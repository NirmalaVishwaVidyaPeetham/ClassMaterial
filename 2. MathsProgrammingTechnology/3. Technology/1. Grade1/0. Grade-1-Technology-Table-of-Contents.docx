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Keyboard Typing Practice - A, S, D, F, J, K, L, ;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4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ins w:author="Virata Pusuluri" w:id="0" w:date="2025-12-10T14:11:16Z"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  <w:rPrChange w:author="Virata Pusuluri" w:id="1" w:date="2025-12-10T14:11:16Z">
              <w:rPr/>
            </w:rPrChange>
          </w:rPr>
          <w:t xml:space="preserve">Softwares, Hardwares, Software types, Files, and </w:t>
        </w:r>
      </w:ins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File types</w:t>
      </w:r>
      <w:ins w:author="Virata Pusuluri" w:id="2" w:date="2025-12-10T14:15:05Z"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</w:rPr>
          <w:t xml:space="preserve"> -</w:t>
        </w:r>
      </w:ins>
      <w:del w:author="Virata Pusuluri" w:id="2" w:date="2025-12-10T14:15:05Z"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</w:rPr>
          <w:delText xml:space="preserve">,</w:delText>
        </w:r>
      </w:del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</w:t>
      </w:r>
      <w:ins w:author="Virata Pusuluri" w:id="3" w:date="2025-12-10T14:11:49Z"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</w:rPr>
          <w:t xml:space="preserve">F</w:t>
        </w:r>
      </w:ins>
      <w:del w:author="Virata Pusuluri" w:id="3" w:date="2025-12-10T14:11:49Z"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</w:rPr>
          <w:delText xml:space="preserve">f</w:delText>
        </w:r>
      </w:del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ile operations</w:t>
      </w:r>
      <w:ins w:author="Virata Pusuluri" w:id="4" w:date="2025-12-10T14:14:24Z"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</w:rPr>
          <w:t xml:space="preserve">, File permission, File size, Office software (Microsoft, Google, L</w:t>
        </w:r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  <w:rPrChange w:author="Virata Pusuluri" w:id="5" w:date="2025-12-10T14:14:24Z">
              <w:rPr>
                <w:b w:val="1"/>
                <w:bCs w:val="1"/>
                <w:i w:val="1"/>
                <w:iCs w:val="1"/>
                <w:u w:val="single"/>
              </w:rPr>
            </w:rPrChange>
          </w:rPr>
          <w:t xml:space="preserve">ibre</w:t>
        </w:r>
        <w:r w:rsidDel="00000000" w:rsidR="00000000" w:rsidRPr="00000000">
          <w:rPr>
            <w:b w:val="1"/>
            <w:bCs w:val="1"/>
            <w:i w:val="1"/>
            <w:iCs w:val="1"/>
            <w:u w:val="single"/>
            <w:rtl w:val="0"/>
          </w:rPr>
          <w:t xml:space="preserve">), Presentation software</w:t>
        </w:r>
      </w:ins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5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6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ins w:author="Virata Pusuluri" w:id="6" w:date="2025-12-10T14:19:09Z"/>
          <w:u w:val="none"/>
        </w:rPr>
      </w:pPr>
      <w:r w:rsidDel="00000000" w:rsidR="00000000" w:rsidRPr="00000000">
        <w:rPr>
          <w:rtl w:val="0"/>
        </w:rPr>
        <w:t xml:space="preserve">Class 7</w:t>
      </w:r>
      <w:ins w:author="Virata Pusuluri" w:id="6" w:date="2025-12-10T14:19:09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ins w:author="Virata Pusuluri" w:id="6" w:date="2025-12-10T14:19:09Z">
        <w:r w:rsidDel="00000000" w:rsidR="00000000" w:rsidRPr="00000000">
          <w:rPr>
            <w:rtl w:val="0"/>
            <w:rPrChange w:author="Virata Pusuluri" w:id="7" w:date="2025-12-10T14:19:09Z">
              <w:rPr/>
            </w:rPrChange>
          </w:rPr>
          <w:t xml:space="preserve">Class 9</w:t>
        </w:r>
      </w:ins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>
        <w:b w:val="1"/>
        <w:bCs w:val="1"/>
        <w:i w:val="1"/>
        <w:iCs w:val="1"/>
        <w:u w:val="single"/>
      </w:rPr>
    </w:pPr>
    <w:r w:rsidDel="00000000" w:rsidR="00000000" w:rsidRPr="00000000">
      <w:rPr>
        <w:b w:val="1"/>
        <w:bCs w:val="1"/>
        <w:i w:val="1"/>
        <w:iCs w:val="1"/>
        <w:u w:val="single"/>
        <w:rtl w:val="0"/>
      </w:rPr>
      <w:t xml:space="preserve">Grade-1-Technology-Table-of-Contents: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