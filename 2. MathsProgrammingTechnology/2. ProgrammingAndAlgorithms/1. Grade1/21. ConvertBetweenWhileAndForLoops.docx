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Prompt: Give the sequence of steps to follow to convert while loop to for loop or vice versa. Show a few examples.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let's break down the process of converting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in Python, along with illustrative examples.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  <w:rPrChange w:author="Virata Pusuluri" w:id="1" w:date="2025-06-27T15:00:20Z">
            <w:rPr>
              <w:rFonts w:ascii="Roboto Mono" w:cs="Roboto Mono" w:eastAsia="Roboto Mono" w:hAnsi="Roboto Mono"/>
              <w:b w:val="1"/>
              <w:bCs w:val="1"/>
              <w:color w:val="188038"/>
            </w:rPr>
          </w:rPrChange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 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to this conversion lies in identifying the initialization, the condition, and the update step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and translating them into the structure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loop, often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Initialization:</w:t>
      </w:r>
      <w:r w:rsidDel="00000000" w:rsidR="00000000" w:rsidRPr="00000000">
        <w:rPr>
          <w:rtl w:val="0"/>
        </w:rPr>
        <w:t xml:space="preserve"> Look for the variable(s) that are initialized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  <w:rPrChange w:author="Virata Pusuluri" w:id="2" w:date="2025-06-27T15:00:27Z">
            <w:rPr>
              <w:rFonts w:ascii="Roboto Mono" w:cs="Roboto Mono" w:eastAsia="Roboto Mono" w:hAnsi="Roboto Mono"/>
              <w:color w:val="188038"/>
            </w:rPr>
          </w:rPrChange>
        </w:rPr>
        <w:t xml:space="preserve">while</w:t>
      </w:r>
      <w:r w:rsidDel="00000000" w:rsidR="00000000" w:rsidRPr="00000000">
        <w:rPr>
          <w:rtl w:val="0"/>
        </w:rPr>
        <w:t xml:space="preserve"> loop begins. These variables often control the loop's execution.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Condition:</w:t>
      </w:r>
      <w:r w:rsidDel="00000000" w:rsidR="00000000" w:rsidRPr="00000000">
        <w:rPr>
          <w:rtl w:val="0"/>
        </w:rPr>
        <w:t xml:space="preserve"> Pinpoint the condition that is evaluated in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  <w:rPrChange w:author="Virata Pusuluri" w:id="3" w:date="2025-06-27T15:00:42Z">
            <w:rPr>
              <w:rFonts w:ascii="Roboto Mono" w:cs="Roboto Mono" w:eastAsia="Roboto Mono" w:hAnsi="Roboto Mono"/>
              <w:color w:val="188038"/>
            </w:rPr>
          </w:rPrChange>
        </w:rPr>
        <w:t xml:space="preserve">while</w:t>
      </w:r>
      <w:r w:rsidDel="00000000" w:rsidR="00000000" w:rsidRPr="00000000">
        <w:rPr>
          <w:rtl w:val="0"/>
        </w:rPr>
        <w:t xml:space="preserve"> statement. This condition determines how long the loop continues to execute.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Update:</w:t>
      </w:r>
      <w:r w:rsidDel="00000000" w:rsidR="00000000" w:rsidRPr="00000000">
        <w:rPr>
          <w:rtl w:val="0"/>
        </w:rPr>
        <w:t xml:space="preserve"> Find the statement(s)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loop's body that modify the variable(s) involved in the condition. This is crucial for the loop to eventually terminate.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range()</w:t>
      </w:r>
      <w:r w:rsidDel="00000000" w:rsidR="00000000" w:rsidRPr="00000000">
        <w:rPr>
          <w:b w:val="1"/>
          <w:bCs w:val="1"/>
          <w:rtl w:val="0"/>
        </w:rPr>
        <w:t xml:space="preserve"> (if applicable):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iterates through a sequence of numbers with a consistent step, you can often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function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function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arguments, which correspond to the initialization, the condition (or just beyond it), and the update step, respectively.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 the Loop Body:</w:t>
      </w:r>
      <w:r w:rsidDel="00000000" w:rsidR="00000000" w:rsidRPr="00000000">
        <w:rPr>
          <w:rtl w:val="0"/>
        </w:rPr>
        <w:t xml:space="preserve"> The code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loop's body will generally be moved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loop's body. You might need to adjust how the loop variable is used.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Simple Counter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 &lt; 5: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0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5</w:t>
      </w:r>
      <w:r w:rsidDel="00000000" w:rsidR="00000000" w:rsidRPr="00000000">
        <w:rPr>
          <w:rtl w:val="0"/>
        </w:rPr>
        <w:t xml:space="preserve"> (loop continues as long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is less than 5)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+= 1</w:t>
      </w:r>
      <w:r w:rsidDel="00000000" w:rsidR="00000000" w:rsidRPr="00000000">
        <w:rPr>
          <w:rtl w:val="0"/>
        </w:rPr>
        <w:t xml:space="preserve"> (increment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by 1 in each iteration)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range(0, 5, 1):  # range(start, end, step)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More concisely (briefly; to write the main details):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range(5):  # range(end) defaults start to 0 and step to 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Iterating with a Different Step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 = 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j &lt;= 10: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print(j)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 += 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 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&lt;= 10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+= 2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j in range(1, 11, 2):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print(j)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conversion is usually more straightforward as the components of the iteration are explicitly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loop's header.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Iterable:</w:t>
      </w:r>
      <w:r w:rsidDel="00000000" w:rsidR="00000000" w:rsidRPr="00000000">
        <w:rPr>
          <w:rtl w:val="0"/>
        </w:rPr>
        <w:t xml:space="preserve"> Determine the sequence or iterable object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is iterating over (e.g., a list, a string, the result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an Index (if needed):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uses an index to access elements of a sequence, initialize an index variable (usually to 0)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 Condition: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should continue as long as the index is within the bounds of the iterable (e.g., less than the length of the list).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doesn't use an explicit index (like iterating directly over elements), you might need to manually manage an iterator.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Elements (if needed):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loop, use the index to access the current element of the iterable.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the Loop Body Operations:</w:t>
      </w:r>
      <w:r w:rsidDel="00000000" w:rsidR="00000000" w:rsidRPr="00000000">
        <w:rPr>
          <w:rtl w:val="0"/>
        </w:rPr>
        <w:t xml:space="preserve"> Move the code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loop's body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loop's body.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Index (if needed):</w:t>
      </w:r>
      <w:r w:rsidDel="00000000" w:rsidR="00000000" w:rsidRPr="00000000">
        <w:rPr>
          <w:rtl w:val="0"/>
        </w:rPr>
        <w:t xml:space="preserve"> If you're using an index, increment it at the end of each iteration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Iterating over a List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fruit in fruits: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print(fruit)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</w:t>
      </w:r>
      <w:r w:rsidDel="00000000" w:rsidR="00000000" w:rsidRPr="00000000">
        <w:rPr>
          <w:rtl w:val="0"/>
        </w:rPr>
        <w:t xml:space="preserve"> (a list)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Index: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= 0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&lt; len(fruits)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Element: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current_fruit = fruits[index]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print(current_fruit)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Index: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+= 1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= 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index &lt; len(fruits):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current_fruit = fruits[index]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print(current_fruit)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+=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4: Iterating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range()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num in range(2, 8, 2):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Iterable (simulated by):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range(2, 8, 2)</w:t>
      </w:r>
      <w:r w:rsidDel="00000000" w:rsidR="00000000" w:rsidRPr="00000000">
        <w:rPr>
          <w:rtl w:val="0"/>
        </w:rPr>
        <w:t xml:space="preserve"> which generates 2, 4, 6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2</w:t>
      </w:r>
      <w:r w:rsidDel="00000000" w:rsidR="00000000" w:rsidRPr="00000000">
        <w:rPr>
          <w:rtl w:val="0"/>
        </w:rPr>
        <w:t xml:space="preserve"> (start value of range)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&lt; 8</w:t>
      </w:r>
      <w:r w:rsidDel="00000000" w:rsidR="00000000" w:rsidRPr="00000000">
        <w:rPr>
          <w:rtl w:val="0"/>
        </w:rPr>
        <w:t xml:space="preserve"> (end value of range)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+= 2</w:t>
      </w:r>
      <w:r w:rsidDel="00000000" w:rsidR="00000000" w:rsidRPr="00000000">
        <w:rPr>
          <w:rtl w:val="0"/>
        </w:rPr>
        <w:t xml:space="preserve"> (step value of range)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 = 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num &lt; 8: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 += 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Considerations: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is generally preferred when you know the number of iterations in advance or when you are iterating over a well-defined sequence.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is more suitable when the number of iterations is determined by a condition that might not be directly tied to a sequence or a fixed count.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might not always be perfectly one-to-one, especially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statements are involved in more complex loop structures. You might need to restructure the logic slightly during the conversion.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understanding these steps and the fundamental differences in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loops control their execution, you can effectively convert between them.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Prompt: Convert this into a for loop</w:t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5. Sum of Digits of a whole number: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problem_5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(number=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(number,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number&lt;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"Number should be an integer &gt;= 0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sum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currentNumber = number;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currentNumber&gt;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currentLastDigit = currentNumber%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sum = sum + currentLastDigit;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currentNumber = currentNumber//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"Sum of digits of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number,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sum);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</w:t>
      </w:r>
    </w:p>
    <w:p w:rsidR="00000000" w:rsidDel="00000000" w:rsidP="00000000" w:rsidRDefault="00000000" w:rsidRPr="00000000" w14:paraId="0000007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right,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for summing digits isn't directly translatable into a traditional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over a sequence with a predefined number of steps. The loop's continuation depends on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currentNumber</w:t>
      </w:r>
      <w:r w:rsidDel="00000000" w:rsidR="00000000" w:rsidRPr="00000000">
        <w:rPr>
          <w:rtl w:val="0"/>
        </w:rPr>
        <w:t xml:space="preserve">, which changes in each iteration.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we can achieve the same functionality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by first converting the number into a sequence that we can iterate over, such as a string of its digits.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you can convert the logic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problem_5_for_loop(number=1234):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not isinstance(number, int) or number &lt; 0: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print("Number should be an integer &gt;= 0")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sum_of_digits =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number_str = str(number)  # Convert the number to a string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 digit_char in number_str: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digit = int(digit_char)  # Convert each character back to an integer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sum_of_digits += digit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print("Sum of digits of ", number, " = ", sum_of_digits)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problem_5_for_loop()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of the conversion: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to String:</w:t>
      </w:r>
      <w:r w:rsidDel="00000000" w:rsidR="00000000" w:rsidRPr="00000000">
        <w:rPr>
          <w:rtl w:val="0"/>
        </w:rPr>
        <w:t xml:space="preserve"> The key step is to convert the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into a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str(number)</w:t>
      </w:r>
      <w:r w:rsidDel="00000000" w:rsidR="00000000" w:rsidRPr="00000000">
        <w:rPr>
          <w:rtl w:val="0"/>
        </w:rPr>
        <w:t xml:space="preserve">. This allows us to treat the digits as individual characters in a sequence.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 over Characters: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then iterates through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digit_char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number_str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Back to Integer:</w:t>
      </w:r>
      <w:r w:rsidDel="00000000" w:rsidR="00000000" w:rsidRPr="00000000">
        <w:rPr>
          <w:rtl w:val="0"/>
        </w:rPr>
        <w:t xml:space="preserve"> Inside the loop,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digit_char</w:t>
      </w:r>
      <w:r w:rsidDel="00000000" w:rsidR="00000000" w:rsidRPr="00000000">
        <w:rPr>
          <w:rtl w:val="0"/>
        </w:rPr>
        <w:t xml:space="preserve"> (which is a string) is converted back to an integer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int(digit_char)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Sum:</w:t>
      </w:r>
      <w:r w:rsidDel="00000000" w:rsidR="00000000" w:rsidRPr="00000000">
        <w:rPr>
          <w:rtl w:val="0"/>
        </w:rPr>
        <w:t xml:space="preserve"> The integer value of each digit is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sum_of_digits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 direct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wasn't possible with the original logic: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loop's termination condition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currentNumber &gt; 0</w:t>
      </w:r>
      <w:r w:rsidDel="00000000" w:rsidR="00000000" w:rsidRPr="00000000">
        <w:rPr>
          <w:rtl w:val="0"/>
        </w:rPr>
        <w:t xml:space="preserve">) and the update mechanism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currentNumber //= 10</w:t>
      </w:r>
      <w:r w:rsidDel="00000000" w:rsidR="00000000" w:rsidRPr="00000000">
        <w:rPr>
          <w:rtl w:val="0"/>
        </w:rPr>
        <w:t xml:space="preserve">) are based on integer division, effectively processing the number digit by digit until it becomes zero. A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in Python iterates over a predefined sequence (like a list, string, or the result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). There isn't a direct way to make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mimic this state-dependent iteration without first generating a sequence of the digits.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converting the number to a string, we create that sequence, allowing us to use the more idiomatic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for iteration.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sectPrChange w:author="Virata Pusuluri" w:id="0" w:date="2025-06-27T15:01:13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ins w:author="Virata Pusuluri" w:id="4" w:date="2025-06-27T15:01:13Z"/>
        <w:rPrChange w:author="Virata Pusuluri" w:id="0" w:date="2025-06-27T15:01:13Z">
          <w:rPr/>
        </w:rPrChange>
      </w:rPr>
    </w:pPr>
    <w:ins w:author="Virata Pusuluri" w:id="4" w:date="2025-06-27T15:01:13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