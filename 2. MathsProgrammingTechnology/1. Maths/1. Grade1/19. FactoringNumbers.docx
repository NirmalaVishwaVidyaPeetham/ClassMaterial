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rPr>
      </w:pPr>
      <w:r w:rsidDel="00000000" w:rsidR="00000000" w:rsidRPr="00000000">
        <w:rPr>
          <w:b w:val="1"/>
          <w:bCs w:val="1"/>
          <w:rtl w:val="0"/>
        </w:rPr>
        <w:t xml:space="preserve">AI Prompt: Explain factoring of numbers, lcm, gcf/gcd, simplification of fractions</w:t>
      </w:r>
    </w:p>
    <w:p w:rsidR="00000000" w:rsidDel="00000000" w:rsidP="00000000" w:rsidRDefault="00000000" w:rsidRPr="00000000" w14:paraId="00000002">
      <w:pPr>
        <w:spacing w:after="240" w:before="240" w:lineRule="auto"/>
        <w:rPr/>
      </w:pPr>
      <w:r w:rsidDel="00000000" w:rsidR="00000000" w:rsidRPr="00000000">
        <w:rPr>
          <w:rtl w:val="0"/>
        </w:rPr>
        <w:t xml:space="preserve">It's great to review these fundamental math concepts! Here's a breakdown of factoring, LCM, GCF/GCD, and simplifying fractions: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Factoring Numbers: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Definition:</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Factoring a number means breaking it down into its constituent factors, which are numbers that multiply together to give the original number.</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Prime factorization is a specific type of factoring where a number is broken down into a product of prime numbers (numbers only divisible by 1 and themselves).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The factors of 12 are 1, 2, 3, 4, 6, and 12.</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tl w:val="0"/>
        </w:rPr>
        <w:t xml:space="preserve">The prime factorization of 12 is 2 x 2 x 3, or 22 x 3.</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Greatest Common Factor (GCF) / Greatest Common Divisor (GCD):</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Definition:</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The GCF (or GCD) of two or more numbers is the largest number that divides evenly into all of them.</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How to find it:</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bCs w:val="1"/>
          <w:rtl w:val="0"/>
        </w:rPr>
        <w:t xml:space="preserve">Method 1: Listing Factors:</w:t>
      </w:r>
      <w:r w:rsidDel="00000000" w:rsidR="00000000" w:rsidRPr="00000000">
        <w:rPr>
          <w:rtl w:val="0"/>
        </w:rPr>
        <w:t xml:space="preserve"> List the factors of each number and identify the largest common factor.</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bCs w:val="1"/>
          <w:rtl w:val="0"/>
        </w:rPr>
        <w:t xml:space="preserve">Method 2: Prime Factorization:</w:t>
      </w:r>
      <w:r w:rsidDel="00000000" w:rsidR="00000000" w:rsidRPr="00000000">
        <w:rPr>
          <w:rtl w:val="0"/>
        </w:rPr>
        <w:t xml:space="preserve"> Find the prime factorization of each number. Then, multiply the common prime factors, using the lowest exponent for each common prime.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Find the GCF of 18 and 24.</w:t>
      </w:r>
    </w:p>
    <w:p w:rsidR="00000000" w:rsidDel="00000000" w:rsidP="00000000" w:rsidRDefault="00000000" w:rsidRPr="00000000" w14:paraId="00000012">
      <w:pPr>
        <w:numPr>
          <w:ilvl w:val="2"/>
          <w:numId w:val="5"/>
        </w:numPr>
        <w:spacing w:after="0" w:afterAutospacing="0" w:before="0" w:beforeAutospacing="0" w:lineRule="auto"/>
        <w:ind w:left="2160" w:hanging="360"/>
      </w:pPr>
      <w:r w:rsidDel="00000000" w:rsidR="00000000" w:rsidRPr="00000000">
        <w:rPr>
          <w:rtl w:val="0"/>
        </w:rPr>
        <w:t xml:space="preserve">Factors of 18: 1, 2, 3, 6, 9, 18.</w:t>
      </w:r>
    </w:p>
    <w:p w:rsidR="00000000" w:rsidDel="00000000" w:rsidP="00000000" w:rsidRDefault="00000000" w:rsidRPr="00000000" w14:paraId="00000013">
      <w:pPr>
        <w:numPr>
          <w:ilvl w:val="2"/>
          <w:numId w:val="5"/>
        </w:numPr>
        <w:spacing w:after="0" w:afterAutospacing="0" w:before="0" w:beforeAutospacing="0" w:lineRule="auto"/>
        <w:ind w:left="2160" w:hanging="360"/>
      </w:pPr>
      <w:r w:rsidDel="00000000" w:rsidR="00000000" w:rsidRPr="00000000">
        <w:rPr>
          <w:rtl w:val="0"/>
        </w:rPr>
        <w:t xml:space="preserve">Factors of 24: 1, 2, 3, 4, 6, 8, 12, 24.</w:t>
      </w:r>
    </w:p>
    <w:p w:rsidR="00000000" w:rsidDel="00000000" w:rsidP="00000000" w:rsidRDefault="00000000" w:rsidRPr="00000000" w14:paraId="00000014">
      <w:pPr>
        <w:numPr>
          <w:ilvl w:val="2"/>
          <w:numId w:val="5"/>
        </w:numPr>
        <w:spacing w:after="0" w:afterAutospacing="0" w:before="0" w:beforeAutospacing="0" w:lineRule="auto"/>
        <w:ind w:left="2160" w:hanging="360"/>
      </w:pPr>
      <w:r w:rsidDel="00000000" w:rsidR="00000000" w:rsidRPr="00000000">
        <w:rPr>
          <w:rtl w:val="0"/>
        </w:rPr>
        <w:t xml:space="preserve">The GCF is 6.</w:t>
      </w:r>
    </w:p>
    <w:p w:rsidR="00000000" w:rsidDel="00000000" w:rsidP="00000000" w:rsidRDefault="00000000" w:rsidRPr="00000000" w14:paraId="00000015">
      <w:pPr>
        <w:numPr>
          <w:ilvl w:val="1"/>
          <w:numId w:val="5"/>
        </w:numPr>
        <w:spacing w:after="240" w:before="0" w:beforeAutospacing="0" w:lineRule="auto"/>
        <w:ind w:left="1440" w:hanging="360"/>
      </w:pPr>
      <w:r w:rsidDel="00000000" w:rsidR="00000000" w:rsidRPr="00000000">
        <w:rPr>
          <w:rtl w:val="0"/>
        </w:rPr>
        <w:t xml:space="preserve">Using prime factorization. 18 = 2 x 3 x 3 and 24 = 2 x 2 x 2 x 3. so the GCF = 2 x 3 = 6.</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3. Least Common Multiple (LCM):</w:t>
      </w:r>
    </w:p>
    <w:p w:rsidR="00000000" w:rsidDel="00000000" w:rsidP="00000000" w:rsidRDefault="00000000" w:rsidRPr="00000000" w14:paraId="00000017">
      <w:pPr>
        <w:numPr>
          <w:ilvl w:val="0"/>
          <w:numId w:val="20"/>
        </w:numPr>
        <w:spacing w:after="0" w:afterAutospacing="0" w:before="240" w:lineRule="auto"/>
        <w:ind w:left="720" w:hanging="360"/>
      </w:pPr>
      <w:r w:rsidDel="00000000" w:rsidR="00000000" w:rsidRPr="00000000">
        <w:rPr>
          <w:b w:val="1"/>
          <w:bCs w:val="1"/>
          <w:rtl w:val="0"/>
        </w:rPr>
        <w:t xml:space="preserve">Definition:</w:t>
      </w:r>
    </w:p>
    <w:p w:rsidR="00000000" w:rsidDel="00000000" w:rsidP="00000000" w:rsidRDefault="00000000" w:rsidRPr="00000000" w14:paraId="00000018">
      <w:pPr>
        <w:numPr>
          <w:ilvl w:val="1"/>
          <w:numId w:val="20"/>
        </w:numPr>
        <w:spacing w:after="0" w:afterAutospacing="0" w:before="0" w:beforeAutospacing="0" w:lineRule="auto"/>
        <w:ind w:left="1440" w:hanging="360"/>
      </w:pPr>
      <w:r w:rsidDel="00000000" w:rsidR="00000000" w:rsidRPr="00000000">
        <w:rPr>
          <w:rtl w:val="0"/>
        </w:rPr>
        <w:t xml:space="preserve">The LCM of two or more numbers is the smallest number that is a multiple of all of them.</w:t>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b w:val="1"/>
          <w:bCs w:val="1"/>
          <w:rtl w:val="0"/>
        </w:rPr>
        <w:t xml:space="preserve">How to find it:</w:t>
      </w:r>
    </w:p>
    <w:p w:rsidR="00000000" w:rsidDel="00000000" w:rsidP="00000000" w:rsidRDefault="00000000" w:rsidRPr="00000000" w14:paraId="0000001A">
      <w:pPr>
        <w:numPr>
          <w:ilvl w:val="1"/>
          <w:numId w:val="20"/>
        </w:numPr>
        <w:spacing w:after="0" w:afterAutospacing="0" w:before="0" w:beforeAutospacing="0" w:lineRule="auto"/>
        <w:ind w:left="1440" w:hanging="360"/>
      </w:pPr>
      <w:r w:rsidDel="00000000" w:rsidR="00000000" w:rsidRPr="00000000">
        <w:rPr>
          <w:b w:val="1"/>
          <w:bCs w:val="1"/>
          <w:rtl w:val="0"/>
        </w:rPr>
        <w:t xml:space="preserve">Method 1: Listing Multiples:</w:t>
      </w:r>
      <w:r w:rsidDel="00000000" w:rsidR="00000000" w:rsidRPr="00000000">
        <w:rPr>
          <w:rtl w:val="0"/>
        </w:rPr>
        <w:t xml:space="preserve"> List the multiples of each number until you find the smallest multiple they have in common.</w:t>
      </w:r>
    </w:p>
    <w:p w:rsidR="00000000" w:rsidDel="00000000" w:rsidP="00000000" w:rsidRDefault="00000000" w:rsidRPr="00000000" w14:paraId="0000001B">
      <w:pPr>
        <w:numPr>
          <w:ilvl w:val="1"/>
          <w:numId w:val="20"/>
        </w:numPr>
        <w:spacing w:after="0" w:afterAutospacing="0" w:before="0" w:beforeAutospacing="0" w:lineRule="auto"/>
        <w:ind w:left="1440" w:hanging="360"/>
      </w:pPr>
      <w:r w:rsidDel="00000000" w:rsidR="00000000" w:rsidRPr="00000000">
        <w:rPr>
          <w:b w:val="1"/>
          <w:bCs w:val="1"/>
          <w:rtl w:val="0"/>
        </w:rPr>
        <w:t xml:space="preserve">Method 2: Prime Factorization:</w:t>
      </w:r>
      <w:r w:rsidDel="00000000" w:rsidR="00000000" w:rsidRPr="00000000">
        <w:rPr>
          <w:rtl w:val="0"/>
        </w:rPr>
        <w:t xml:space="preserve"> Find the prime factorization of each number. Then, multiply all the prime factors, using the highest exponent for each prime.</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01D">
      <w:pPr>
        <w:numPr>
          <w:ilvl w:val="1"/>
          <w:numId w:val="20"/>
        </w:numPr>
        <w:spacing w:after="0" w:afterAutospacing="0" w:before="0" w:beforeAutospacing="0" w:lineRule="auto"/>
        <w:ind w:left="1440" w:hanging="360"/>
      </w:pPr>
      <w:r w:rsidDel="00000000" w:rsidR="00000000" w:rsidRPr="00000000">
        <w:rPr>
          <w:rtl w:val="0"/>
        </w:rPr>
        <w:t xml:space="preserve">Find the LCM of 12 and 18.</w:t>
      </w:r>
    </w:p>
    <w:p w:rsidR="00000000" w:rsidDel="00000000" w:rsidP="00000000" w:rsidRDefault="00000000" w:rsidRPr="00000000" w14:paraId="0000001E">
      <w:pPr>
        <w:numPr>
          <w:ilvl w:val="2"/>
          <w:numId w:val="20"/>
        </w:numPr>
        <w:spacing w:after="0" w:afterAutospacing="0" w:before="0" w:beforeAutospacing="0" w:lineRule="auto"/>
        <w:ind w:left="2160" w:hanging="360"/>
      </w:pPr>
      <w:r w:rsidDel="00000000" w:rsidR="00000000" w:rsidRPr="00000000">
        <w:rPr>
          <w:rtl w:val="0"/>
        </w:rPr>
        <w:t xml:space="preserve">Multiples of 12: 12, 24, 36, 48, ...</w:t>
      </w:r>
    </w:p>
    <w:p w:rsidR="00000000" w:rsidDel="00000000" w:rsidP="00000000" w:rsidRDefault="00000000" w:rsidRPr="00000000" w14:paraId="0000001F">
      <w:pPr>
        <w:numPr>
          <w:ilvl w:val="2"/>
          <w:numId w:val="20"/>
        </w:numPr>
        <w:spacing w:after="0" w:afterAutospacing="0" w:before="0" w:beforeAutospacing="0" w:lineRule="auto"/>
        <w:ind w:left="2160" w:hanging="360"/>
      </w:pPr>
      <w:r w:rsidDel="00000000" w:rsidR="00000000" w:rsidRPr="00000000">
        <w:rPr>
          <w:rtl w:val="0"/>
        </w:rPr>
        <w:t xml:space="preserve">Multiples of 18: 18, 36, 54, ...</w:t>
      </w:r>
    </w:p>
    <w:p w:rsidR="00000000" w:rsidDel="00000000" w:rsidP="00000000" w:rsidRDefault="00000000" w:rsidRPr="00000000" w14:paraId="00000020">
      <w:pPr>
        <w:numPr>
          <w:ilvl w:val="2"/>
          <w:numId w:val="20"/>
        </w:numPr>
        <w:spacing w:after="0" w:afterAutospacing="0" w:before="0" w:beforeAutospacing="0" w:lineRule="auto"/>
        <w:ind w:left="2160" w:hanging="360"/>
      </w:pPr>
      <w:r w:rsidDel="00000000" w:rsidR="00000000" w:rsidRPr="00000000">
        <w:rPr>
          <w:rtl w:val="0"/>
        </w:rPr>
        <w:t xml:space="preserve">The LCM is 36.</w:t>
      </w:r>
    </w:p>
    <w:p w:rsidR="00000000" w:rsidDel="00000000" w:rsidP="00000000" w:rsidRDefault="00000000" w:rsidRPr="00000000" w14:paraId="00000021">
      <w:pPr>
        <w:numPr>
          <w:ilvl w:val="1"/>
          <w:numId w:val="20"/>
        </w:numPr>
        <w:spacing w:after="240" w:before="0" w:beforeAutospacing="0" w:lineRule="auto"/>
        <w:ind w:left="1440" w:hanging="360"/>
        <w:pPrChange w:author="Virata Pusuluri" w:id="0" w:date="2025-06-23T13:23:50Z">
          <w:pPr>
            <w:numPr>
              <w:ilvl w:val="1"/>
              <w:numId w:val="20"/>
            </w:numPr>
            <w:spacing w:after="240" w:before="240" w:lineRule="auto"/>
            <w:ind w:left="1440" w:hanging="360"/>
          </w:pPr>
        </w:pPrChange>
      </w:pPr>
      <w:commentRangeStart w:id="0"/>
      <w:r w:rsidDel="00000000" w:rsidR="00000000" w:rsidRPr="00000000">
        <w:rPr>
          <w:color w:val="ff0000"/>
          <w:u w:val="single"/>
          <w:rtl w:val="0"/>
          <w:rPrChange w:author="Virata Pusuluri" w:id="0" w:date="2025-06-23T13:23:50Z">
            <w:rPr/>
          </w:rPrChange>
        </w:rPr>
        <w:t xml:space="preserve">Using prime factorization. 12 = 2</w:t>
      </w:r>
      <w:ins w:author="Virata Pusuluri" w:id="1" w:date="2025-06-23T13:20:21Z">
        <w:r w:rsidDel="00000000" w:rsidR="00000000" w:rsidRPr="00000000">
          <w:rPr>
            <w:color w:val="ff0000"/>
            <w:u w:val="single"/>
            <w:rtl w:val="0"/>
            <w:rPrChange w:author="Virata Pusuluri" w:id="0" w:date="2025-06-23T13:23:50Z">
              <w:rPr/>
            </w:rPrChange>
          </w:rPr>
          <w:t xml:space="preserve"> x </w:t>
        </w:r>
      </w:ins>
      <w:r w:rsidDel="00000000" w:rsidR="00000000" w:rsidRPr="00000000">
        <w:rPr>
          <w:color w:val="ff0000"/>
          <w:u w:val="single"/>
          <w:rtl w:val="0"/>
          <w:rPrChange w:author="Virata Pusuluri" w:id="0" w:date="2025-06-23T13:23:50Z">
            <w:rPr/>
          </w:rPrChange>
        </w:rPr>
        <w:t xml:space="preserve">2 x 3 and 18 = 2 x 3</w:t>
      </w:r>
      <w:ins w:author="Virata Pusuluri" w:id="2" w:date="2025-06-23T13:20:31Z">
        <w:r w:rsidDel="00000000" w:rsidR="00000000" w:rsidRPr="00000000">
          <w:rPr>
            <w:color w:val="ff0000"/>
            <w:u w:val="single"/>
            <w:rtl w:val="0"/>
            <w:rPrChange w:author="Virata Pusuluri" w:id="0" w:date="2025-06-23T13:23:50Z">
              <w:rPr/>
            </w:rPrChange>
          </w:rPr>
          <w:t xml:space="preserve"> x </w:t>
        </w:r>
      </w:ins>
      <w:r w:rsidDel="00000000" w:rsidR="00000000" w:rsidRPr="00000000">
        <w:rPr>
          <w:color w:val="ff0000"/>
          <w:u w:val="single"/>
          <w:rtl w:val="0"/>
          <w:rPrChange w:author="Virata Pusuluri" w:id="0" w:date="2025-06-23T13:23:50Z">
            <w:rPr/>
          </w:rPrChange>
        </w:rPr>
        <w:t xml:space="preserve">2. So the LCM = 2</w:t>
      </w:r>
      <w:ins w:author="Virata Pusuluri" w:id="3" w:date="2025-06-23T13:20:43Z">
        <w:r w:rsidDel="00000000" w:rsidR="00000000" w:rsidRPr="00000000">
          <w:rPr>
            <w:color w:val="ff0000"/>
            <w:u w:val="single"/>
            <w:rtl w:val="0"/>
            <w:rPrChange w:author="Virata Pusuluri" w:id="0" w:date="2025-06-23T13:23:50Z">
              <w:rPr/>
            </w:rPrChange>
          </w:rPr>
          <w:t xml:space="preserve"> x </w:t>
        </w:r>
      </w:ins>
      <w:r w:rsidDel="00000000" w:rsidR="00000000" w:rsidRPr="00000000">
        <w:rPr>
          <w:color w:val="ff0000"/>
          <w:u w:val="single"/>
          <w:rtl w:val="0"/>
          <w:rPrChange w:author="Virata Pusuluri" w:id="0" w:date="2025-06-23T13:23:50Z">
            <w:rPr/>
          </w:rPrChange>
        </w:rPr>
        <w:t xml:space="preserve">2 x 3</w:t>
      </w:r>
      <w:ins w:author="Virata Pusuluri" w:id="4" w:date="2025-06-23T13:20:52Z">
        <w:r w:rsidDel="00000000" w:rsidR="00000000" w:rsidRPr="00000000">
          <w:rPr>
            <w:color w:val="ff0000"/>
            <w:u w:val="single"/>
            <w:rtl w:val="0"/>
            <w:rPrChange w:author="Virata Pusuluri" w:id="0" w:date="2025-06-23T13:23:50Z">
              <w:rPr/>
            </w:rPrChange>
          </w:rPr>
          <w:t xml:space="preserve"> x </w:t>
        </w:r>
      </w:ins>
      <w:r w:rsidDel="00000000" w:rsidR="00000000" w:rsidRPr="00000000">
        <w:rPr>
          <w:color w:val="ff0000"/>
          <w:u w:val="single"/>
          <w:rtl w:val="0"/>
          <w:rPrChange w:author="Virata Pusuluri" w:id="0" w:date="2025-06-23T13:23:50Z">
            <w:rPr/>
          </w:rPrChange>
        </w:rPr>
        <w:t xml:space="preserve">2 = 4 x 9 = 36.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4. Simplifying Fractions:</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b w:val="1"/>
          <w:bCs w:val="1"/>
          <w:rtl w:val="0"/>
        </w:rPr>
        <w:t xml:space="preserve">Definition:</w:t>
      </w:r>
    </w:p>
    <w:p w:rsidR="00000000" w:rsidDel="00000000" w:rsidP="00000000" w:rsidRDefault="00000000" w:rsidRPr="00000000" w14:paraId="00000024">
      <w:pPr>
        <w:numPr>
          <w:ilvl w:val="1"/>
          <w:numId w:val="15"/>
        </w:numPr>
        <w:spacing w:after="0" w:afterAutospacing="0" w:before="0" w:beforeAutospacing="0" w:lineRule="auto"/>
        <w:ind w:left="1440" w:hanging="360"/>
      </w:pPr>
      <w:r w:rsidDel="00000000" w:rsidR="00000000" w:rsidRPr="00000000">
        <w:rPr>
          <w:rtl w:val="0"/>
        </w:rPr>
        <w:t xml:space="preserve">Simplifying a fraction means reducing it to its lowest terms, where the numerator and denominator have no common factors other than 1.</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b w:val="1"/>
          <w:bCs w:val="1"/>
          <w:rtl w:val="0"/>
        </w:rPr>
        <w:t xml:space="preserve">How to do it:</w:t>
      </w:r>
    </w:p>
    <w:p w:rsidR="00000000" w:rsidDel="00000000" w:rsidP="00000000" w:rsidRDefault="00000000" w:rsidRPr="00000000" w14:paraId="00000026">
      <w:pPr>
        <w:numPr>
          <w:ilvl w:val="1"/>
          <w:numId w:val="15"/>
        </w:numPr>
        <w:spacing w:after="0" w:afterAutospacing="0" w:before="0" w:beforeAutospacing="0" w:lineRule="auto"/>
        <w:ind w:left="1440" w:hanging="360"/>
      </w:pPr>
      <w:r w:rsidDel="00000000" w:rsidR="00000000" w:rsidRPr="00000000">
        <w:rPr>
          <w:rtl w:val="0"/>
        </w:rPr>
        <w:t xml:space="preserve">Divide both the numerator and the denominator by their GCF.</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028">
      <w:pPr>
        <w:numPr>
          <w:ilvl w:val="1"/>
          <w:numId w:val="15"/>
        </w:numPr>
        <w:spacing w:after="0" w:afterAutospacing="0" w:before="0" w:beforeAutospacing="0" w:lineRule="auto"/>
        <w:ind w:left="1440" w:hanging="360"/>
      </w:pPr>
      <w:r w:rsidDel="00000000" w:rsidR="00000000" w:rsidRPr="00000000">
        <w:rPr>
          <w:rtl w:val="0"/>
        </w:rPr>
        <w:t xml:space="preserve">Simplify 12/18.</w:t>
      </w:r>
    </w:p>
    <w:p w:rsidR="00000000" w:rsidDel="00000000" w:rsidP="00000000" w:rsidRDefault="00000000" w:rsidRPr="00000000" w14:paraId="00000029">
      <w:pPr>
        <w:numPr>
          <w:ilvl w:val="2"/>
          <w:numId w:val="15"/>
        </w:numPr>
        <w:spacing w:after="0" w:afterAutospacing="0" w:before="0" w:beforeAutospacing="0" w:lineRule="auto"/>
        <w:ind w:left="2160" w:hanging="360"/>
      </w:pPr>
      <w:r w:rsidDel="00000000" w:rsidR="00000000" w:rsidRPr="00000000">
        <w:rPr>
          <w:rtl w:val="0"/>
        </w:rPr>
        <w:t xml:space="preserve">The GCF of 12 and 18 is 6.</w:t>
      </w:r>
    </w:p>
    <w:p w:rsidR="00000000" w:rsidDel="00000000" w:rsidP="00000000" w:rsidRDefault="00000000" w:rsidRPr="00000000" w14:paraId="0000002A">
      <w:pPr>
        <w:numPr>
          <w:ilvl w:val="2"/>
          <w:numId w:val="15"/>
        </w:numPr>
        <w:spacing w:after="0" w:afterAutospacing="0" w:before="0" w:beforeAutospacing="0" w:lineRule="auto"/>
        <w:ind w:left="2160" w:hanging="360"/>
      </w:pPr>
      <w:r w:rsidDel="00000000" w:rsidR="00000000" w:rsidRPr="00000000">
        <w:rPr>
          <w:rtl w:val="0"/>
        </w:rPr>
        <w:t xml:space="preserve">Divide both 12 and 18 by 6: 12 ÷ 6 = 2, 18 ÷ 6 = 3.</w:t>
      </w:r>
    </w:p>
    <w:p w:rsidR="00000000" w:rsidDel="00000000" w:rsidP="00000000" w:rsidRDefault="00000000" w:rsidRPr="00000000" w14:paraId="0000002B">
      <w:pPr>
        <w:numPr>
          <w:ilvl w:val="2"/>
          <w:numId w:val="15"/>
        </w:numPr>
        <w:spacing w:after="240" w:before="0" w:beforeAutospacing="0" w:lineRule="auto"/>
        <w:ind w:left="2160" w:hanging="360"/>
      </w:pPr>
      <w:r w:rsidDel="00000000" w:rsidR="00000000" w:rsidRPr="00000000">
        <w:rPr>
          <w:rtl w:val="0"/>
        </w:rPr>
        <w:t xml:space="preserve">The simplified fraction is 2/3.</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Why These Concepts Are Important:</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b w:val="1"/>
          <w:bCs w:val="1"/>
          <w:rtl w:val="0"/>
        </w:rPr>
        <w:t xml:space="preserve">Fractions:</w:t>
      </w:r>
      <w:r w:rsidDel="00000000" w:rsidR="00000000" w:rsidRPr="00000000">
        <w:rPr>
          <w:rtl w:val="0"/>
        </w:rPr>
        <w:t xml:space="preserve"> GCF and LCM are essential for adding, subtracting, and simplifying fractions.</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b w:val="1"/>
          <w:bCs w:val="1"/>
          <w:rtl w:val="0"/>
        </w:rPr>
        <w:t xml:space="preserve">Algebra:</w:t>
      </w:r>
      <w:r w:rsidDel="00000000" w:rsidR="00000000" w:rsidRPr="00000000">
        <w:rPr>
          <w:rtl w:val="0"/>
        </w:rPr>
        <w:t xml:space="preserve"> Factoring is a fundamental skill in algebra for solving equations and simplifying expressions.</w:t>
      </w:r>
    </w:p>
    <w:p w:rsidR="00000000" w:rsidDel="00000000" w:rsidP="00000000" w:rsidRDefault="00000000" w:rsidRPr="00000000" w14:paraId="0000002F">
      <w:pPr>
        <w:numPr>
          <w:ilvl w:val="0"/>
          <w:numId w:val="19"/>
        </w:numPr>
        <w:spacing w:after="24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These concepts are used in various real-world applications, such as dividing quantities, scheduling events, and measuring.</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b w:val="1"/>
          <w:bCs w:val="1"/>
        </w:rPr>
      </w:pPr>
      <w:r w:rsidDel="00000000" w:rsidR="00000000" w:rsidRPr="00000000">
        <w:rPr>
          <w:b w:val="1"/>
          <w:bCs w:val="1"/>
          <w:rtl w:val="0"/>
        </w:rPr>
        <w:t xml:space="preserve">AI Prompt: Use LCM to add fractions</w:t>
      </w:r>
    </w:p>
    <w:p w:rsidR="00000000" w:rsidDel="00000000" w:rsidP="00000000" w:rsidRDefault="00000000" w:rsidRPr="00000000" w14:paraId="00000032">
      <w:pPr>
        <w:spacing w:after="240" w:before="240" w:lineRule="auto"/>
        <w:rPr/>
      </w:pPr>
      <w:r w:rsidDel="00000000" w:rsidR="00000000" w:rsidRPr="00000000">
        <w:rPr>
          <w:rtl w:val="0"/>
        </w:rPr>
        <w:t xml:space="preserve">Using the Least Common Multiple (LCM) to add fractions is a crucial technique, especially when the fractions have different denominators. Here's a breakdown of the process:  </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Why LCM is Important for Adding Fractions: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Common Denominator:</w:t>
      </w:r>
      <w:r w:rsidDel="00000000" w:rsidR="00000000" w:rsidRPr="00000000">
        <w:rPr>
          <w:rtl w:val="0"/>
        </w:rPr>
        <w:t xml:space="preserve"> To add fractions, they must have the same denominator. The LCM helps us find the smallest common denominator, also known as the Least Common Denominator (LCD).  </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Simplifying Calculations:</w:t>
      </w:r>
      <w:r w:rsidDel="00000000" w:rsidR="00000000" w:rsidRPr="00000000">
        <w:rPr>
          <w:rtl w:val="0"/>
        </w:rPr>
        <w:t xml:space="preserve"> Using the LCM ensures that we're working with the smallest possible common denominator, which simplifies the calculations.  </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Steps to Add Fractions Using LCM:</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b w:val="1"/>
          <w:bCs w:val="1"/>
          <w:rtl w:val="0"/>
        </w:rPr>
        <w:t xml:space="preserve">Find the LCM of the Denominators:</w:t>
        <w:br w:type="textWrapping"/>
      </w:r>
    </w:p>
    <w:p w:rsidR="00000000" w:rsidDel="00000000" w:rsidP="00000000" w:rsidRDefault="00000000" w:rsidRPr="00000000" w14:paraId="00000039">
      <w:pPr>
        <w:numPr>
          <w:ilvl w:val="1"/>
          <w:numId w:val="17"/>
        </w:numPr>
        <w:spacing w:after="0" w:afterAutospacing="0" w:before="0" w:beforeAutospacing="0" w:lineRule="auto"/>
        <w:ind w:left="1440" w:hanging="360"/>
      </w:pPr>
      <w:r w:rsidDel="00000000" w:rsidR="00000000" w:rsidRPr="00000000">
        <w:rPr>
          <w:rtl w:val="0"/>
        </w:rPr>
        <w:t xml:space="preserve">Determine the denominators of the fractions you want to add.</w:t>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rtl w:val="0"/>
        </w:rPr>
        <w:t xml:space="preserve">Calculate the LCM of those denominators. This will be the LCD.  </w:t>
      </w:r>
    </w:p>
    <w:p w:rsidR="00000000" w:rsidDel="00000000" w:rsidP="00000000" w:rsidRDefault="00000000" w:rsidRPr="00000000" w14:paraId="0000003B">
      <w:pPr>
        <w:numPr>
          <w:ilvl w:val="1"/>
          <w:numId w:val="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b w:val="1"/>
          <w:bCs w:val="1"/>
          <w:rtl w:val="0"/>
        </w:rPr>
        <w:t xml:space="preserve">Convert the Fractions:</w:t>
        <w:br w:type="textWrapping"/>
      </w:r>
    </w:p>
    <w:p w:rsidR="00000000" w:rsidDel="00000000" w:rsidP="00000000" w:rsidRDefault="00000000" w:rsidRPr="00000000" w14:paraId="0000003D">
      <w:pPr>
        <w:numPr>
          <w:ilvl w:val="1"/>
          <w:numId w:val="17"/>
        </w:numPr>
        <w:spacing w:after="0" w:afterAutospacing="0" w:before="0" w:beforeAutospacing="0" w:lineRule="auto"/>
        <w:ind w:left="1440" w:hanging="360"/>
      </w:pPr>
      <w:r w:rsidDel="00000000" w:rsidR="00000000" w:rsidRPr="00000000">
        <w:rPr>
          <w:rtl w:val="0"/>
        </w:rPr>
        <w:t xml:space="preserve">For each fraction, determine what number you need to multiply the denominator by to get the LCD.  </w:t>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F">
      <w:pPr>
        <w:numPr>
          <w:ilvl w:val="1"/>
          <w:numId w:val="17"/>
        </w:numPr>
        <w:spacing w:after="0" w:afterAutospacing="0" w:before="0" w:beforeAutospacing="0" w:lineRule="auto"/>
        <w:ind w:left="1440" w:hanging="360"/>
      </w:pPr>
      <w:r w:rsidDel="00000000" w:rsidR="00000000" w:rsidRPr="00000000">
        <w:rPr>
          <w:rtl w:val="0"/>
        </w:rPr>
        <w:t xml:space="preserve">Multiply both the numerator and the denominator of that fraction by that number. This creates an equivalent fraction with the LCD as its denominator.</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0"/>
        </w:rPr>
        <w:t xml:space="preserve">Add the Numerators:</w:t>
        <w:br w:type="textWrapping"/>
      </w:r>
    </w:p>
    <w:p w:rsidR="00000000" w:rsidDel="00000000" w:rsidP="00000000" w:rsidRDefault="00000000" w:rsidRPr="00000000" w14:paraId="00000041">
      <w:pPr>
        <w:numPr>
          <w:ilvl w:val="1"/>
          <w:numId w:val="17"/>
        </w:numPr>
        <w:spacing w:after="0" w:afterAutospacing="0" w:before="0" w:beforeAutospacing="0" w:lineRule="auto"/>
        <w:ind w:left="1440" w:hanging="360"/>
      </w:pPr>
      <w:r w:rsidDel="00000000" w:rsidR="00000000" w:rsidRPr="00000000">
        <w:rPr>
          <w:rtl w:val="0"/>
        </w:rPr>
        <w:t xml:space="preserve">Once all fractions have the same denominator (the LCD), add their numerators.  </w:t>
      </w:r>
    </w:p>
    <w:p w:rsidR="00000000" w:rsidDel="00000000" w:rsidP="00000000" w:rsidRDefault="00000000" w:rsidRPr="00000000" w14:paraId="00000042">
      <w:pPr>
        <w:numPr>
          <w:ilvl w:val="1"/>
          <w:numId w:val="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3">
      <w:pPr>
        <w:numPr>
          <w:ilvl w:val="1"/>
          <w:numId w:val="17"/>
        </w:numPr>
        <w:spacing w:after="0" w:afterAutospacing="0" w:before="0" w:beforeAutospacing="0" w:lineRule="auto"/>
        <w:ind w:left="1440" w:hanging="360"/>
      </w:pPr>
      <w:r w:rsidDel="00000000" w:rsidR="00000000" w:rsidRPr="00000000">
        <w:rPr>
          <w:rtl w:val="0"/>
        </w:rPr>
        <w:t xml:space="preserve">Keep the denominator the same.</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b w:val="1"/>
          <w:bCs w:val="1"/>
          <w:rtl w:val="0"/>
        </w:rPr>
        <w:t xml:space="preserve">Simplify the Result:</w:t>
        <w:br w:type="textWrapping"/>
      </w:r>
    </w:p>
    <w:p w:rsidR="00000000" w:rsidDel="00000000" w:rsidP="00000000" w:rsidRDefault="00000000" w:rsidRPr="00000000" w14:paraId="00000045">
      <w:pPr>
        <w:numPr>
          <w:ilvl w:val="1"/>
          <w:numId w:val="17"/>
        </w:numPr>
        <w:spacing w:after="0" w:afterAutospacing="0" w:before="0" w:beforeAutospacing="0" w:lineRule="auto"/>
        <w:ind w:left="1440" w:hanging="360"/>
      </w:pPr>
      <w:r w:rsidDel="00000000" w:rsidR="00000000" w:rsidRPr="00000000">
        <w:rPr>
          <w:rtl w:val="0"/>
        </w:rPr>
        <w:t xml:space="preserve">If possible, simplify the resulting fraction to its lowest terms.  </w:t>
      </w:r>
    </w:p>
    <w:p w:rsidR="00000000" w:rsidDel="00000000" w:rsidP="00000000" w:rsidRDefault="00000000" w:rsidRPr="00000000" w14:paraId="00000046">
      <w:pPr>
        <w:numPr>
          <w:ilvl w:val="1"/>
          <w:numId w:val="17"/>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8">
      <w:pPr>
        <w:spacing w:after="240" w:before="240" w:lineRule="auto"/>
        <w:rPr/>
      </w:pPr>
      <w:r w:rsidDel="00000000" w:rsidR="00000000" w:rsidRPr="00000000">
        <w:rPr>
          <w:rtl w:val="0"/>
        </w:rPr>
        <w:t xml:space="preserve">Let's add 1/4 + 1/6.</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b w:val="1"/>
          <w:bCs w:val="1"/>
          <w:rtl w:val="0"/>
        </w:rPr>
        <w:t xml:space="preserve">Find the LCM:</w:t>
        <w:br w:type="textWrapping"/>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rtl w:val="0"/>
        </w:rPr>
        <w:t xml:space="preserve">The denominators are 4 and 6.</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The LCM of 4 and 6 is 12.  </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Convert the Fractions:</w:t>
        <w:br w:type="textWrapping"/>
      </w:r>
    </w:p>
    <w:p w:rsidR="00000000" w:rsidDel="00000000" w:rsidP="00000000" w:rsidRDefault="00000000" w:rsidRPr="00000000" w14:paraId="0000004E">
      <w:pPr>
        <w:numPr>
          <w:ilvl w:val="1"/>
          <w:numId w:val="8"/>
        </w:numPr>
        <w:spacing w:after="0" w:afterAutospacing="0" w:before="0" w:beforeAutospacing="0" w:lineRule="auto"/>
        <w:ind w:left="1440" w:hanging="360"/>
      </w:pPr>
      <w:r w:rsidDel="00000000" w:rsidR="00000000" w:rsidRPr="00000000">
        <w:rPr>
          <w:rtl w:val="0"/>
        </w:rPr>
        <w:t xml:space="preserve">To make the denominator of 1/4 equal to 12, multiply both the numerator and denominator by 3: (1 * 3) / (4 * 3) = 3/12.</w:t>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To make the denominator of 1/6 equal to 12, multiply both the numerator and denominator by 2: (1 * 2) / (6 * 2) = 2/12.</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Add the Numerators:</w:t>
        <w:br w:type="textWrapping"/>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rtl w:val="0"/>
        </w:rPr>
        <w:t xml:space="preserve">Now, add the fractions: 3/12 + 2/12 = 5/12.</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Simplify:</w:t>
        <w:br w:type="textWrapping"/>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rtl w:val="0"/>
        </w:rPr>
        <w:t xml:space="preserve">The fraction 5/12 is already in its simplest form.  </w:t>
      </w:r>
    </w:p>
    <w:p w:rsidR="00000000" w:rsidDel="00000000" w:rsidP="00000000" w:rsidRDefault="00000000" w:rsidRPr="00000000" w14:paraId="00000054">
      <w:pPr>
        <w:numPr>
          <w:ilvl w:val="1"/>
          <w:numId w:val="8"/>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Therefore, 1/4 + 1/6 = 5/12.</w:t>
      </w:r>
    </w:p>
    <w:p w:rsidR="00000000" w:rsidDel="00000000" w:rsidP="00000000" w:rsidRDefault="00000000" w:rsidRPr="00000000" w14:paraId="00000056">
      <w:pPr>
        <w:spacing w:after="240" w:before="240" w:lineRule="auto"/>
        <w:ind w:left="0" w:firstLine="0"/>
        <w:rPr/>
      </w:pP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b w:val="1"/>
          <w:bCs w:val="1"/>
        </w:rPr>
      </w:pPr>
      <w:r w:rsidDel="00000000" w:rsidR="00000000" w:rsidRPr="00000000">
        <w:rPr>
          <w:b w:val="1"/>
          <w:bCs w:val="1"/>
          <w:rtl w:val="0"/>
        </w:rPr>
        <w:t xml:space="preserve">AI Prompt: Tricks to determine divisibility by 2, 3, 4, 5, etc.</w:t>
      </w:r>
    </w:p>
    <w:p w:rsidR="00000000" w:rsidDel="00000000" w:rsidP="00000000" w:rsidRDefault="00000000" w:rsidRPr="00000000" w14:paraId="00000059">
      <w:pPr>
        <w:spacing w:after="240" w:before="240" w:lineRule="auto"/>
        <w:rPr/>
      </w:pPr>
      <w:r w:rsidDel="00000000" w:rsidR="00000000" w:rsidRPr="00000000">
        <w:rPr>
          <w:rtl w:val="0"/>
        </w:rPr>
        <w:t xml:space="preserve">Divisibility rules are incredibly handy shortcuts for quickly determining if a number can be divided evenly by another number without performing long division. Here's a breakdown of common divisibility rules: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Basic Divisibility Rules:</w:t>
      </w:r>
    </w:p>
    <w:p w:rsidR="00000000" w:rsidDel="00000000" w:rsidP="00000000" w:rsidRDefault="00000000" w:rsidRPr="00000000" w14:paraId="0000005B">
      <w:pPr>
        <w:numPr>
          <w:ilvl w:val="0"/>
          <w:numId w:val="23"/>
        </w:numPr>
        <w:spacing w:after="0" w:afterAutospacing="0" w:before="240" w:lineRule="auto"/>
        <w:ind w:left="720" w:hanging="360"/>
      </w:pPr>
      <w:r w:rsidDel="00000000" w:rsidR="00000000" w:rsidRPr="00000000">
        <w:rPr>
          <w:b w:val="1"/>
          <w:bCs w:val="1"/>
          <w:rtl w:val="0"/>
        </w:rPr>
        <w:t xml:space="preserve">Divisibility by 2:</w:t>
      </w:r>
    </w:p>
    <w:p w:rsidR="00000000" w:rsidDel="00000000" w:rsidP="00000000" w:rsidRDefault="00000000" w:rsidRPr="00000000" w14:paraId="0000005C">
      <w:pPr>
        <w:numPr>
          <w:ilvl w:val="1"/>
          <w:numId w:val="23"/>
        </w:numPr>
        <w:spacing w:after="0" w:afterAutospacing="0" w:before="0" w:beforeAutospacing="0" w:lineRule="auto"/>
        <w:ind w:left="1440" w:hanging="360"/>
      </w:pPr>
      <w:r w:rsidDel="00000000" w:rsidR="00000000" w:rsidRPr="00000000">
        <w:rPr>
          <w:rtl w:val="0"/>
        </w:rPr>
        <w:t xml:space="preserve">A number is divisible by 2 if its last digit is even (0, 2, 4, 6, or 8).</w:t>
      </w:r>
    </w:p>
    <w:p w:rsidR="00000000" w:rsidDel="00000000" w:rsidP="00000000" w:rsidRDefault="00000000" w:rsidRPr="00000000" w14:paraId="0000005D">
      <w:pPr>
        <w:numPr>
          <w:ilvl w:val="1"/>
          <w:numId w:val="23"/>
        </w:numPr>
        <w:spacing w:after="0" w:afterAutospacing="0" w:before="0" w:beforeAutospacing="0" w:lineRule="auto"/>
        <w:ind w:left="1440" w:hanging="360"/>
      </w:pPr>
      <w:r w:rsidDel="00000000" w:rsidR="00000000" w:rsidRPr="00000000">
        <w:rPr>
          <w:rtl w:val="0"/>
        </w:rPr>
        <w:t xml:space="preserve">Example: 124 is divisible by 2 because it ends in 4.</w:t>
      </w:r>
    </w:p>
    <w:p w:rsidR="00000000" w:rsidDel="00000000" w:rsidP="00000000" w:rsidRDefault="00000000" w:rsidRPr="00000000" w14:paraId="0000005E">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3:</w:t>
      </w:r>
    </w:p>
    <w:p w:rsidR="00000000" w:rsidDel="00000000" w:rsidP="00000000" w:rsidRDefault="00000000" w:rsidRPr="00000000" w14:paraId="0000005F">
      <w:pPr>
        <w:numPr>
          <w:ilvl w:val="1"/>
          <w:numId w:val="23"/>
        </w:numPr>
        <w:spacing w:after="0" w:afterAutospacing="0" w:before="0" w:beforeAutospacing="0" w:lineRule="auto"/>
        <w:ind w:left="1440" w:hanging="360"/>
      </w:pPr>
      <w:r w:rsidDel="00000000" w:rsidR="00000000" w:rsidRPr="00000000">
        <w:rPr>
          <w:rtl w:val="0"/>
        </w:rPr>
        <w:t xml:space="preserve">A number is divisible by 3 if the sum of its digits is divisible by 3.</w:t>
      </w:r>
    </w:p>
    <w:p w:rsidR="00000000" w:rsidDel="00000000" w:rsidP="00000000" w:rsidRDefault="00000000" w:rsidRPr="00000000" w14:paraId="00000060">
      <w:pPr>
        <w:numPr>
          <w:ilvl w:val="1"/>
          <w:numId w:val="23"/>
        </w:numPr>
        <w:spacing w:after="0" w:afterAutospacing="0" w:before="0" w:beforeAutospacing="0" w:lineRule="auto"/>
        <w:ind w:left="1440" w:hanging="360"/>
      </w:pPr>
      <w:r w:rsidDel="00000000" w:rsidR="00000000" w:rsidRPr="00000000">
        <w:rPr>
          <w:rtl w:val="0"/>
        </w:rPr>
        <w:t xml:space="preserve">Example: 123 is divisible by 3 because 1 + 2 + 3 = 6, and 6 is divisible by 3.</w:t>
      </w:r>
    </w:p>
    <w:p w:rsidR="00000000" w:rsidDel="00000000" w:rsidP="00000000" w:rsidRDefault="00000000" w:rsidRPr="00000000" w14:paraId="00000061">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4:</w:t>
      </w:r>
    </w:p>
    <w:p w:rsidR="00000000" w:rsidDel="00000000" w:rsidP="00000000" w:rsidRDefault="00000000" w:rsidRPr="00000000" w14:paraId="00000062">
      <w:pPr>
        <w:numPr>
          <w:ilvl w:val="1"/>
          <w:numId w:val="23"/>
        </w:numPr>
        <w:spacing w:after="0" w:afterAutospacing="0" w:before="0" w:beforeAutospacing="0" w:lineRule="auto"/>
        <w:ind w:left="1440" w:hanging="360"/>
      </w:pPr>
      <w:r w:rsidDel="00000000" w:rsidR="00000000" w:rsidRPr="00000000">
        <w:rPr>
          <w:rtl w:val="0"/>
        </w:rPr>
        <w:t xml:space="preserve">A number is divisible by 4 if its last two digits are divisible by 4.</w:t>
      </w:r>
    </w:p>
    <w:p w:rsidR="00000000" w:rsidDel="00000000" w:rsidP="00000000" w:rsidRDefault="00000000" w:rsidRPr="00000000" w14:paraId="00000063">
      <w:pPr>
        <w:numPr>
          <w:ilvl w:val="1"/>
          <w:numId w:val="23"/>
        </w:numPr>
        <w:spacing w:after="0" w:afterAutospacing="0" w:before="0" w:beforeAutospacing="0" w:lineRule="auto"/>
        <w:ind w:left="1440" w:hanging="360"/>
      </w:pPr>
      <w:r w:rsidDel="00000000" w:rsidR="00000000" w:rsidRPr="00000000">
        <w:rPr>
          <w:rtl w:val="0"/>
        </w:rPr>
        <w:t xml:space="preserve">Example: 116 is divisible by 4 because 16 is divisible by 4.</w:t>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5:</w:t>
      </w:r>
    </w:p>
    <w:p w:rsidR="00000000" w:rsidDel="00000000" w:rsidP="00000000" w:rsidRDefault="00000000" w:rsidRPr="00000000" w14:paraId="00000065">
      <w:pPr>
        <w:numPr>
          <w:ilvl w:val="1"/>
          <w:numId w:val="23"/>
        </w:numPr>
        <w:spacing w:after="0" w:afterAutospacing="0" w:before="0" w:beforeAutospacing="0" w:lineRule="auto"/>
        <w:ind w:left="1440" w:hanging="360"/>
      </w:pPr>
      <w:r w:rsidDel="00000000" w:rsidR="00000000" w:rsidRPr="00000000">
        <w:rPr>
          <w:rtl w:val="0"/>
        </w:rPr>
        <w:t xml:space="preserve">A number is divisible by 5 if its last digit is 0 or 5.</w:t>
      </w:r>
    </w:p>
    <w:p w:rsidR="00000000" w:rsidDel="00000000" w:rsidP="00000000" w:rsidRDefault="00000000" w:rsidRPr="00000000" w14:paraId="00000066">
      <w:pPr>
        <w:numPr>
          <w:ilvl w:val="1"/>
          <w:numId w:val="23"/>
        </w:numPr>
        <w:spacing w:after="0" w:afterAutospacing="0" w:before="0" w:beforeAutospacing="0" w:lineRule="auto"/>
        <w:ind w:left="1440" w:hanging="360"/>
      </w:pPr>
      <w:r w:rsidDel="00000000" w:rsidR="00000000" w:rsidRPr="00000000">
        <w:rPr>
          <w:rtl w:val="0"/>
        </w:rPr>
        <w:t xml:space="preserve">Example: 125 is divisible by 5 because it ends in 5.</w:t>
      </w:r>
    </w:p>
    <w:p w:rsidR="00000000" w:rsidDel="00000000" w:rsidP="00000000" w:rsidRDefault="00000000" w:rsidRPr="00000000" w14:paraId="00000067">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6:</w:t>
      </w:r>
    </w:p>
    <w:p w:rsidR="00000000" w:rsidDel="00000000" w:rsidP="00000000" w:rsidRDefault="00000000" w:rsidRPr="00000000" w14:paraId="00000068">
      <w:pPr>
        <w:numPr>
          <w:ilvl w:val="1"/>
          <w:numId w:val="23"/>
        </w:numPr>
        <w:spacing w:after="0" w:afterAutospacing="0" w:before="0" w:beforeAutospacing="0" w:lineRule="auto"/>
        <w:ind w:left="1440" w:hanging="360"/>
      </w:pPr>
      <w:r w:rsidDel="00000000" w:rsidR="00000000" w:rsidRPr="00000000">
        <w:rPr>
          <w:rtl w:val="0"/>
        </w:rPr>
        <w:t xml:space="preserve">A number is divisible by 6 if it is divisible by both 2 and 3.</w:t>
      </w:r>
    </w:p>
    <w:p w:rsidR="00000000" w:rsidDel="00000000" w:rsidP="00000000" w:rsidRDefault="00000000" w:rsidRPr="00000000" w14:paraId="00000069">
      <w:pPr>
        <w:numPr>
          <w:ilvl w:val="1"/>
          <w:numId w:val="23"/>
        </w:numPr>
        <w:spacing w:after="0" w:afterAutospacing="0" w:before="0" w:beforeAutospacing="0" w:lineRule="auto"/>
        <w:ind w:left="1440" w:hanging="360"/>
      </w:pPr>
      <w:r w:rsidDel="00000000" w:rsidR="00000000" w:rsidRPr="00000000">
        <w:rPr>
          <w:rtl w:val="0"/>
        </w:rPr>
        <w:t xml:space="preserve">Example: 114 is divisible by 6 because it is even (divisible by 2) and 1 + 1 + 4 = 6 (divisible by 3).</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8:</w:t>
      </w:r>
    </w:p>
    <w:p w:rsidR="00000000" w:rsidDel="00000000" w:rsidP="00000000" w:rsidRDefault="00000000" w:rsidRPr="00000000" w14:paraId="0000006B">
      <w:pPr>
        <w:numPr>
          <w:ilvl w:val="1"/>
          <w:numId w:val="23"/>
        </w:numPr>
        <w:spacing w:after="0" w:afterAutospacing="0" w:before="0" w:beforeAutospacing="0" w:lineRule="auto"/>
        <w:ind w:left="1440" w:hanging="360"/>
      </w:pPr>
      <w:r w:rsidDel="00000000" w:rsidR="00000000" w:rsidRPr="00000000">
        <w:rPr>
          <w:rtl w:val="0"/>
        </w:rPr>
        <w:t xml:space="preserve">A number is divisible by 8 if the last three digits are divisible by 8.</w:t>
      </w:r>
    </w:p>
    <w:p w:rsidR="00000000" w:rsidDel="00000000" w:rsidP="00000000" w:rsidRDefault="00000000" w:rsidRPr="00000000" w14:paraId="0000006C">
      <w:pPr>
        <w:numPr>
          <w:ilvl w:val="1"/>
          <w:numId w:val="23"/>
        </w:numPr>
        <w:spacing w:after="0" w:afterAutospacing="0" w:before="0" w:beforeAutospacing="0" w:lineRule="auto"/>
        <w:ind w:left="1440" w:hanging="360"/>
      </w:pPr>
      <w:r w:rsidDel="00000000" w:rsidR="00000000" w:rsidRPr="00000000">
        <w:rPr>
          <w:rtl w:val="0"/>
        </w:rPr>
        <w:t xml:space="preserve">Example: 1000 is divisible by 8 because 000 is divisible by 8. Also 1112 is divisible by 8 because 112 is divisible by 8.</w:t>
      </w:r>
    </w:p>
    <w:p w:rsidR="00000000" w:rsidDel="00000000" w:rsidP="00000000" w:rsidRDefault="00000000" w:rsidRPr="00000000" w14:paraId="0000006D">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9:</w:t>
      </w:r>
    </w:p>
    <w:p w:rsidR="00000000" w:rsidDel="00000000" w:rsidP="00000000" w:rsidRDefault="00000000" w:rsidRPr="00000000" w14:paraId="0000006E">
      <w:pPr>
        <w:numPr>
          <w:ilvl w:val="1"/>
          <w:numId w:val="23"/>
        </w:numPr>
        <w:spacing w:after="0" w:afterAutospacing="0" w:before="0" w:beforeAutospacing="0" w:lineRule="auto"/>
        <w:ind w:left="1440" w:hanging="360"/>
      </w:pPr>
      <w:r w:rsidDel="00000000" w:rsidR="00000000" w:rsidRPr="00000000">
        <w:rPr>
          <w:rtl w:val="0"/>
        </w:rPr>
        <w:t xml:space="preserve">A number is divisible by 9 if the sum of its digits is divisible by 9.</w:t>
      </w:r>
    </w:p>
    <w:p w:rsidR="00000000" w:rsidDel="00000000" w:rsidP="00000000" w:rsidRDefault="00000000" w:rsidRPr="00000000" w14:paraId="0000006F">
      <w:pPr>
        <w:numPr>
          <w:ilvl w:val="1"/>
          <w:numId w:val="23"/>
        </w:numPr>
        <w:spacing w:after="0" w:afterAutospacing="0" w:before="0" w:beforeAutospacing="0" w:lineRule="auto"/>
        <w:ind w:left="1440" w:hanging="360"/>
      </w:pPr>
      <w:r w:rsidDel="00000000" w:rsidR="00000000" w:rsidRPr="00000000">
        <w:rPr>
          <w:rtl w:val="0"/>
        </w:rPr>
        <w:t xml:space="preserve">Example: 189 is divisible by 9 because 1 + 8 + 9 = 18, and 18 is divisible by 9.</w:t>
      </w:r>
    </w:p>
    <w:p w:rsidR="00000000" w:rsidDel="00000000" w:rsidP="00000000" w:rsidRDefault="00000000" w:rsidRPr="00000000" w14:paraId="00000070">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10:</w:t>
      </w:r>
    </w:p>
    <w:p w:rsidR="00000000" w:rsidDel="00000000" w:rsidP="00000000" w:rsidRDefault="00000000" w:rsidRPr="00000000" w14:paraId="00000071">
      <w:pPr>
        <w:numPr>
          <w:ilvl w:val="1"/>
          <w:numId w:val="23"/>
        </w:numPr>
        <w:spacing w:after="0" w:afterAutospacing="0" w:before="0" w:beforeAutospacing="0" w:lineRule="auto"/>
        <w:ind w:left="1440" w:hanging="360"/>
      </w:pPr>
      <w:r w:rsidDel="00000000" w:rsidR="00000000" w:rsidRPr="00000000">
        <w:rPr>
          <w:rtl w:val="0"/>
        </w:rPr>
        <w:t xml:space="preserve">A number is divisible by 10 if its last digit is 0.</w:t>
      </w:r>
    </w:p>
    <w:p w:rsidR="00000000" w:rsidDel="00000000" w:rsidP="00000000" w:rsidRDefault="00000000" w:rsidRPr="00000000" w14:paraId="00000072">
      <w:pPr>
        <w:numPr>
          <w:ilvl w:val="1"/>
          <w:numId w:val="23"/>
        </w:numPr>
        <w:spacing w:after="0" w:afterAutospacing="0" w:before="0" w:beforeAutospacing="0" w:lineRule="auto"/>
        <w:ind w:left="1440" w:hanging="360"/>
      </w:pPr>
      <w:r w:rsidDel="00000000" w:rsidR="00000000" w:rsidRPr="00000000">
        <w:rPr>
          <w:rtl w:val="0"/>
        </w:rPr>
        <w:t xml:space="preserve">Example: 130 is divisible by 10.</w:t>
      </w:r>
    </w:p>
    <w:p w:rsidR="00000000" w:rsidDel="00000000" w:rsidP="00000000" w:rsidRDefault="00000000" w:rsidRPr="00000000" w14:paraId="00000073">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11:</w:t>
      </w:r>
    </w:p>
    <w:p w:rsidR="00000000" w:rsidDel="00000000" w:rsidP="00000000" w:rsidRDefault="00000000" w:rsidRPr="00000000" w14:paraId="00000074">
      <w:pPr>
        <w:numPr>
          <w:ilvl w:val="1"/>
          <w:numId w:val="23"/>
        </w:numPr>
        <w:spacing w:after="0" w:afterAutospacing="0" w:before="0" w:beforeAutospacing="0" w:lineRule="auto"/>
        <w:ind w:left="1440" w:hanging="360"/>
      </w:pPr>
      <w:r w:rsidDel="00000000" w:rsidR="00000000" w:rsidRPr="00000000">
        <w:rPr>
          <w:rtl w:val="0"/>
        </w:rPr>
        <w:t xml:space="preserve">This rule is a bit more involved:</w:t>
      </w:r>
    </w:p>
    <w:p w:rsidR="00000000" w:rsidDel="00000000" w:rsidP="00000000" w:rsidRDefault="00000000" w:rsidRPr="00000000" w14:paraId="00000075">
      <w:pPr>
        <w:numPr>
          <w:ilvl w:val="2"/>
          <w:numId w:val="23"/>
        </w:numPr>
        <w:spacing w:after="0" w:afterAutospacing="0" w:before="0" w:beforeAutospacing="0" w:lineRule="auto"/>
        <w:ind w:left="2160" w:hanging="360"/>
      </w:pPr>
      <w:r w:rsidDel="00000000" w:rsidR="00000000" w:rsidRPr="00000000">
        <w:rPr>
          <w:rtl w:val="0"/>
        </w:rPr>
        <w:t xml:space="preserve">Alternately add and subtract the digits from left to right.</w:t>
      </w:r>
    </w:p>
    <w:p w:rsidR="00000000" w:rsidDel="00000000" w:rsidP="00000000" w:rsidRDefault="00000000" w:rsidRPr="00000000" w14:paraId="00000076">
      <w:pPr>
        <w:numPr>
          <w:ilvl w:val="2"/>
          <w:numId w:val="23"/>
        </w:numPr>
        <w:spacing w:after="0" w:afterAutospacing="0" w:before="0" w:beforeAutospacing="0" w:lineRule="auto"/>
        <w:ind w:left="2160" w:hanging="360"/>
      </w:pPr>
      <w:r w:rsidDel="00000000" w:rsidR="00000000" w:rsidRPr="00000000">
        <w:rPr>
          <w:rtl w:val="0"/>
        </w:rPr>
        <w:t xml:space="preserve">If the result is divisible by 11 (including 0), then the number is divisible by 11.</w:t>
      </w:r>
    </w:p>
    <w:p w:rsidR="00000000" w:rsidDel="00000000" w:rsidP="00000000" w:rsidRDefault="00000000" w:rsidRPr="00000000" w14:paraId="00000077">
      <w:pPr>
        <w:numPr>
          <w:ilvl w:val="2"/>
          <w:numId w:val="23"/>
        </w:numPr>
        <w:spacing w:after="0" w:afterAutospacing="0" w:before="0" w:beforeAutospacing="0" w:lineRule="auto"/>
        <w:ind w:left="2160" w:hanging="360"/>
      </w:pPr>
      <w:r w:rsidDel="00000000" w:rsidR="00000000" w:rsidRPr="00000000">
        <w:rPr>
          <w:rtl w:val="0"/>
        </w:rPr>
        <w:t xml:space="preserve">Example: for 913, 9-1+3 = 11, therefore 913 is divisible by 11.</w:t>
      </w:r>
    </w:p>
    <w:p w:rsidR="00000000" w:rsidDel="00000000" w:rsidP="00000000" w:rsidRDefault="00000000" w:rsidRPr="00000000" w14:paraId="00000078">
      <w:pPr>
        <w:numPr>
          <w:ilvl w:val="0"/>
          <w:numId w:val="23"/>
        </w:numPr>
        <w:spacing w:after="0" w:afterAutospacing="0" w:before="0" w:beforeAutospacing="0" w:lineRule="auto"/>
        <w:ind w:left="720" w:hanging="360"/>
      </w:pPr>
      <w:r w:rsidDel="00000000" w:rsidR="00000000" w:rsidRPr="00000000">
        <w:rPr>
          <w:b w:val="1"/>
          <w:bCs w:val="1"/>
          <w:rtl w:val="0"/>
        </w:rPr>
        <w:t xml:space="preserve">Divisibility by 12:</w:t>
      </w:r>
    </w:p>
    <w:p w:rsidR="00000000" w:rsidDel="00000000" w:rsidP="00000000" w:rsidRDefault="00000000" w:rsidRPr="00000000" w14:paraId="00000079">
      <w:pPr>
        <w:numPr>
          <w:ilvl w:val="1"/>
          <w:numId w:val="23"/>
        </w:numPr>
        <w:spacing w:after="0" w:afterAutospacing="0" w:before="0" w:beforeAutospacing="0" w:lineRule="auto"/>
        <w:ind w:left="1440" w:hanging="360"/>
      </w:pPr>
      <w:r w:rsidDel="00000000" w:rsidR="00000000" w:rsidRPr="00000000">
        <w:rPr>
          <w:rtl w:val="0"/>
        </w:rPr>
        <w:t xml:space="preserve">A number is divisible by 12 if it is divisible by both 3 and 4.</w:t>
      </w:r>
    </w:p>
    <w:p w:rsidR="00000000" w:rsidDel="00000000" w:rsidP="00000000" w:rsidRDefault="00000000" w:rsidRPr="00000000" w14:paraId="0000007A">
      <w:pPr>
        <w:numPr>
          <w:ilvl w:val="1"/>
          <w:numId w:val="23"/>
        </w:numPr>
        <w:spacing w:after="240" w:before="0" w:beforeAutospacing="0" w:lineRule="auto"/>
        <w:ind w:left="1440" w:hanging="360"/>
      </w:pPr>
      <w:r w:rsidDel="00000000" w:rsidR="00000000" w:rsidRPr="00000000">
        <w:rPr>
          <w:rtl w:val="0"/>
        </w:rPr>
        <w:t xml:space="preserve">Example: 144 is divisible by 12.</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Why These Rules Are Useful:</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b w:val="1"/>
          <w:bCs w:val="1"/>
          <w:rtl w:val="0"/>
        </w:rPr>
        <w:t xml:space="preserve">Mental Math:</w:t>
      </w:r>
      <w:r w:rsidDel="00000000" w:rsidR="00000000" w:rsidRPr="00000000">
        <w:rPr>
          <w:rtl w:val="0"/>
        </w:rPr>
        <w:t xml:space="preserve"> They allow you to perform quick mental calculations.</w:t>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b w:val="1"/>
          <w:bCs w:val="1"/>
          <w:rtl w:val="0"/>
        </w:rPr>
        <w:t xml:space="preserve">Simplifying Fractions:</w:t>
      </w:r>
      <w:r w:rsidDel="00000000" w:rsidR="00000000" w:rsidRPr="00000000">
        <w:rPr>
          <w:rtl w:val="0"/>
        </w:rPr>
        <w:t xml:space="preserve"> They help in simplifying fractions by identifying common factors.</w:t>
      </w:r>
    </w:p>
    <w:p w:rsidR="00000000" w:rsidDel="00000000" w:rsidP="00000000" w:rsidRDefault="00000000" w:rsidRPr="00000000" w14:paraId="0000007E">
      <w:pPr>
        <w:numPr>
          <w:ilvl w:val="0"/>
          <w:numId w:val="18"/>
        </w:numPr>
        <w:spacing w:after="24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They can be useful in various mathematical and real-world problems.</w:t>
      </w:r>
    </w:p>
    <w:p w:rsidR="00000000" w:rsidDel="00000000" w:rsidP="00000000" w:rsidRDefault="00000000" w:rsidRPr="00000000" w14:paraId="0000007F">
      <w:pPr>
        <w:spacing w:after="240" w:before="240" w:lineRule="auto"/>
        <w:ind w:left="0" w:firstLine="0"/>
        <w:rPr/>
      </w:pPr>
      <w:r w:rsidDel="00000000" w:rsidR="00000000" w:rsidRPr="00000000">
        <w:rPr>
          <w:rtl w:val="0"/>
        </w:rPr>
      </w:r>
    </w:p>
    <w:p w:rsidR="00000000" w:rsidDel="00000000" w:rsidP="00000000" w:rsidRDefault="00000000" w:rsidRPr="00000000" w14:paraId="00000080">
      <w:pPr>
        <w:spacing w:after="240" w:before="240" w:lineRule="auto"/>
        <w:ind w:left="0" w:firstLine="0"/>
        <w:rPr>
          <w:b w:val="1"/>
          <w:bCs w:val="1"/>
        </w:rPr>
      </w:pPr>
      <w:r w:rsidDel="00000000" w:rsidR="00000000" w:rsidRPr="00000000">
        <w:rPr>
          <w:b w:val="1"/>
          <w:bCs w:val="1"/>
          <w:rtl w:val="0"/>
        </w:rPr>
        <w:t xml:space="preserve">AI Prompt: For each of these rules, explain why they work</w:t>
      </w:r>
    </w:p>
    <w:p w:rsidR="00000000" w:rsidDel="00000000" w:rsidP="00000000" w:rsidRDefault="00000000" w:rsidRPr="00000000" w14:paraId="00000081">
      <w:pPr>
        <w:spacing w:after="240" w:before="240" w:lineRule="auto"/>
        <w:rPr/>
      </w:pPr>
      <w:r w:rsidDel="00000000" w:rsidR="00000000" w:rsidRPr="00000000">
        <w:rPr>
          <w:rtl w:val="0"/>
        </w:rPr>
        <w:t xml:space="preserve">You've asked a great question! Understanding </w:t>
      </w:r>
      <w:r w:rsidDel="00000000" w:rsidR="00000000" w:rsidRPr="00000000">
        <w:rPr>
          <w:i w:val="1"/>
          <w:iCs w:val="1"/>
          <w:rtl w:val="0"/>
        </w:rPr>
        <w:t xml:space="preserve">why</w:t>
      </w:r>
      <w:r w:rsidDel="00000000" w:rsidR="00000000" w:rsidRPr="00000000">
        <w:rPr>
          <w:rtl w:val="0"/>
        </w:rPr>
        <w:t xml:space="preserve"> these divisibility rules work makes them much more memorable and intuitive. Let's delve into the reasoning behind each:</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1. Divisibility by 2:</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84">
      <w:pPr>
        <w:numPr>
          <w:ilvl w:val="1"/>
          <w:numId w:val="6"/>
        </w:numPr>
        <w:spacing w:after="0" w:afterAutospacing="0" w:before="0" w:beforeAutospacing="0" w:lineRule="auto"/>
        <w:ind w:left="1440" w:hanging="360"/>
      </w:pPr>
      <w:r w:rsidDel="00000000" w:rsidR="00000000" w:rsidRPr="00000000">
        <w:rPr>
          <w:rtl w:val="0"/>
        </w:rPr>
        <w:t xml:space="preserve">Our number system is base-10, meaning each digit's place value is a power of 10 (1, 10, 100, 1000, etc.).</w:t>
      </w:r>
    </w:p>
    <w:p w:rsidR="00000000" w:rsidDel="00000000" w:rsidP="00000000" w:rsidRDefault="00000000" w:rsidRPr="00000000" w14:paraId="00000085">
      <w:pPr>
        <w:numPr>
          <w:ilvl w:val="1"/>
          <w:numId w:val="6"/>
        </w:numPr>
        <w:spacing w:after="0" w:afterAutospacing="0" w:before="0" w:beforeAutospacing="0" w:lineRule="auto"/>
        <w:ind w:left="1440" w:hanging="360"/>
      </w:pPr>
      <w:r w:rsidDel="00000000" w:rsidR="00000000" w:rsidRPr="00000000">
        <w:rPr>
          <w:rtl w:val="0"/>
        </w:rPr>
        <w:t xml:space="preserve">All powers of 10 are divisible by 2 (10, 100, 1000...).</w:t>
      </w:r>
    </w:p>
    <w:p w:rsidR="00000000" w:rsidDel="00000000" w:rsidP="00000000" w:rsidRDefault="00000000" w:rsidRPr="00000000" w14:paraId="00000086">
      <w:pPr>
        <w:numPr>
          <w:ilvl w:val="1"/>
          <w:numId w:val="6"/>
        </w:numPr>
        <w:spacing w:after="0" w:afterAutospacing="0" w:before="0" w:beforeAutospacing="0" w:lineRule="auto"/>
        <w:ind w:left="1440" w:hanging="360"/>
      </w:pPr>
      <w:r w:rsidDel="00000000" w:rsidR="00000000" w:rsidRPr="00000000">
        <w:rPr>
          <w:rtl w:val="0"/>
        </w:rPr>
        <w:t xml:space="preserve">Therefore, any number can be expressed as a sum of multiples of 10 plus its last digit.</w:t>
      </w:r>
    </w:p>
    <w:p w:rsidR="00000000" w:rsidDel="00000000" w:rsidP="00000000" w:rsidRDefault="00000000" w:rsidRPr="00000000" w14:paraId="00000087">
      <w:pPr>
        <w:numPr>
          <w:ilvl w:val="1"/>
          <w:numId w:val="6"/>
        </w:numPr>
        <w:spacing w:after="240" w:before="0" w:beforeAutospacing="0" w:lineRule="auto"/>
        <w:ind w:left="1440" w:hanging="360"/>
      </w:pPr>
      <w:r w:rsidDel="00000000" w:rsidR="00000000" w:rsidRPr="00000000">
        <w:rPr>
          <w:rtl w:val="0"/>
        </w:rPr>
        <w:t xml:space="preserve">Since all multiples of 10 are divisible by 2, the divisibility of the entire number by 2 depends solely on the divisibility of the last digit by 2.</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2. Divisibility by 3:</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rtl w:val="0"/>
        </w:rPr>
        <w:t xml:space="preserve">This rule is based on the fact that 10 leaves a remainder of 1 when divided by 3.</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tl w:val="0"/>
        </w:rPr>
        <w:t xml:space="preserve">Any power of 10 also leaves a remainder of 1 when divided by 3 (e.g., 100 = 99 + 1, 1000 = 999 + 1).</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rtl w:val="0"/>
        </w:rPr>
        <w:t xml:space="preserve">Therefore, a number like 'abc' (100a + 10b + c) can be rewritten as (99a + a) + (9b + b) + c.</w:t>
      </w:r>
    </w:p>
    <w:p w:rsidR="00000000" w:rsidDel="00000000" w:rsidP="00000000" w:rsidRDefault="00000000" w:rsidRPr="00000000" w14:paraId="0000008D">
      <w:pPr>
        <w:numPr>
          <w:ilvl w:val="1"/>
          <w:numId w:val="4"/>
        </w:numPr>
        <w:spacing w:after="240" w:before="0" w:beforeAutospacing="0" w:lineRule="auto"/>
        <w:ind w:left="1440" w:hanging="360"/>
      </w:pPr>
      <w:r w:rsidDel="00000000" w:rsidR="00000000" w:rsidRPr="00000000">
        <w:rPr>
          <w:rtl w:val="0"/>
        </w:rPr>
        <w:t xml:space="preserve">The terms 99a and 9b are always divisible by 3. So, the remainder when 'abc' is divided by 3 is the same as the remainder when (a + b + c) is divided by 3.</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3. Divisibility by 4:</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90">
      <w:pPr>
        <w:numPr>
          <w:ilvl w:val="1"/>
          <w:numId w:val="16"/>
        </w:numPr>
        <w:spacing w:after="0" w:afterAutospacing="0" w:before="0" w:beforeAutospacing="0" w:lineRule="auto"/>
        <w:ind w:left="1440" w:hanging="360"/>
      </w:pPr>
      <w:r w:rsidDel="00000000" w:rsidR="00000000" w:rsidRPr="00000000">
        <w:rPr>
          <w:rtl w:val="0"/>
        </w:rPr>
        <w:t xml:space="preserve">100 is divisible by 4.</w:t>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rtl w:val="0"/>
        </w:rPr>
        <w:t xml:space="preserve">This means any multiple of 100 is also divisible by 4.</w:t>
      </w:r>
    </w:p>
    <w:p w:rsidR="00000000" w:rsidDel="00000000" w:rsidP="00000000" w:rsidRDefault="00000000" w:rsidRPr="00000000" w14:paraId="00000092">
      <w:pPr>
        <w:numPr>
          <w:ilvl w:val="1"/>
          <w:numId w:val="16"/>
        </w:numPr>
        <w:spacing w:after="240" w:before="0" w:beforeAutospacing="0" w:lineRule="auto"/>
        <w:ind w:left="1440" w:hanging="360"/>
      </w:pPr>
      <w:r w:rsidDel="00000000" w:rsidR="00000000" w:rsidRPr="00000000">
        <w:rPr>
          <w:rtl w:val="0"/>
        </w:rPr>
        <w:t xml:space="preserve">Therefore, to check if a number is divisible by 4, we only need to check if the last two digits are divisible by 4, as the rest of the number is a multiple of 100.</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4. Divisibility by 5:</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rtl w:val="0"/>
        </w:rPr>
        <w:t xml:space="preserve">Similar to divisibility by 2, all powers of 10 are divisible by 5.</w:t>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rtl w:val="0"/>
        </w:rPr>
        <w:t xml:space="preserve">Therefore, the divisibility of a number by 5 depends only on its last digit.</w:t>
      </w:r>
    </w:p>
    <w:p w:rsidR="00000000" w:rsidDel="00000000" w:rsidP="00000000" w:rsidRDefault="00000000" w:rsidRPr="00000000" w14:paraId="00000097">
      <w:pPr>
        <w:numPr>
          <w:ilvl w:val="1"/>
          <w:numId w:val="10"/>
        </w:numPr>
        <w:spacing w:after="240" w:before="0" w:beforeAutospacing="0" w:lineRule="auto"/>
        <w:ind w:left="1440" w:hanging="360"/>
      </w:pPr>
      <w:r w:rsidDel="00000000" w:rsidR="00000000" w:rsidRPr="00000000">
        <w:rPr>
          <w:rtl w:val="0"/>
        </w:rPr>
        <w:t xml:space="preserve">The only digits that are divisible by 5 are 0 and 5.</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5. Divisibility by 6:</w:t>
      </w:r>
    </w:p>
    <w:p w:rsidR="00000000" w:rsidDel="00000000" w:rsidP="00000000" w:rsidRDefault="00000000" w:rsidRPr="00000000" w14:paraId="00000099">
      <w:pPr>
        <w:numPr>
          <w:ilvl w:val="0"/>
          <w:numId w:val="21"/>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9A">
      <w:pPr>
        <w:numPr>
          <w:ilvl w:val="1"/>
          <w:numId w:val="21"/>
        </w:numPr>
        <w:spacing w:after="0" w:afterAutospacing="0" w:before="0" w:beforeAutospacing="0" w:lineRule="auto"/>
        <w:ind w:left="1440" w:hanging="360"/>
      </w:pPr>
      <w:r w:rsidDel="00000000" w:rsidR="00000000" w:rsidRPr="00000000">
        <w:rPr>
          <w:rtl w:val="0"/>
        </w:rPr>
        <w:t xml:space="preserve">6 is the product of 2 and 3 (6 = 2 x 3).</w:t>
      </w:r>
    </w:p>
    <w:p w:rsidR="00000000" w:rsidDel="00000000" w:rsidP="00000000" w:rsidRDefault="00000000" w:rsidRPr="00000000" w14:paraId="0000009B">
      <w:pPr>
        <w:numPr>
          <w:ilvl w:val="1"/>
          <w:numId w:val="21"/>
        </w:numPr>
        <w:spacing w:after="0" w:afterAutospacing="0" w:before="0" w:beforeAutospacing="0" w:lineRule="auto"/>
        <w:ind w:left="1440" w:hanging="360"/>
      </w:pPr>
      <w:r w:rsidDel="00000000" w:rsidR="00000000" w:rsidRPr="00000000">
        <w:rPr>
          <w:rtl w:val="0"/>
        </w:rPr>
        <w:t xml:space="preserve">For a number to be divisible by 6, it must be divisible by both 2 and 3.</w:t>
      </w:r>
    </w:p>
    <w:p w:rsidR="00000000" w:rsidDel="00000000" w:rsidP="00000000" w:rsidRDefault="00000000" w:rsidRPr="00000000" w14:paraId="0000009C">
      <w:pPr>
        <w:numPr>
          <w:ilvl w:val="1"/>
          <w:numId w:val="21"/>
        </w:numPr>
        <w:spacing w:after="240" w:before="0" w:beforeAutospacing="0" w:lineRule="auto"/>
        <w:ind w:left="1440" w:hanging="360"/>
      </w:pPr>
      <w:r w:rsidDel="00000000" w:rsidR="00000000" w:rsidRPr="00000000">
        <w:rPr>
          <w:rtl w:val="0"/>
        </w:rPr>
        <w:t xml:space="preserve">This is because 2 and 3 are prime numbers</w:t>
      </w:r>
      <w:ins w:author="Virata Pusuluri" w:id="5" w:date="2025-06-09T17:42:50Z">
        <w:r w:rsidDel="00000000" w:rsidR="00000000" w:rsidRPr="00000000">
          <w:rPr>
            <w:rtl w:val="0"/>
          </w:rPr>
          <w:t xml:space="preserve"> (using prime factorization?????)</w:t>
        </w:r>
      </w:ins>
      <w:r w:rsidDel="00000000" w:rsidR="00000000" w:rsidRPr="00000000">
        <w:rPr>
          <w:rtl w:val="0"/>
        </w:rPr>
        <w:t xml:space="preserv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6. Divisibility by 8:</w:t>
      </w:r>
    </w:p>
    <w:p w:rsidR="00000000" w:rsidDel="00000000" w:rsidP="00000000" w:rsidRDefault="00000000" w:rsidRPr="00000000" w14:paraId="0000009E">
      <w:pPr>
        <w:numPr>
          <w:ilvl w:val="0"/>
          <w:numId w:val="9"/>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9F">
      <w:pPr>
        <w:numPr>
          <w:ilvl w:val="1"/>
          <w:numId w:val="9"/>
        </w:numPr>
        <w:spacing w:after="0" w:afterAutospacing="0" w:before="0" w:beforeAutospacing="0" w:lineRule="auto"/>
        <w:ind w:left="1440" w:hanging="360"/>
      </w:pPr>
      <w:r w:rsidDel="00000000" w:rsidR="00000000" w:rsidRPr="00000000">
        <w:rPr>
          <w:rtl w:val="0"/>
        </w:rPr>
        <w:t xml:space="preserve">1000 is divisible by 8.</w:t>
      </w:r>
    </w:p>
    <w:p w:rsidR="00000000" w:rsidDel="00000000" w:rsidP="00000000" w:rsidRDefault="00000000" w:rsidRPr="00000000" w14:paraId="000000A0">
      <w:pPr>
        <w:numPr>
          <w:ilvl w:val="1"/>
          <w:numId w:val="9"/>
        </w:numPr>
        <w:spacing w:after="0" w:afterAutospacing="0" w:before="0" w:beforeAutospacing="0" w:lineRule="auto"/>
        <w:ind w:left="1440" w:hanging="360"/>
      </w:pPr>
      <w:r w:rsidDel="00000000" w:rsidR="00000000" w:rsidRPr="00000000">
        <w:rPr>
          <w:rtl w:val="0"/>
        </w:rPr>
        <w:t xml:space="preserve">Therefore any multiple of 1000 is also divisible by 8.</w:t>
      </w:r>
    </w:p>
    <w:p w:rsidR="00000000" w:rsidDel="00000000" w:rsidP="00000000" w:rsidRDefault="00000000" w:rsidRPr="00000000" w14:paraId="000000A1">
      <w:pPr>
        <w:numPr>
          <w:ilvl w:val="1"/>
          <w:numId w:val="9"/>
        </w:numPr>
        <w:spacing w:after="240" w:before="0" w:beforeAutospacing="0" w:lineRule="auto"/>
        <w:ind w:left="1440" w:hanging="360"/>
      </w:pPr>
      <w:r w:rsidDel="00000000" w:rsidR="00000000" w:rsidRPr="00000000">
        <w:rPr>
          <w:rtl w:val="0"/>
        </w:rPr>
        <w:t xml:space="preserve">This makes it so that to check if a number is divisible by 8, we only need to check if the last three digits are divisible by 8.</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7. Divisibility by 9:</w:t>
      </w:r>
    </w:p>
    <w:p w:rsidR="00000000" w:rsidDel="00000000" w:rsidP="00000000" w:rsidRDefault="00000000" w:rsidRPr="00000000" w14:paraId="000000A3">
      <w:pPr>
        <w:numPr>
          <w:ilvl w:val="0"/>
          <w:numId w:val="22"/>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A4">
      <w:pPr>
        <w:numPr>
          <w:ilvl w:val="1"/>
          <w:numId w:val="22"/>
        </w:numPr>
        <w:spacing w:after="0" w:afterAutospacing="0" w:before="0" w:beforeAutospacing="0" w:lineRule="auto"/>
        <w:ind w:left="1440" w:hanging="360"/>
      </w:pPr>
      <w:r w:rsidDel="00000000" w:rsidR="00000000" w:rsidRPr="00000000">
        <w:rPr>
          <w:rtl w:val="0"/>
        </w:rPr>
        <w:t xml:space="preserve">Similar to divisibility by 3, this rule is based on remainders.</w:t>
      </w:r>
    </w:p>
    <w:p w:rsidR="00000000" w:rsidDel="00000000" w:rsidP="00000000" w:rsidRDefault="00000000" w:rsidRPr="00000000" w14:paraId="000000A5">
      <w:pPr>
        <w:numPr>
          <w:ilvl w:val="1"/>
          <w:numId w:val="22"/>
        </w:numPr>
        <w:spacing w:after="0" w:afterAutospacing="0" w:before="0" w:beforeAutospacing="0" w:lineRule="auto"/>
        <w:ind w:left="1440" w:hanging="360"/>
      </w:pPr>
      <w:r w:rsidDel="00000000" w:rsidR="00000000" w:rsidRPr="00000000">
        <w:rPr>
          <w:rtl w:val="0"/>
        </w:rPr>
        <w:t xml:space="preserve">10 leaves a remainder of 1 when divided by 9.</w:t>
      </w:r>
    </w:p>
    <w:p w:rsidR="00000000" w:rsidDel="00000000" w:rsidP="00000000" w:rsidRDefault="00000000" w:rsidRPr="00000000" w14:paraId="000000A6">
      <w:pPr>
        <w:numPr>
          <w:ilvl w:val="1"/>
          <w:numId w:val="22"/>
        </w:numPr>
        <w:spacing w:after="0" w:afterAutospacing="0" w:before="0" w:beforeAutospacing="0" w:lineRule="auto"/>
        <w:ind w:left="1440" w:hanging="360"/>
      </w:pPr>
      <w:r w:rsidDel="00000000" w:rsidR="00000000" w:rsidRPr="00000000">
        <w:rPr>
          <w:rtl w:val="0"/>
        </w:rPr>
        <w:t xml:space="preserve">Any power of 10 also leaves a remainder of 1 when divided by 9.</w:t>
      </w:r>
    </w:p>
    <w:p w:rsidR="00000000" w:rsidDel="00000000" w:rsidP="00000000" w:rsidRDefault="00000000" w:rsidRPr="00000000" w14:paraId="000000A7">
      <w:pPr>
        <w:numPr>
          <w:ilvl w:val="1"/>
          <w:numId w:val="22"/>
        </w:numPr>
        <w:spacing w:after="240" w:before="0" w:beforeAutospacing="0" w:lineRule="auto"/>
        <w:ind w:left="1440" w:hanging="360"/>
      </w:pPr>
      <w:r w:rsidDel="00000000" w:rsidR="00000000" w:rsidRPr="00000000">
        <w:rPr>
          <w:rtl w:val="0"/>
        </w:rPr>
        <w:t xml:space="preserve">Therefore the remainder of a number when divided by 9, is the same as the remainder of the sum of its digits when divided by 9.</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8. Divisibility by 10:</w:t>
      </w:r>
    </w:p>
    <w:p w:rsidR="00000000" w:rsidDel="00000000" w:rsidP="00000000" w:rsidRDefault="00000000" w:rsidRPr="00000000" w14:paraId="000000A9">
      <w:pPr>
        <w:numPr>
          <w:ilvl w:val="0"/>
          <w:numId w:val="12"/>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AA">
      <w:pPr>
        <w:numPr>
          <w:ilvl w:val="1"/>
          <w:numId w:val="12"/>
        </w:numPr>
        <w:spacing w:after="0" w:afterAutospacing="0" w:before="0" w:beforeAutospacing="0" w:lineRule="auto"/>
        <w:ind w:left="1440" w:hanging="360"/>
      </w:pPr>
      <w:r w:rsidDel="00000000" w:rsidR="00000000" w:rsidRPr="00000000">
        <w:rPr>
          <w:rtl w:val="0"/>
        </w:rPr>
        <w:t xml:space="preserve">This is the simplest rule.</w:t>
      </w:r>
    </w:p>
    <w:p w:rsidR="00000000" w:rsidDel="00000000" w:rsidP="00000000" w:rsidRDefault="00000000" w:rsidRPr="00000000" w14:paraId="000000AB">
      <w:pPr>
        <w:numPr>
          <w:ilvl w:val="1"/>
          <w:numId w:val="12"/>
        </w:numPr>
        <w:spacing w:after="240" w:before="0" w:beforeAutospacing="0" w:lineRule="auto"/>
        <w:ind w:left="1440" w:hanging="360"/>
      </w:pPr>
      <w:r w:rsidDel="00000000" w:rsidR="00000000" w:rsidRPr="00000000">
        <w:rPr>
          <w:rtl w:val="0"/>
        </w:rPr>
        <w:t xml:space="preserve">In the base-10 system, any number ending in 0 is a multiple of 10.</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9. Divisibility by 11:</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AE">
      <w:pPr>
        <w:numPr>
          <w:ilvl w:val="1"/>
          <w:numId w:val="3"/>
        </w:numPr>
        <w:spacing w:after="0" w:afterAutospacing="0" w:before="0" w:beforeAutospacing="0" w:lineRule="auto"/>
        <w:ind w:left="1440" w:hanging="360"/>
      </w:pPr>
      <w:r w:rsidDel="00000000" w:rsidR="00000000" w:rsidRPr="00000000">
        <w:rPr>
          <w:rtl w:val="0"/>
        </w:rPr>
        <w:t xml:space="preserve">This rule relies on the fact that 10 leaves a remainder of -1 (or 10) when divided by 11.</w:t>
      </w:r>
    </w:p>
    <w:p w:rsidR="00000000" w:rsidDel="00000000" w:rsidP="00000000" w:rsidRDefault="00000000" w:rsidRPr="00000000" w14:paraId="000000AF">
      <w:pPr>
        <w:numPr>
          <w:ilvl w:val="1"/>
          <w:numId w:val="3"/>
        </w:numPr>
        <w:spacing w:after="0" w:afterAutospacing="0" w:before="0" w:beforeAutospacing="0" w:lineRule="auto"/>
        <w:ind w:left="1440" w:hanging="360"/>
      </w:pPr>
      <w:r w:rsidDel="00000000" w:rsidR="00000000" w:rsidRPr="00000000">
        <w:rPr>
          <w:rtl w:val="0"/>
        </w:rPr>
        <w:t xml:space="preserve">Therefore, 10^2 leaves a remainder of 1, 10^3 leaves a remainder of -1, and so on.</w:t>
      </w:r>
    </w:p>
    <w:p w:rsidR="00000000" w:rsidDel="00000000" w:rsidP="00000000" w:rsidRDefault="00000000" w:rsidRPr="00000000" w14:paraId="000000B0">
      <w:pPr>
        <w:numPr>
          <w:ilvl w:val="1"/>
          <w:numId w:val="3"/>
        </w:numPr>
        <w:spacing w:after="240" w:before="0" w:beforeAutospacing="0" w:lineRule="auto"/>
        <w:ind w:left="1440" w:hanging="360"/>
      </w:pPr>
      <w:r w:rsidDel="00000000" w:rsidR="00000000" w:rsidRPr="00000000">
        <w:rPr>
          <w:rtl w:val="0"/>
        </w:rPr>
        <w:t xml:space="preserve">This alternating pattern of remainders leads to the alternating addition and subtraction of digits.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10. Divisibility by 12:</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B3">
      <w:pPr>
        <w:numPr>
          <w:ilvl w:val="1"/>
          <w:numId w:val="13"/>
        </w:numPr>
        <w:spacing w:after="0" w:afterAutospacing="0" w:before="0" w:beforeAutospacing="0" w:lineRule="auto"/>
        <w:ind w:left="1440" w:hanging="360"/>
      </w:pPr>
      <w:r w:rsidDel="00000000" w:rsidR="00000000" w:rsidRPr="00000000">
        <w:rPr>
          <w:rtl w:val="0"/>
        </w:rPr>
        <w:t xml:space="preserve">12 is the product of 3 and 4 (12 = 3 x 4).</w:t>
      </w:r>
    </w:p>
    <w:p w:rsidR="00000000" w:rsidDel="00000000" w:rsidP="00000000" w:rsidRDefault="00000000" w:rsidRPr="00000000" w14:paraId="000000B4">
      <w:pPr>
        <w:numPr>
          <w:ilvl w:val="1"/>
          <w:numId w:val="13"/>
        </w:numPr>
        <w:spacing w:after="0" w:afterAutospacing="0" w:before="0" w:beforeAutospacing="0" w:lineRule="auto"/>
        <w:ind w:left="1440" w:hanging="360"/>
      </w:pPr>
      <w:r w:rsidDel="00000000" w:rsidR="00000000" w:rsidRPr="00000000">
        <w:rPr>
          <w:rtl w:val="0"/>
        </w:rPr>
        <w:t xml:space="preserve">For a number to be divisible by 12 it must be divisible by both 3 and 4.</w:t>
      </w:r>
    </w:p>
    <w:p w:rsidR="00000000" w:rsidDel="00000000" w:rsidP="00000000" w:rsidRDefault="00000000" w:rsidRPr="00000000" w14:paraId="000000B5">
      <w:pPr>
        <w:numPr>
          <w:ilvl w:val="1"/>
          <w:numId w:val="13"/>
        </w:numPr>
        <w:spacing w:after="240" w:before="0" w:beforeAutospacing="0" w:lineRule="auto"/>
        <w:ind w:left="1440" w:hanging="360"/>
      </w:pPr>
      <w:r w:rsidDel="00000000" w:rsidR="00000000" w:rsidRPr="00000000">
        <w:rPr>
          <w:rtl w:val="0"/>
        </w:rPr>
        <w:t xml:space="preserve">This is because 3 and 4 have no common factors other than 1.</w:t>
      </w:r>
    </w:p>
    <w:p w:rsidR="00000000" w:rsidDel="00000000" w:rsidP="00000000" w:rsidRDefault="00000000" w:rsidRPr="00000000" w14:paraId="000000B6">
      <w:pPr>
        <w:spacing w:after="240" w:before="240" w:lineRule="auto"/>
        <w:ind w:left="0" w:firstLine="0"/>
        <w:rPr/>
      </w:pPr>
      <w:r w:rsidDel="00000000" w:rsidR="00000000" w:rsidRPr="00000000">
        <w:rPr>
          <w:rtl w:val="0"/>
        </w:rPr>
      </w:r>
    </w:p>
    <w:p w:rsidR="00000000" w:rsidDel="00000000" w:rsidP="00000000" w:rsidRDefault="00000000" w:rsidRPr="00000000" w14:paraId="000000B7">
      <w:pPr>
        <w:spacing w:after="240" w:before="240" w:lineRule="auto"/>
        <w:ind w:left="0" w:firstLine="0"/>
        <w:rPr/>
      </w:pPr>
      <w:r w:rsidDel="00000000" w:rsidR="00000000" w:rsidRPr="00000000">
        <w:rPr>
          <w:rtl w:val="0"/>
        </w:rPr>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spacing w:after="240" w:before="240" w:lineRule="auto"/>
        <w:ind w:left="0" w:firstLine="0"/>
        <w:rPr/>
      </w:pPr>
      <w:r w:rsidDel="00000000" w:rsidR="00000000" w:rsidRPr="00000000">
        <w:rPr>
          <w:rtl w:val="0"/>
        </w:rPr>
      </w:r>
    </w:p>
    <w:p w:rsidR="00000000" w:rsidDel="00000000" w:rsidP="00000000" w:rsidRDefault="00000000" w:rsidRPr="00000000" w14:paraId="000000BA">
      <w:pPr>
        <w:spacing w:after="240" w:before="240" w:lineRule="auto"/>
        <w:ind w:left="0" w:firstLine="0"/>
        <w:rPr>
          <w:b w:val="1"/>
          <w:bCs w:val="1"/>
        </w:rPr>
      </w:pPr>
      <w:r w:rsidDel="00000000" w:rsidR="00000000" w:rsidRPr="00000000">
        <w:rPr>
          <w:b w:val="1"/>
          <w:bCs w:val="1"/>
          <w:rtl w:val="0"/>
        </w:rPr>
        <w:t xml:space="preserve">AI Prompt: Where else can you use all of these?   </w:t>
      </w:r>
    </w:p>
    <w:p w:rsidR="00000000" w:rsidDel="00000000" w:rsidP="00000000" w:rsidRDefault="00000000" w:rsidRPr="00000000" w14:paraId="000000BB">
      <w:pPr>
        <w:spacing w:after="240" w:before="240" w:lineRule="auto"/>
        <w:ind w:left="0" w:firstLine="0"/>
        <w:rPr>
          <w:b w:val="1"/>
          <w:bCs w:val="1"/>
        </w:rPr>
      </w:pPr>
      <w:r w:rsidDel="00000000" w:rsidR="00000000" w:rsidRPr="00000000">
        <w:rPr>
          <w:b w:val="1"/>
          <w:bCs w:val="1"/>
          <w:rtl w:val="0"/>
        </w:rPr>
        <w:t xml:space="preserve">(For student: It’s okay if you don’t understand/remember all of these)</w:t>
      </w:r>
    </w:p>
    <w:p w:rsidR="00000000" w:rsidDel="00000000" w:rsidP="00000000" w:rsidRDefault="00000000" w:rsidRPr="00000000" w14:paraId="000000B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Factoring, LCM, GCF/GCD, and simplifying fractions aren't just confined to basic math classes. They pop up in numerous areas of mathematics, science, and everyday life: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1. Algebra and Higher Mathematics:</w:t>
      </w:r>
    </w:p>
    <w:p w:rsidR="00000000" w:rsidDel="00000000" w:rsidP="00000000" w:rsidRDefault="00000000" w:rsidRPr="00000000" w14:paraId="000000BF">
      <w:pPr>
        <w:numPr>
          <w:ilvl w:val="0"/>
          <w:numId w:val="7"/>
        </w:numPr>
        <w:spacing w:after="0" w:afterAutospacing="0" w:before="240" w:lineRule="auto"/>
        <w:ind w:left="720" w:hanging="360"/>
      </w:pPr>
      <w:r w:rsidDel="00000000" w:rsidR="00000000" w:rsidRPr="00000000">
        <w:rPr>
          <w:b w:val="1"/>
          <w:bCs w:val="1"/>
          <w:rtl w:val="0"/>
        </w:rPr>
        <w:t xml:space="preserve">Solving Equations:</w:t>
      </w:r>
      <w:r w:rsidDel="00000000" w:rsidR="00000000" w:rsidRPr="00000000">
        <w:rPr>
          <w:rtl w:val="0"/>
        </w:rPr>
        <w:t xml:space="preserve"> Factoring polynomials is essential for solving quadratic and higher-degree equations.  </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b w:val="1"/>
          <w:bCs w:val="1"/>
          <w:rtl w:val="0"/>
        </w:rPr>
        <w:t xml:space="preserve">Simplifying Algebraic Expressions:</w:t>
      </w:r>
      <w:r w:rsidDel="00000000" w:rsidR="00000000" w:rsidRPr="00000000">
        <w:rPr>
          <w:rtl w:val="0"/>
        </w:rPr>
        <w:t xml:space="preserve"> GCF and factoring are used to simplify complex algebraic expressions.  </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b w:val="1"/>
          <w:bCs w:val="1"/>
          <w:rtl w:val="0"/>
        </w:rPr>
        <w:t xml:space="preserve">Calculus:</w:t>
      </w:r>
      <w:r w:rsidDel="00000000" w:rsidR="00000000" w:rsidRPr="00000000">
        <w:rPr>
          <w:rtl w:val="0"/>
        </w:rPr>
        <w:t xml:space="preserve"> Factoring and simplifying expressions are crucial for differentiation and integration.  </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b w:val="1"/>
          <w:bCs w:val="1"/>
          <w:rtl w:val="0"/>
        </w:rPr>
        <w:t xml:space="preserve">Number Theory:</w:t>
      </w:r>
      <w:r w:rsidDel="00000000" w:rsidR="00000000" w:rsidRPr="00000000">
        <w:rPr>
          <w:rtl w:val="0"/>
        </w:rPr>
        <w:t xml:space="preserve"> GCF, LCM, and prime factorization are core concepts in number theory, which explores the properties of integers.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2. Real-World Applications:</w:t>
      </w:r>
    </w:p>
    <w:p w:rsidR="00000000" w:rsidDel="00000000" w:rsidP="00000000" w:rsidRDefault="00000000" w:rsidRPr="00000000" w14:paraId="000000C7">
      <w:pPr>
        <w:numPr>
          <w:ilvl w:val="0"/>
          <w:numId w:val="11"/>
        </w:numPr>
        <w:spacing w:after="0" w:afterAutospacing="0" w:before="240" w:lineRule="auto"/>
        <w:ind w:left="720" w:hanging="360"/>
      </w:pPr>
      <w:r w:rsidDel="00000000" w:rsidR="00000000" w:rsidRPr="00000000">
        <w:rPr>
          <w:b w:val="1"/>
          <w:bCs w:val="1"/>
          <w:rtl w:val="0"/>
        </w:rPr>
        <w:t xml:space="preserve">Scheduling and Planning:</w:t>
      </w:r>
    </w:p>
    <w:p w:rsidR="00000000" w:rsidDel="00000000" w:rsidP="00000000" w:rsidRDefault="00000000" w:rsidRPr="00000000" w14:paraId="000000C8">
      <w:pPr>
        <w:numPr>
          <w:ilvl w:val="1"/>
          <w:numId w:val="11"/>
        </w:numPr>
        <w:spacing w:after="0" w:afterAutospacing="0" w:before="0" w:beforeAutospacing="0" w:lineRule="auto"/>
        <w:ind w:left="1440" w:hanging="360"/>
      </w:pPr>
      <w:r w:rsidDel="00000000" w:rsidR="00000000" w:rsidRPr="00000000">
        <w:rPr>
          <w:rtl w:val="0"/>
        </w:rPr>
        <w:t xml:space="preserve">LCM is used to determine when recurring events will coincide. For example, if you have two tasks that need to be done every 3 days and every 4 days, the LCM (12) tells you when they'll both need to be done on the same day.  </w:t>
      </w:r>
    </w:p>
    <w:p w:rsidR="00000000" w:rsidDel="00000000" w:rsidP="00000000" w:rsidRDefault="00000000" w:rsidRPr="00000000" w14:paraId="000000C9">
      <w:pPr>
        <w:numPr>
          <w:ilvl w:val="1"/>
          <w:numId w:val="11"/>
        </w:numPr>
        <w:spacing w:after="240" w:before="0" w:beforeAutospacing="0" w:lineRule="auto"/>
        <w:ind w:left="1440" w:hanging="360"/>
      </w:pPr>
      <w:r w:rsidDel="00000000" w:rsidR="00000000" w:rsidRPr="00000000">
        <w:rPr>
          <w:rtl w:val="0"/>
        </w:rPr>
        <w:t xml:space="preserve">GCF can be used to divide items into equal groups. For example, if you have 24 cookies and 36 brownies, the GCF (12) tells you the largest number of identical treat bags you can make.  </w:t>
      </w:r>
    </w:p>
    <w:p w:rsidR="00000000" w:rsidDel="00000000" w:rsidP="00000000" w:rsidRDefault="00000000" w:rsidRPr="00000000" w14:paraId="000000CA">
      <w:pPr>
        <w:spacing w:after="240" w:before="240" w:lineRule="auto"/>
        <w:ind w:left="1440" w:firstLine="0"/>
        <w:rPr/>
      </w:pPr>
      <w:r w:rsidDel="00000000" w:rsidR="00000000" w:rsidRPr="00000000">
        <w:rPr>
          <w:rtl w:val="0"/>
        </w:rPr>
      </w:r>
    </w:p>
    <w:p w:rsidR="00000000" w:rsidDel="00000000" w:rsidP="00000000" w:rsidRDefault="00000000" w:rsidRPr="00000000" w14:paraId="000000CB">
      <w:pPr>
        <w:numPr>
          <w:ilvl w:val="0"/>
          <w:numId w:val="11"/>
        </w:numPr>
        <w:spacing w:after="0" w:afterAutospacing="0" w:before="240" w:lineRule="auto"/>
        <w:ind w:left="720" w:hanging="360"/>
      </w:pPr>
      <w:r w:rsidDel="00000000" w:rsidR="00000000" w:rsidRPr="00000000">
        <w:rPr>
          <w:b w:val="1"/>
          <w:bCs w:val="1"/>
          <w:rtl w:val="0"/>
        </w:rPr>
        <w:t xml:space="preserve">Measurement and Construction:</w:t>
      </w:r>
    </w:p>
    <w:p w:rsidR="00000000" w:rsidDel="00000000" w:rsidP="00000000" w:rsidRDefault="00000000" w:rsidRPr="00000000" w14:paraId="000000CC">
      <w:pPr>
        <w:numPr>
          <w:ilvl w:val="1"/>
          <w:numId w:val="11"/>
        </w:numPr>
        <w:spacing w:after="0" w:afterAutospacing="0" w:before="0" w:beforeAutospacing="0" w:lineRule="auto"/>
        <w:ind w:left="1440" w:hanging="360"/>
      </w:pPr>
      <w:r w:rsidDel="00000000" w:rsidR="00000000" w:rsidRPr="00000000">
        <w:rPr>
          <w:rtl w:val="0"/>
        </w:rPr>
        <w:t xml:space="preserve">Fractions are used extensively in measurement, and simplifying them makes calculations easier.  </w:t>
      </w:r>
    </w:p>
    <w:p w:rsidR="00000000" w:rsidDel="00000000" w:rsidP="00000000" w:rsidRDefault="00000000" w:rsidRPr="00000000" w14:paraId="000000CD">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CE">
      <w:pPr>
        <w:numPr>
          <w:ilvl w:val="1"/>
          <w:numId w:val="11"/>
        </w:numPr>
        <w:spacing w:after="0" w:afterAutospacing="0" w:before="0" w:beforeAutospacing="0" w:lineRule="auto"/>
        <w:ind w:left="1440" w:hanging="360"/>
      </w:pPr>
      <w:r w:rsidDel="00000000" w:rsidR="00000000" w:rsidRPr="00000000">
        <w:rPr>
          <w:rtl w:val="0"/>
        </w:rPr>
        <w:t xml:space="preserve">GCF can be used to determine the largest common size for tiles or boards when constructing something.  </w:t>
      </w:r>
    </w:p>
    <w:p w:rsidR="00000000" w:rsidDel="00000000" w:rsidP="00000000" w:rsidRDefault="00000000" w:rsidRPr="00000000" w14:paraId="000000CF">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b w:val="1"/>
          <w:bCs w:val="1"/>
          <w:rtl w:val="0"/>
        </w:rPr>
        <w:t xml:space="preserve">Computer Science:</w:t>
      </w:r>
    </w:p>
    <w:p w:rsidR="00000000" w:rsidDel="00000000" w:rsidP="00000000" w:rsidRDefault="00000000" w:rsidRPr="00000000" w14:paraId="000000D1">
      <w:pPr>
        <w:numPr>
          <w:ilvl w:val="1"/>
          <w:numId w:val="11"/>
        </w:numPr>
        <w:spacing w:after="0" w:afterAutospacing="0" w:before="0" w:beforeAutospacing="0" w:lineRule="auto"/>
        <w:ind w:left="1440" w:hanging="360"/>
      </w:pPr>
      <w:r w:rsidDel="00000000" w:rsidR="00000000" w:rsidRPr="00000000">
        <w:rPr>
          <w:rtl w:val="0"/>
        </w:rPr>
        <w:t xml:space="preserve">Prime factorization is used in cryptography for secure data transmission.  </w:t>
      </w:r>
    </w:p>
    <w:p w:rsidR="00000000" w:rsidDel="00000000" w:rsidP="00000000" w:rsidRDefault="00000000" w:rsidRPr="00000000" w14:paraId="000000D2">
      <w:pPr>
        <w:numPr>
          <w:ilvl w:val="1"/>
          <w:numId w:val="11"/>
        </w:numPr>
        <w:spacing w:after="240" w:before="0" w:beforeAutospacing="0" w:lineRule="auto"/>
        <w:ind w:left="1440" w:hanging="360"/>
      </w:pPr>
      <w:r w:rsidDel="00000000" w:rsidR="00000000" w:rsidRPr="00000000">
        <w:rPr>
          <w:rtl w:val="0"/>
        </w:rPr>
        <w:t xml:space="preserve">GCF and LCM are used in algorithm design and optimization.</w:t>
      </w:r>
    </w:p>
    <w:p w:rsidR="00000000" w:rsidDel="00000000" w:rsidP="00000000" w:rsidRDefault="00000000" w:rsidRPr="00000000" w14:paraId="000000D3">
      <w:pPr>
        <w:spacing w:after="240" w:before="240" w:lineRule="auto"/>
        <w:ind w:left="1440" w:firstLine="0"/>
        <w:rPr/>
      </w:pPr>
      <w:r w:rsidDel="00000000" w:rsidR="00000000" w:rsidRPr="00000000">
        <w:rPr>
          <w:rtl w:val="0"/>
        </w:rPr>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b w:val="1"/>
          <w:bCs w:val="1"/>
          <w:rtl w:val="0"/>
        </w:rPr>
        <w:t xml:space="preserve">Cooking and Baking:</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rtl w:val="0"/>
        </w:rPr>
        <w:t xml:space="preserve">Fractions are essential for adjusting recipes.  </w:t>
      </w:r>
    </w:p>
    <w:p w:rsidR="00000000" w:rsidDel="00000000" w:rsidP="00000000" w:rsidRDefault="00000000" w:rsidRPr="00000000" w14:paraId="000000D6">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D7">
      <w:pPr>
        <w:numPr>
          <w:ilvl w:val="1"/>
          <w:numId w:val="11"/>
        </w:numPr>
        <w:spacing w:after="0" w:afterAutospacing="0" w:before="0" w:beforeAutospacing="0" w:lineRule="auto"/>
        <w:ind w:left="1440" w:hanging="360"/>
      </w:pPr>
      <w:r w:rsidDel="00000000" w:rsidR="00000000" w:rsidRPr="00000000">
        <w:rPr>
          <w:rtl w:val="0"/>
        </w:rPr>
        <w:t xml:space="preserve">Understanding proportions and ratios relies on the ability to simplify fractions.  </w:t>
      </w:r>
    </w:p>
    <w:p w:rsidR="00000000" w:rsidDel="00000000" w:rsidP="00000000" w:rsidRDefault="00000000" w:rsidRPr="00000000" w14:paraId="000000D8">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b w:val="1"/>
          <w:bCs w:val="1"/>
          <w:rtl w:val="0"/>
        </w:rPr>
        <w:t xml:space="preserve">Music:</w:t>
      </w:r>
    </w:p>
    <w:p w:rsidR="00000000" w:rsidDel="00000000" w:rsidP="00000000" w:rsidRDefault="00000000" w:rsidRPr="00000000" w14:paraId="000000DA">
      <w:pPr>
        <w:numPr>
          <w:ilvl w:val="1"/>
          <w:numId w:val="11"/>
        </w:numPr>
        <w:spacing w:after="0" w:afterAutospacing="0" w:before="0" w:beforeAutospacing="0" w:lineRule="auto"/>
        <w:ind w:left="1440" w:hanging="360"/>
      </w:pPr>
      <w:r w:rsidDel="00000000" w:rsidR="00000000" w:rsidRPr="00000000">
        <w:rPr>
          <w:rtl w:val="0"/>
        </w:rPr>
        <w:t xml:space="preserve">Fractions are used to represent musical notes and rhythms.  </w:t>
      </w:r>
    </w:p>
    <w:p w:rsidR="00000000" w:rsidDel="00000000" w:rsidP="00000000" w:rsidRDefault="00000000" w:rsidRPr="00000000" w14:paraId="000000DB">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DC">
      <w:pPr>
        <w:numPr>
          <w:ilvl w:val="1"/>
          <w:numId w:val="11"/>
        </w:numPr>
        <w:spacing w:after="0" w:afterAutospacing="0" w:before="0" w:beforeAutospacing="0" w:lineRule="auto"/>
        <w:ind w:left="1440" w:hanging="360"/>
      </w:pPr>
      <w:r w:rsidDel="00000000" w:rsidR="00000000" w:rsidRPr="00000000">
        <w:rPr>
          <w:rtl w:val="0"/>
        </w:rPr>
        <w:t xml:space="preserve">Understanding ratios helps in understanding musical intervals and harmonies.  </w:t>
      </w:r>
    </w:p>
    <w:p w:rsidR="00000000" w:rsidDel="00000000" w:rsidP="00000000" w:rsidRDefault="00000000" w:rsidRPr="00000000" w14:paraId="000000DD">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b w:val="1"/>
          <w:bCs w:val="1"/>
          <w:rtl w:val="0"/>
        </w:rPr>
        <w:t xml:space="preserve">Finance:</w:t>
      </w:r>
    </w:p>
    <w:p w:rsidR="00000000" w:rsidDel="00000000" w:rsidP="00000000" w:rsidRDefault="00000000" w:rsidRPr="00000000" w14:paraId="000000DF">
      <w:pPr>
        <w:numPr>
          <w:ilvl w:val="1"/>
          <w:numId w:val="11"/>
        </w:numPr>
        <w:spacing w:after="0" w:afterAutospacing="0" w:before="0" w:beforeAutospacing="0" w:lineRule="auto"/>
        <w:ind w:left="1440" w:hanging="360"/>
      </w:pPr>
      <w:r w:rsidDel="00000000" w:rsidR="00000000" w:rsidRPr="00000000">
        <w:rPr>
          <w:rtl w:val="0"/>
        </w:rPr>
        <w:t xml:space="preserve">Calculating interest rates, and other financial calculations often involve fractions and simplification.  </w:t>
      </w:r>
    </w:p>
    <w:p w:rsidR="00000000" w:rsidDel="00000000" w:rsidP="00000000" w:rsidRDefault="00000000" w:rsidRPr="00000000" w14:paraId="000000E0">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E1">
      <w:pPr>
        <w:numPr>
          <w:ilvl w:val="1"/>
          <w:numId w:val="11"/>
        </w:numPr>
        <w:spacing w:after="240" w:before="0" w:beforeAutospacing="0" w:lineRule="auto"/>
        <w:ind w:left="1440" w:hanging="360"/>
      </w:pPr>
      <w:r w:rsidDel="00000000" w:rsidR="00000000" w:rsidRPr="00000000">
        <w:rPr>
          <w:rtl w:val="0"/>
        </w:rPr>
        <w:t xml:space="preserve">Dividing assets or calculating proportions.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3. Science and Engineering:</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b w:val="1"/>
          <w:bCs w:val="1"/>
          <w:rtl w:val="0"/>
        </w:rPr>
        <w:t xml:space="preserve">Chemistry:</w:t>
      </w:r>
    </w:p>
    <w:p w:rsidR="00000000" w:rsidDel="00000000" w:rsidP="00000000" w:rsidRDefault="00000000" w:rsidRPr="00000000" w14:paraId="000000E4">
      <w:pPr>
        <w:numPr>
          <w:ilvl w:val="1"/>
          <w:numId w:val="14"/>
        </w:numPr>
        <w:spacing w:after="0" w:afterAutospacing="0" w:before="0" w:beforeAutospacing="0" w:lineRule="auto"/>
        <w:ind w:left="1440" w:hanging="360"/>
      </w:pPr>
      <w:r w:rsidDel="00000000" w:rsidR="00000000" w:rsidRPr="00000000">
        <w:rPr>
          <w:rtl w:val="0"/>
        </w:rPr>
        <w:t xml:space="preserve">Balancing chemical equations often involves finding common multiples.  </w:t>
      </w:r>
    </w:p>
    <w:p w:rsidR="00000000" w:rsidDel="00000000" w:rsidP="00000000" w:rsidRDefault="00000000" w:rsidRPr="00000000" w14:paraId="000000E5">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E6">
      <w:pPr>
        <w:numPr>
          <w:ilvl w:val="1"/>
          <w:numId w:val="14"/>
        </w:numPr>
        <w:spacing w:after="0" w:afterAutospacing="0" w:before="0" w:beforeAutospacing="0" w:lineRule="auto"/>
        <w:ind w:left="1440" w:hanging="360"/>
      </w:pPr>
      <w:r w:rsidDel="00000000" w:rsidR="00000000" w:rsidRPr="00000000">
        <w:rPr>
          <w:rtl w:val="0"/>
        </w:rPr>
        <w:t xml:space="preserve">Calculating concentrations and ratios relies on fractions.  </w:t>
      </w:r>
    </w:p>
    <w:p w:rsidR="00000000" w:rsidDel="00000000" w:rsidP="00000000" w:rsidRDefault="00000000" w:rsidRPr="00000000" w14:paraId="000000E7">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b w:val="1"/>
          <w:bCs w:val="1"/>
          <w:rtl w:val="0"/>
        </w:rPr>
        <w:t xml:space="preserve">Physics:</w:t>
      </w:r>
    </w:p>
    <w:p w:rsidR="00000000" w:rsidDel="00000000" w:rsidP="00000000" w:rsidRDefault="00000000" w:rsidRPr="00000000" w14:paraId="000000E9">
      <w:pPr>
        <w:numPr>
          <w:ilvl w:val="1"/>
          <w:numId w:val="14"/>
        </w:numPr>
        <w:spacing w:after="0" w:afterAutospacing="0" w:before="0" w:beforeAutospacing="0" w:lineRule="auto"/>
        <w:ind w:left="1440" w:hanging="360"/>
      </w:pPr>
      <w:r w:rsidDel="00000000" w:rsidR="00000000" w:rsidRPr="00000000">
        <w:rPr>
          <w:rtl w:val="0"/>
        </w:rPr>
        <w:t xml:space="preserve">Fractions are used extensively in calculations involving motion, forces, and energy.</w:t>
      </w:r>
    </w:p>
    <w:p w:rsidR="00000000" w:rsidDel="00000000" w:rsidP="00000000" w:rsidRDefault="00000000" w:rsidRPr="00000000" w14:paraId="000000EA">
      <w:pPr>
        <w:numPr>
          <w:ilvl w:val="1"/>
          <w:numId w:val="14"/>
        </w:numPr>
        <w:spacing w:after="0" w:afterAutospacing="0" w:before="0" w:beforeAutospacing="0" w:lineRule="auto"/>
        <w:ind w:left="1440" w:hanging="360"/>
      </w:pPr>
      <w:r w:rsidDel="00000000" w:rsidR="00000000" w:rsidRPr="00000000">
        <w:rPr>
          <w:rtl w:val="0"/>
        </w:rPr>
        <w:t xml:space="preserve">Simplifying ratios is important in analyzing experimental data.</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b w:val="1"/>
          <w:bCs w:val="1"/>
          <w:rtl w:val="0"/>
        </w:rPr>
        <w:t xml:space="preserve">Engineering:</w:t>
      </w:r>
    </w:p>
    <w:p w:rsidR="00000000" w:rsidDel="00000000" w:rsidP="00000000" w:rsidRDefault="00000000" w:rsidRPr="00000000" w14:paraId="000000EC">
      <w:pPr>
        <w:numPr>
          <w:ilvl w:val="1"/>
          <w:numId w:val="14"/>
        </w:numPr>
        <w:spacing w:after="0" w:afterAutospacing="0" w:before="0" w:beforeAutospacing="0" w:lineRule="auto"/>
        <w:ind w:left="1440" w:hanging="360"/>
      </w:pPr>
      <w:r w:rsidDel="00000000" w:rsidR="00000000" w:rsidRPr="00000000">
        <w:rPr>
          <w:rtl w:val="0"/>
        </w:rPr>
        <w:t xml:space="preserve">Engineers use fractions and ratios in design and construction.  </w:t>
      </w:r>
    </w:p>
    <w:p w:rsidR="00000000" w:rsidDel="00000000" w:rsidP="00000000" w:rsidRDefault="00000000" w:rsidRPr="00000000" w14:paraId="000000ED">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EE">
      <w:pPr>
        <w:numPr>
          <w:ilvl w:val="1"/>
          <w:numId w:val="14"/>
        </w:numPr>
        <w:spacing w:after="240" w:before="0" w:beforeAutospacing="0" w:lineRule="auto"/>
        <w:ind w:left="1440" w:hanging="360"/>
      </w:pPr>
      <w:r w:rsidDel="00000000" w:rsidR="00000000" w:rsidRPr="00000000">
        <w:rPr>
          <w:rtl w:val="0"/>
        </w:rPr>
        <w:t xml:space="preserve">Calculating tolerances and dimensions often involves simplifying fractions.</w:t>
      </w:r>
    </w:p>
    <w:p w:rsidR="00000000" w:rsidDel="00000000" w:rsidP="00000000" w:rsidRDefault="00000000" w:rsidRPr="00000000" w14:paraId="000000EF">
      <w:pPr>
        <w:spacing w:after="240" w:before="240" w:lineRule="auto"/>
        <w:rPr/>
      </w:pPr>
      <w:r w:rsidDel="00000000" w:rsidR="00000000" w:rsidRPr="00000000">
        <w:rPr>
          <w:rtl w:val="0"/>
        </w:rPr>
        <w:t xml:space="preserve">In essence, these basic math concepts provide a foundation for understanding and solving problems in a wide range of disciplines. They are essential tools for critical thinking and problem-solving.</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ind w:left="0" w:firstLine="0"/>
        <w:rPr/>
      </w:pPr>
      <w:r w:rsidDel="00000000" w:rsidR="00000000" w:rsidRPr="00000000">
        <w:rPr>
          <w:rtl w:val="0"/>
        </w:rPr>
      </w:r>
    </w:p>
    <w:p w:rsidR="00000000" w:rsidDel="00000000" w:rsidP="00000000" w:rsidRDefault="00000000" w:rsidRPr="00000000" w14:paraId="000000F3">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rata Pusuluri" w:id="0" w:date="2025-06-23T13:23:36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wrong! Has to be corrected! Made a mistake!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