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Roboto" w:cs="Roboto" w:eastAsia="Roboto" w:hAnsi="Roboto"/>
          <w:b w:val="1"/>
          <w:bCs w:val="1"/>
          <w:color w:val="1f1f1f"/>
          <w:sz w:val="24"/>
          <w:szCs w:val="24"/>
          <w:highlight w:val="white"/>
          <w:u w:val="single"/>
        </w:rPr>
      </w:pPr>
      <w:r w:rsidDel="00000000" w:rsidR="00000000" w:rsidRPr="00000000">
        <w:rPr>
          <w:rFonts w:ascii="Roboto" w:cs="Roboto" w:eastAsia="Roboto" w:hAnsi="Roboto"/>
          <w:b w:val="1"/>
          <w:bCs w:val="1"/>
          <w:color w:val="1f1f1f"/>
          <w:sz w:val="24"/>
          <w:szCs w:val="24"/>
          <w:highlight w:val="white"/>
          <w:u w:val="single"/>
          <w:rtl w:val="0"/>
        </w:rPr>
        <w:t xml:space="preserve">AI Prompt: Explain step by step how to find all the factors of a number by checking up to sqrt(number) </w:t>
      </w:r>
    </w:p>
    <w:p w:rsidR="00000000" w:rsidDel="00000000" w:rsidP="00000000" w:rsidRDefault="00000000" w:rsidRPr="00000000" w14:paraId="00000002">
      <w:pPr>
        <w:spacing w:after="240" w:before="24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03">
      <w:pPr>
        <w:spacing w:after="240" w:before="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Let's break down how to find all the factors of a number efficiently by checking up to its square root.</w:t>
      </w:r>
    </w:p>
    <w:p w:rsidR="00000000" w:rsidDel="00000000" w:rsidP="00000000" w:rsidRDefault="00000000" w:rsidRPr="00000000" w14:paraId="00000004">
      <w:pPr>
        <w:widowControl w:val="0"/>
        <w:spacing w:after="240" w:line="275.9999942779541" w:lineRule="auto"/>
        <w:rPr>
          <w:rFonts w:ascii="Roboto" w:cs="Roboto" w:eastAsia="Roboto" w:hAnsi="Roboto"/>
          <w:color w:val="1b1c1d"/>
          <w:sz w:val="24"/>
          <w:szCs w:val="24"/>
        </w:rPr>
      </w:pPr>
      <w:ins w:author="Virata Pusuluri" w:id="0" w:date="2025-06-09T17:03:41Z">
        <w:r w:rsidDel="00000000" w:rsidR="00000000" w:rsidRPr="00000000">
          <w:rPr>
            <w:rFonts w:ascii="Roboto" w:cs="Roboto" w:eastAsia="Roboto" w:hAnsi="Roboto"/>
            <w:color w:val="1b1c1d"/>
            <w:sz w:val="24"/>
            <w:szCs w:val="24"/>
            <w:rtl w:val="0"/>
            <w:rPrChange w:author="Virata Pusuluri" w:id="1" w:date="2025-06-09T17:03:41Z">
              <w:rPr>
                <w:rFonts w:ascii="Roboto" w:cs="Roboto" w:eastAsia="Roboto" w:hAnsi="Roboto"/>
                <w:color w:val="1f1f1f"/>
                <w:sz w:val="24"/>
                <w:szCs w:val="24"/>
                <w:highlight w:val="white"/>
              </w:rPr>
            </w:rPrChange>
          </w:rPr>
          <w:t xml:space="preserve">L</w:t>
        </w:r>
      </w:ins>
      <w:del w:author="Virata Pusuluri" w:id="0" w:date="2025-06-09T17:03:41Z">
        <w:r w:rsidDel="00000000" w:rsidR="00000000" w:rsidRPr="00000000">
          <w:rPr>
            <w:rFonts w:ascii="Roboto" w:cs="Roboto" w:eastAsia="Roboto" w:hAnsi="Roboto"/>
            <w:color w:val="1b1c1d"/>
            <w:sz w:val="24"/>
            <w:szCs w:val="24"/>
            <w:rtl w:val="0"/>
          </w:rPr>
          <w:delText xml:space="preserve">Okay, l</w:delText>
        </w:r>
      </w:del>
      <w:r w:rsidDel="00000000" w:rsidR="00000000" w:rsidRPr="00000000">
        <w:rPr>
          <w:rFonts w:ascii="Roboto" w:cs="Roboto" w:eastAsia="Roboto" w:hAnsi="Roboto"/>
          <w:color w:val="1b1c1d"/>
          <w:sz w:val="24"/>
          <w:szCs w:val="24"/>
          <w:rtl w:val="0"/>
        </w:rPr>
        <w:t xml:space="preserve">et's rewrite the explanation of finding factors by checking up to the square root, using "sqrt()" instead of the radical symbol.</w:t>
      </w:r>
    </w:p>
    <w:p w:rsidR="00000000" w:rsidDel="00000000" w:rsidP="00000000" w:rsidRDefault="00000000" w:rsidRPr="00000000" w14:paraId="00000005">
      <w:pPr>
        <w:widowControl w:val="0"/>
        <w:spacing w:after="240" w:line="275.9999942779541" w:lineRule="auto"/>
        <w:rPr>
          <w:rFonts w:ascii="Roboto" w:cs="Roboto" w:eastAsia="Roboto" w:hAnsi="Roboto"/>
          <w:b w:val="1"/>
          <w:bCs w:val="1"/>
          <w:color w:val="1b1c1d"/>
          <w:sz w:val="24"/>
          <w:szCs w:val="24"/>
        </w:rPr>
      </w:pPr>
      <w:r w:rsidDel="00000000" w:rsidR="00000000" w:rsidRPr="00000000">
        <w:rPr>
          <w:rFonts w:ascii="Roboto" w:cs="Roboto" w:eastAsia="Roboto" w:hAnsi="Roboto"/>
          <w:b w:val="1"/>
          <w:bCs w:val="1"/>
          <w:color w:val="1b1c1d"/>
          <w:sz w:val="24"/>
          <w:szCs w:val="24"/>
          <w:rtl w:val="0"/>
        </w:rPr>
        <w:t xml:space="preserve">Understanding Factors</w:t>
      </w:r>
    </w:p>
    <w:p w:rsidR="00000000" w:rsidDel="00000000" w:rsidP="00000000" w:rsidRDefault="00000000" w:rsidRPr="00000000" w14:paraId="00000006">
      <w:pPr>
        <w:widowControl w:val="0"/>
        <w:spacing w:after="240" w:line="275.9999942779541" w:lineRule="auto"/>
        <w:rPr>
          <w:rFonts w:ascii="Roboto" w:cs="Roboto" w:eastAsia="Roboto" w:hAnsi="Roboto"/>
          <w:color w:val="1b1c1d"/>
          <w:sz w:val="24"/>
          <w:szCs w:val="24"/>
        </w:rPr>
      </w:pPr>
      <w:r w:rsidDel="00000000" w:rsidR="00000000" w:rsidRPr="00000000">
        <w:rPr>
          <w:rFonts w:ascii="Roboto" w:cs="Roboto" w:eastAsia="Roboto" w:hAnsi="Roboto"/>
          <w:color w:val="1b1c1d"/>
          <w:sz w:val="24"/>
          <w:szCs w:val="24"/>
          <w:rtl w:val="0"/>
        </w:rPr>
        <w:t xml:space="preserve">First, remember that factors of a number are integers that divi</w:t>
      </w:r>
      <w:ins w:author="Virata Pusuluri" w:id="2" w:date="2025-06-23T12:59:11Z">
        <w:r w:rsidDel="00000000" w:rsidR="00000000" w:rsidRPr="00000000">
          <w:rPr>
            <w:rFonts w:ascii="Roboto" w:cs="Roboto" w:eastAsia="Roboto" w:hAnsi="Roboto"/>
            <w:color w:val="1b1c1d"/>
            <w:sz w:val="24"/>
            <w:szCs w:val="24"/>
            <w:rtl w:val="0"/>
          </w:rPr>
          <w:t xml:space="preserve"> </w:t>
        </w:r>
      </w:ins>
      <w:r w:rsidDel="00000000" w:rsidR="00000000" w:rsidRPr="00000000">
        <w:rPr>
          <w:rFonts w:ascii="Roboto" w:cs="Roboto" w:eastAsia="Roboto" w:hAnsi="Roboto"/>
          <w:color w:val="1b1c1d"/>
          <w:sz w:val="24"/>
          <w:szCs w:val="24"/>
          <w:rtl w:val="0"/>
        </w:rPr>
        <w:t xml:space="preserve">de the number evenly (with no remainder). Factors always come in pairs. For example, the factors of 12 are (1, 12), (2, 6), and (3, 4).</w:t>
      </w:r>
    </w:p>
    <w:p w:rsidR="00000000" w:rsidDel="00000000" w:rsidP="00000000" w:rsidRDefault="00000000" w:rsidRPr="00000000" w14:paraId="00000007">
      <w:pPr>
        <w:widowControl w:val="0"/>
        <w:spacing w:after="240" w:line="275.9999942779541" w:lineRule="auto"/>
        <w:rPr>
          <w:rFonts w:ascii="Roboto" w:cs="Roboto" w:eastAsia="Roboto" w:hAnsi="Roboto"/>
          <w:b w:val="1"/>
          <w:bCs w:val="1"/>
          <w:color w:val="1b1c1d"/>
          <w:sz w:val="24"/>
          <w:szCs w:val="24"/>
        </w:rPr>
      </w:pPr>
      <w:r w:rsidDel="00000000" w:rsidR="00000000" w:rsidRPr="00000000">
        <w:rPr>
          <w:rFonts w:ascii="Roboto" w:cs="Roboto" w:eastAsia="Roboto" w:hAnsi="Roboto"/>
          <w:b w:val="1"/>
          <w:bCs w:val="1"/>
          <w:color w:val="1b1c1d"/>
          <w:sz w:val="24"/>
          <w:szCs w:val="24"/>
          <w:rtl w:val="0"/>
        </w:rPr>
        <w:t xml:space="preserve">The Efficiency of Checking Up to the Square Root</w:t>
      </w:r>
    </w:p>
    <w:p w:rsidR="00000000" w:rsidDel="00000000" w:rsidP="00000000" w:rsidRDefault="00000000" w:rsidRPr="00000000" w14:paraId="00000008">
      <w:pPr>
        <w:widowControl w:val="0"/>
        <w:spacing w:after="240" w:line="275.9999942779541" w:lineRule="auto"/>
        <w:rPr>
          <w:rFonts w:ascii="Roboto" w:cs="Roboto" w:eastAsia="Roboto" w:hAnsi="Roboto"/>
          <w:color w:val="1b1c1d"/>
          <w:sz w:val="24"/>
          <w:szCs w:val="24"/>
        </w:rPr>
      </w:pPr>
      <w:r w:rsidDel="00000000" w:rsidR="00000000" w:rsidRPr="00000000">
        <w:rPr>
          <w:rFonts w:ascii="Roboto" w:cs="Roboto" w:eastAsia="Roboto" w:hAnsi="Roboto"/>
          <w:color w:val="1b1c1d"/>
          <w:sz w:val="24"/>
          <w:szCs w:val="24"/>
          <w:rtl w:val="0"/>
        </w:rPr>
        <w:t xml:space="preserve">The key insight here is that if a number n has a factor ‘a’ that is greater than its square root (sqrt(n)), then it must also have a corresponding factor ‘b’ that is smaller than its square root, such that a×b=n.</w:t>
      </w:r>
    </w:p>
    <w:p w:rsidR="00000000" w:rsidDel="00000000" w:rsidP="00000000" w:rsidRDefault="00000000" w:rsidRPr="00000000" w14:paraId="00000009">
      <w:pPr>
        <w:widowControl w:val="0"/>
        <w:spacing w:after="240" w:line="275.9999942779541" w:lineRule="auto"/>
        <w:rPr>
          <w:rFonts w:ascii="Roboto" w:cs="Roboto" w:eastAsia="Roboto" w:hAnsi="Roboto"/>
          <w:color w:val="1b1c1d"/>
          <w:sz w:val="24"/>
          <w:szCs w:val="24"/>
        </w:rPr>
      </w:pPr>
      <w:r w:rsidDel="00000000" w:rsidR="00000000" w:rsidRPr="00000000">
        <w:rPr>
          <w:rFonts w:ascii="Roboto" w:cs="Roboto" w:eastAsia="Roboto" w:hAnsi="Roboto"/>
          <w:color w:val="1b1c1d"/>
          <w:sz w:val="24"/>
          <w:szCs w:val="24"/>
          <w:rtl w:val="0"/>
        </w:rPr>
        <w:t xml:space="preserve">Think about it this way: If both factors were greater than sqrt(n), their product would be greater than sqrt(n) * sqrt(n) = n, which is impossible. </w:t>
      </w:r>
    </w:p>
    <w:p w:rsidR="00000000" w:rsidDel="00000000" w:rsidP="00000000" w:rsidRDefault="00000000" w:rsidRPr="00000000" w14:paraId="0000000A">
      <w:pPr>
        <w:widowControl w:val="0"/>
        <w:spacing w:after="240" w:line="275.9999942779541" w:lineRule="auto"/>
        <w:rPr>
          <w:rFonts w:ascii="Roboto" w:cs="Roboto" w:eastAsia="Roboto" w:hAnsi="Roboto"/>
          <w:color w:val="1b1c1d"/>
          <w:sz w:val="24"/>
          <w:szCs w:val="24"/>
        </w:rPr>
      </w:pPr>
      <w:r w:rsidDel="00000000" w:rsidR="00000000" w:rsidRPr="00000000">
        <w:rPr>
          <w:rFonts w:ascii="Roboto" w:cs="Roboto" w:eastAsia="Roboto" w:hAnsi="Roboto"/>
          <w:color w:val="1b1c1d"/>
          <w:sz w:val="24"/>
          <w:szCs w:val="24"/>
          <w:rtl w:val="0"/>
        </w:rPr>
        <w:t xml:space="preserve">If a &gt; sqrt(n) and b &gt; sqrt(n), then a * b &gt; sqrt(n) * sqrt(n) =&gt; a * b &gt; n. But this can’t be true as a * b = n. </w:t>
      </w:r>
    </w:p>
    <w:p w:rsidR="00000000" w:rsidDel="00000000" w:rsidP="00000000" w:rsidRDefault="00000000" w:rsidRPr="00000000" w14:paraId="0000000B">
      <w:pPr>
        <w:widowControl w:val="0"/>
        <w:spacing w:after="240" w:line="275.9999942779541" w:lineRule="auto"/>
        <w:rPr>
          <w:rFonts w:ascii="Roboto" w:cs="Roboto" w:eastAsia="Roboto" w:hAnsi="Roboto"/>
          <w:color w:val="1b1c1d"/>
          <w:sz w:val="24"/>
          <w:szCs w:val="24"/>
        </w:rPr>
      </w:pPr>
      <w:r w:rsidDel="00000000" w:rsidR="00000000" w:rsidRPr="00000000">
        <w:rPr>
          <w:rFonts w:ascii="Roboto" w:cs="Roboto" w:eastAsia="Roboto" w:hAnsi="Roboto"/>
          <w:color w:val="1b1c1d"/>
          <w:sz w:val="24"/>
          <w:szCs w:val="24"/>
          <w:rtl w:val="0"/>
        </w:rPr>
        <w:t xml:space="preserve">Similarly, if both were smaller, their product would be smaller than n. Therefore, at least one factor in each pair must be less than or equal to the square root of the number.</w:t>
      </w:r>
    </w:p>
    <w:p w:rsidR="00000000" w:rsidDel="00000000" w:rsidP="00000000" w:rsidRDefault="00000000" w:rsidRPr="00000000" w14:paraId="0000000C">
      <w:pPr>
        <w:widowControl w:val="0"/>
        <w:spacing w:after="240" w:line="275.9999942779541" w:lineRule="auto"/>
        <w:rPr>
          <w:rFonts w:ascii="Roboto" w:cs="Roboto" w:eastAsia="Roboto" w:hAnsi="Roboto"/>
          <w:color w:val="1b1c1d"/>
          <w:sz w:val="24"/>
          <w:szCs w:val="24"/>
        </w:rPr>
      </w:pPr>
      <w:r w:rsidDel="00000000" w:rsidR="00000000" w:rsidRPr="00000000">
        <w:rPr>
          <w:rFonts w:ascii="Roboto" w:cs="Roboto" w:eastAsia="Roboto" w:hAnsi="Roboto"/>
          <w:color w:val="1b1c1d"/>
          <w:sz w:val="24"/>
          <w:szCs w:val="24"/>
          <w:rtl w:val="0"/>
        </w:rPr>
        <w:t xml:space="preserve">If a &lt; sqrt(n) and b &lt; sqrt(n), then a * b &lt; sqrt(n) * sqrt(n) =&gt; a * b &lt; n. This also can’t be true. </w:t>
      </w:r>
    </w:p>
    <w:p w:rsidR="00000000" w:rsidDel="00000000" w:rsidP="00000000" w:rsidRDefault="00000000" w:rsidRPr="00000000" w14:paraId="0000000D">
      <w:pPr>
        <w:widowControl w:val="0"/>
        <w:spacing w:after="240" w:line="275.9999942779541" w:lineRule="auto"/>
        <w:rPr>
          <w:rFonts w:ascii="Roboto" w:cs="Roboto" w:eastAsia="Roboto" w:hAnsi="Roboto"/>
          <w:color w:val="1b1c1d"/>
          <w:sz w:val="24"/>
          <w:szCs w:val="24"/>
        </w:rPr>
      </w:pPr>
      <w:r w:rsidDel="00000000" w:rsidR="00000000" w:rsidRPr="00000000">
        <w:rPr>
          <w:rFonts w:ascii="Roboto" w:cs="Roboto" w:eastAsia="Roboto" w:hAnsi="Roboto"/>
          <w:color w:val="1b1c1d"/>
          <w:sz w:val="24"/>
          <w:szCs w:val="24"/>
          <w:rtl w:val="0"/>
        </w:rPr>
        <w:t xml:space="preserve">So, only one of a,</w:t>
      </w:r>
      <w:ins w:author="Virata Pusuluri" w:id="3" w:date="2025-06-23T13:00:15Z">
        <w:r w:rsidDel="00000000" w:rsidR="00000000" w:rsidRPr="00000000">
          <w:rPr>
            <w:rFonts w:ascii="Roboto" w:cs="Roboto" w:eastAsia="Roboto" w:hAnsi="Roboto"/>
            <w:color w:val="1b1c1d"/>
            <w:sz w:val="24"/>
            <w:szCs w:val="24"/>
            <w:rtl w:val="0"/>
          </w:rPr>
          <w:t xml:space="preserve"> </w:t>
        </w:r>
      </w:ins>
      <w:r w:rsidDel="00000000" w:rsidR="00000000" w:rsidRPr="00000000">
        <w:rPr>
          <w:rFonts w:ascii="Roboto" w:cs="Roboto" w:eastAsia="Roboto" w:hAnsi="Roboto"/>
          <w:color w:val="1b1c1d"/>
          <w:sz w:val="24"/>
          <w:szCs w:val="24"/>
          <w:rtl w:val="0"/>
        </w:rPr>
        <w:t xml:space="preserve">b is &lt;</w:t>
      </w:r>
      <w:del w:author="Virata Pusuluri" w:id="4" w:date="2025-06-23T13:00:00Z">
        <w:r w:rsidDel="00000000" w:rsidR="00000000" w:rsidRPr="00000000">
          <w:rPr>
            <w:rFonts w:ascii="Roboto" w:cs="Roboto" w:eastAsia="Roboto" w:hAnsi="Roboto"/>
            <w:color w:val="1b1c1d"/>
            <w:sz w:val="24"/>
            <w:szCs w:val="24"/>
            <w:rtl w:val="0"/>
          </w:rPr>
          <w:delText xml:space="preserve">=</w:delText>
        </w:r>
      </w:del>
      <w:r w:rsidDel="00000000" w:rsidR="00000000" w:rsidRPr="00000000">
        <w:rPr>
          <w:rFonts w:ascii="Roboto" w:cs="Roboto" w:eastAsia="Roboto" w:hAnsi="Roboto"/>
          <w:color w:val="1b1c1d"/>
          <w:sz w:val="24"/>
          <w:szCs w:val="24"/>
          <w:rtl w:val="0"/>
        </w:rPr>
        <w:t xml:space="preserve"> sqrt(n)</w:t>
      </w:r>
      <w:ins w:author="Virata Pusuluri" w:id="5" w:date="2025-06-23T13:00:05Z">
        <w:r w:rsidDel="00000000" w:rsidR="00000000" w:rsidRPr="00000000">
          <w:rPr>
            <w:rFonts w:ascii="Roboto" w:cs="Roboto" w:eastAsia="Roboto" w:hAnsi="Roboto"/>
            <w:color w:val="1b1c1d"/>
            <w:sz w:val="24"/>
            <w:szCs w:val="24"/>
            <w:rtl w:val="0"/>
          </w:rPr>
          <w:t xml:space="preserve"> and one of </w:t>
        </w:r>
        <w:r w:rsidDel="00000000" w:rsidR="00000000" w:rsidRPr="00000000">
          <w:rPr>
            <w:rFonts w:ascii="Roboto" w:cs="Roboto" w:eastAsia="Roboto" w:hAnsi="Roboto"/>
            <w:color w:val="1b1c1d"/>
            <w:sz w:val="24"/>
            <w:szCs w:val="24"/>
            <w:rtl w:val="0"/>
            <w:rPrChange w:author="Virata Pusuluri" w:id="6" w:date="2025-06-23T13:00:05Z">
              <w:rPr>
                <w:rFonts w:ascii="Roboto" w:cs="Roboto" w:eastAsia="Roboto" w:hAnsi="Roboto"/>
                <w:color w:val="1b1c1d"/>
                <w:sz w:val="24"/>
                <w:szCs w:val="24"/>
              </w:rPr>
            </w:rPrChange>
          </w:rPr>
          <w:t xml:space="preserve">them</w:t>
        </w:r>
        <w:r w:rsidDel="00000000" w:rsidR="00000000" w:rsidRPr="00000000">
          <w:rPr>
            <w:rFonts w:ascii="Roboto" w:cs="Roboto" w:eastAsia="Roboto" w:hAnsi="Roboto"/>
            <w:color w:val="1b1c1d"/>
            <w:sz w:val="24"/>
            <w:szCs w:val="24"/>
            <w:rtl w:val="0"/>
          </w:rPr>
          <w:t xml:space="preserve"> &gt; sqrt(n), or a, and b</w:t>
        </w:r>
        <w:r w:rsidDel="00000000" w:rsidR="00000000" w:rsidRPr="00000000">
          <w:rPr>
            <w:rFonts w:ascii="Roboto" w:cs="Roboto" w:eastAsia="Roboto" w:hAnsi="Roboto"/>
            <w:color w:val="1b1c1d"/>
            <w:sz w:val="24"/>
            <w:szCs w:val="24"/>
            <w:rtl w:val="0"/>
            <w:rPrChange w:author="Virata Pusuluri" w:id="6" w:date="2025-06-23T13:00:05Z">
              <w:rPr>
                <w:rFonts w:ascii="Roboto" w:cs="Roboto" w:eastAsia="Roboto" w:hAnsi="Roboto"/>
                <w:color w:val="1b1c1d"/>
                <w:sz w:val="24"/>
                <w:szCs w:val="24"/>
              </w:rPr>
            </w:rPrChange>
          </w:rPr>
          <w:t xml:space="preserve"> have to be == sqrt(n)</w:t>
        </w:r>
      </w:ins>
      <w:r w:rsidDel="00000000" w:rsidR="00000000" w:rsidRPr="00000000">
        <w:rPr>
          <w:rFonts w:ascii="Roboto" w:cs="Roboto" w:eastAsia="Roboto" w:hAnsi="Roboto"/>
          <w:color w:val="1b1c1d"/>
          <w:sz w:val="24"/>
          <w:szCs w:val="24"/>
          <w:rtl w:val="0"/>
        </w:rPr>
        <w:t xml:space="preserve">. </w:t>
      </w:r>
    </w:p>
    <w:p w:rsidR="00000000" w:rsidDel="00000000" w:rsidP="00000000" w:rsidRDefault="00000000" w:rsidRPr="00000000" w14:paraId="0000000E">
      <w:pPr>
        <w:widowControl w:val="0"/>
        <w:spacing w:after="240" w:line="275.9999942779541" w:lineRule="auto"/>
        <w:rPr>
          <w:rFonts w:ascii="Roboto" w:cs="Roboto" w:eastAsia="Roboto" w:hAnsi="Roboto"/>
          <w:b w:val="1"/>
          <w:bCs w:val="1"/>
          <w:color w:val="1b1c1d"/>
          <w:sz w:val="24"/>
          <w:szCs w:val="24"/>
        </w:rPr>
      </w:pPr>
      <w:r w:rsidDel="00000000" w:rsidR="00000000" w:rsidRPr="00000000">
        <w:rPr>
          <w:rFonts w:ascii="Roboto" w:cs="Roboto" w:eastAsia="Roboto" w:hAnsi="Roboto"/>
          <w:b w:val="1"/>
          <w:bCs w:val="1"/>
          <w:color w:val="1b1c1d"/>
          <w:sz w:val="24"/>
          <w:szCs w:val="24"/>
          <w:rtl w:val="0"/>
        </w:rPr>
        <w:t xml:space="preserve">Step-by-Step Process:</w:t>
      </w:r>
    </w:p>
    <w:p w:rsidR="00000000" w:rsidDel="00000000" w:rsidP="00000000" w:rsidRDefault="00000000" w:rsidRPr="00000000" w14:paraId="0000000F">
      <w:pPr>
        <w:widowControl w:val="0"/>
        <w:spacing w:after="240" w:line="275.9999942779541" w:lineRule="auto"/>
        <w:rPr>
          <w:rFonts w:ascii="Roboto" w:cs="Roboto" w:eastAsia="Roboto" w:hAnsi="Roboto"/>
          <w:color w:val="1b1c1d"/>
          <w:sz w:val="24"/>
          <w:szCs w:val="24"/>
        </w:rPr>
      </w:pPr>
      <w:r w:rsidDel="00000000" w:rsidR="00000000" w:rsidRPr="00000000">
        <w:rPr>
          <w:rFonts w:ascii="Roboto" w:cs="Roboto" w:eastAsia="Roboto" w:hAnsi="Roboto"/>
          <w:color w:val="1b1c1d"/>
          <w:sz w:val="24"/>
          <w:szCs w:val="24"/>
          <w:rtl w:val="0"/>
        </w:rPr>
        <w:t xml:space="preserve">Let's find all the factors of a number, say, 36, using this method.</w:t>
      </w:r>
    </w:p>
    <w:p w:rsidR="00000000" w:rsidDel="00000000" w:rsidP="00000000" w:rsidRDefault="00000000" w:rsidRPr="00000000" w14:paraId="00000010">
      <w:pPr>
        <w:widowControl w:val="0"/>
        <w:spacing w:after="120" w:line="275.9999942779541" w:lineRule="auto"/>
        <w:rPr>
          <w:rFonts w:ascii="Roboto" w:cs="Roboto" w:eastAsia="Roboto" w:hAnsi="Roboto"/>
          <w:b w:val="1"/>
          <w:bCs w:val="1"/>
          <w:color w:val="1b1c1d"/>
          <w:sz w:val="24"/>
          <w:szCs w:val="24"/>
        </w:rPr>
      </w:pPr>
      <w:r w:rsidDel="00000000" w:rsidR="00000000" w:rsidRPr="00000000">
        <w:rPr>
          <w:rFonts w:ascii="Roboto" w:cs="Roboto" w:eastAsia="Roboto" w:hAnsi="Roboto"/>
          <w:b w:val="1"/>
          <w:bCs w:val="1"/>
          <w:color w:val="1b1c1d"/>
          <w:sz w:val="24"/>
          <w:szCs w:val="24"/>
          <w:rtl w:val="0"/>
        </w:rPr>
        <w:t xml:space="preserve">Step 1: Find the Square Root</w:t>
      </w:r>
    </w:p>
    <w:p w:rsidR="00000000" w:rsidDel="00000000" w:rsidP="00000000" w:rsidRDefault="00000000" w:rsidRPr="00000000" w14:paraId="00000011">
      <w:pPr>
        <w:widowControl w:val="0"/>
        <w:numPr>
          <w:ilvl w:val="0"/>
          <w:numId w:val="1"/>
        </w:numPr>
        <w:spacing w:after="120" w:line="275.9999942779541" w:lineRule="auto"/>
        <w:ind w:left="465" w:hanging="360"/>
        <w:rPr>
          <w:rFonts w:ascii="Roboto" w:cs="Roboto" w:eastAsia="Roboto" w:hAnsi="Roboto"/>
          <w:sz w:val="24"/>
          <w:szCs w:val="24"/>
        </w:rPr>
      </w:pPr>
      <w:r w:rsidDel="00000000" w:rsidR="00000000" w:rsidRPr="00000000">
        <w:rPr>
          <w:rFonts w:ascii="Roboto" w:cs="Roboto" w:eastAsia="Roboto" w:hAnsi="Roboto"/>
          <w:color w:val="1b1c1d"/>
          <w:sz w:val="24"/>
          <w:szCs w:val="24"/>
          <w:rtl w:val="0"/>
        </w:rPr>
        <w:t xml:space="preserve">Calculate the square root of the number. For 36, sqrt(36) = 6.</w:t>
      </w:r>
    </w:p>
    <w:p w:rsidR="00000000" w:rsidDel="00000000" w:rsidP="00000000" w:rsidRDefault="00000000" w:rsidRPr="00000000" w14:paraId="00000012">
      <w:pPr>
        <w:widowControl w:val="0"/>
        <w:spacing w:after="120" w:before="240" w:line="275.9999942779541" w:lineRule="auto"/>
        <w:rPr>
          <w:rFonts w:ascii="Roboto" w:cs="Roboto" w:eastAsia="Roboto" w:hAnsi="Roboto"/>
          <w:b w:val="1"/>
          <w:bCs w:val="1"/>
          <w:color w:val="1b1c1d"/>
          <w:sz w:val="24"/>
          <w:szCs w:val="24"/>
        </w:rPr>
      </w:pPr>
      <w:r w:rsidDel="00000000" w:rsidR="00000000" w:rsidRPr="00000000">
        <w:rPr>
          <w:rFonts w:ascii="Roboto" w:cs="Roboto" w:eastAsia="Roboto" w:hAnsi="Roboto"/>
          <w:b w:val="1"/>
          <w:bCs w:val="1"/>
          <w:color w:val="1b1c1d"/>
          <w:sz w:val="24"/>
          <w:szCs w:val="24"/>
          <w:rtl w:val="0"/>
        </w:rPr>
        <w:t xml:space="preserve">Step 2: Iterate from 1 up to the Square Root</w:t>
      </w:r>
    </w:p>
    <w:p w:rsidR="00000000" w:rsidDel="00000000" w:rsidP="00000000" w:rsidRDefault="00000000" w:rsidRPr="00000000" w14:paraId="00000013">
      <w:pPr>
        <w:widowControl w:val="0"/>
        <w:numPr>
          <w:ilvl w:val="0"/>
          <w:numId w:val="6"/>
        </w:numPr>
        <w:spacing w:after="120" w:line="275.9999942779541" w:lineRule="auto"/>
        <w:ind w:left="465" w:hanging="360"/>
        <w:rPr>
          <w:rFonts w:ascii="Roboto" w:cs="Roboto" w:eastAsia="Roboto" w:hAnsi="Roboto"/>
          <w:sz w:val="24"/>
          <w:szCs w:val="24"/>
        </w:rPr>
      </w:pPr>
      <w:r w:rsidDel="00000000" w:rsidR="00000000" w:rsidRPr="00000000">
        <w:rPr>
          <w:rFonts w:ascii="Roboto" w:cs="Roboto" w:eastAsia="Roboto" w:hAnsi="Roboto"/>
          <w:color w:val="1b1c1d"/>
          <w:sz w:val="24"/>
          <w:szCs w:val="24"/>
          <w:rtl w:val="0"/>
        </w:rPr>
        <w:t xml:space="preserve">Start with the integer 1 and go up to the integer part of the square root (inclusive). For 36, we'll check numbers from 1 to 6.</w:t>
      </w:r>
    </w:p>
    <w:p w:rsidR="00000000" w:rsidDel="00000000" w:rsidP="00000000" w:rsidRDefault="00000000" w:rsidRPr="00000000" w14:paraId="00000014">
      <w:pPr>
        <w:widowControl w:val="0"/>
        <w:spacing w:after="120" w:before="240" w:line="275.9999942779541" w:lineRule="auto"/>
        <w:rPr>
          <w:rFonts w:ascii="Roboto" w:cs="Roboto" w:eastAsia="Roboto" w:hAnsi="Roboto"/>
          <w:b w:val="1"/>
          <w:bCs w:val="1"/>
          <w:color w:val="1b1c1d"/>
          <w:sz w:val="24"/>
          <w:szCs w:val="24"/>
        </w:rPr>
      </w:pPr>
      <w:r w:rsidDel="00000000" w:rsidR="00000000" w:rsidRPr="00000000">
        <w:rPr>
          <w:rFonts w:ascii="Roboto" w:cs="Roboto" w:eastAsia="Roboto" w:hAnsi="Roboto"/>
          <w:b w:val="1"/>
          <w:bCs w:val="1"/>
          <w:color w:val="1b1c1d"/>
          <w:sz w:val="24"/>
          <w:szCs w:val="24"/>
          <w:rtl w:val="0"/>
        </w:rPr>
        <w:t xml:space="preserve">Step 3: Check for Divisibility (you can divide and check, or use divisibility rules for smaller factors)</w:t>
      </w:r>
    </w:p>
    <w:p w:rsidR="00000000" w:rsidDel="00000000" w:rsidP="00000000" w:rsidRDefault="00000000" w:rsidRPr="00000000" w14:paraId="00000015">
      <w:pPr>
        <w:widowControl w:val="0"/>
        <w:numPr>
          <w:ilvl w:val="0"/>
          <w:numId w:val="2"/>
        </w:numPr>
        <w:spacing w:after="0" w:afterAutospacing="0" w:line="275.9999942779541" w:lineRule="auto"/>
        <w:ind w:left="465" w:hanging="360"/>
        <w:rPr>
          <w:rFonts w:ascii="Roboto" w:cs="Roboto" w:eastAsia="Roboto" w:hAnsi="Roboto"/>
          <w:sz w:val="24"/>
          <w:szCs w:val="24"/>
        </w:rPr>
      </w:pPr>
      <w:r w:rsidDel="00000000" w:rsidR="00000000" w:rsidRPr="00000000">
        <w:rPr>
          <w:rFonts w:ascii="Roboto" w:cs="Roboto" w:eastAsia="Roboto" w:hAnsi="Roboto"/>
          <w:color w:val="1b1c1d"/>
          <w:sz w:val="24"/>
          <w:szCs w:val="24"/>
          <w:rtl w:val="0"/>
        </w:rPr>
        <w:t xml:space="preserve">For each number in the iteration, check if it divides the original number evenly (i.e., the remainder is 0).</w:t>
      </w:r>
    </w:p>
    <w:p w:rsidR="00000000" w:rsidDel="00000000" w:rsidP="00000000" w:rsidRDefault="00000000" w:rsidRPr="00000000" w14:paraId="00000016">
      <w:pPr>
        <w:widowControl w:val="0"/>
        <w:numPr>
          <w:ilvl w:val="1"/>
          <w:numId w:val="5"/>
        </w:numPr>
        <w:spacing w:after="0" w:afterAutospacing="0" w:line="275.9999942779541" w:lineRule="auto"/>
        <w:ind w:left="870" w:hanging="360"/>
        <w:rPr>
          <w:sz w:val="24"/>
          <w:szCs w:val="24"/>
        </w:rPr>
      </w:pPr>
      <w:r w:rsidDel="00000000" w:rsidR="00000000" w:rsidRPr="00000000">
        <w:rPr>
          <w:rFonts w:ascii="Roboto" w:cs="Roboto" w:eastAsia="Roboto" w:hAnsi="Roboto"/>
          <w:b w:val="1"/>
          <w:bCs w:val="1"/>
          <w:color w:val="1b1c1d"/>
          <w:sz w:val="24"/>
          <w:szCs w:val="24"/>
          <w:rtl w:val="0"/>
        </w:rPr>
        <w:t xml:space="preserve">Check 1:</w:t>
      </w:r>
      <w:r w:rsidDel="00000000" w:rsidR="00000000" w:rsidRPr="00000000">
        <w:rPr>
          <w:rFonts w:ascii="Roboto" w:cs="Roboto" w:eastAsia="Roboto" w:hAnsi="Roboto"/>
          <w:color w:val="1b1c1d"/>
          <w:sz w:val="24"/>
          <w:szCs w:val="24"/>
          <w:rtl w:val="0"/>
        </w:rPr>
        <w:t xml:space="preserve"> Is 36 divisible by 1? Yes (36 ÷ 1 = 36). So, 1 is a factor, and its corresponding pair is 36.</w:t>
      </w:r>
    </w:p>
    <w:p w:rsidR="00000000" w:rsidDel="00000000" w:rsidP="00000000" w:rsidRDefault="00000000" w:rsidRPr="00000000" w14:paraId="00000017">
      <w:pPr>
        <w:widowControl w:val="0"/>
        <w:numPr>
          <w:ilvl w:val="1"/>
          <w:numId w:val="5"/>
        </w:numPr>
        <w:spacing w:after="0" w:afterAutospacing="0" w:before="0" w:beforeAutospacing="0" w:line="275.9999942779541" w:lineRule="auto"/>
        <w:ind w:left="870" w:hanging="360"/>
        <w:rPr>
          <w:sz w:val="24"/>
          <w:szCs w:val="24"/>
        </w:rPr>
      </w:pPr>
      <w:r w:rsidDel="00000000" w:rsidR="00000000" w:rsidRPr="00000000">
        <w:rPr>
          <w:rFonts w:ascii="Roboto" w:cs="Roboto" w:eastAsia="Roboto" w:hAnsi="Roboto"/>
          <w:b w:val="1"/>
          <w:bCs w:val="1"/>
          <w:color w:val="1b1c1d"/>
          <w:sz w:val="24"/>
          <w:szCs w:val="24"/>
          <w:rtl w:val="0"/>
        </w:rPr>
        <w:t xml:space="preserve">Check 2:</w:t>
      </w:r>
      <w:r w:rsidDel="00000000" w:rsidR="00000000" w:rsidRPr="00000000">
        <w:rPr>
          <w:rFonts w:ascii="Roboto" w:cs="Roboto" w:eastAsia="Roboto" w:hAnsi="Roboto"/>
          <w:color w:val="1b1c1d"/>
          <w:sz w:val="24"/>
          <w:szCs w:val="24"/>
          <w:rtl w:val="0"/>
        </w:rPr>
        <w:t xml:space="preserve"> Is 36 divisible by 2? Yes (36 ÷ 2 = 18). So, 2 is a factor, and its corresponding pair is 18.</w:t>
      </w:r>
    </w:p>
    <w:p w:rsidR="00000000" w:rsidDel="00000000" w:rsidP="00000000" w:rsidRDefault="00000000" w:rsidRPr="00000000" w14:paraId="00000018">
      <w:pPr>
        <w:widowControl w:val="0"/>
        <w:numPr>
          <w:ilvl w:val="1"/>
          <w:numId w:val="5"/>
        </w:numPr>
        <w:spacing w:after="0" w:afterAutospacing="0" w:before="0" w:beforeAutospacing="0" w:line="275.9999942779541" w:lineRule="auto"/>
        <w:ind w:left="870" w:hanging="360"/>
        <w:rPr>
          <w:sz w:val="24"/>
          <w:szCs w:val="24"/>
        </w:rPr>
      </w:pPr>
      <w:r w:rsidDel="00000000" w:rsidR="00000000" w:rsidRPr="00000000">
        <w:rPr>
          <w:rFonts w:ascii="Roboto" w:cs="Roboto" w:eastAsia="Roboto" w:hAnsi="Roboto"/>
          <w:b w:val="1"/>
          <w:bCs w:val="1"/>
          <w:color w:val="1b1c1d"/>
          <w:sz w:val="24"/>
          <w:szCs w:val="24"/>
          <w:rtl w:val="0"/>
        </w:rPr>
        <w:t xml:space="preserve">Check 3:</w:t>
      </w:r>
      <w:r w:rsidDel="00000000" w:rsidR="00000000" w:rsidRPr="00000000">
        <w:rPr>
          <w:rFonts w:ascii="Roboto" w:cs="Roboto" w:eastAsia="Roboto" w:hAnsi="Roboto"/>
          <w:color w:val="1b1c1d"/>
          <w:sz w:val="24"/>
          <w:szCs w:val="24"/>
          <w:rtl w:val="0"/>
        </w:rPr>
        <w:t xml:space="preserve"> Is 36 divisible by 3? Yes (36 ÷ 3 = 12). So, 3 is a factor, and its corresponding pair is 12.</w:t>
      </w:r>
    </w:p>
    <w:p w:rsidR="00000000" w:rsidDel="00000000" w:rsidP="00000000" w:rsidRDefault="00000000" w:rsidRPr="00000000" w14:paraId="00000019">
      <w:pPr>
        <w:widowControl w:val="0"/>
        <w:numPr>
          <w:ilvl w:val="1"/>
          <w:numId w:val="5"/>
        </w:numPr>
        <w:spacing w:after="0" w:afterAutospacing="0" w:before="0" w:beforeAutospacing="0" w:line="275.9999942779541" w:lineRule="auto"/>
        <w:ind w:left="870" w:hanging="360"/>
        <w:rPr>
          <w:sz w:val="24"/>
          <w:szCs w:val="24"/>
        </w:rPr>
      </w:pPr>
      <w:r w:rsidDel="00000000" w:rsidR="00000000" w:rsidRPr="00000000">
        <w:rPr>
          <w:rFonts w:ascii="Roboto" w:cs="Roboto" w:eastAsia="Roboto" w:hAnsi="Roboto"/>
          <w:b w:val="1"/>
          <w:bCs w:val="1"/>
          <w:color w:val="1b1c1d"/>
          <w:sz w:val="24"/>
          <w:szCs w:val="24"/>
          <w:rtl w:val="0"/>
        </w:rPr>
        <w:t xml:space="preserve">Check 4:</w:t>
      </w:r>
      <w:r w:rsidDel="00000000" w:rsidR="00000000" w:rsidRPr="00000000">
        <w:rPr>
          <w:rFonts w:ascii="Roboto" w:cs="Roboto" w:eastAsia="Roboto" w:hAnsi="Roboto"/>
          <w:color w:val="1b1c1d"/>
          <w:sz w:val="24"/>
          <w:szCs w:val="24"/>
          <w:rtl w:val="0"/>
        </w:rPr>
        <w:t xml:space="preserve"> Is 36 divisible by 4? Yes (36 ÷ 4 = 9). So, 4 is a factor, and its corresponding pair is 9.</w:t>
      </w:r>
    </w:p>
    <w:p w:rsidR="00000000" w:rsidDel="00000000" w:rsidP="00000000" w:rsidRDefault="00000000" w:rsidRPr="00000000" w14:paraId="0000001A">
      <w:pPr>
        <w:widowControl w:val="0"/>
        <w:numPr>
          <w:ilvl w:val="1"/>
          <w:numId w:val="5"/>
        </w:numPr>
        <w:spacing w:after="0" w:afterAutospacing="0" w:before="0" w:beforeAutospacing="0" w:line="275.9999942779541" w:lineRule="auto"/>
        <w:ind w:left="870" w:hanging="360"/>
        <w:rPr>
          <w:sz w:val="24"/>
          <w:szCs w:val="24"/>
        </w:rPr>
      </w:pPr>
      <w:r w:rsidDel="00000000" w:rsidR="00000000" w:rsidRPr="00000000">
        <w:rPr>
          <w:rFonts w:ascii="Roboto" w:cs="Roboto" w:eastAsia="Roboto" w:hAnsi="Roboto"/>
          <w:b w:val="1"/>
          <w:bCs w:val="1"/>
          <w:color w:val="1b1c1d"/>
          <w:sz w:val="24"/>
          <w:szCs w:val="24"/>
          <w:rtl w:val="0"/>
        </w:rPr>
        <w:t xml:space="preserve">Check 5:</w:t>
      </w:r>
      <w:r w:rsidDel="00000000" w:rsidR="00000000" w:rsidRPr="00000000">
        <w:rPr>
          <w:rFonts w:ascii="Roboto" w:cs="Roboto" w:eastAsia="Roboto" w:hAnsi="Roboto"/>
          <w:color w:val="1b1c1d"/>
          <w:sz w:val="24"/>
          <w:szCs w:val="24"/>
          <w:rtl w:val="0"/>
        </w:rPr>
        <w:t xml:space="preserve"> Is 36 divisible by 5? No (36 ÷ 5 leaves a remainder).</w:t>
      </w:r>
    </w:p>
    <w:p w:rsidR="00000000" w:rsidDel="00000000" w:rsidP="00000000" w:rsidRDefault="00000000" w:rsidRPr="00000000" w14:paraId="0000001B">
      <w:pPr>
        <w:widowControl w:val="0"/>
        <w:numPr>
          <w:ilvl w:val="1"/>
          <w:numId w:val="5"/>
        </w:numPr>
        <w:spacing w:after="120" w:before="0" w:beforeAutospacing="0" w:line="275.9999942779541" w:lineRule="auto"/>
        <w:ind w:left="870" w:hanging="360"/>
        <w:rPr>
          <w:sz w:val="24"/>
          <w:szCs w:val="24"/>
        </w:rPr>
      </w:pPr>
      <w:r w:rsidDel="00000000" w:rsidR="00000000" w:rsidRPr="00000000">
        <w:rPr>
          <w:rFonts w:ascii="Roboto" w:cs="Roboto" w:eastAsia="Roboto" w:hAnsi="Roboto"/>
          <w:b w:val="1"/>
          <w:bCs w:val="1"/>
          <w:color w:val="1b1c1d"/>
          <w:sz w:val="24"/>
          <w:szCs w:val="24"/>
          <w:rtl w:val="0"/>
        </w:rPr>
        <w:t xml:space="preserve">Check 6:</w:t>
      </w:r>
      <w:r w:rsidDel="00000000" w:rsidR="00000000" w:rsidRPr="00000000">
        <w:rPr>
          <w:rFonts w:ascii="Roboto" w:cs="Roboto" w:eastAsia="Roboto" w:hAnsi="Roboto"/>
          <w:color w:val="1b1c1d"/>
          <w:sz w:val="24"/>
          <w:szCs w:val="24"/>
          <w:rtl w:val="0"/>
        </w:rPr>
        <w:t xml:space="preserve"> Is 36 divisible by 6? Yes (36 ÷ 6 = 6). So, 6 is a factor, and its corresponding pair is also 6. </w:t>
      </w:r>
      <w:ins w:author="Virata Pusuluri" w:id="7" w:date="2025-06-23T13:07:02Z">
        <w:r w:rsidDel="00000000" w:rsidR="00000000" w:rsidRPr="00000000">
          <w:rPr>
            <w:rFonts w:ascii="Roboto" w:cs="Roboto" w:eastAsia="Roboto" w:hAnsi="Roboto"/>
            <w:color w:val="1b1c1d"/>
            <w:sz w:val="24"/>
            <w:szCs w:val="24"/>
            <w:rtl w:val="0"/>
          </w:rPr>
          <w:t xml:space="preserve">So, w</w:t>
        </w:r>
      </w:ins>
      <w:del w:author="Virata Pusuluri" w:id="7" w:date="2025-06-23T13:07:02Z">
        <w:r w:rsidDel="00000000" w:rsidR="00000000" w:rsidRPr="00000000">
          <w:rPr>
            <w:rFonts w:ascii="Roboto" w:cs="Roboto" w:eastAsia="Roboto" w:hAnsi="Roboto"/>
            <w:color w:val="1b1c1d"/>
            <w:sz w:val="24"/>
            <w:szCs w:val="24"/>
            <w:rtl w:val="0"/>
          </w:rPr>
          <w:delText xml:space="preserve">W</w:delText>
        </w:r>
      </w:del>
      <w:r w:rsidDel="00000000" w:rsidR="00000000" w:rsidRPr="00000000">
        <w:rPr>
          <w:rFonts w:ascii="Roboto" w:cs="Roboto" w:eastAsia="Roboto" w:hAnsi="Roboto"/>
          <w:color w:val="1b1c1d"/>
          <w:sz w:val="24"/>
          <w:szCs w:val="24"/>
          <w:rtl w:val="0"/>
        </w:rPr>
        <w:t xml:space="preserve">e only list it once.</w:t>
      </w:r>
    </w:p>
    <w:p w:rsidR="00000000" w:rsidDel="00000000" w:rsidP="00000000" w:rsidRDefault="00000000" w:rsidRPr="00000000" w14:paraId="0000001C">
      <w:pPr>
        <w:widowControl w:val="0"/>
        <w:spacing w:after="120" w:before="240" w:line="275.9999942779541" w:lineRule="auto"/>
        <w:rPr>
          <w:rFonts w:ascii="Roboto" w:cs="Roboto" w:eastAsia="Roboto" w:hAnsi="Roboto"/>
          <w:b w:val="1"/>
          <w:bCs w:val="1"/>
          <w:color w:val="1b1c1d"/>
          <w:sz w:val="24"/>
          <w:szCs w:val="24"/>
        </w:rPr>
      </w:pPr>
      <w:r w:rsidDel="00000000" w:rsidR="00000000" w:rsidRPr="00000000">
        <w:rPr>
          <w:rFonts w:ascii="Roboto" w:cs="Roboto" w:eastAsia="Roboto" w:hAnsi="Roboto"/>
          <w:b w:val="1"/>
          <w:bCs w:val="1"/>
          <w:color w:val="1b1c1d"/>
          <w:sz w:val="24"/>
          <w:szCs w:val="24"/>
          <w:rtl w:val="0"/>
        </w:rPr>
        <w:t xml:space="preserve">Step 4: Collect All the Factors</w:t>
      </w:r>
    </w:p>
    <w:p w:rsidR="00000000" w:rsidDel="00000000" w:rsidP="00000000" w:rsidRDefault="00000000" w:rsidRPr="00000000" w14:paraId="0000001D">
      <w:pPr>
        <w:widowControl w:val="0"/>
        <w:numPr>
          <w:ilvl w:val="0"/>
          <w:numId w:val="3"/>
        </w:numPr>
        <w:spacing w:after="0" w:afterAutospacing="0" w:line="275.9999942779541" w:lineRule="auto"/>
        <w:ind w:left="465" w:hanging="360"/>
        <w:rPr>
          <w:rFonts w:ascii="Roboto" w:cs="Roboto" w:eastAsia="Roboto" w:hAnsi="Roboto"/>
          <w:sz w:val="24"/>
          <w:szCs w:val="24"/>
        </w:rPr>
      </w:pPr>
      <w:r w:rsidDel="00000000" w:rsidR="00000000" w:rsidRPr="00000000">
        <w:rPr>
          <w:rFonts w:ascii="Roboto" w:cs="Roboto" w:eastAsia="Roboto" w:hAnsi="Roboto"/>
          <w:color w:val="1b1c1d"/>
          <w:sz w:val="24"/>
          <w:szCs w:val="24"/>
          <w:rtl w:val="0"/>
        </w:rPr>
        <w:t xml:space="preserve">The factors we found during the iteration (from 1 up to the square root) are one part of each factor pair. The other part of the pair is the result of dividing the original number by the factor we found.</w:t>
      </w:r>
    </w:p>
    <w:p w:rsidR="00000000" w:rsidDel="00000000" w:rsidP="00000000" w:rsidRDefault="00000000" w:rsidRPr="00000000" w14:paraId="0000001E">
      <w:pPr>
        <w:widowControl w:val="0"/>
        <w:numPr>
          <w:ilvl w:val="0"/>
          <w:numId w:val="3"/>
        </w:numPr>
        <w:spacing w:after="120" w:before="0" w:beforeAutospacing="0" w:line="275.9999942779541" w:lineRule="auto"/>
        <w:ind w:left="465" w:hanging="360"/>
        <w:rPr>
          <w:rFonts w:ascii="Roboto" w:cs="Roboto" w:eastAsia="Roboto" w:hAnsi="Roboto"/>
          <w:sz w:val="24"/>
          <w:szCs w:val="24"/>
        </w:rPr>
      </w:pPr>
      <w:r w:rsidDel="00000000" w:rsidR="00000000" w:rsidRPr="00000000">
        <w:rPr>
          <w:rFonts w:ascii="Roboto" w:cs="Roboto" w:eastAsia="Roboto" w:hAnsi="Roboto"/>
          <w:color w:val="1b1c1d"/>
          <w:sz w:val="24"/>
          <w:szCs w:val="24"/>
          <w:rtl w:val="0"/>
        </w:rPr>
        <w:t xml:space="preserve">List all the unique factors found.</w:t>
      </w:r>
    </w:p>
    <w:p w:rsidR="00000000" w:rsidDel="00000000" w:rsidP="00000000" w:rsidRDefault="00000000" w:rsidRPr="00000000" w14:paraId="0000001F">
      <w:pPr>
        <w:widowControl w:val="0"/>
        <w:spacing w:after="240" w:before="240" w:line="275.9999942779541" w:lineRule="auto"/>
        <w:rPr>
          <w:rFonts w:ascii="Roboto" w:cs="Roboto" w:eastAsia="Roboto" w:hAnsi="Roboto"/>
          <w:b w:val="1"/>
          <w:bCs w:val="1"/>
          <w:color w:val="1b1c1d"/>
          <w:sz w:val="24"/>
          <w:szCs w:val="24"/>
        </w:rPr>
      </w:pPr>
      <w:r w:rsidDel="00000000" w:rsidR="00000000" w:rsidRPr="00000000">
        <w:rPr>
          <w:rFonts w:ascii="Roboto" w:cs="Roboto" w:eastAsia="Roboto" w:hAnsi="Roboto"/>
          <w:b w:val="1"/>
          <w:bCs w:val="1"/>
          <w:color w:val="1b1c1d"/>
          <w:sz w:val="24"/>
          <w:szCs w:val="24"/>
          <w:rtl w:val="0"/>
        </w:rPr>
        <w:t xml:space="preserve">For the number 36, the factors are: 1, 36, 2, 18, 3, 12, 4, 9, 6.</w:t>
      </w:r>
    </w:p>
    <w:p w:rsidR="00000000" w:rsidDel="00000000" w:rsidP="00000000" w:rsidRDefault="00000000" w:rsidRPr="00000000" w14:paraId="00000020">
      <w:pPr>
        <w:widowControl w:val="0"/>
        <w:spacing w:after="240" w:line="275.9999942779541" w:lineRule="auto"/>
        <w:rPr>
          <w:rFonts w:ascii="Roboto" w:cs="Roboto" w:eastAsia="Roboto" w:hAnsi="Roboto"/>
          <w:b w:val="1"/>
          <w:bCs w:val="1"/>
          <w:color w:val="1b1c1d"/>
          <w:sz w:val="24"/>
          <w:szCs w:val="24"/>
        </w:rPr>
      </w:pPr>
      <w:r w:rsidDel="00000000" w:rsidR="00000000" w:rsidRPr="00000000">
        <w:rPr>
          <w:rFonts w:ascii="Roboto" w:cs="Roboto" w:eastAsia="Roboto" w:hAnsi="Roboto"/>
          <w:b w:val="1"/>
          <w:bCs w:val="1"/>
          <w:color w:val="1b1c1d"/>
          <w:sz w:val="24"/>
          <w:szCs w:val="24"/>
          <w:rtl w:val="0"/>
        </w:rPr>
        <w:t xml:space="preserve">In a more organized list (usually in ascending order): 1, 2, 3, 4, 6, 9, 12, 18, 36.</w:t>
      </w:r>
    </w:p>
    <w:p w:rsidR="00000000" w:rsidDel="00000000" w:rsidP="00000000" w:rsidRDefault="00000000" w:rsidRPr="00000000" w14:paraId="00000021">
      <w:pPr>
        <w:widowControl w:val="0"/>
        <w:spacing w:after="120" w:line="275.9999942779541" w:lineRule="auto"/>
        <w:rPr>
          <w:rFonts w:ascii="Roboto" w:cs="Roboto" w:eastAsia="Roboto" w:hAnsi="Roboto"/>
          <w:b w:val="1"/>
          <w:bCs w:val="1"/>
          <w:color w:val="1b1c1d"/>
          <w:sz w:val="24"/>
          <w:szCs w:val="24"/>
        </w:rPr>
      </w:pPr>
      <w:r w:rsidDel="00000000" w:rsidR="00000000" w:rsidRPr="00000000">
        <w:rPr>
          <w:rFonts w:ascii="Roboto" w:cs="Roboto" w:eastAsia="Roboto" w:hAnsi="Roboto"/>
          <w:b w:val="1"/>
          <w:bCs w:val="1"/>
          <w:color w:val="1b1c1d"/>
          <w:sz w:val="24"/>
          <w:szCs w:val="24"/>
          <w:rtl w:val="0"/>
        </w:rPr>
        <w:t xml:space="preserve">Example with a non-perfect square, say 50:</w:t>
      </w:r>
    </w:p>
    <w:p w:rsidR="00000000" w:rsidDel="00000000" w:rsidP="00000000" w:rsidRDefault="00000000" w:rsidRPr="00000000" w14:paraId="00000022">
      <w:pPr>
        <w:widowControl w:val="0"/>
        <w:numPr>
          <w:ilvl w:val="0"/>
          <w:numId w:val="4"/>
        </w:numPr>
        <w:spacing w:after="0" w:afterAutospacing="0" w:line="275.9999942779541" w:lineRule="auto"/>
        <w:ind w:left="480" w:hanging="360"/>
        <w:rPr>
          <w:sz w:val="24"/>
          <w:szCs w:val="24"/>
        </w:rPr>
      </w:pPr>
      <w:r w:rsidDel="00000000" w:rsidR="00000000" w:rsidRPr="00000000">
        <w:rPr>
          <w:rFonts w:ascii="Roboto" w:cs="Roboto" w:eastAsia="Roboto" w:hAnsi="Roboto"/>
          <w:b w:val="1"/>
          <w:bCs w:val="1"/>
          <w:color w:val="1b1c1d"/>
          <w:sz w:val="24"/>
          <w:szCs w:val="24"/>
          <w:rtl w:val="0"/>
        </w:rPr>
        <w:t xml:space="preserve">Square Root:</w:t>
      </w:r>
      <w:r w:rsidDel="00000000" w:rsidR="00000000" w:rsidRPr="00000000">
        <w:rPr>
          <w:rFonts w:ascii="Roboto" w:cs="Roboto" w:eastAsia="Roboto" w:hAnsi="Roboto"/>
          <w:color w:val="1b1c1d"/>
          <w:sz w:val="24"/>
          <w:szCs w:val="24"/>
          <w:rtl w:val="0"/>
        </w:rPr>
        <w:t xml:space="preserve"> sqrt(50) is approximately</w:t>
      </w:r>
      <w:ins w:author="Virata Pusuluri" w:id="8" w:date="2025-06-09T17:06:52Z">
        <w:r w:rsidDel="00000000" w:rsidR="00000000" w:rsidRPr="00000000">
          <w:rPr>
            <w:rFonts w:ascii="Roboto" w:cs="Roboto" w:eastAsia="Roboto" w:hAnsi="Roboto"/>
            <w:color w:val="1b1c1d"/>
            <w:sz w:val="24"/>
            <w:szCs w:val="24"/>
            <w:rtl w:val="0"/>
          </w:rPr>
          <w:t xml:space="preserve"> (~)</w:t>
        </w:r>
      </w:ins>
      <w:r w:rsidDel="00000000" w:rsidR="00000000" w:rsidRPr="00000000">
        <w:rPr>
          <w:rFonts w:ascii="Roboto" w:cs="Roboto" w:eastAsia="Roboto" w:hAnsi="Roboto"/>
          <w:color w:val="1b1c1d"/>
          <w:sz w:val="24"/>
          <w:szCs w:val="24"/>
          <w:rtl w:val="0"/>
        </w:rPr>
        <w:t xml:space="preserve"> 7.07. We'll check up to the integer 7.</w:t>
      </w:r>
    </w:p>
    <w:p w:rsidR="00000000" w:rsidDel="00000000" w:rsidP="00000000" w:rsidRDefault="00000000" w:rsidRPr="00000000" w14:paraId="00000023">
      <w:pPr>
        <w:widowControl w:val="0"/>
        <w:numPr>
          <w:ilvl w:val="0"/>
          <w:numId w:val="4"/>
        </w:numPr>
        <w:spacing w:after="0" w:afterAutospacing="0" w:before="0" w:beforeAutospacing="0" w:line="275.9999942779541" w:lineRule="auto"/>
        <w:ind w:left="480" w:hanging="360"/>
        <w:rPr>
          <w:rFonts w:ascii="Roboto" w:cs="Roboto" w:eastAsia="Roboto" w:hAnsi="Roboto"/>
          <w:sz w:val="24"/>
          <w:szCs w:val="24"/>
        </w:rPr>
      </w:pPr>
      <w:r w:rsidDel="00000000" w:rsidR="00000000" w:rsidRPr="00000000">
        <w:rPr>
          <w:rFonts w:ascii="Roboto" w:cs="Roboto" w:eastAsia="Roboto" w:hAnsi="Roboto"/>
          <w:b w:val="1"/>
          <w:bCs w:val="1"/>
          <w:color w:val="1b1c1d"/>
          <w:sz w:val="24"/>
          <w:szCs w:val="24"/>
          <w:rtl w:val="0"/>
        </w:rPr>
        <w:t xml:space="preserve">Iteration:</w:t>
      </w:r>
    </w:p>
    <w:p w:rsidR="00000000" w:rsidDel="00000000" w:rsidP="00000000" w:rsidRDefault="00000000" w:rsidRPr="00000000" w14:paraId="00000024">
      <w:pPr>
        <w:widowControl w:val="0"/>
        <w:numPr>
          <w:ilvl w:val="1"/>
          <w:numId w:val="7"/>
        </w:numPr>
        <w:spacing w:after="0" w:afterAutospacing="0" w:line="275.9999942779541" w:lineRule="auto"/>
        <w:ind w:left="885" w:hanging="360"/>
        <w:rPr>
          <w:rFonts w:ascii="Roboto" w:cs="Roboto" w:eastAsia="Roboto" w:hAnsi="Roboto"/>
          <w:sz w:val="24"/>
          <w:szCs w:val="24"/>
        </w:rPr>
      </w:pPr>
      <w:r w:rsidDel="00000000" w:rsidR="00000000" w:rsidRPr="00000000">
        <w:rPr>
          <w:rFonts w:ascii="Roboto" w:cs="Roboto" w:eastAsia="Roboto" w:hAnsi="Roboto"/>
          <w:color w:val="1b1c1d"/>
          <w:sz w:val="24"/>
          <w:szCs w:val="24"/>
          <w:rtl w:val="0"/>
        </w:rPr>
        <w:t xml:space="preserve">50 ÷ 1 = 50 (Factors: 1, 50)</w:t>
      </w:r>
    </w:p>
    <w:p w:rsidR="00000000" w:rsidDel="00000000" w:rsidP="00000000" w:rsidRDefault="00000000" w:rsidRPr="00000000" w14:paraId="00000025">
      <w:pPr>
        <w:widowControl w:val="0"/>
        <w:numPr>
          <w:ilvl w:val="1"/>
          <w:numId w:val="7"/>
        </w:numPr>
        <w:spacing w:after="0" w:afterAutospacing="0" w:before="0" w:beforeAutospacing="0" w:line="275.9999942779541" w:lineRule="auto"/>
        <w:ind w:left="885" w:hanging="360"/>
        <w:rPr>
          <w:rFonts w:ascii="Roboto" w:cs="Roboto" w:eastAsia="Roboto" w:hAnsi="Roboto"/>
          <w:sz w:val="24"/>
          <w:szCs w:val="24"/>
        </w:rPr>
      </w:pPr>
      <w:r w:rsidDel="00000000" w:rsidR="00000000" w:rsidRPr="00000000">
        <w:rPr>
          <w:rFonts w:ascii="Roboto" w:cs="Roboto" w:eastAsia="Roboto" w:hAnsi="Roboto"/>
          <w:color w:val="1b1c1d"/>
          <w:sz w:val="24"/>
          <w:szCs w:val="24"/>
          <w:rtl w:val="0"/>
        </w:rPr>
        <w:t xml:space="preserve">50 ÷ 2 = 25 (Factors: 2, 25)</w:t>
      </w:r>
    </w:p>
    <w:p w:rsidR="00000000" w:rsidDel="00000000" w:rsidP="00000000" w:rsidRDefault="00000000" w:rsidRPr="00000000" w14:paraId="00000026">
      <w:pPr>
        <w:widowControl w:val="0"/>
        <w:numPr>
          <w:ilvl w:val="1"/>
          <w:numId w:val="7"/>
        </w:numPr>
        <w:spacing w:after="0" w:afterAutospacing="0" w:before="0" w:beforeAutospacing="0" w:line="275.9999942779541" w:lineRule="auto"/>
        <w:ind w:left="885" w:hanging="360"/>
        <w:rPr>
          <w:rFonts w:ascii="Roboto" w:cs="Roboto" w:eastAsia="Roboto" w:hAnsi="Roboto"/>
          <w:sz w:val="24"/>
          <w:szCs w:val="24"/>
        </w:rPr>
      </w:pPr>
      <w:r w:rsidDel="00000000" w:rsidR="00000000" w:rsidRPr="00000000">
        <w:rPr>
          <w:rFonts w:ascii="Roboto" w:cs="Roboto" w:eastAsia="Roboto" w:hAnsi="Roboto"/>
          <w:color w:val="1b1c1d"/>
          <w:sz w:val="24"/>
          <w:szCs w:val="24"/>
          <w:rtl w:val="0"/>
        </w:rPr>
        <w:t xml:space="preserve">50 ÷ 3 = not divisible</w:t>
      </w:r>
    </w:p>
    <w:p w:rsidR="00000000" w:rsidDel="00000000" w:rsidP="00000000" w:rsidRDefault="00000000" w:rsidRPr="00000000" w14:paraId="00000027">
      <w:pPr>
        <w:widowControl w:val="0"/>
        <w:numPr>
          <w:ilvl w:val="1"/>
          <w:numId w:val="7"/>
        </w:numPr>
        <w:spacing w:after="0" w:afterAutospacing="0" w:before="0" w:beforeAutospacing="0" w:line="275.9999942779541" w:lineRule="auto"/>
        <w:ind w:left="885" w:hanging="360"/>
        <w:rPr>
          <w:rFonts w:ascii="Roboto" w:cs="Roboto" w:eastAsia="Roboto" w:hAnsi="Roboto"/>
          <w:sz w:val="24"/>
          <w:szCs w:val="24"/>
        </w:rPr>
      </w:pPr>
      <w:r w:rsidDel="00000000" w:rsidR="00000000" w:rsidRPr="00000000">
        <w:rPr>
          <w:rFonts w:ascii="Roboto" w:cs="Roboto" w:eastAsia="Roboto" w:hAnsi="Roboto"/>
          <w:color w:val="1b1c1d"/>
          <w:sz w:val="24"/>
          <w:szCs w:val="24"/>
          <w:rtl w:val="0"/>
        </w:rPr>
        <w:t xml:space="preserve">50 ÷ 4 = not divisible</w:t>
      </w:r>
    </w:p>
    <w:p w:rsidR="00000000" w:rsidDel="00000000" w:rsidP="00000000" w:rsidRDefault="00000000" w:rsidRPr="00000000" w14:paraId="00000028">
      <w:pPr>
        <w:widowControl w:val="0"/>
        <w:numPr>
          <w:ilvl w:val="1"/>
          <w:numId w:val="7"/>
        </w:numPr>
        <w:spacing w:after="0" w:afterAutospacing="0" w:before="0" w:beforeAutospacing="0" w:line="275.9999942779541" w:lineRule="auto"/>
        <w:ind w:left="885" w:hanging="360"/>
        <w:rPr>
          <w:rFonts w:ascii="Roboto" w:cs="Roboto" w:eastAsia="Roboto" w:hAnsi="Roboto"/>
          <w:sz w:val="24"/>
          <w:szCs w:val="24"/>
        </w:rPr>
      </w:pPr>
      <w:r w:rsidDel="00000000" w:rsidR="00000000" w:rsidRPr="00000000">
        <w:rPr>
          <w:rFonts w:ascii="Roboto" w:cs="Roboto" w:eastAsia="Roboto" w:hAnsi="Roboto"/>
          <w:color w:val="1b1c1d"/>
          <w:sz w:val="24"/>
          <w:szCs w:val="24"/>
          <w:rtl w:val="0"/>
        </w:rPr>
        <w:t xml:space="preserve">50 ÷ 5 = 10 (Factors: 5, 10)</w:t>
      </w:r>
    </w:p>
    <w:p w:rsidR="00000000" w:rsidDel="00000000" w:rsidP="00000000" w:rsidRDefault="00000000" w:rsidRPr="00000000" w14:paraId="00000029">
      <w:pPr>
        <w:widowControl w:val="0"/>
        <w:numPr>
          <w:ilvl w:val="1"/>
          <w:numId w:val="7"/>
        </w:numPr>
        <w:spacing w:after="0" w:afterAutospacing="0" w:before="0" w:beforeAutospacing="0" w:line="275.9999942779541" w:lineRule="auto"/>
        <w:ind w:left="885" w:hanging="360"/>
        <w:rPr>
          <w:rFonts w:ascii="Roboto" w:cs="Roboto" w:eastAsia="Roboto" w:hAnsi="Roboto"/>
          <w:sz w:val="24"/>
          <w:szCs w:val="24"/>
        </w:rPr>
      </w:pPr>
      <w:r w:rsidDel="00000000" w:rsidR="00000000" w:rsidRPr="00000000">
        <w:rPr>
          <w:rFonts w:ascii="Roboto" w:cs="Roboto" w:eastAsia="Roboto" w:hAnsi="Roboto"/>
          <w:color w:val="1b1c1d"/>
          <w:sz w:val="24"/>
          <w:szCs w:val="24"/>
          <w:rtl w:val="0"/>
        </w:rPr>
        <w:t xml:space="preserve">50 ÷ 6 = not divisible</w:t>
      </w:r>
    </w:p>
    <w:p w:rsidR="00000000" w:rsidDel="00000000" w:rsidP="00000000" w:rsidRDefault="00000000" w:rsidRPr="00000000" w14:paraId="0000002A">
      <w:pPr>
        <w:widowControl w:val="0"/>
        <w:numPr>
          <w:ilvl w:val="1"/>
          <w:numId w:val="7"/>
        </w:numPr>
        <w:spacing w:after="0" w:afterAutospacing="0" w:before="0" w:beforeAutospacing="0" w:line="275.9999942779541" w:lineRule="auto"/>
        <w:ind w:left="885" w:hanging="360"/>
        <w:rPr>
          <w:rFonts w:ascii="Roboto" w:cs="Roboto" w:eastAsia="Roboto" w:hAnsi="Roboto"/>
          <w:sz w:val="24"/>
          <w:szCs w:val="24"/>
        </w:rPr>
      </w:pPr>
      <w:r w:rsidDel="00000000" w:rsidR="00000000" w:rsidRPr="00000000">
        <w:rPr>
          <w:rFonts w:ascii="Roboto" w:cs="Roboto" w:eastAsia="Roboto" w:hAnsi="Roboto"/>
          <w:color w:val="1b1c1d"/>
          <w:sz w:val="24"/>
          <w:szCs w:val="24"/>
          <w:rtl w:val="0"/>
        </w:rPr>
        <w:t xml:space="preserve">50 ÷ 7 = not divisible</w:t>
      </w:r>
    </w:p>
    <w:p w:rsidR="00000000" w:rsidDel="00000000" w:rsidP="00000000" w:rsidRDefault="00000000" w:rsidRPr="00000000" w14:paraId="0000002B">
      <w:pPr>
        <w:widowControl w:val="0"/>
        <w:numPr>
          <w:ilvl w:val="0"/>
          <w:numId w:val="4"/>
        </w:numPr>
        <w:spacing w:after="120" w:before="0" w:beforeAutospacing="0" w:line="275.9999942779541" w:lineRule="auto"/>
        <w:ind w:left="480" w:hanging="360"/>
        <w:rPr>
          <w:sz w:val="24"/>
          <w:szCs w:val="24"/>
        </w:rPr>
      </w:pPr>
      <w:r w:rsidDel="00000000" w:rsidR="00000000" w:rsidRPr="00000000">
        <w:rPr>
          <w:rFonts w:ascii="Roboto" w:cs="Roboto" w:eastAsia="Roboto" w:hAnsi="Roboto"/>
          <w:b w:val="1"/>
          <w:bCs w:val="1"/>
          <w:color w:val="1b1c1d"/>
          <w:sz w:val="24"/>
          <w:szCs w:val="24"/>
          <w:rtl w:val="0"/>
        </w:rPr>
        <w:t xml:space="preserve">All Factors of 50:</w:t>
      </w:r>
      <w:r w:rsidDel="00000000" w:rsidR="00000000" w:rsidRPr="00000000">
        <w:rPr>
          <w:rFonts w:ascii="Roboto" w:cs="Roboto" w:eastAsia="Roboto" w:hAnsi="Roboto"/>
          <w:color w:val="1b1c1d"/>
          <w:sz w:val="24"/>
          <w:szCs w:val="24"/>
          <w:rtl w:val="0"/>
        </w:rPr>
        <w:t xml:space="preserve"> 1, 50, 2, 25, 5, 10 (in ascending order: 1, 2, 5, 10, 25, 50).</w:t>
      </w:r>
    </w:p>
    <w:p w:rsidR="00000000" w:rsidDel="00000000" w:rsidP="00000000" w:rsidRDefault="00000000" w:rsidRPr="00000000" w14:paraId="0000002C">
      <w:pPr>
        <w:widowControl w:val="0"/>
        <w:spacing w:after="240" w:before="240" w:line="275.9999942779541" w:lineRule="auto"/>
        <w:rPr>
          <w:rFonts w:ascii="Roboto" w:cs="Roboto" w:eastAsia="Roboto" w:hAnsi="Roboto"/>
          <w:b w:val="1"/>
          <w:bCs w:val="1"/>
          <w:color w:val="1b1c1d"/>
          <w:sz w:val="24"/>
          <w:szCs w:val="24"/>
        </w:rPr>
      </w:pPr>
      <w:r w:rsidDel="00000000" w:rsidR="00000000" w:rsidRPr="00000000">
        <w:rPr>
          <w:rFonts w:ascii="Roboto" w:cs="Roboto" w:eastAsia="Roboto" w:hAnsi="Roboto"/>
          <w:b w:val="1"/>
          <w:bCs w:val="1"/>
          <w:color w:val="1b1c1d"/>
          <w:sz w:val="24"/>
          <w:szCs w:val="24"/>
          <w:rtl w:val="0"/>
        </w:rPr>
        <w:t xml:space="preserve">Why This is Efficient:</w:t>
      </w:r>
    </w:p>
    <w:p w:rsidR="00000000" w:rsidDel="00000000" w:rsidP="00000000" w:rsidRDefault="00000000" w:rsidRPr="00000000" w14:paraId="0000002D">
      <w:pPr>
        <w:widowControl w:val="0"/>
        <w:spacing w:after="240" w:line="275.9999942779541" w:lineRule="auto"/>
        <w:rPr>
          <w:rFonts w:ascii="Roboto" w:cs="Roboto" w:eastAsia="Roboto" w:hAnsi="Roboto"/>
          <w:color w:val="1b1c1d"/>
          <w:sz w:val="24"/>
          <w:szCs w:val="24"/>
        </w:rPr>
      </w:pPr>
      <w:r w:rsidDel="00000000" w:rsidR="00000000" w:rsidRPr="00000000">
        <w:rPr>
          <w:rFonts w:ascii="Roboto" w:cs="Roboto" w:eastAsia="Roboto" w:hAnsi="Roboto"/>
          <w:color w:val="1b1c1d"/>
          <w:sz w:val="24"/>
          <w:szCs w:val="24"/>
          <w:rtl w:val="0"/>
        </w:rPr>
        <w:t xml:space="preserve">By only checking up to the square root, you significantly reduce the number of divisions you need to perform. For a large number, the square root is much smaller than the number itself, saving a lot of computational effort. Once you find a factor less than or equal to the square root, you automatically find its corresponding factor (if it's different) by dividing the original number by that factor.</w:t>
      </w:r>
    </w:p>
    <w:p w:rsidR="00000000" w:rsidDel="00000000" w:rsidP="00000000" w:rsidRDefault="00000000" w:rsidRPr="00000000" w14:paraId="0000002E">
      <w:pPr>
        <w:spacing w:after="240" w:before="240" w:lineRule="auto"/>
        <w:rPr>
          <w:rFonts w:ascii="Roboto" w:cs="Roboto" w:eastAsia="Roboto" w:hAnsi="Roboto"/>
          <w:b w:val="1"/>
          <w:bCs w:val="1"/>
          <w:color w:val="1f1f1f"/>
          <w:sz w:val="24"/>
          <w:szCs w:val="24"/>
          <w:highlight w:val="white"/>
        </w:rPr>
      </w:pPr>
      <w:r w:rsidDel="00000000" w:rsidR="00000000" w:rsidRPr="00000000">
        <w:rPr>
          <w:rtl w:val="0"/>
        </w:rPr>
      </w:r>
    </w:p>
    <w:p w:rsidR="00000000" w:rsidDel="00000000" w:rsidP="00000000" w:rsidRDefault="00000000" w:rsidRPr="00000000" w14:paraId="0000002F">
      <w:pPr>
        <w:rPr>
          <w:rFonts w:ascii="Roboto" w:cs="Roboto" w:eastAsia="Roboto" w:hAnsi="Roboto"/>
          <w:color w:val="1f1f1f"/>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