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70F0" w:rsidRDefault="00000000">
      <w:pPr>
        <w:rPr>
          <w:b/>
          <w:bCs/>
          <w:i/>
          <w:iCs/>
          <w:u w:val="single"/>
        </w:rPr>
      </w:pPr>
      <w:r>
        <w:rPr>
          <w:b/>
          <w:bCs/>
          <w:i/>
          <w:iCs/>
          <w:u w:val="single"/>
        </w:rPr>
        <w:t>AI Prompt: Using all the topics we learnt in this folder (Grade1 + Grade2), give 20 word problems. Should include all the topics like decimals, fractions, exponents, measurements etc. whatever else we did in Grade 1, Grade 2. Each problem can combine several topics together.</w:t>
      </w:r>
    </w:p>
    <w:p w14:paraId="00000002" w14:textId="77777777" w:rsidR="009370F0" w:rsidRDefault="00000000">
      <w:r>
        <w:t>I have generated 20 word problems that combine the various mathematical topics covered in your Grade 1 and Grade 2 folders, including fractions, decimals, exponents, GCD/LCM, Roman numerals, and various measurements.</w:t>
      </w:r>
    </w:p>
    <w:sdt>
      <w:sdtPr>
        <w:tag w:val="goog_rdk_1"/>
        <w:id w:val="-200347818"/>
      </w:sdtPr>
      <w:sdtContent>
        <w:p w14:paraId="00000003" w14:textId="77777777" w:rsidR="009370F0" w:rsidRDefault="00000000">
          <w:pPr>
            <w:rPr>
              <w:ins w:id="0" w:author="Virata Pusuluri" w:date="2026-02-06T17:17:00Z"/>
            </w:rPr>
          </w:pPr>
          <w:r>
            <w:pict w14:anchorId="01989851">
              <v:rect id="_x0000_i1025" style="width:0;height:1.5pt" o:hralign="center" o:hrstd="t" o:hr="t" fillcolor="#a0a0a0" stroked="f"/>
            </w:pict>
          </w:r>
          <w:sdt>
            <w:sdtPr>
              <w:tag w:val="goog_rdk_0"/>
              <w:id w:val="-1468655164"/>
            </w:sdtPr>
            <w:sdtContent/>
          </w:sdt>
        </w:p>
      </w:sdtContent>
    </w:sdt>
    <w:sdt>
      <w:sdtPr>
        <w:tag w:val="goog_rdk_5"/>
        <w:id w:val="1084084250"/>
      </w:sdtPr>
      <w:sdtContent>
        <w:p w14:paraId="00000004" w14:textId="77777777" w:rsidR="009370F0" w:rsidRPr="009370F0" w:rsidRDefault="00000000">
          <w:pPr>
            <w:rPr>
              <w:b/>
              <w:bCs/>
              <w:i/>
              <w:iCs/>
              <w:u w:val="single"/>
              <w:rPrChange w:id="1" w:author="Virata Pusuluri" w:date="2026-02-06T17:17:00Z">
                <w:rPr/>
              </w:rPrChange>
            </w:rPr>
          </w:pPr>
          <w:sdt>
            <w:sdtPr>
              <w:tag w:val="goog_rdk_2"/>
              <w:id w:val="480924589"/>
            </w:sdtPr>
            <w:sdtContent>
              <w:sdt>
                <w:sdtPr>
                  <w:tag w:val="goog_rdk_3"/>
                  <w:id w:val="924189137"/>
                </w:sdtPr>
                <w:sdtContent>
                  <w:ins w:id="2" w:author="Virata Pusuluri" w:date="2026-02-06T17:17:00Z">
                    <w:r>
                      <w:rPr>
                        <w:b/>
                        <w:bCs/>
                        <w:i/>
                        <w:iCs/>
                        <w:u w:val="single"/>
                        <w:rPrChange w:id="3" w:author="Virata Pusuluri" w:date="2026-02-06T17:17:00Z">
                          <w:rPr/>
                        </w:rPrChange>
                      </w:rPr>
                      <w:t>(done in Notes): File: 4. HW-Maths-Quiz-27012026</w:t>
                    </w:r>
                  </w:ins>
                </w:sdtContent>
              </w:sdt>
            </w:sdtContent>
          </w:sdt>
          <w:sdt>
            <w:sdtPr>
              <w:tag w:val="goog_rdk_4"/>
              <w:id w:val="-466423167"/>
            </w:sdtPr>
            <w:sdtContent/>
          </w:sdt>
        </w:p>
      </w:sdtContent>
    </w:sdt>
    <w:sdt>
      <w:sdtPr>
        <w:tag w:val="goog_rdk_8"/>
        <w:id w:val="1897148414"/>
      </w:sdtPr>
      <w:sdtContent>
        <w:p w14:paraId="00000005" w14:textId="54D437F1" w:rsidR="009370F0" w:rsidRDefault="00000000">
          <w:pPr>
            <w:rPr>
              <w:ins w:id="4" w:author="Virata Pusuluri" w:date="2026-01-28T12:48:00Z"/>
            </w:rPr>
          </w:pPr>
          <w:r>
            <w:t xml:space="preserve">20 Combined </w:t>
          </w:r>
          <w:proofErr w:type="spellStart"/>
          <w:r>
            <w:t>Math</w:t>
          </w:r>
          <w:sdt>
            <w:sdtPr>
              <w:tag w:val="goog_rdk_6"/>
              <w:id w:val="1273861469"/>
            </w:sdtPr>
            <w:sdtContent>
              <w:ins w:id="5" w:author="Virata Pusuluri" w:date="2026-01-28T12:48:00Z">
                <w:r>
                  <w:t>s</w:t>
                </w:r>
              </w:ins>
              <w:proofErr w:type="spellEnd"/>
            </w:sdtContent>
          </w:sdt>
          <w:r>
            <w:t xml:space="preserve"> Word Problems</w:t>
          </w:r>
          <w:sdt>
            <w:sdtPr>
              <w:tag w:val="goog_rdk_7"/>
              <w:id w:val="1931552218"/>
              <w:showingPlcHdr/>
            </w:sdtPr>
            <w:sdtContent>
              <w:r w:rsidR="00354CC2">
                <w:t xml:space="preserve">     </w:t>
              </w:r>
            </w:sdtContent>
          </w:sdt>
        </w:p>
      </w:sdtContent>
    </w:sdt>
    <w:p w14:paraId="00000006" w14:textId="77777777" w:rsidR="009370F0" w:rsidRDefault="00000000">
      <w:r>
        <w:t>Section 1: Fractions, Decimals, and Basic Operations</w:t>
      </w:r>
    </w:p>
    <w:sdt>
      <w:sdtPr>
        <w:tag w:val="goog_rdk_16"/>
        <w:id w:val="2074944817"/>
      </w:sdtPr>
      <w:sdtContent>
        <w:p w14:paraId="00000007" w14:textId="7FED49DC" w:rsidR="009370F0" w:rsidRDefault="00000000" w:rsidP="009370F0">
          <w:pPr>
            <w:numPr>
              <w:ilvl w:val="0"/>
              <w:numId w:val="1"/>
            </w:numPr>
            <w:rPr>
              <w:ins w:id="6" w:author="Virata Pusuluri" w:date="2026-01-28T12:30:00Z"/>
            </w:rPr>
            <w:pPrChange w:id="7" w:author="Virata Pusuluri" w:date="2026-01-28T12:30:00Z">
              <w:pPr>
                <w:numPr>
                  <w:numId w:val="5"/>
                </w:numPr>
                <w:ind w:left="720" w:hanging="360"/>
              </w:pPr>
            </w:pPrChange>
          </w:pPr>
          <w:r>
            <w:rPr>
              <w:b/>
              <w:bCs/>
            </w:rPr>
            <w:t>Combined Arithmetic &amp; Decimals:</w:t>
          </w:r>
          <w:r>
            <w:t xml:space="preserve"> A baker makes a total of 12.5 kilograms of dough. He uses </w:t>
          </w:r>
          <w:sdt>
            <w:sdtPr>
              <w:tag w:val="goog_rdk_9"/>
              <w:id w:val="-1233798742"/>
            </w:sdtPr>
            <w:sdtContent>
              <w:del w:id="8" w:author="Virata Pusuluri" w:date="2026-01-27T18:20:00Z">
                <w:r>
                  <w:delText>$</w:delText>
                </w:r>
              </w:del>
            </w:sdtContent>
          </w:sdt>
          <w:r>
            <w:t>3</w:t>
          </w:r>
          <w:sdt>
            <w:sdtPr>
              <w:tag w:val="goog_rdk_10"/>
              <w:id w:val="384539260"/>
            </w:sdtPr>
            <w:sdtContent>
              <w:ins w:id="9" w:author="Virata Pusuluri" w:date="2026-01-27T18:20:00Z">
                <w:r>
                  <w:t xml:space="preserve"> </w:t>
                </w:r>
              </w:ins>
            </w:sdtContent>
          </w:sdt>
          <w:sdt>
            <w:sdtPr>
              <w:tag w:val="goog_rdk_11"/>
              <w:id w:val="-1555514013"/>
            </w:sdtPr>
            <w:sdtContent>
              <w:del w:id="10" w:author="Virata Pusuluri" w:date="2026-01-27T18:20:00Z">
                <w:r>
                  <w:delText>\frac{</w:delText>
                </w:r>
              </w:del>
            </w:sdtContent>
          </w:sdt>
          <w:r>
            <w:t>1</w:t>
          </w:r>
          <w:sdt>
            <w:sdtPr>
              <w:tag w:val="goog_rdk_12"/>
              <w:id w:val="-1844840297"/>
            </w:sdtPr>
            <w:sdtContent>
              <w:del w:id="11" w:author="Virata Pusuluri" w:date="2026-01-27T18:19:00Z">
                <w:r>
                  <w:delText>}</w:delText>
                </w:r>
              </w:del>
            </w:sdtContent>
          </w:sdt>
          <w:sdt>
            <w:sdtPr>
              <w:tag w:val="goog_rdk_13"/>
              <w:id w:val="-2132628566"/>
            </w:sdtPr>
            <w:sdtContent>
              <w:ins w:id="12" w:author="Virata Pusuluri" w:date="2026-01-27T18:19:00Z">
                <w:r>
                  <w:t>/</w:t>
                </w:r>
              </w:ins>
            </w:sdtContent>
          </w:sdt>
          <w:sdt>
            <w:sdtPr>
              <w:tag w:val="goog_rdk_14"/>
              <w:id w:val="-1270612016"/>
            </w:sdtPr>
            <w:sdtContent>
              <w:del w:id="13" w:author="Virata Pusuluri" w:date="2026-01-27T18:19:00Z">
                <w:r>
                  <w:delText>{</w:delText>
                </w:r>
              </w:del>
            </w:sdtContent>
          </w:sdt>
          <w:r>
            <w:t>4 kg for bread and 4.85 kg for cookies. How many kilograms of dough does he have left?</w:t>
          </w:r>
          <w:sdt>
            <w:sdtPr>
              <w:tag w:val="goog_rdk_15"/>
              <w:id w:val="-732603490"/>
            </w:sdtPr>
            <w:sdtContent/>
          </w:sdt>
        </w:p>
      </w:sdtContent>
    </w:sdt>
    <w:sdt>
      <w:sdtPr>
        <w:tag w:val="goog_rdk_20"/>
        <w:id w:val="1552136195"/>
      </w:sdtPr>
      <w:sdtContent>
        <w:p w14:paraId="00000008" w14:textId="77777777" w:rsidR="009370F0" w:rsidRDefault="00000000" w:rsidP="009370F0">
          <w:pPr>
            <w:numPr>
              <w:ilvl w:val="0"/>
              <w:numId w:val="1"/>
            </w:numPr>
            <w:pPrChange w:id="14" w:author="Virata Pusuluri" w:date="2026-01-28T12:30:00Z">
              <w:pPr>
                <w:numPr>
                  <w:numId w:val="5"/>
                </w:numPr>
                <w:ind w:left="720" w:hanging="360"/>
              </w:pPr>
            </w:pPrChange>
          </w:pPr>
          <w:sdt>
            <w:sdtPr>
              <w:tag w:val="goog_rdk_17"/>
              <w:id w:val="-427823417"/>
            </w:sdtPr>
            <w:sdtContent>
              <w:sdt>
                <w:sdtPr>
                  <w:tag w:val="goog_rdk_18"/>
                  <w:id w:val="-751902906"/>
                </w:sdtPr>
                <w:sdtContent>
                  <w:ins w:id="15" w:author="Virata Pusuluri" w:date="2026-01-28T12:30:00Z">
                    <w:r>
                      <w:t>Answer: 12.5 - (3¼ kg + 4.85 kg) = 12.5 - (</w:t>
                    </w:r>
                  </w:ins>
                </w:sdtContent>
              </w:sdt>
              <w:customXmlInsRangeStart w:id="16" w:author="Virata Pusuluri" w:date="2026-01-28T12:30:00Z"/>
              <w:sdt>
                <w:sdtPr>
                  <w:tag w:val="goog_rdk_19"/>
                  <w:id w:val="-1964482305"/>
                </w:sdtPr>
                <w:sdtContent>
                  <w:customXmlInsRangeEnd w:id="16"/>
                  <w:ins w:id="17" w:author="Virata Pusuluri" w:date="2026-01-28T12:30:00Z">
                    <w:r>
                      <w:t>13/4 kg + 4.85 kg) = 12.5 - (3.25 kg + 4.85 kg) = 12.5 - 8.10 kg = 12.5 - 8.1 kg = 4.4 is remaining.</w:t>
                    </w:r>
                  </w:ins>
                  <w:customXmlInsRangeStart w:id="18" w:author="Virata Pusuluri" w:date="2026-01-28T12:30:00Z"/>
                </w:sdtContent>
              </w:sdt>
              <w:customXmlInsRangeEnd w:id="18"/>
            </w:sdtContent>
          </w:sdt>
        </w:p>
      </w:sdtContent>
    </w:sdt>
    <w:sdt>
      <w:sdtPr>
        <w:tag w:val="goog_rdk_32"/>
        <w:id w:val="-317728836"/>
      </w:sdtPr>
      <w:sdtContent>
        <w:p w14:paraId="00000009" w14:textId="77777777" w:rsidR="009370F0" w:rsidRDefault="00000000" w:rsidP="009370F0">
          <w:pPr>
            <w:numPr>
              <w:ilvl w:val="0"/>
              <w:numId w:val="1"/>
            </w:numPr>
            <w:rPr>
              <w:ins w:id="19" w:author="Virata Pusuluri" w:date="2026-01-28T12:43:00Z"/>
            </w:rPr>
            <w:pPrChange w:id="20" w:author="Virata Pusuluri" w:date="2026-01-28T12:30:00Z">
              <w:pPr>
                <w:numPr>
                  <w:numId w:val="5"/>
                </w:numPr>
                <w:ind w:left="720" w:hanging="360"/>
              </w:pPr>
            </w:pPrChange>
          </w:pPr>
          <w:r>
            <w:rPr>
              <w:b/>
              <w:bCs/>
            </w:rPr>
            <w:t>Fractions &amp; Measurement:</w:t>
          </w:r>
          <w:r>
            <w:t xml:space="preserve"> A construction team has completed </w:t>
          </w:r>
          <w:sdt>
            <w:sdtPr>
              <w:tag w:val="goog_rdk_21"/>
              <w:id w:val="-1409715044"/>
            </w:sdtPr>
            <w:sdtContent>
              <w:del w:id="21" w:author="Virata Pusuluri" w:date="2026-01-27T18:21:00Z">
                <w:r>
                  <w:delText>$\frac{</w:delText>
                </w:r>
              </w:del>
            </w:sdtContent>
          </w:sdt>
          <w:r>
            <w:t>2</w:t>
          </w:r>
          <w:sdt>
            <w:sdtPr>
              <w:tag w:val="goog_rdk_22"/>
              <w:id w:val="-600702289"/>
            </w:sdtPr>
            <w:sdtContent>
              <w:del w:id="22" w:author="Virata Pusuluri" w:date="2026-01-27T18:21:00Z">
                <w:r>
                  <w:delText>}</w:delText>
                </w:r>
              </w:del>
            </w:sdtContent>
          </w:sdt>
          <w:sdt>
            <w:sdtPr>
              <w:tag w:val="goog_rdk_23"/>
              <w:id w:val="-1043598001"/>
            </w:sdtPr>
            <w:sdtContent>
              <w:ins w:id="23" w:author="Virata Pusuluri" w:date="2026-01-27T18:21:00Z">
                <w:r>
                  <w:t>/</w:t>
                </w:r>
              </w:ins>
            </w:sdtContent>
          </w:sdt>
          <w:sdt>
            <w:sdtPr>
              <w:tag w:val="goog_rdk_24"/>
              <w:id w:val="-1508874495"/>
            </w:sdtPr>
            <w:sdtContent>
              <w:del w:id="24" w:author="Virata Pusuluri" w:date="2026-01-27T18:21:00Z">
                <w:r>
                  <w:delText>{</w:delText>
                </w:r>
              </w:del>
            </w:sdtContent>
          </w:sdt>
          <w:r>
            <w:t>5</w:t>
          </w:r>
          <w:sdt>
            <w:sdtPr>
              <w:tag w:val="goog_rdk_25"/>
              <w:id w:val="1578081899"/>
            </w:sdtPr>
            <w:sdtContent>
              <w:del w:id="25" w:author="Virata Pusuluri" w:date="2026-01-27T18:20:00Z">
                <w:r>
                  <w:delText>}$</w:delText>
                </w:r>
              </w:del>
            </w:sdtContent>
          </w:sdt>
          <w:r>
            <w:t xml:space="preserve"> of a 10-mile road. If they finish another </w:t>
          </w:r>
          <w:sdt>
            <w:sdtPr>
              <w:tag w:val="goog_rdk_26"/>
              <w:id w:val="-464317896"/>
            </w:sdtPr>
            <w:sdtContent>
              <w:del w:id="26" w:author="Virata Pusuluri" w:date="2026-01-27T18:22:00Z">
                <w:r>
                  <w:delText>$\frac{</w:delText>
                </w:r>
              </w:del>
            </w:sdtContent>
          </w:sdt>
          <w:r>
            <w:t>1</w:t>
          </w:r>
          <w:sdt>
            <w:sdtPr>
              <w:tag w:val="goog_rdk_27"/>
              <w:id w:val="1641707003"/>
            </w:sdtPr>
            <w:sdtContent>
              <w:del w:id="27" w:author="Virata Pusuluri" w:date="2026-01-27T18:22:00Z">
                <w:r>
                  <w:delText>}</w:delText>
                </w:r>
              </w:del>
            </w:sdtContent>
          </w:sdt>
          <w:sdt>
            <w:sdtPr>
              <w:tag w:val="goog_rdk_28"/>
              <w:id w:val="-861352584"/>
            </w:sdtPr>
            <w:sdtContent>
              <w:ins w:id="28" w:author="Virata Pusuluri" w:date="2026-01-27T18:22:00Z">
                <w:r>
                  <w:t>/</w:t>
                </w:r>
              </w:ins>
            </w:sdtContent>
          </w:sdt>
          <w:sdt>
            <w:sdtPr>
              <w:tag w:val="goog_rdk_29"/>
              <w:id w:val="-822339457"/>
            </w:sdtPr>
            <w:sdtContent>
              <w:del w:id="29" w:author="Virata Pusuluri" w:date="2026-01-27T18:22:00Z">
                <w:r>
                  <w:delText>{</w:delText>
                </w:r>
              </w:del>
            </w:sdtContent>
          </w:sdt>
          <w:r>
            <w:t>4</w:t>
          </w:r>
          <w:sdt>
            <w:sdtPr>
              <w:tag w:val="goog_rdk_30"/>
              <w:id w:val="-573039078"/>
            </w:sdtPr>
            <w:sdtContent>
              <w:del w:id="30" w:author="Virata Pusuluri" w:date="2026-01-27T18:22:00Z">
                <w:r>
                  <w:delText>}$</w:delText>
                </w:r>
              </w:del>
            </w:sdtContent>
          </w:sdt>
          <w:r>
            <w:t xml:space="preserve"> of the </w:t>
          </w:r>
          <w:r>
            <w:rPr>
              <w:i/>
              <w:iCs/>
            </w:rPr>
            <w:t>original</w:t>
          </w:r>
          <w:r>
            <w:t> road's length, how many miles do they still need to build?</w:t>
          </w:r>
          <w:sdt>
            <w:sdtPr>
              <w:tag w:val="goog_rdk_31"/>
              <w:id w:val="-298076067"/>
            </w:sdtPr>
            <w:sdtContent/>
          </w:sdt>
        </w:p>
      </w:sdtContent>
    </w:sdt>
    <w:sdt>
      <w:sdtPr>
        <w:tag w:val="goog_rdk_35"/>
        <w:id w:val="-1115157464"/>
      </w:sdtPr>
      <w:sdtContent>
        <w:p w14:paraId="0000000A" w14:textId="77777777" w:rsidR="009370F0" w:rsidRDefault="00000000" w:rsidP="009370F0">
          <w:pPr>
            <w:numPr>
              <w:ilvl w:val="0"/>
              <w:numId w:val="1"/>
            </w:numPr>
            <w:pPrChange w:id="31" w:author="Virata Pusuluri" w:date="2026-01-28T12:30:00Z">
              <w:pPr>
                <w:numPr>
                  <w:numId w:val="5"/>
                </w:numPr>
                <w:ind w:left="720" w:hanging="360"/>
              </w:pPr>
            </w:pPrChange>
          </w:pPr>
          <w:sdt>
            <w:sdtPr>
              <w:tag w:val="goog_rdk_33"/>
              <w:id w:val="-1158104590"/>
            </w:sdtPr>
            <w:sdtContent>
              <w:sdt>
                <w:sdtPr>
                  <w:tag w:val="goog_rdk_34"/>
                  <w:id w:val="13302030"/>
                </w:sdtPr>
                <w:sdtContent>
                  <w:ins w:id="32" w:author="Virata Pusuluri" w:date="2026-01-28T12:43:00Z">
                    <w:r>
                      <w:t>Answer: 3.5 miles</w:t>
                    </w:r>
                  </w:ins>
                </w:sdtContent>
              </w:sdt>
            </w:sdtContent>
          </w:sdt>
        </w:p>
      </w:sdtContent>
    </w:sdt>
    <w:sdt>
      <w:sdtPr>
        <w:tag w:val="goog_rdk_45"/>
        <w:id w:val="-1733306772"/>
      </w:sdtPr>
      <w:sdtContent>
        <w:p w14:paraId="0000000B" w14:textId="77777777" w:rsidR="009370F0" w:rsidRDefault="00000000" w:rsidP="009370F0">
          <w:pPr>
            <w:numPr>
              <w:ilvl w:val="0"/>
              <w:numId w:val="1"/>
            </w:numPr>
            <w:rPr>
              <w:ins w:id="33" w:author="Virata Pusuluri" w:date="2026-02-02T14:21:00Z"/>
            </w:rPr>
            <w:pPrChange w:id="34" w:author="Virata Pusuluri" w:date="2026-01-28T12:30:00Z">
              <w:pPr>
                <w:numPr>
                  <w:numId w:val="5"/>
                </w:numPr>
                <w:ind w:left="720" w:hanging="360"/>
              </w:pPr>
            </w:pPrChange>
          </w:pPr>
          <w:r>
            <w:rPr>
              <w:b/>
              <w:bCs/>
            </w:rPr>
            <w:t>Powers of Ten &amp; Money:</w:t>
          </w:r>
          <w:r>
            <w:t xml:space="preserve"> A bank account balance is $123.45. If a machine deposits </w:t>
          </w:r>
          <w:sdt>
            <w:sdtPr>
              <w:tag w:val="goog_rdk_36"/>
              <w:id w:val="-349644763"/>
            </w:sdtPr>
            <w:sdtContent>
              <w:del w:id="35" w:author="Virata Pusuluri" w:date="2026-01-27T18:23:00Z">
                <w:r>
                  <w:delText>$</w:delText>
                </w:r>
              </w:del>
            </w:sdtContent>
          </w:sdt>
          <w:r>
            <w:t>10</w:t>
          </w:r>
          <w:sdt>
            <w:sdtPr>
              <w:tag w:val="goog_rdk_37"/>
              <w:id w:val="1334136166"/>
            </w:sdtPr>
            <w:sdtContent>
              <w:del w:id="36" w:author="Virata Pusuluri" w:date="2026-01-27T18:23:00Z">
                <w:r>
                  <w:delText>^</w:delText>
                </w:r>
              </w:del>
            </w:sdtContent>
          </w:sdt>
          <w:sdt>
            <w:sdtPr>
              <w:tag w:val="goog_rdk_38"/>
              <w:id w:val="-1864638777"/>
            </w:sdtPr>
            <w:sdtContent>
              <w:r>
                <w:rPr>
                  <w:vertAlign w:val="superscript"/>
                  <w:rPrChange w:id="37" w:author="Virata Pusuluri" w:date="2026-01-27T18:23:00Z">
                    <w:rPr/>
                  </w:rPrChange>
                </w:rPr>
                <w:t>2</w:t>
              </w:r>
            </w:sdtContent>
          </w:sdt>
          <w:sdt>
            <w:sdtPr>
              <w:tag w:val="goog_rdk_39"/>
              <w:id w:val="717317260"/>
            </w:sdtPr>
            <w:sdtContent>
              <w:del w:id="38" w:author="Virata Pusuluri" w:date="2026-01-27T18:22:00Z">
                <w:r>
                  <w:delText>$</w:delText>
                </w:r>
              </w:del>
            </w:sdtContent>
          </w:sdt>
          <w:r>
            <w:t xml:space="preserve"> cents and then withdraws </w:t>
          </w:r>
          <w:sdt>
            <w:sdtPr>
              <w:tag w:val="goog_rdk_40"/>
              <w:id w:val="1450371344"/>
            </w:sdtPr>
            <w:sdtContent>
              <w:del w:id="39" w:author="Virata Pusuluri" w:date="2026-01-27T18:23:00Z">
                <w:r>
                  <w:delText>$</w:delText>
                </w:r>
              </w:del>
            </w:sdtContent>
          </w:sdt>
          <w:r>
            <w:t>10</w:t>
          </w:r>
          <w:sdt>
            <w:sdtPr>
              <w:tag w:val="goog_rdk_41"/>
              <w:id w:val="1962407045"/>
            </w:sdtPr>
            <w:sdtContent>
              <w:del w:id="40" w:author="Virata Pusuluri" w:date="2026-01-27T18:23:00Z">
                <w:r>
                  <w:delText>^{</w:delText>
                </w:r>
              </w:del>
            </w:sdtContent>
          </w:sdt>
          <w:sdt>
            <w:sdtPr>
              <w:tag w:val="goog_rdk_42"/>
              <w:id w:val="-1762947010"/>
            </w:sdtPr>
            <w:sdtContent>
              <w:r>
                <w:rPr>
                  <w:vertAlign w:val="superscript"/>
                  <w:rPrChange w:id="41" w:author="Virata Pusuluri" w:date="2026-01-27T18:24:00Z">
                    <w:rPr/>
                  </w:rPrChange>
                </w:rPr>
                <w:t>-1</w:t>
              </w:r>
            </w:sdtContent>
          </w:sdt>
          <w:sdt>
            <w:sdtPr>
              <w:tag w:val="goog_rdk_43"/>
              <w:id w:val="-497699821"/>
            </w:sdtPr>
            <w:sdtContent>
              <w:del w:id="42" w:author="Virata Pusuluri" w:date="2026-01-27T18:23:00Z">
                <w:r>
                  <w:delText>}$</w:delText>
                </w:r>
              </w:del>
            </w:sdtContent>
          </w:sdt>
          <w:r>
            <w:t xml:space="preserve"> dollars, what is the new balance? (Remember: 1 dollar = 100 cents).</w:t>
          </w:r>
          <w:sdt>
            <w:sdtPr>
              <w:tag w:val="goog_rdk_44"/>
              <w:id w:val="-1312454365"/>
            </w:sdtPr>
            <w:sdtContent/>
          </w:sdt>
        </w:p>
      </w:sdtContent>
    </w:sdt>
    <w:sdt>
      <w:sdtPr>
        <w:tag w:val="goog_rdk_48"/>
        <w:id w:val="1566616219"/>
      </w:sdtPr>
      <w:sdtContent>
        <w:p w14:paraId="0000000C" w14:textId="77777777" w:rsidR="009370F0" w:rsidRDefault="00000000" w:rsidP="009370F0">
          <w:pPr>
            <w:numPr>
              <w:ilvl w:val="0"/>
              <w:numId w:val="1"/>
            </w:numPr>
            <w:pPrChange w:id="43" w:author="Virata Pusuluri" w:date="2026-01-28T12:30:00Z">
              <w:pPr>
                <w:numPr>
                  <w:numId w:val="5"/>
                </w:numPr>
                <w:ind w:left="720" w:hanging="360"/>
              </w:pPr>
            </w:pPrChange>
          </w:pPr>
          <w:sdt>
            <w:sdtPr>
              <w:tag w:val="goog_rdk_46"/>
              <w:id w:val="644129399"/>
            </w:sdtPr>
            <w:sdtContent>
              <w:sdt>
                <w:sdtPr>
                  <w:tag w:val="goog_rdk_47"/>
                  <w:id w:val="657510991"/>
                </w:sdtPr>
                <w:sdtContent>
                  <w:ins w:id="44" w:author="Virata Pusuluri" w:date="2026-02-02T14:21:00Z">
                    <w:r>
                      <w:t>Answer: $124.35</w:t>
                    </w:r>
                  </w:ins>
                </w:sdtContent>
              </w:sdt>
            </w:sdtContent>
          </w:sdt>
        </w:p>
      </w:sdtContent>
    </w:sdt>
    <w:sdt>
      <w:sdtPr>
        <w:tag w:val="goog_rdk_50"/>
        <w:id w:val="-1601472422"/>
      </w:sdtPr>
      <w:sdtContent>
        <w:p w14:paraId="0000000D" w14:textId="77777777" w:rsidR="009370F0" w:rsidRDefault="00000000" w:rsidP="009370F0">
          <w:pPr>
            <w:numPr>
              <w:ilvl w:val="0"/>
              <w:numId w:val="1"/>
            </w:numPr>
            <w:rPr>
              <w:ins w:id="45" w:author="Virata Pusuluri" w:date="2026-01-28T13:49:00Z"/>
            </w:rPr>
            <w:pPrChange w:id="46" w:author="Virata Pusuluri" w:date="2026-01-28T12:30:00Z">
              <w:pPr>
                <w:numPr>
                  <w:numId w:val="5"/>
                </w:numPr>
                <w:ind w:left="720" w:hanging="360"/>
              </w:pPr>
            </w:pPrChange>
          </w:pPr>
          <w:r>
            <w:rPr>
              <w:b/>
              <w:bCs/>
            </w:rPr>
            <w:t>Decimals &amp; Division:</w:t>
          </w:r>
          <w:r>
            <w:t> A 8.75-meter piece of fabric is cut into 5 equal sections. What is the length of each section in meters, and express the answer as a fraction in its simplest form?</w:t>
          </w:r>
          <w:sdt>
            <w:sdtPr>
              <w:tag w:val="goog_rdk_49"/>
              <w:id w:val="-449424315"/>
            </w:sdtPr>
            <w:sdtContent/>
          </w:sdt>
        </w:p>
      </w:sdtContent>
    </w:sdt>
    <w:sdt>
      <w:sdtPr>
        <w:tag w:val="goog_rdk_53"/>
        <w:id w:val="-5841969"/>
      </w:sdtPr>
      <w:sdtContent>
        <w:p w14:paraId="0000000E" w14:textId="77777777" w:rsidR="009370F0" w:rsidRDefault="00000000" w:rsidP="009370F0">
          <w:pPr>
            <w:numPr>
              <w:ilvl w:val="0"/>
              <w:numId w:val="1"/>
            </w:numPr>
            <w:pPrChange w:id="47" w:author="Virata Pusuluri" w:date="2026-01-28T12:30:00Z">
              <w:pPr>
                <w:numPr>
                  <w:numId w:val="5"/>
                </w:numPr>
                <w:ind w:left="720" w:hanging="360"/>
              </w:pPr>
            </w:pPrChange>
          </w:pPr>
          <w:sdt>
            <w:sdtPr>
              <w:tag w:val="goog_rdk_51"/>
              <w:id w:val="-1369358917"/>
            </w:sdtPr>
            <w:sdtContent>
              <w:sdt>
                <w:sdtPr>
                  <w:tag w:val="goog_rdk_52"/>
                  <w:id w:val="-855258883"/>
                </w:sdtPr>
                <w:sdtContent>
                  <w:ins w:id="48" w:author="Virata Pusuluri" w:date="2026-01-28T13:49:00Z">
                    <w:r>
                      <w:t>Answer: 8.75/5 meters = 1.75 meters = 4/7 meters</w:t>
                    </w:r>
                  </w:ins>
                </w:sdtContent>
              </w:sdt>
            </w:sdtContent>
          </w:sdt>
        </w:p>
      </w:sdtContent>
    </w:sdt>
    <w:sdt>
      <w:sdtPr>
        <w:tag w:val="goog_rdk_56"/>
        <w:id w:val="356528858"/>
      </w:sdtPr>
      <w:sdtContent>
        <w:p w14:paraId="0000000F" w14:textId="77777777" w:rsidR="009370F0" w:rsidRDefault="00000000" w:rsidP="009370F0">
          <w:pPr>
            <w:numPr>
              <w:ilvl w:val="0"/>
              <w:numId w:val="1"/>
            </w:numPr>
            <w:rPr>
              <w:ins w:id="49" w:author="Virata Pusuluri" w:date="2026-01-28T13:59:00Z"/>
            </w:rPr>
            <w:pPrChange w:id="50" w:author="Virata Pusuluri" w:date="2026-01-28T12:30:00Z">
              <w:pPr>
                <w:numPr>
                  <w:numId w:val="5"/>
                </w:numPr>
                <w:ind w:left="720" w:hanging="360"/>
              </w:pPr>
            </w:pPrChange>
          </w:pPr>
          <w:r>
            <w:rPr>
              <w:b/>
              <w:bCs/>
            </w:rPr>
            <w:t>Mixed Numbers &amp; Subtraction:</w:t>
          </w:r>
          <w:r>
            <w:t xml:space="preserve"> Mary has </w:t>
          </w:r>
          <w:sdt>
            <w:sdtPr>
              <w:tag w:val="goog_rdk_54"/>
              <w:id w:val="538170054"/>
            </w:sdtPr>
            <w:sdtContent>
              <w:del w:id="51" w:author="Virata Pusuluri" w:date="2026-01-27T18:24:00Z">
                <w:r>
                  <w:delText>$</w:delText>
                </w:r>
              </w:del>
            </w:sdtContent>
          </w:sdt>
          <w:r>
            <w:t>5\frac{1}{3}$ cups of flour. A recipe requires $2\frac{2}{3}$ cups. If she makes the recipe twice, how much flour, in cups, will she have left?</w:t>
          </w:r>
          <w:sdt>
            <w:sdtPr>
              <w:tag w:val="goog_rdk_55"/>
              <w:id w:val="1325506159"/>
            </w:sdtPr>
            <w:sdtContent/>
          </w:sdt>
        </w:p>
      </w:sdtContent>
    </w:sdt>
    <w:sdt>
      <w:sdtPr>
        <w:tag w:val="goog_rdk_59"/>
        <w:id w:val="1635131754"/>
      </w:sdtPr>
      <w:sdtContent>
        <w:p w14:paraId="00000010" w14:textId="77777777" w:rsidR="009370F0" w:rsidRDefault="00000000" w:rsidP="009370F0">
          <w:pPr>
            <w:numPr>
              <w:ilvl w:val="1"/>
              <w:numId w:val="1"/>
            </w:numPr>
            <w:rPr>
              <w:ins w:id="52" w:author="Virata Pusuluri" w:date="2026-01-28T13:59:00Z"/>
            </w:rPr>
            <w:pPrChange w:id="53" w:author="Virata Pusuluri" w:date="2026-01-28T12:30:00Z">
              <w:pPr>
                <w:numPr>
                  <w:ilvl w:val="1"/>
                  <w:numId w:val="5"/>
                </w:numPr>
                <w:ind w:left="1440" w:hanging="360"/>
              </w:pPr>
            </w:pPrChange>
          </w:pPr>
          <w:sdt>
            <w:sdtPr>
              <w:tag w:val="goog_rdk_57"/>
              <w:id w:val="-2106196993"/>
            </w:sdtPr>
            <w:sdtContent>
              <w:sdt>
                <w:sdtPr>
                  <w:tag w:val="goog_rdk_58"/>
                  <w:id w:val="-1094432719"/>
                </w:sdtPr>
                <w:sdtContent>
                  <w:ins w:id="54" w:author="Virata Pusuluri" w:date="2026-01-28T13:59:00Z">
                    <w:r>
                      <w:t xml:space="preserve">Answer: </w:t>
                    </w:r>
                  </w:ins>
                </w:sdtContent>
              </w:sdt>
            </w:sdtContent>
          </w:sdt>
        </w:p>
      </w:sdtContent>
    </w:sdt>
    <w:sdt>
      <w:sdtPr>
        <w:tag w:val="goog_rdk_62"/>
        <w:id w:val="-766202045"/>
      </w:sdtPr>
      <w:sdtContent>
        <w:p w14:paraId="00000011" w14:textId="77777777" w:rsidR="009370F0" w:rsidRDefault="00000000" w:rsidP="009370F0">
          <w:pPr>
            <w:numPr>
              <w:ilvl w:val="2"/>
              <w:numId w:val="1"/>
            </w:numPr>
            <w:rPr>
              <w:ins w:id="55" w:author="Virata Pusuluri" w:date="2026-01-28T13:59:00Z"/>
            </w:rPr>
            <w:pPrChange w:id="56" w:author="Virata Pusuluri" w:date="2026-01-28T12:30:00Z">
              <w:pPr>
                <w:numPr>
                  <w:ilvl w:val="2"/>
                  <w:numId w:val="5"/>
                </w:numPr>
                <w:ind w:left="2160" w:hanging="360"/>
              </w:pPr>
            </w:pPrChange>
          </w:pPr>
          <w:sdt>
            <w:sdtPr>
              <w:tag w:val="goog_rdk_60"/>
              <w:id w:val="-339150212"/>
            </w:sdtPr>
            <w:sdtContent>
              <w:sdt>
                <w:sdtPr>
                  <w:tag w:val="goog_rdk_61"/>
                  <w:id w:val="114523416"/>
                </w:sdtPr>
                <w:sdtContent>
                  <w:ins w:id="57" w:author="Virata Pusuluri" w:date="2026-01-28T13:59:00Z">
                    <w:r>
                      <w:t>Mary flour (w) = 5⅓ cups = 16/3 cups</w:t>
                    </w:r>
                  </w:ins>
                </w:sdtContent>
              </w:sdt>
            </w:sdtContent>
          </w:sdt>
        </w:p>
      </w:sdtContent>
    </w:sdt>
    <w:sdt>
      <w:sdtPr>
        <w:tag w:val="goog_rdk_65"/>
        <w:id w:val="-1927652776"/>
      </w:sdtPr>
      <w:sdtContent>
        <w:p w14:paraId="00000012" w14:textId="77777777" w:rsidR="009370F0" w:rsidRDefault="00000000" w:rsidP="009370F0">
          <w:pPr>
            <w:numPr>
              <w:ilvl w:val="2"/>
              <w:numId w:val="1"/>
            </w:numPr>
            <w:rPr>
              <w:ins w:id="58" w:author="Virata Pusuluri" w:date="2026-01-28T13:59:00Z"/>
            </w:rPr>
            <w:pPrChange w:id="59" w:author="Virata Pusuluri" w:date="2026-01-28T12:30:00Z">
              <w:pPr>
                <w:numPr>
                  <w:ilvl w:val="2"/>
                  <w:numId w:val="5"/>
                </w:numPr>
                <w:ind w:left="2160" w:hanging="360"/>
              </w:pPr>
            </w:pPrChange>
          </w:pPr>
          <w:sdt>
            <w:sdtPr>
              <w:tag w:val="goog_rdk_63"/>
              <w:id w:val="22348082"/>
            </w:sdtPr>
            <w:sdtContent>
              <w:sdt>
                <w:sdtPr>
                  <w:tag w:val="goog_rdk_64"/>
                  <w:id w:val="-626190194"/>
                </w:sdtPr>
                <w:sdtContent>
                  <w:ins w:id="60" w:author="Virata Pusuluri" w:date="2026-01-28T13:59:00Z">
                    <w:r>
                      <w:t>Recipe (x) = 2⅔ cups = 8/3 cups</w:t>
                    </w:r>
                  </w:ins>
                </w:sdtContent>
              </w:sdt>
            </w:sdtContent>
          </w:sdt>
        </w:p>
      </w:sdtContent>
    </w:sdt>
    <w:sdt>
      <w:sdtPr>
        <w:tag w:val="goog_rdk_68"/>
        <w:id w:val="1686306757"/>
      </w:sdtPr>
      <w:sdtContent>
        <w:p w14:paraId="00000013" w14:textId="77777777" w:rsidR="009370F0" w:rsidRDefault="00000000" w:rsidP="009370F0">
          <w:pPr>
            <w:numPr>
              <w:ilvl w:val="2"/>
              <w:numId w:val="1"/>
            </w:numPr>
            <w:rPr>
              <w:ins w:id="61" w:author="Virata Pusuluri" w:date="2026-01-28T13:59:00Z"/>
            </w:rPr>
            <w:pPrChange w:id="62" w:author="Virata Pusuluri" w:date="2026-01-28T12:30:00Z">
              <w:pPr>
                <w:numPr>
                  <w:ilvl w:val="2"/>
                  <w:numId w:val="5"/>
                </w:numPr>
                <w:ind w:left="2160" w:hanging="360"/>
              </w:pPr>
            </w:pPrChange>
          </w:pPr>
          <w:sdt>
            <w:sdtPr>
              <w:tag w:val="goog_rdk_66"/>
              <w:id w:val="-1170949920"/>
            </w:sdtPr>
            <w:sdtContent>
              <w:sdt>
                <w:sdtPr>
                  <w:tag w:val="goog_rdk_67"/>
                  <w:id w:val="659025365"/>
                </w:sdtPr>
                <w:sdtContent>
                  <w:ins w:id="63" w:author="Virata Pusuluri" w:date="2026-01-28T13:59:00Z">
                    <w:r>
                      <w:t>Twice recipe (y) = x + x = 8/3 + 8/3 = (8 + 8) / 3 = 16/3 cups</w:t>
                    </w:r>
                  </w:ins>
                </w:sdtContent>
              </w:sdt>
            </w:sdtContent>
          </w:sdt>
        </w:p>
      </w:sdtContent>
    </w:sdt>
    <w:sdt>
      <w:sdtPr>
        <w:tag w:val="goog_rdk_71"/>
        <w:id w:val="1054670090"/>
      </w:sdtPr>
      <w:sdtContent>
        <w:p w14:paraId="00000014" w14:textId="77777777" w:rsidR="009370F0" w:rsidRDefault="00000000" w:rsidP="009370F0">
          <w:pPr>
            <w:numPr>
              <w:ilvl w:val="0"/>
              <w:numId w:val="1"/>
            </w:numPr>
            <w:pPrChange w:id="64" w:author="Virata Pusuluri" w:date="2026-01-28T12:30:00Z">
              <w:pPr>
                <w:numPr>
                  <w:numId w:val="5"/>
                </w:numPr>
                <w:ind w:left="720" w:hanging="360"/>
              </w:pPr>
            </w:pPrChange>
          </w:pPr>
          <w:sdt>
            <w:sdtPr>
              <w:tag w:val="goog_rdk_69"/>
              <w:id w:val="19111526"/>
            </w:sdtPr>
            <w:sdtContent>
              <w:sdt>
                <w:sdtPr>
                  <w:tag w:val="goog_rdk_70"/>
                  <w:id w:val="810858818"/>
                </w:sdtPr>
                <w:sdtContent>
                  <w:ins w:id="65" w:author="Virata Pusuluri" w:date="2026-01-28T13:59:00Z">
                    <w:r>
                      <w:t>Remaining = w - y = 16/3 - 16/3 = 0 cups</w:t>
                    </w:r>
                  </w:ins>
                </w:sdtContent>
              </w:sdt>
            </w:sdtContent>
          </w:sdt>
        </w:p>
      </w:sdtContent>
    </w:sdt>
    <w:p w14:paraId="00000015" w14:textId="77777777" w:rsidR="009370F0" w:rsidRDefault="00000000">
      <w:r>
        <w:t>Section 2: Exponents, Roots, and Roman Numerals</w:t>
      </w:r>
    </w:p>
    <w:sdt>
      <w:sdtPr>
        <w:tag w:val="goog_rdk_73"/>
        <w:id w:val="-310599171"/>
      </w:sdtPr>
      <w:sdtContent>
        <w:p w14:paraId="00000016" w14:textId="77777777" w:rsidR="009370F0" w:rsidRDefault="00000000" w:rsidP="009370F0">
          <w:pPr>
            <w:numPr>
              <w:ilvl w:val="0"/>
              <w:numId w:val="2"/>
            </w:numPr>
            <w:rPr>
              <w:ins w:id="66" w:author="Virata Pusuluri" w:date="2026-01-28T14:15:00Z"/>
            </w:rPr>
            <w:pPrChange w:id="67" w:author="Virata Pusuluri" w:date="2026-01-28T14:15:00Z">
              <w:pPr>
                <w:numPr>
                  <w:numId w:val="6"/>
                </w:numPr>
                <w:ind w:left="720" w:hanging="360"/>
              </w:pPr>
            </w:pPrChange>
          </w:pPr>
          <w:r>
            <w:rPr>
              <w:b/>
              <w:bCs/>
            </w:rPr>
            <w:t>Exponents &amp; Addition:</w:t>
          </w:r>
          <w:r>
            <w:t> If $4^3$ people attend a concert on Friday and $5^2$ people attend on Saturday, what is the total number of people who attended both days?</w:t>
          </w:r>
          <w:sdt>
            <w:sdtPr>
              <w:tag w:val="goog_rdk_72"/>
              <w:id w:val="-1185459196"/>
            </w:sdtPr>
            <w:sdtContent/>
          </w:sdt>
        </w:p>
      </w:sdtContent>
    </w:sdt>
    <w:sdt>
      <w:sdtPr>
        <w:tag w:val="goog_rdk_76"/>
        <w:id w:val="-205568241"/>
      </w:sdtPr>
      <w:sdtContent>
        <w:p w14:paraId="00000017" w14:textId="77777777" w:rsidR="009370F0" w:rsidRDefault="00000000" w:rsidP="009370F0">
          <w:pPr>
            <w:numPr>
              <w:ilvl w:val="1"/>
              <w:numId w:val="2"/>
            </w:numPr>
            <w:rPr>
              <w:ins w:id="68" w:author="Virata Pusuluri" w:date="2026-01-28T14:15:00Z"/>
            </w:rPr>
            <w:pPrChange w:id="69" w:author="Virata Pusuluri" w:date="2026-01-28T14:15:00Z">
              <w:pPr>
                <w:numPr>
                  <w:ilvl w:val="1"/>
                  <w:numId w:val="6"/>
                </w:numPr>
                <w:ind w:left="1440" w:hanging="360"/>
              </w:pPr>
            </w:pPrChange>
          </w:pPr>
          <w:sdt>
            <w:sdtPr>
              <w:tag w:val="goog_rdk_74"/>
              <w:id w:val="-1180658369"/>
            </w:sdtPr>
            <w:sdtContent>
              <w:sdt>
                <w:sdtPr>
                  <w:tag w:val="goog_rdk_75"/>
                  <w:id w:val="1933765400"/>
                </w:sdtPr>
                <w:sdtContent>
                  <w:ins w:id="70" w:author="Virata Pusuluri" w:date="2026-01-28T14:15:00Z">
                    <w:r>
                      <w:t xml:space="preserve">Answer: </w:t>
                    </w:r>
                  </w:ins>
                </w:sdtContent>
              </w:sdt>
            </w:sdtContent>
          </w:sdt>
        </w:p>
      </w:sdtContent>
    </w:sdt>
    <w:sdt>
      <w:sdtPr>
        <w:tag w:val="goog_rdk_79"/>
        <w:id w:val="-648911684"/>
      </w:sdtPr>
      <w:sdtContent>
        <w:p w14:paraId="00000018" w14:textId="77777777" w:rsidR="009370F0" w:rsidRDefault="00000000" w:rsidP="009370F0">
          <w:pPr>
            <w:numPr>
              <w:ilvl w:val="2"/>
              <w:numId w:val="2"/>
            </w:numPr>
            <w:rPr>
              <w:ins w:id="71" w:author="Virata Pusuluri" w:date="2026-01-28T14:15:00Z"/>
            </w:rPr>
            <w:pPrChange w:id="72" w:author="Virata Pusuluri" w:date="2026-01-28T14:15:00Z">
              <w:pPr>
                <w:numPr>
                  <w:ilvl w:val="2"/>
                  <w:numId w:val="6"/>
                </w:numPr>
                <w:ind w:left="2160" w:hanging="360"/>
              </w:pPr>
            </w:pPrChange>
          </w:pPr>
          <w:sdt>
            <w:sdtPr>
              <w:tag w:val="goog_rdk_77"/>
              <w:id w:val="1692132160"/>
            </w:sdtPr>
            <w:sdtContent>
              <w:sdt>
                <w:sdtPr>
                  <w:tag w:val="goog_rdk_78"/>
                  <w:id w:val="-1103965701"/>
                </w:sdtPr>
                <w:sdtContent>
                  <w:ins w:id="73" w:author="Virata Pusuluri" w:date="2026-01-28T14:15:00Z">
                    <w:r>
                      <w:t>Concert Friday (x) = 4 ** 3 = 64</w:t>
                    </w:r>
                  </w:ins>
                </w:sdtContent>
              </w:sdt>
            </w:sdtContent>
          </w:sdt>
        </w:p>
      </w:sdtContent>
    </w:sdt>
    <w:sdt>
      <w:sdtPr>
        <w:tag w:val="goog_rdk_82"/>
        <w:id w:val="-1398472556"/>
      </w:sdtPr>
      <w:sdtContent>
        <w:p w14:paraId="00000019" w14:textId="77777777" w:rsidR="009370F0" w:rsidRDefault="00000000" w:rsidP="009370F0">
          <w:pPr>
            <w:numPr>
              <w:ilvl w:val="2"/>
              <w:numId w:val="2"/>
            </w:numPr>
            <w:rPr>
              <w:ins w:id="74" w:author="Virata Pusuluri" w:date="2026-01-28T14:15:00Z"/>
            </w:rPr>
            <w:pPrChange w:id="75" w:author="Virata Pusuluri" w:date="2026-01-28T14:15:00Z">
              <w:pPr>
                <w:numPr>
                  <w:ilvl w:val="2"/>
                  <w:numId w:val="6"/>
                </w:numPr>
                <w:ind w:left="2160" w:hanging="360"/>
              </w:pPr>
            </w:pPrChange>
          </w:pPr>
          <w:sdt>
            <w:sdtPr>
              <w:tag w:val="goog_rdk_80"/>
              <w:id w:val="942867544"/>
            </w:sdtPr>
            <w:sdtContent>
              <w:sdt>
                <w:sdtPr>
                  <w:tag w:val="goog_rdk_81"/>
                  <w:id w:val="-1094797914"/>
                </w:sdtPr>
                <w:sdtContent>
                  <w:ins w:id="76" w:author="Virata Pusuluri" w:date="2026-01-28T14:15:00Z">
                    <w:r>
                      <w:t>Concert Saturday (y) = 5 ** 2 = 25</w:t>
                    </w:r>
                  </w:ins>
                </w:sdtContent>
              </w:sdt>
            </w:sdtContent>
          </w:sdt>
        </w:p>
      </w:sdtContent>
    </w:sdt>
    <w:sdt>
      <w:sdtPr>
        <w:tag w:val="goog_rdk_85"/>
        <w:id w:val="2018136346"/>
      </w:sdtPr>
      <w:sdtContent>
        <w:p w14:paraId="0000001A" w14:textId="77777777" w:rsidR="009370F0" w:rsidRDefault="00000000" w:rsidP="009370F0">
          <w:pPr>
            <w:numPr>
              <w:ilvl w:val="0"/>
              <w:numId w:val="2"/>
            </w:numPr>
            <w:pPrChange w:id="77" w:author="Virata Pusuluri" w:date="2026-01-28T14:15:00Z">
              <w:pPr>
                <w:numPr>
                  <w:numId w:val="6"/>
                </w:numPr>
                <w:ind w:left="720" w:hanging="360"/>
              </w:pPr>
            </w:pPrChange>
          </w:pPr>
          <w:sdt>
            <w:sdtPr>
              <w:tag w:val="goog_rdk_83"/>
              <w:id w:val="892948007"/>
            </w:sdtPr>
            <w:sdtContent>
              <w:sdt>
                <w:sdtPr>
                  <w:tag w:val="goog_rdk_84"/>
                  <w:id w:val="2120129952"/>
                </w:sdtPr>
                <w:sdtContent>
                  <w:ins w:id="78" w:author="Virata Pusuluri" w:date="2026-01-28T14:15:00Z">
                    <w:r>
                      <w:t>Added = x + y = 64 + 25 = 89 people</w:t>
                    </w:r>
                  </w:ins>
                </w:sdtContent>
              </w:sdt>
            </w:sdtContent>
          </w:sdt>
        </w:p>
      </w:sdtContent>
    </w:sdt>
    <w:sdt>
      <w:sdtPr>
        <w:tag w:val="goog_rdk_87"/>
        <w:id w:val="-428920156"/>
      </w:sdtPr>
      <w:sdtContent>
        <w:p w14:paraId="0000001B" w14:textId="77777777" w:rsidR="009370F0" w:rsidRDefault="00000000" w:rsidP="009370F0">
          <w:pPr>
            <w:numPr>
              <w:ilvl w:val="0"/>
              <w:numId w:val="2"/>
            </w:numPr>
            <w:rPr>
              <w:ins w:id="79" w:author="Virata Pusuluri" w:date="2026-02-02T14:23:00Z"/>
            </w:rPr>
            <w:pPrChange w:id="80" w:author="Virata Pusuluri" w:date="2026-01-28T14:15:00Z">
              <w:pPr>
                <w:numPr>
                  <w:numId w:val="6"/>
                </w:numPr>
                <w:ind w:left="720" w:hanging="360"/>
              </w:pPr>
            </w:pPrChange>
          </w:pPr>
          <w:r>
            <w:rPr>
              <w:b/>
              <w:bCs/>
            </w:rPr>
            <w:t>Roman Numerals &amp; Comparison:</w:t>
          </w:r>
          <w:r>
            <w:t> Convert the Roman numeral </w:t>
          </w:r>
          <w:r>
            <w:rPr>
              <w:b/>
              <w:bCs/>
            </w:rPr>
            <w:t>CMXLIX</w:t>
          </w:r>
          <w:r>
            <w:t> to an Indo-Arabic number. Is this result greater than or less than the total count of days in $3 \times 10^2$ years? (Assume a year has 365 days).</w:t>
          </w:r>
          <w:sdt>
            <w:sdtPr>
              <w:tag w:val="goog_rdk_86"/>
              <w:id w:val="-915919762"/>
            </w:sdtPr>
            <w:sdtContent/>
          </w:sdt>
        </w:p>
      </w:sdtContent>
    </w:sdt>
    <w:sdt>
      <w:sdtPr>
        <w:tag w:val="goog_rdk_90"/>
        <w:id w:val="-1085892726"/>
      </w:sdtPr>
      <w:sdtContent>
        <w:p w14:paraId="0000001C" w14:textId="77777777" w:rsidR="009370F0" w:rsidRDefault="00000000" w:rsidP="009370F0">
          <w:pPr>
            <w:numPr>
              <w:ilvl w:val="1"/>
              <w:numId w:val="2"/>
            </w:numPr>
            <w:rPr>
              <w:ins w:id="81" w:author="Virata Pusuluri" w:date="2026-02-02T14:23:00Z"/>
            </w:rPr>
            <w:pPrChange w:id="82" w:author="Virata Pusuluri" w:date="2026-01-28T14:15:00Z">
              <w:pPr>
                <w:numPr>
                  <w:ilvl w:val="1"/>
                  <w:numId w:val="6"/>
                </w:numPr>
                <w:ind w:left="1440" w:hanging="360"/>
              </w:pPr>
            </w:pPrChange>
          </w:pPr>
          <w:sdt>
            <w:sdtPr>
              <w:tag w:val="goog_rdk_88"/>
              <w:id w:val="705498926"/>
            </w:sdtPr>
            <w:sdtContent>
              <w:sdt>
                <w:sdtPr>
                  <w:tag w:val="goog_rdk_89"/>
                  <w:id w:val="280974930"/>
                </w:sdtPr>
                <w:sdtContent>
                  <w:ins w:id="83" w:author="Virata Pusuluri" w:date="2026-02-02T14:23:00Z">
                    <w:r>
                      <w:t xml:space="preserve">Answer: </w:t>
                    </w:r>
                  </w:ins>
                </w:sdtContent>
              </w:sdt>
            </w:sdtContent>
          </w:sdt>
        </w:p>
      </w:sdtContent>
    </w:sdt>
    <w:sdt>
      <w:sdtPr>
        <w:tag w:val="goog_rdk_93"/>
        <w:id w:val="1323029224"/>
      </w:sdtPr>
      <w:sdtContent>
        <w:p w14:paraId="0000001D" w14:textId="77777777" w:rsidR="009370F0" w:rsidRDefault="00000000" w:rsidP="009370F0">
          <w:pPr>
            <w:numPr>
              <w:ilvl w:val="2"/>
              <w:numId w:val="2"/>
            </w:numPr>
            <w:rPr>
              <w:ins w:id="84" w:author="Virata Pusuluri" w:date="2026-02-02T14:23:00Z"/>
            </w:rPr>
            <w:pPrChange w:id="85" w:author="Virata Pusuluri" w:date="2026-01-28T14:15:00Z">
              <w:pPr>
                <w:numPr>
                  <w:ilvl w:val="2"/>
                  <w:numId w:val="6"/>
                </w:numPr>
                <w:ind w:left="2160" w:hanging="360"/>
              </w:pPr>
            </w:pPrChange>
          </w:pPr>
          <w:sdt>
            <w:sdtPr>
              <w:tag w:val="goog_rdk_91"/>
              <w:id w:val="809500665"/>
            </w:sdtPr>
            <w:sdtContent>
              <w:sdt>
                <w:sdtPr>
                  <w:tag w:val="goog_rdk_92"/>
                  <w:id w:val="1274685753"/>
                </w:sdtPr>
                <w:sdtContent>
                  <w:ins w:id="86" w:author="Virata Pusuluri" w:date="2026-02-02T14:23:00Z">
                    <w:r>
                      <w:t>CMXLIX = 949</w:t>
                    </w:r>
                  </w:ins>
                </w:sdtContent>
              </w:sdt>
            </w:sdtContent>
          </w:sdt>
        </w:p>
      </w:sdtContent>
    </w:sdt>
    <w:sdt>
      <w:sdtPr>
        <w:tag w:val="goog_rdk_98"/>
        <w:id w:val="631559534"/>
      </w:sdtPr>
      <w:sdtContent>
        <w:p w14:paraId="0000001E" w14:textId="77777777" w:rsidR="009370F0" w:rsidRDefault="00000000" w:rsidP="009370F0">
          <w:pPr>
            <w:numPr>
              <w:ilvl w:val="2"/>
              <w:numId w:val="2"/>
            </w:numPr>
            <w:rPr>
              <w:ins w:id="87" w:author="Virata Pusuluri" w:date="2026-02-02T14:23:00Z"/>
            </w:rPr>
            <w:pPrChange w:id="88" w:author="Virata Pusuluri" w:date="2026-01-28T14:15:00Z">
              <w:pPr>
                <w:numPr>
                  <w:ilvl w:val="2"/>
                  <w:numId w:val="6"/>
                </w:numPr>
                <w:ind w:left="2160" w:hanging="360"/>
              </w:pPr>
            </w:pPrChange>
          </w:pPr>
          <w:sdt>
            <w:sdtPr>
              <w:tag w:val="goog_rdk_94"/>
              <w:id w:val="-193085853"/>
            </w:sdtPr>
            <w:sdtContent>
              <w:sdt>
                <w:sdtPr>
                  <w:tag w:val="goog_rdk_95"/>
                  <w:id w:val="1266285636"/>
                </w:sdtPr>
                <w:sdtContent>
                  <w:ins w:id="89" w:author="Virata Pusuluri" w:date="2026-02-02T14:23:00Z">
                    <w:r>
                      <w:t>3 × 10</w:t>
                    </w:r>
                  </w:ins>
                </w:sdtContent>
              </w:sdt>
              <w:customXmlInsRangeStart w:id="90" w:author="Virata Pusuluri" w:date="2026-02-02T14:23:00Z"/>
              <w:sdt>
                <w:sdtPr>
                  <w:tag w:val="goog_rdk_96"/>
                  <w:id w:val="1495853578"/>
                </w:sdtPr>
                <w:sdtContent>
                  <w:customXmlInsRangeEnd w:id="90"/>
                  <w:ins w:id="91" w:author="Virata Pusuluri" w:date="2026-02-02T14:23:00Z">
                    <w:r>
                      <w:rPr>
                        <w:vertAlign w:val="superscript"/>
                        <w:rPrChange w:id="92" w:author="Virata Pusuluri" w:date="2026-02-02T14:23:00Z">
                          <w:rPr/>
                        </w:rPrChange>
                      </w:rPr>
                      <w:t>2</w:t>
                    </w:r>
                  </w:ins>
                  <w:customXmlInsRangeStart w:id="93" w:author="Virata Pusuluri" w:date="2026-02-02T14:23:00Z"/>
                </w:sdtContent>
              </w:sdt>
              <w:customXmlInsRangeEnd w:id="93"/>
              <w:customXmlInsRangeStart w:id="94" w:author="Virata Pusuluri" w:date="2026-02-02T14:23:00Z"/>
              <w:sdt>
                <w:sdtPr>
                  <w:tag w:val="goog_rdk_97"/>
                  <w:id w:val="1623377358"/>
                </w:sdtPr>
                <w:sdtContent>
                  <w:customXmlInsRangeEnd w:id="94"/>
                  <w:ins w:id="95" w:author="Virata Pusuluri" w:date="2026-02-02T14:23:00Z">
                    <w:r>
                      <w:t xml:space="preserve"> = 300 years</w:t>
                    </w:r>
                  </w:ins>
                  <w:customXmlInsRangeStart w:id="96" w:author="Virata Pusuluri" w:date="2026-02-02T14:23:00Z"/>
                </w:sdtContent>
              </w:sdt>
              <w:customXmlInsRangeEnd w:id="96"/>
            </w:sdtContent>
          </w:sdt>
        </w:p>
      </w:sdtContent>
    </w:sdt>
    <w:sdt>
      <w:sdtPr>
        <w:tag w:val="goog_rdk_103"/>
        <w:id w:val="1137473282"/>
      </w:sdtPr>
      <w:sdtContent>
        <w:p w14:paraId="0000001F" w14:textId="77777777" w:rsidR="009370F0" w:rsidRDefault="00000000" w:rsidP="009370F0">
          <w:pPr>
            <w:numPr>
              <w:ilvl w:val="0"/>
              <w:numId w:val="2"/>
            </w:numPr>
            <w:pPrChange w:id="97" w:author="Virata Pusuluri" w:date="2026-01-28T14:15:00Z">
              <w:pPr>
                <w:numPr>
                  <w:numId w:val="6"/>
                </w:numPr>
                <w:ind w:left="720" w:hanging="360"/>
              </w:pPr>
            </w:pPrChange>
          </w:pPr>
          <w:sdt>
            <w:sdtPr>
              <w:tag w:val="goog_rdk_99"/>
              <w:id w:val="-188592878"/>
            </w:sdtPr>
            <w:sdtContent>
              <w:sdt>
                <w:sdtPr>
                  <w:tag w:val="goog_rdk_100"/>
                  <w:id w:val="931051044"/>
                </w:sdtPr>
                <w:sdtContent>
                  <w:ins w:id="98" w:author="Virata Pusuluri" w:date="2026-02-02T14:23:00Z">
                    <w:r>
                      <w:t>Result = 365 × 300 = 109500 days &gt; 949 = The result is &lt; the days in 3 × 10</w:t>
                    </w:r>
                  </w:ins>
                </w:sdtContent>
              </w:sdt>
              <w:customXmlInsRangeStart w:id="99" w:author="Virata Pusuluri" w:date="2026-02-02T14:23:00Z"/>
              <w:sdt>
                <w:sdtPr>
                  <w:tag w:val="goog_rdk_101"/>
                  <w:id w:val="1387954113"/>
                </w:sdtPr>
                <w:sdtContent>
                  <w:customXmlInsRangeEnd w:id="99"/>
                  <w:ins w:id="100" w:author="Virata Pusuluri" w:date="2026-02-02T14:23:00Z">
                    <w:r>
                      <w:rPr>
                        <w:vertAlign w:val="superscript"/>
                        <w:rPrChange w:id="101" w:author="Virata Pusuluri" w:date="2026-02-02T14:23:00Z">
                          <w:rPr/>
                        </w:rPrChange>
                      </w:rPr>
                      <w:t>2</w:t>
                    </w:r>
                  </w:ins>
                  <w:customXmlInsRangeStart w:id="102" w:author="Virata Pusuluri" w:date="2026-02-02T14:23:00Z"/>
                </w:sdtContent>
              </w:sdt>
              <w:customXmlInsRangeEnd w:id="102"/>
              <w:customXmlInsRangeStart w:id="103" w:author="Virata Pusuluri" w:date="2026-02-02T14:23:00Z"/>
              <w:sdt>
                <w:sdtPr>
                  <w:tag w:val="goog_rdk_102"/>
                  <w:id w:val="-737675379"/>
                </w:sdtPr>
                <w:sdtContent>
                  <w:customXmlInsRangeEnd w:id="103"/>
                  <w:ins w:id="104" w:author="Virata Pusuluri" w:date="2026-02-02T14:23:00Z">
                    <w:r>
                      <w:t xml:space="preserve"> years</w:t>
                    </w:r>
                  </w:ins>
                  <w:customXmlInsRangeStart w:id="105" w:author="Virata Pusuluri" w:date="2026-02-02T14:23:00Z"/>
                </w:sdtContent>
              </w:sdt>
              <w:customXmlInsRangeEnd w:id="105"/>
            </w:sdtContent>
          </w:sdt>
        </w:p>
      </w:sdtContent>
    </w:sdt>
    <w:sdt>
      <w:sdtPr>
        <w:tag w:val="goog_rdk_105"/>
        <w:id w:val="1326187896"/>
      </w:sdtPr>
      <w:sdtContent>
        <w:p w14:paraId="00000020" w14:textId="77777777" w:rsidR="009370F0" w:rsidRDefault="00000000" w:rsidP="009370F0">
          <w:pPr>
            <w:numPr>
              <w:ilvl w:val="0"/>
              <w:numId w:val="2"/>
            </w:numPr>
            <w:rPr>
              <w:ins w:id="106" w:author="Virata Pusuluri" w:date="2026-02-02T14:34:00Z"/>
            </w:rPr>
            <w:pPrChange w:id="107" w:author="Virata Pusuluri" w:date="2026-01-28T14:15:00Z">
              <w:pPr>
                <w:numPr>
                  <w:numId w:val="6"/>
                </w:numPr>
                <w:ind w:left="720" w:hanging="360"/>
              </w:pPr>
            </w:pPrChange>
          </w:pPr>
          <w:r>
            <w:rPr>
              <w:b/>
              <w:bCs/>
            </w:rPr>
            <w:t>Roots &amp; Basic Arithmetic:</w:t>
          </w:r>
          <w:r>
            <w:t> Find the cube root of 216 and the square root of 64. Multiply these two results, and then subtract the difference between 12 and 5.</w:t>
          </w:r>
          <w:sdt>
            <w:sdtPr>
              <w:tag w:val="goog_rdk_104"/>
              <w:id w:val="627926386"/>
            </w:sdtPr>
            <w:sdtContent/>
          </w:sdt>
        </w:p>
      </w:sdtContent>
    </w:sdt>
    <w:sdt>
      <w:sdtPr>
        <w:tag w:val="goog_rdk_108"/>
        <w:id w:val="853323737"/>
      </w:sdtPr>
      <w:sdtContent>
        <w:p w14:paraId="00000021" w14:textId="77777777" w:rsidR="009370F0" w:rsidRDefault="00000000" w:rsidP="009370F0">
          <w:pPr>
            <w:numPr>
              <w:ilvl w:val="1"/>
              <w:numId w:val="2"/>
            </w:numPr>
            <w:rPr>
              <w:ins w:id="108" w:author="Virata Pusuluri" w:date="2026-02-02T14:34:00Z"/>
            </w:rPr>
            <w:pPrChange w:id="109" w:author="Virata Pusuluri" w:date="2026-01-28T14:15:00Z">
              <w:pPr>
                <w:numPr>
                  <w:ilvl w:val="1"/>
                  <w:numId w:val="6"/>
                </w:numPr>
                <w:ind w:left="1440" w:hanging="360"/>
              </w:pPr>
            </w:pPrChange>
          </w:pPr>
          <w:sdt>
            <w:sdtPr>
              <w:tag w:val="goog_rdk_106"/>
              <w:id w:val="-1378643860"/>
            </w:sdtPr>
            <w:sdtContent>
              <w:sdt>
                <w:sdtPr>
                  <w:tag w:val="goog_rdk_107"/>
                  <w:id w:val="1372371503"/>
                </w:sdtPr>
                <w:sdtContent>
                  <w:ins w:id="110" w:author="Virata Pusuluri" w:date="2026-02-02T14:34:00Z">
                    <w:r>
                      <w:t xml:space="preserve">Answer:  </w:t>
                    </w:r>
                  </w:ins>
                </w:sdtContent>
              </w:sdt>
            </w:sdtContent>
          </w:sdt>
        </w:p>
      </w:sdtContent>
    </w:sdt>
    <w:sdt>
      <w:sdtPr>
        <w:tag w:val="goog_rdk_111"/>
        <w:id w:val="-362416078"/>
      </w:sdtPr>
      <w:sdtContent>
        <w:p w14:paraId="00000022" w14:textId="77777777" w:rsidR="009370F0" w:rsidRDefault="00000000" w:rsidP="009370F0">
          <w:pPr>
            <w:numPr>
              <w:ilvl w:val="2"/>
              <w:numId w:val="2"/>
            </w:numPr>
            <w:rPr>
              <w:ins w:id="111" w:author="Virata Pusuluri" w:date="2026-02-02T14:34:00Z"/>
            </w:rPr>
            <w:pPrChange w:id="112" w:author="Virata Pusuluri" w:date="2026-01-28T14:15:00Z">
              <w:pPr>
                <w:numPr>
                  <w:ilvl w:val="2"/>
                  <w:numId w:val="6"/>
                </w:numPr>
                <w:ind w:left="2160" w:hanging="360"/>
              </w:pPr>
            </w:pPrChange>
          </w:pPr>
          <w:sdt>
            <w:sdtPr>
              <w:tag w:val="goog_rdk_109"/>
              <w:id w:val="1635540839"/>
            </w:sdtPr>
            <w:sdtContent>
              <w:sdt>
                <w:sdtPr>
                  <w:tag w:val="goog_rdk_110"/>
                  <w:id w:val="2090662002"/>
                </w:sdtPr>
                <w:sdtContent>
                  <w:ins w:id="113" w:author="Virata Pusuluri" w:date="2026-02-02T14:34:00Z">
                    <w:r>
                      <w:t>Cube root 216 = 6</w:t>
                    </w:r>
                  </w:ins>
                </w:sdtContent>
              </w:sdt>
            </w:sdtContent>
          </w:sdt>
        </w:p>
      </w:sdtContent>
    </w:sdt>
    <w:sdt>
      <w:sdtPr>
        <w:tag w:val="goog_rdk_114"/>
        <w:id w:val="1468596078"/>
      </w:sdtPr>
      <w:sdtContent>
        <w:p w14:paraId="00000023" w14:textId="77777777" w:rsidR="009370F0" w:rsidRDefault="00000000" w:rsidP="009370F0">
          <w:pPr>
            <w:numPr>
              <w:ilvl w:val="2"/>
              <w:numId w:val="2"/>
            </w:numPr>
            <w:rPr>
              <w:ins w:id="114" w:author="Virata Pusuluri" w:date="2026-02-02T14:34:00Z"/>
            </w:rPr>
            <w:pPrChange w:id="115" w:author="Virata Pusuluri" w:date="2026-01-28T14:15:00Z">
              <w:pPr>
                <w:numPr>
                  <w:ilvl w:val="2"/>
                  <w:numId w:val="6"/>
                </w:numPr>
                <w:ind w:left="2160" w:hanging="360"/>
              </w:pPr>
            </w:pPrChange>
          </w:pPr>
          <w:sdt>
            <w:sdtPr>
              <w:tag w:val="goog_rdk_112"/>
              <w:id w:val="183024831"/>
            </w:sdtPr>
            <w:sdtContent>
              <w:sdt>
                <w:sdtPr>
                  <w:tag w:val="goog_rdk_113"/>
                  <w:id w:val="1784777322"/>
                </w:sdtPr>
                <w:sdtContent>
                  <w:ins w:id="116" w:author="Virata Pusuluri" w:date="2026-02-02T14:34:00Z">
                    <w:r>
                      <w:t>Square root 64 = 8</w:t>
                    </w:r>
                  </w:ins>
                </w:sdtContent>
              </w:sdt>
            </w:sdtContent>
          </w:sdt>
        </w:p>
      </w:sdtContent>
    </w:sdt>
    <w:sdt>
      <w:sdtPr>
        <w:tag w:val="goog_rdk_117"/>
        <w:id w:val="-236296431"/>
      </w:sdtPr>
      <w:sdtContent>
        <w:p w14:paraId="00000024" w14:textId="77777777" w:rsidR="009370F0" w:rsidRDefault="00000000" w:rsidP="009370F0">
          <w:pPr>
            <w:numPr>
              <w:ilvl w:val="2"/>
              <w:numId w:val="2"/>
            </w:numPr>
            <w:rPr>
              <w:ins w:id="117" w:author="Virata Pusuluri" w:date="2026-02-02T14:34:00Z"/>
            </w:rPr>
            <w:pPrChange w:id="118" w:author="Virata Pusuluri" w:date="2026-01-28T14:15:00Z">
              <w:pPr>
                <w:numPr>
                  <w:ilvl w:val="2"/>
                  <w:numId w:val="6"/>
                </w:numPr>
                <w:ind w:left="2160" w:hanging="360"/>
              </w:pPr>
            </w:pPrChange>
          </w:pPr>
          <w:sdt>
            <w:sdtPr>
              <w:tag w:val="goog_rdk_115"/>
              <w:id w:val="294000476"/>
            </w:sdtPr>
            <w:sdtContent>
              <w:sdt>
                <w:sdtPr>
                  <w:tag w:val="goog_rdk_116"/>
                  <w:id w:val="-16623551"/>
                </w:sdtPr>
                <w:sdtContent>
                  <w:ins w:id="119" w:author="Virata Pusuluri" w:date="2026-02-02T14:34:00Z">
                    <w:r>
                      <w:t>Product = 48</w:t>
                    </w:r>
                  </w:ins>
                </w:sdtContent>
              </w:sdt>
            </w:sdtContent>
          </w:sdt>
        </w:p>
      </w:sdtContent>
    </w:sdt>
    <w:sdt>
      <w:sdtPr>
        <w:tag w:val="goog_rdk_120"/>
        <w:id w:val="1610367510"/>
      </w:sdtPr>
      <w:sdtContent>
        <w:p w14:paraId="00000025" w14:textId="77777777" w:rsidR="009370F0" w:rsidRDefault="00000000" w:rsidP="009370F0">
          <w:pPr>
            <w:numPr>
              <w:ilvl w:val="2"/>
              <w:numId w:val="2"/>
            </w:numPr>
            <w:rPr>
              <w:ins w:id="120" w:author="Virata Pusuluri" w:date="2026-02-02T14:34:00Z"/>
            </w:rPr>
            <w:pPrChange w:id="121" w:author="Virata Pusuluri" w:date="2026-01-28T14:15:00Z">
              <w:pPr>
                <w:numPr>
                  <w:ilvl w:val="2"/>
                  <w:numId w:val="6"/>
                </w:numPr>
                <w:ind w:left="2160" w:hanging="360"/>
              </w:pPr>
            </w:pPrChange>
          </w:pPr>
          <w:sdt>
            <w:sdtPr>
              <w:tag w:val="goog_rdk_118"/>
              <w:id w:val="2054687320"/>
            </w:sdtPr>
            <w:sdtContent>
              <w:sdt>
                <w:sdtPr>
                  <w:tag w:val="goog_rdk_119"/>
                  <w:id w:val="-179326572"/>
                </w:sdtPr>
                <w:sdtContent>
                  <w:ins w:id="122" w:author="Virata Pusuluri" w:date="2026-02-02T14:34:00Z">
                    <w:r>
                      <w:t>Difference = 7</w:t>
                    </w:r>
                  </w:ins>
                </w:sdtContent>
              </w:sdt>
            </w:sdtContent>
          </w:sdt>
        </w:p>
      </w:sdtContent>
    </w:sdt>
    <w:sdt>
      <w:sdtPr>
        <w:tag w:val="goog_rdk_123"/>
        <w:id w:val="-1607325435"/>
      </w:sdtPr>
      <w:sdtContent>
        <w:p w14:paraId="00000026" w14:textId="77777777" w:rsidR="009370F0" w:rsidRDefault="00000000" w:rsidP="009370F0">
          <w:pPr>
            <w:numPr>
              <w:ilvl w:val="0"/>
              <w:numId w:val="2"/>
            </w:numPr>
            <w:pPrChange w:id="123" w:author="Virata Pusuluri" w:date="2026-01-28T14:15:00Z">
              <w:pPr>
                <w:numPr>
                  <w:numId w:val="6"/>
                </w:numPr>
                <w:ind w:left="720" w:hanging="360"/>
              </w:pPr>
            </w:pPrChange>
          </w:pPr>
          <w:sdt>
            <w:sdtPr>
              <w:tag w:val="goog_rdk_121"/>
              <w:id w:val="1091633121"/>
            </w:sdtPr>
            <w:sdtContent>
              <w:sdt>
                <w:sdtPr>
                  <w:tag w:val="goog_rdk_122"/>
                  <w:id w:val="-1897216846"/>
                </w:sdtPr>
                <w:sdtContent>
                  <w:ins w:id="124" w:author="Virata Pusuluri" w:date="2026-02-02T14:34:00Z">
                    <w:r>
                      <w:t>Product - Difference = 41</w:t>
                    </w:r>
                  </w:ins>
                </w:sdtContent>
              </w:sdt>
            </w:sdtContent>
          </w:sdt>
        </w:p>
      </w:sdtContent>
    </w:sdt>
    <w:sdt>
      <w:sdtPr>
        <w:tag w:val="goog_rdk_125"/>
        <w:id w:val="-1902860300"/>
      </w:sdtPr>
      <w:sdtContent>
        <w:p w14:paraId="00000027" w14:textId="77777777" w:rsidR="009370F0" w:rsidRDefault="00000000" w:rsidP="009370F0">
          <w:pPr>
            <w:numPr>
              <w:ilvl w:val="0"/>
              <w:numId w:val="2"/>
            </w:numPr>
            <w:rPr>
              <w:ins w:id="125" w:author="Virata Pusuluri" w:date="2026-02-02T14:51:00Z"/>
            </w:rPr>
            <w:pPrChange w:id="126" w:author="Virata Pusuluri" w:date="2026-01-28T14:15:00Z">
              <w:pPr>
                <w:numPr>
                  <w:numId w:val="6"/>
                </w:numPr>
                <w:ind w:left="720" w:hanging="360"/>
              </w:pPr>
            </w:pPrChange>
          </w:pPr>
          <w:r>
            <w:rPr>
              <w:b/>
              <w:bCs/>
            </w:rPr>
            <w:t>Negative Exponents &amp; Fractions:</w:t>
          </w:r>
          <w:r>
            <w:t> Simplify the expression $2^{-2} + \left(\frac{1}{3}\right)^2$. Express your answer as a single fraction.</w:t>
          </w:r>
          <w:sdt>
            <w:sdtPr>
              <w:tag w:val="goog_rdk_124"/>
              <w:id w:val="-1608149661"/>
            </w:sdtPr>
            <w:sdtContent/>
          </w:sdt>
        </w:p>
      </w:sdtContent>
    </w:sdt>
    <w:sdt>
      <w:sdtPr>
        <w:tag w:val="goog_rdk_128"/>
        <w:id w:val="1294332531"/>
      </w:sdtPr>
      <w:sdtContent>
        <w:p w14:paraId="00000028" w14:textId="77777777" w:rsidR="009370F0" w:rsidRDefault="00000000" w:rsidP="009370F0">
          <w:pPr>
            <w:numPr>
              <w:ilvl w:val="1"/>
              <w:numId w:val="2"/>
            </w:numPr>
            <w:rPr>
              <w:ins w:id="127" w:author="Virata Pusuluri" w:date="2026-02-02T14:51:00Z"/>
            </w:rPr>
            <w:pPrChange w:id="128" w:author="Virata Pusuluri" w:date="2026-01-28T14:15:00Z">
              <w:pPr>
                <w:numPr>
                  <w:ilvl w:val="1"/>
                  <w:numId w:val="6"/>
                </w:numPr>
                <w:ind w:left="1440" w:hanging="360"/>
              </w:pPr>
            </w:pPrChange>
          </w:pPr>
          <w:sdt>
            <w:sdtPr>
              <w:tag w:val="goog_rdk_126"/>
              <w:id w:val="-584654882"/>
            </w:sdtPr>
            <w:sdtContent>
              <w:sdt>
                <w:sdtPr>
                  <w:tag w:val="goog_rdk_127"/>
                  <w:id w:val="-232167682"/>
                </w:sdtPr>
                <w:sdtContent>
                  <w:ins w:id="129" w:author="Virata Pusuluri" w:date="2026-02-02T14:51:00Z">
                    <w:r>
                      <w:t xml:space="preserve">Answer: </w:t>
                    </w:r>
                  </w:ins>
                </w:sdtContent>
              </w:sdt>
            </w:sdtContent>
          </w:sdt>
        </w:p>
      </w:sdtContent>
    </w:sdt>
    <w:sdt>
      <w:sdtPr>
        <w:tag w:val="goog_rdk_134"/>
        <w:id w:val="-1602035079"/>
      </w:sdtPr>
      <w:sdtContent>
        <w:p w14:paraId="00000029" w14:textId="77777777" w:rsidR="009370F0" w:rsidRDefault="00000000" w:rsidP="009370F0">
          <w:pPr>
            <w:numPr>
              <w:ilvl w:val="2"/>
              <w:numId w:val="2"/>
            </w:numPr>
            <w:rPr>
              <w:ins w:id="130" w:author="Virata Pusuluri" w:date="2026-02-02T14:51:00Z"/>
            </w:rPr>
            <w:pPrChange w:id="131" w:author="Virata Pusuluri" w:date="2026-01-28T14:15:00Z">
              <w:pPr>
                <w:numPr>
                  <w:ilvl w:val="2"/>
                  <w:numId w:val="6"/>
                </w:numPr>
                <w:ind w:left="2160" w:hanging="360"/>
              </w:pPr>
            </w:pPrChange>
          </w:pPr>
          <w:sdt>
            <w:sdtPr>
              <w:tag w:val="goog_rdk_129"/>
              <w:id w:val="1465958953"/>
            </w:sdtPr>
            <w:sdtContent>
              <w:sdt>
                <w:sdtPr>
                  <w:tag w:val="goog_rdk_130"/>
                  <w:id w:val="-751869854"/>
                </w:sdtPr>
                <w:sdtContent>
                  <w:ins w:id="132" w:author="Virata Pusuluri" w:date="2026-02-02T14:51:00Z">
                    <w:r>
                      <w:t>Question = simplify 2</w:t>
                    </w:r>
                  </w:ins>
                </w:sdtContent>
              </w:sdt>
              <w:customXmlInsRangeStart w:id="133" w:author="Virata Pusuluri" w:date="2026-02-02T14:51:00Z"/>
              <w:sdt>
                <w:sdtPr>
                  <w:tag w:val="goog_rdk_131"/>
                  <w:id w:val="-881622443"/>
                </w:sdtPr>
                <w:sdtContent>
                  <w:customXmlInsRangeEnd w:id="133"/>
                  <w:ins w:id="134" w:author="Virata Pusuluri" w:date="2026-02-02T14:51:00Z">
                    <w:r>
                      <w:rPr>
                        <w:vertAlign w:val="superscript"/>
                        <w:rPrChange w:id="135" w:author="Virata Pusuluri" w:date="2026-02-02T14:51:00Z">
                          <w:rPr/>
                        </w:rPrChange>
                      </w:rPr>
                      <w:t>-2</w:t>
                    </w:r>
                  </w:ins>
                  <w:customXmlInsRangeStart w:id="136" w:author="Virata Pusuluri" w:date="2026-02-02T14:51:00Z"/>
                </w:sdtContent>
              </w:sdt>
              <w:customXmlInsRangeEnd w:id="136"/>
              <w:customXmlInsRangeStart w:id="137" w:author="Virata Pusuluri" w:date="2026-02-02T14:51:00Z"/>
              <w:sdt>
                <w:sdtPr>
                  <w:tag w:val="goog_rdk_132"/>
                  <w:id w:val="-1078926333"/>
                </w:sdtPr>
                <w:sdtContent>
                  <w:customXmlInsRangeEnd w:id="137"/>
                  <w:ins w:id="138" w:author="Virata Pusuluri" w:date="2026-02-02T14:51:00Z">
                    <w:r>
                      <w:t xml:space="preserve"> + (⅓)</w:t>
                    </w:r>
                  </w:ins>
                  <w:customXmlInsRangeStart w:id="139" w:author="Virata Pusuluri" w:date="2026-02-02T14:51:00Z"/>
                </w:sdtContent>
              </w:sdt>
              <w:customXmlInsRangeEnd w:id="139"/>
              <w:customXmlInsRangeStart w:id="140" w:author="Virata Pusuluri" w:date="2026-02-02T14:51:00Z"/>
              <w:sdt>
                <w:sdtPr>
                  <w:tag w:val="goog_rdk_133"/>
                  <w:id w:val="-1125780604"/>
                </w:sdtPr>
                <w:sdtContent>
                  <w:customXmlInsRangeEnd w:id="140"/>
                  <w:ins w:id="141" w:author="Virata Pusuluri" w:date="2026-02-02T14:51:00Z">
                    <w:r>
                      <w:rPr>
                        <w:vertAlign w:val="superscript"/>
                        <w:rPrChange w:id="142" w:author="Virata Pusuluri" w:date="2026-02-02T14:51:00Z">
                          <w:rPr/>
                        </w:rPrChange>
                      </w:rPr>
                      <w:t>2</w:t>
                    </w:r>
                  </w:ins>
                  <w:customXmlInsRangeStart w:id="143" w:author="Virata Pusuluri" w:date="2026-02-02T14:51:00Z"/>
                </w:sdtContent>
              </w:sdt>
              <w:customXmlInsRangeEnd w:id="143"/>
            </w:sdtContent>
          </w:sdt>
        </w:p>
      </w:sdtContent>
    </w:sdt>
    <w:sdt>
      <w:sdtPr>
        <w:tag w:val="goog_rdk_137"/>
        <w:id w:val="1267098327"/>
      </w:sdtPr>
      <w:sdtContent>
        <w:p w14:paraId="0000002A" w14:textId="77777777" w:rsidR="009370F0" w:rsidRDefault="00000000" w:rsidP="009370F0">
          <w:pPr>
            <w:numPr>
              <w:ilvl w:val="2"/>
              <w:numId w:val="2"/>
            </w:numPr>
            <w:rPr>
              <w:ins w:id="144" w:author="Virata Pusuluri" w:date="2026-02-02T14:51:00Z"/>
            </w:rPr>
            <w:pPrChange w:id="145" w:author="Virata Pusuluri" w:date="2026-01-28T14:15:00Z">
              <w:pPr>
                <w:numPr>
                  <w:ilvl w:val="2"/>
                  <w:numId w:val="6"/>
                </w:numPr>
                <w:ind w:left="2160" w:hanging="360"/>
              </w:pPr>
            </w:pPrChange>
          </w:pPr>
          <w:sdt>
            <w:sdtPr>
              <w:tag w:val="goog_rdk_135"/>
              <w:id w:val="-745529862"/>
            </w:sdtPr>
            <w:sdtContent>
              <w:sdt>
                <w:sdtPr>
                  <w:tag w:val="goog_rdk_136"/>
                  <w:id w:val="985297516"/>
                </w:sdtPr>
                <w:sdtContent>
                  <w:ins w:id="146" w:author="Virata Pusuluri" w:date="2026-02-02T14:51:00Z">
                    <w:r>
                      <w:t>2 ** -2 = 1 \ (2 ** 2) = ¼</w:t>
                    </w:r>
                  </w:ins>
                </w:sdtContent>
              </w:sdt>
            </w:sdtContent>
          </w:sdt>
        </w:p>
      </w:sdtContent>
    </w:sdt>
    <w:sdt>
      <w:sdtPr>
        <w:tag w:val="goog_rdk_140"/>
        <w:id w:val="385764038"/>
      </w:sdtPr>
      <w:sdtContent>
        <w:p w14:paraId="0000002B" w14:textId="77777777" w:rsidR="009370F0" w:rsidRDefault="00000000" w:rsidP="009370F0">
          <w:pPr>
            <w:numPr>
              <w:ilvl w:val="2"/>
              <w:numId w:val="2"/>
            </w:numPr>
            <w:rPr>
              <w:ins w:id="147" w:author="Virata Pusuluri" w:date="2026-02-02T14:51:00Z"/>
            </w:rPr>
            <w:pPrChange w:id="148" w:author="Virata Pusuluri" w:date="2026-01-28T14:15:00Z">
              <w:pPr>
                <w:numPr>
                  <w:ilvl w:val="2"/>
                  <w:numId w:val="6"/>
                </w:numPr>
                <w:ind w:left="2160" w:hanging="360"/>
              </w:pPr>
            </w:pPrChange>
          </w:pPr>
          <w:sdt>
            <w:sdtPr>
              <w:tag w:val="goog_rdk_138"/>
              <w:id w:val="-1687950551"/>
            </w:sdtPr>
            <w:sdtContent>
              <w:sdt>
                <w:sdtPr>
                  <w:tag w:val="goog_rdk_139"/>
                  <w:id w:val="93835986"/>
                </w:sdtPr>
                <w:sdtContent>
                  <w:ins w:id="149" w:author="Virata Pusuluri" w:date="2026-02-02T14:51:00Z">
                    <w:r>
                      <w:t>⅓ ** 2 = ⅓ * ⅓ = ⅑</w:t>
                    </w:r>
                  </w:ins>
                </w:sdtContent>
              </w:sdt>
            </w:sdtContent>
          </w:sdt>
        </w:p>
      </w:sdtContent>
    </w:sdt>
    <w:sdt>
      <w:sdtPr>
        <w:tag w:val="goog_rdk_144"/>
        <w:id w:val="509079893"/>
      </w:sdtPr>
      <w:sdtContent>
        <w:p w14:paraId="0000002C" w14:textId="77777777" w:rsidR="009370F0" w:rsidRDefault="00000000" w:rsidP="009370F0">
          <w:pPr>
            <w:numPr>
              <w:ilvl w:val="0"/>
              <w:numId w:val="2"/>
            </w:numPr>
            <w:pPrChange w:id="150" w:author="Virata Pusuluri" w:date="2026-01-28T14:15:00Z">
              <w:pPr>
                <w:numPr>
                  <w:numId w:val="6"/>
                </w:numPr>
                <w:ind w:left="720" w:hanging="360"/>
              </w:pPr>
            </w:pPrChange>
          </w:pPr>
          <w:sdt>
            <w:sdtPr>
              <w:tag w:val="goog_rdk_141"/>
              <w:id w:val="1715476793"/>
            </w:sdtPr>
            <w:sdtContent>
              <w:sdt>
                <w:sdtPr>
                  <w:tag w:val="goog_rdk_142"/>
                  <w:id w:val="-701494105"/>
                </w:sdtPr>
                <w:sdtContent>
                  <w:ins w:id="151" w:author="Virata Pusuluri" w:date="2026-02-02T14:51:00Z">
                    <w:r>
                      <w:t>¼ + ⅑ (done in Notes) = 13/36</w:t>
                    </w:r>
                  </w:ins>
                </w:sdtContent>
              </w:sdt>
            </w:sdtContent>
          </w:sdt>
          <w:sdt>
            <w:sdtPr>
              <w:tag w:val="goog_rdk_143"/>
              <w:id w:val="-380721258"/>
            </w:sdtPr>
            <w:sdtContent/>
          </w:sdt>
        </w:p>
      </w:sdtContent>
    </w:sdt>
    <w:sdt>
      <w:sdtPr>
        <w:tag w:val="goog_rdk_146"/>
        <w:id w:val="-1741073582"/>
      </w:sdtPr>
      <w:sdtContent>
        <w:p w14:paraId="0000002D" w14:textId="77777777" w:rsidR="009370F0" w:rsidRDefault="00000000" w:rsidP="009370F0">
          <w:pPr>
            <w:numPr>
              <w:ilvl w:val="0"/>
              <w:numId w:val="2"/>
            </w:numPr>
            <w:rPr>
              <w:ins w:id="152" w:author="Virata Pusuluri" w:date="2026-02-02T14:55:00Z"/>
            </w:rPr>
            <w:pPrChange w:id="153" w:author="Virata Pusuluri" w:date="2026-01-28T14:15:00Z">
              <w:pPr>
                <w:numPr>
                  <w:numId w:val="6"/>
                </w:numPr>
                <w:ind w:left="720" w:hanging="360"/>
              </w:pPr>
            </w:pPrChange>
          </w:pPr>
          <w:r>
            <w:rPr>
              <w:b/>
              <w:bCs/>
            </w:rPr>
            <w:t>Roman Numerals &amp; Operations:</w:t>
          </w:r>
          <w:r>
            <w:t> You see the number </w:t>
          </w:r>
          <w:r>
            <w:rPr>
              <w:b/>
              <w:bCs/>
            </w:rPr>
            <w:t>LXXXIII</w:t>
          </w:r>
          <w:r>
            <w:t> on a clock tower. If you subtract 18 from this number, convert the final result back into Roman numerals.</w:t>
          </w:r>
          <w:sdt>
            <w:sdtPr>
              <w:tag w:val="goog_rdk_145"/>
              <w:id w:val="9199642"/>
            </w:sdtPr>
            <w:sdtContent/>
          </w:sdt>
        </w:p>
      </w:sdtContent>
    </w:sdt>
    <w:sdt>
      <w:sdtPr>
        <w:tag w:val="goog_rdk_149"/>
        <w:id w:val="-1011518937"/>
      </w:sdtPr>
      <w:sdtContent>
        <w:p w14:paraId="0000002E" w14:textId="77777777" w:rsidR="009370F0" w:rsidRDefault="00000000" w:rsidP="009370F0">
          <w:pPr>
            <w:numPr>
              <w:ilvl w:val="1"/>
              <w:numId w:val="2"/>
            </w:numPr>
            <w:rPr>
              <w:ins w:id="154" w:author="Virata Pusuluri" w:date="2026-02-02T14:55:00Z"/>
            </w:rPr>
            <w:pPrChange w:id="155" w:author="Virata Pusuluri" w:date="2026-01-28T14:15:00Z">
              <w:pPr>
                <w:numPr>
                  <w:ilvl w:val="1"/>
                  <w:numId w:val="6"/>
                </w:numPr>
                <w:ind w:left="1440" w:hanging="360"/>
              </w:pPr>
            </w:pPrChange>
          </w:pPr>
          <w:sdt>
            <w:sdtPr>
              <w:tag w:val="goog_rdk_147"/>
              <w:id w:val="417259715"/>
            </w:sdtPr>
            <w:sdtContent>
              <w:sdt>
                <w:sdtPr>
                  <w:tag w:val="goog_rdk_148"/>
                  <w:id w:val="207182905"/>
                </w:sdtPr>
                <w:sdtContent>
                  <w:ins w:id="156" w:author="Virata Pusuluri" w:date="2026-02-02T14:55:00Z">
                    <w:r>
                      <w:t>Answer:</w:t>
                    </w:r>
                  </w:ins>
                </w:sdtContent>
              </w:sdt>
            </w:sdtContent>
          </w:sdt>
        </w:p>
      </w:sdtContent>
    </w:sdt>
    <w:sdt>
      <w:sdtPr>
        <w:tag w:val="goog_rdk_152"/>
        <w:id w:val="-2004619852"/>
      </w:sdtPr>
      <w:sdtContent>
        <w:p w14:paraId="0000002F" w14:textId="77777777" w:rsidR="009370F0" w:rsidRDefault="00000000" w:rsidP="009370F0">
          <w:pPr>
            <w:numPr>
              <w:ilvl w:val="2"/>
              <w:numId w:val="2"/>
            </w:numPr>
            <w:rPr>
              <w:ins w:id="157" w:author="Virata Pusuluri" w:date="2026-02-02T14:55:00Z"/>
            </w:rPr>
            <w:pPrChange w:id="158" w:author="Virata Pusuluri" w:date="2026-01-28T14:15:00Z">
              <w:pPr>
                <w:numPr>
                  <w:ilvl w:val="2"/>
                  <w:numId w:val="6"/>
                </w:numPr>
                <w:ind w:left="2160" w:hanging="360"/>
              </w:pPr>
            </w:pPrChange>
          </w:pPr>
          <w:sdt>
            <w:sdtPr>
              <w:tag w:val="goog_rdk_150"/>
              <w:id w:val="251530245"/>
            </w:sdtPr>
            <w:sdtContent>
              <w:sdt>
                <w:sdtPr>
                  <w:tag w:val="goog_rdk_151"/>
                  <w:id w:val="-1792273229"/>
                </w:sdtPr>
                <w:sdtContent>
                  <w:ins w:id="159" w:author="Virata Pusuluri" w:date="2026-02-02T14:55:00Z">
                    <w:r>
                      <w:t>LXXXIII = 83</w:t>
                    </w:r>
                  </w:ins>
                </w:sdtContent>
              </w:sdt>
            </w:sdtContent>
          </w:sdt>
        </w:p>
      </w:sdtContent>
    </w:sdt>
    <w:sdt>
      <w:sdtPr>
        <w:tag w:val="goog_rdk_155"/>
        <w:id w:val="1144493722"/>
      </w:sdtPr>
      <w:sdtContent>
        <w:p w14:paraId="00000030" w14:textId="77777777" w:rsidR="009370F0" w:rsidRDefault="00000000" w:rsidP="009370F0">
          <w:pPr>
            <w:numPr>
              <w:ilvl w:val="2"/>
              <w:numId w:val="2"/>
            </w:numPr>
            <w:rPr>
              <w:ins w:id="160" w:author="Virata Pusuluri" w:date="2026-02-02T14:55:00Z"/>
            </w:rPr>
            <w:pPrChange w:id="161" w:author="Virata Pusuluri" w:date="2026-01-28T14:15:00Z">
              <w:pPr>
                <w:numPr>
                  <w:ilvl w:val="2"/>
                  <w:numId w:val="6"/>
                </w:numPr>
                <w:ind w:left="2160" w:hanging="360"/>
              </w:pPr>
            </w:pPrChange>
          </w:pPr>
          <w:sdt>
            <w:sdtPr>
              <w:tag w:val="goog_rdk_153"/>
              <w:id w:val="1304629877"/>
            </w:sdtPr>
            <w:sdtContent>
              <w:sdt>
                <w:sdtPr>
                  <w:tag w:val="goog_rdk_154"/>
                  <w:id w:val="-1048439423"/>
                </w:sdtPr>
                <w:sdtContent>
                  <w:ins w:id="162" w:author="Virata Pusuluri" w:date="2026-02-02T14:55:00Z">
                    <w:r>
                      <w:t>Difference = 83 - 18 = 65</w:t>
                    </w:r>
                  </w:ins>
                </w:sdtContent>
              </w:sdt>
            </w:sdtContent>
          </w:sdt>
        </w:p>
      </w:sdtContent>
    </w:sdt>
    <w:sdt>
      <w:sdtPr>
        <w:tag w:val="goog_rdk_158"/>
        <w:id w:val="692296253"/>
      </w:sdtPr>
      <w:sdtContent>
        <w:p w14:paraId="00000031" w14:textId="77777777" w:rsidR="009370F0" w:rsidRDefault="00000000" w:rsidP="009370F0">
          <w:pPr>
            <w:numPr>
              <w:ilvl w:val="0"/>
              <w:numId w:val="2"/>
            </w:numPr>
            <w:pPrChange w:id="163" w:author="Virata Pusuluri" w:date="2026-01-28T14:15:00Z">
              <w:pPr>
                <w:numPr>
                  <w:numId w:val="6"/>
                </w:numPr>
                <w:ind w:left="720" w:hanging="360"/>
              </w:pPr>
            </w:pPrChange>
          </w:pPr>
          <w:sdt>
            <w:sdtPr>
              <w:tag w:val="goog_rdk_156"/>
              <w:id w:val="-1193962278"/>
            </w:sdtPr>
            <w:sdtContent>
              <w:sdt>
                <w:sdtPr>
                  <w:tag w:val="goog_rdk_157"/>
                  <w:id w:val="-896526325"/>
                </w:sdtPr>
                <w:sdtContent>
                  <w:ins w:id="164" w:author="Virata Pusuluri" w:date="2026-02-02T14:55:00Z">
                    <w:r>
                      <w:t>65 = LXV</w:t>
                    </w:r>
                  </w:ins>
                </w:sdtContent>
              </w:sdt>
            </w:sdtContent>
          </w:sdt>
        </w:p>
      </w:sdtContent>
    </w:sdt>
    <w:p w14:paraId="00000032" w14:textId="77777777" w:rsidR="009370F0" w:rsidRDefault="00000000">
      <w:r>
        <w:t>Section 3: GCD, LCM, and Divisibility Rules</w:t>
      </w:r>
    </w:p>
    <w:sdt>
      <w:sdtPr>
        <w:tag w:val="goog_rdk_160"/>
        <w:id w:val="821901903"/>
      </w:sdtPr>
      <w:sdtContent>
        <w:p w14:paraId="00000033" w14:textId="77777777" w:rsidR="009370F0" w:rsidRDefault="00000000" w:rsidP="009370F0">
          <w:pPr>
            <w:numPr>
              <w:ilvl w:val="0"/>
              <w:numId w:val="3"/>
            </w:numPr>
            <w:rPr>
              <w:ins w:id="165" w:author="Virata Pusuluri" w:date="2026-02-02T14:59:00Z"/>
            </w:rPr>
            <w:pPrChange w:id="166" w:author="Virata Pusuluri" w:date="2026-02-02T14:59:00Z">
              <w:pPr>
                <w:numPr>
                  <w:numId w:val="7"/>
                </w:numPr>
                <w:ind w:left="720" w:hanging="360"/>
              </w:pPr>
            </w:pPrChange>
          </w:pPr>
          <w:r>
            <w:rPr>
              <w:b/>
              <w:bCs/>
            </w:rPr>
            <w:t>GCD &amp; Simplifying Fractions:</w:t>
          </w:r>
          <w:r>
            <w:t> A fraction is $\frac{144}{216}$. First, find the Greatest Common Divisor (GCD) of the numerator and the denominator, and then use the GCD to simplify the fraction to its lowest terms.</w:t>
          </w:r>
          <w:sdt>
            <w:sdtPr>
              <w:tag w:val="goog_rdk_159"/>
              <w:id w:val="1063638075"/>
            </w:sdtPr>
            <w:sdtContent/>
          </w:sdt>
        </w:p>
      </w:sdtContent>
    </w:sdt>
    <w:sdt>
      <w:sdtPr>
        <w:tag w:val="goog_rdk_163"/>
        <w:id w:val="2073872610"/>
      </w:sdtPr>
      <w:sdtContent>
        <w:p w14:paraId="00000034" w14:textId="77777777" w:rsidR="009370F0" w:rsidRDefault="00000000" w:rsidP="009370F0">
          <w:pPr>
            <w:numPr>
              <w:ilvl w:val="1"/>
              <w:numId w:val="3"/>
            </w:numPr>
            <w:rPr>
              <w:ins w:id="167" w:author="Virata Pusuluri" w:date="2026-02-02T14:59:00Z"/>
            </w:rPr>
            <w:pPrChange w:id="168" w:author="Virata Pusuluri" w:date="2026-02-02T14:59:00Z">
              <w:pPr>
                <w:numPr>
                  <w:ilvl w:val="1"/>
                  <w:numId w:val="7"/>
                </w:numPr>
                <w:ind w:left="1440" w:hanging="360"/>
              </w:pPr>
            </w:pPrChange>
          </w:pPr>
          <w:sdt>
            <w:sdtPr>
              <w:tag w:val="goog_rdk_161"/>
              <w:id w:val="1164724661"/>
            </w:sdtPr>
            <w:sdtContent>
              <w:sdt>
                <w:sdtPr>
                  <w:tag w:val="goog_rdk_162"/>
                  <w:id w:val="-569580051"/>
                </w:sdtPr>
                <w:sdtContent>
                  <w:ins w:id="169" w:author="Virata Pusuluri" w:date="2026-02-02T14:59:00Z">
                    <w:r>
                      <w:t xml:space="preserve">Answer: </w:t>
                    </w:r>
                  </w:ins>
                </w:sdtContent>
              </w:sdt>
            </w:sdtContent>
          </w:sdt>
        </w:p>
      </w:sdtContent>
    </w:sdt>
    <w:sdt>
      <w:sdtPr>
        <w:tag w:val="goog_rdk_166"/>
        <w:id w:val="-1419209303"/>
      </w:sdtPr>
      <w:sdtContent>
        <w:p w14:paraId="00000035" w14:textId="77777777" w:rsidR="009370F0" w:rsidRDefault="00000000" w:rsidP="009370F0">
          <w:pPr>
            <w:numPr>
              <w:ilvl w:val="2"/>
              <w:numId w:val="3"/>
            </w:numPr>
            <w:rPr>
              <w:ins w:id="170" w:author="Virata Pusuluri" w:date="2026-02-02T14:59:00Z"/>
            </w:rPr>
            <w:pPrChange w:id="171" w:author="Virata Pusuluri" w:date="2026-02-02T14:59:00Z">
              <w:pPr>
                <w:numPr>
                  <w:ilvl w:val="2"/>
                  <w:numId w:val="7"/>
                </w:numPr>
                <w:ind w:left="2160" w:hanging="360"/>
              </w:pPr>
            </w:pPrChange>
          </w:pPr>
          <w:sdt>
            <w:sdtPr>
              <w:tag w:val="goog_rdk_164"/>
              <w:id w:val="-1731025646"/>
            </w:sdtPr>
            <w:sdtContent>
              <w:sdt>
                <w:sdtPr>
                  <w:tag w:val="goog_rdk_165"/>
                  <w:id w:val="827437806"/>
                </w:sdtPr>
                <w:sdtContent>
                  <w:ins w:id="172" w:author="Virata Pusuluri" w:date="2026-02-02T14:59:00Z">
                    <w:r>
                      <w:t>Fraction = 144 ÷ 216</w:t>
                    </w:r>
                  </w:ins>
                </w:sdtContent>
              </w:sdt>
            </w:sdtContent>
          </w:sdt>
        </w:p>
      </w:sdtContent>
    </w:sdt>
    <w:sdt>
      <w:sdtPr>
        <w:tag w:val="goog_rdk_169"/>
        <w:id w:val="-163716425"/>
      </w:sdtPr>
      <w:sdtContent>
        <w:p w14:paraId="00000036" w14:textId="77777777" w:rsidR="009370F0" w:rsidRDefault="00000000" w:rsidP="009370F0">
          <w:pPr>
            <w:numPr>
              <w:ilvl w:val="2"/>
              <w:numId w:val="3"/>
            </w:numPr>
            <w:rPr>
              <w:ins w:id="173" w:author="Virata Pusuluri" w:date="2026-02-02T14:59:00Z"/>
            </w:rPr>
            <w:pPrChange w:id="174" w:author="Virata Pusuluri" w:date="2026-02-02T14:59:00Z">
              <w:pPr>
                <w:numPr>
                  <w:ilvl w:val="2"/>
                  <w:numId w:val="7"/>
                </w:numPr>
                <w:ind w:left="2160" w:hanging="360"/>
              </w:pPr>
            </w:pPrChange>
          </w:pPr>
          <w:sdt>
            <w:sdtPr>
              <w:tag w:val="goog_rdk_167"/>
              <w:id w:val="1001651949"/>
            </w:sdtPr>
            <w:sdtContent>
              <w:sdt>
                <w:sdtPr>
                  <w:tag w:val="goog_rdk_168"/>
                  <w:id w:val="1207380749"/>
                </w:sdtPr>
                <w:sdtContent>
                  <w:ins w:id="175" w:author="Virata Pusuluri" w:date="2026-02-02T14:59:00Z">
                    <w:r>
                      <w:t>GCD (done in Notes) = 72</w:t>
                    </w:r>
                  </w:ins>
                </w:sdtContent>
              </w:sdt>
            </w:sdtContent>
          </w:sdt>
        </w:p>
      </w:sdtContent>
    </w:sdt>
    <w:sdt>
      <w:sdtPr>
        <w:tag w:val="goog_rdk_172"/>
        <w:id w:val="1209981075"/>
      </w:sdtPr>
      <w:sdtContent>
        <w:p w14:paraId="00000037" w14:textId="77777777" w:rsidR="009370F0" w:rsidRDefault="00000000" w:rsidP="009370F0">
          <w:pPr>
            <w:numPr>
              <w:ilvl w:val="2"/>
              <w:numId w:val="3"/>
            </w:numPr>
            <w:rPr>
              <w:ins w:id="176" w:author="Virata Pusuluri" w:date="2026-02-02T14:59:00Z"/>
            </w:rPr>
            <w:pPrChange w:id="177" w:author="Virata Pusuluri" w:date="2026-02-02T14:59:00Z">
              <w:pPr>
                <w:numPr>
                  <w:ilvl w:val="2"/>
                  <w:numId w:val="7"/>
                </w:numPr>
                <w:ind w:left="2160" w:hanging="360"/>
              </w:pPr>
            </w:pPrChange>
          </w:pPr>
          <w:sdt>
            <w:sdtPr>
              <w:tag w:val="goog_rdk_170"/>
              <w:id w:val="-1083503622"/>
            </w:sdtPr>
            <w:sdtContent>
              <w:sdt>
                <w:sdtPr>
                  <w:tag w:val="goog_rdk_171"/>
                  <w:id w:val="623982580"/>
                </w:sdtPr>
                <w:sdtContent>
                  <w:ins w:id="178" w:author="Virata Pusuluri" w:date="2026-02-02T14:59:00Z">
                    <w:r>
                      <w:t>144 = 72 × 2</w:t>
                    </w:r>
                  </w:ins>
                </w:sdtContent>
              </w:sdt>
            </w:sdtContent>
          </w:sdt>
        </w:p>
      </w:sdtContent>
    </w:sdt>
    <w:sdt>
      <w:sdtPr>
        <w:tag w:val="goog_rdk_175"/>
        <w:id w:val="-2131062675"/>
      </w:sdtPr>
      <w:sdtContent>
        <w:p w14:paraId="00000038" w14:textId="77777777" w:rsidR="009370F0" w:rsidRDefault="00000000" w:rsidP="009370F0">
          <w:pPr>
            <w:numPr>
              <w:ilvl w:val="2"/>
              <w:numId w:val="3"/>
            </w:numPr>
            <w:rPr>
              <w:ins w:id="179" w:author="Virata Pusuluri" w:date="2026-02-02T14:59:00Z"/>
            </w:rPr>
            <w:pPrChange w:id="180" w:author="Virata Pusuluri" w:date="2026-02-02T14:59:00Z">
              <w:pPr>
                <w:numPr>
                  <w:ilvl w:val="2"/>
                  <w:numId w:val="7"/>
                </w:numPr>
                <w:ind w:left="2160" w:hanging="360"/>
              </w:pPr>
            </w:pPrChange>
          </w:pPr>
          <w:sdt>
            <w:sdtPr>
              <w:tag w:val="goog_rdk_173"/>
              <w:id w:val="-251703081"/>
            </w:sdtPr>
            <w:sdtContent>
              <w:sdt>
                <w:sdtPr>
                  <w:tag w:val="goog_rdk_174"/>
                  <w:id w:val="-675988494"/>
                </w:sdtPr>
                <w:sdtContent>
                  <w:ins w:id="181" w:author="Virata Pusuluri" w:date="2026-02-02T14:59:00Z">
                    <w:r>
                      <w:t>216 = 72 × 3</w:t>
                    </w:r>
                  </w:ins>
                </w:sdtContent>
              </w:sdt>
            </w:sdtContent>
          </w:sdt>
        </w:p>
      </w:sdtContent>
    </w:sdt>
    <w:sdt>
      <w:sdtPr>
        <w:tag w:val="goog_rdk_178"/>
        <w:id w:val="-44908842"/>
      </w:sdtPr>
      <w:sdtContent>
        <w:p w14:paraId="00000039" w14:textId="77777777" w:rsidR="009370F0" w:rsidRDefault="00000000" w:rsidP="009370F0">
          <w:pPr>
            <w:numPr>
              <w:ilvl w:val="0"/>
              <w:numId w:val="3"/>
            </w:numPr>
            <w:pPrChange w:id="182" w:author="Virata Pusuluri" w:date="2026-02-02T14:59:00Z">
              <w:pPr>
                <w:numPr>
                  <w:numId w:val="7"/>
                </w:numPr>
                <w:ind w:left="720" w:hanging="360"/>
              </w:pPr>
            </w:pPrChange>
          </w:pPr>
          <w:sdt>
            <w:sdtPr>
              <w:tag w:val="goog_rdk_176"/>
              <w:id w:val="814063632"/>
            </w:sdtPr>
            <w:sdtContent>
              <w:sdt>
                <w:sdtPr>
                  <w:tag w:val="goog_rdk_177"/>
                  <w:id w:val="-987094022"/>
                </w:sdtPr>
                <w:sdtContent>
                  <w:ins w:id="183" w:author="Virata Pusuluri" w:date="2026-02-02T14:59:00Z">
                    <w:r>
                      <w:t>Simplified = ⅔</w:t>
                    </w:r>
                  </w:ins>
                </w:sdtContent>
              </w:sdt>
            </w:sdtContent>
          </w:sdt>
        </w:p>
      </w:sdtContent>
    </w:sdt>
    <w:sdt>
      <w:sdtPr>
        <w:tag w:val="goog_rdk_180"/>
        <w:id w:val="-530970735"/>
      </w:sdtPr>
      <w:sdtContent>
        <w:p w14:paraId="0000003A" w14:textId="77777777" w:rsidR="009370F0" w:rsidRDefault="00000000" w:rsidP="009370F0">
          <w:pPr>
            <w:numPr>
              <w:ilvl w:val="0"/>
              <w:numId w:val="3"/>
            </w:numPr>
            <w:rPr>
              <w:ins w:id="184" w:author="Virata Pusuluri" w:date="2026-02-03T13:42:00Z"/>
            </w:rPr>
            <w:pPrChange w:id="185" w:author="Virata Pusuluri" w:date="2026-02-02T14:59:00Z">
              <w:pPr>
                <w:numPr>
                  <w:numId w:val="7"/>
                </w:numPr>
                <w:ind w:left="720" w:hanging="360"/>
              </w:pPr>
            </w:pPrChange>
          </w:pPr>
          <w:r>
            <w:rPr>
              <w:b/>
              <w:bCs/>
            </w:rPr>
            <w:t>LCM &amp; Fraction Addition:</w:t>
          </w:r>
          <w:r>
            <w:t> Sarah is adding $\frac{5}{12}$ and $\frac{7}{18}$. Use the Least Common Multiple (LCM) of the denominators to find the Least Common Denominator (LCD). What is the sum of the two fractions using the LCD?</w:t>
          </w:r>
          <w:sdt>
            <w:sdtPr>
              <w:tag w:val="goog_rdk_179"/>
              <w:id w:val="1664985815"/>
            </w:sdtPr>
            <w:sdtContent/>
          </w:sdt>
        </w:p>
      </w:sdtContent>
    </w:sdt>
    <w:sdt>
      <w:sdtPr>
        <w:tag w:val="goog_rdk_183"/>
        <w:id w:val="717707650"/>
      </w:sdtPr>
      <w:sdtContent>
        <w:p w14:paraId="0000003B" w14:textId="77777777" w:rsidR="009370F0" w:rsidRDefault="00000000" w:rsidP="009370F0">
          <w:pPr>
            <w:numPr>
              <w:ilvl w:val="1"/>
              <w:numId w:val="3"/>
            </w:numPr>
            <w:rPr>
              <w:ins w:id="186" w:author="Virata Pusuluri" w:date="2026-02-03T13:42:00Z"/>
            </w:rPr>
            <w:pPrChange w:id="187" w:author="Virata Pusuluri" w:date="2026-02-02T14:59:00Z">
              <w:pPr>
                <w:numPr>
                  <w:ilvl w:val="1"/>
                  <w:numId w:val="7"/>
                </w:numPr>
                <w:ind w:left="1440" w:hanging="360"/>
              </w:pPr>
            </w:pPrChange>
          </w:pPr>
          <w:sdt>
            <w:sdtPr>
              <w:tag w:val="goog_rdk_181"/>
              <w:id w:val="664846832"/>
            </w:sdtPr>
            <w:sdtContent>
              <w:sdt>
                <w:sdtPr>
                  <w:tag w:val="goog_rdk_182"/>
                  <w:id w:val="-1381139864"/>
                </w:sdtPr>
                <w:sdtContent>
                  <w:ins w:id="188" w:author="Virata Pusuluri" w:date="2026-02-03T13:42:00Z">
                    <w:r>
                      <w:t xml:space="preserve">Answer: </w:t>
                    </w:r>
                  </w:ins>
                </w:sdtContent>
              </w:sdt>
            </w:sdtContent>
          </w:sdt>
        </w:p>
      </w:sdtContent>
    </w:sdt>
    <w:sdt>
      <w:sdtPr>
        <w:tag w:val="goog_rdk_186"/>
        <w:id w:val="-1803048840"/>
      </w:sdtPr>
      <w:sdtContent>
        <w:p w14:paraId="0000003C" w14:textId="77777777" w:rsidR="009370F0" w:rsidRDefault="00000000" w:rsidP="009370F0">
          <w:pPr>
            <w:numPr>
              <w:ilvl w:val="2"/>
              <w:numId w:val="3"/>
            </w:numPr>
            <w:rPr>
              <w:ins w:id="189" w:author="Virata Pusuluri" w:date="2026-02-03T13:42:00Z"/>
            </w:rPr>
            <w:pPrChange w:id="190" w:author="Virata Pusuluri" w:date="2026-02-02T14:59:00Z">
              <w:pPr>
                <w:numPr>
                  <w:ilvl w:val="2"/>
                  <w:numId w:val="7"/>
                </w:numPr>
                <w:ind w:left="2160" w:hanging="360"/>
              </w:pPr>
            </w:pPrChange>
          </w:pPr>
          <w:sdt>
            <w:sdtPr>
              <w:tag w:val="goog_rdk_184"/>
              <w:id w:val="354780997"/>
            </w:sdtPr>
            <w:sdtContent>
              <w:sdt>
                <w:sdtPr>
                  <w:tag w:val="goog_rdk_185"/>
                  <w:id w:val="-380650970"/>
                </w:sdtPr>
                <w:sdtContent>
                  <w:ins w:id="191" w:author="Virata Pusuluri" w:date="2026-02-03T13:42:00Z">
                    <w:r>
                      <w:t>Fractions = 5/12 + 7/18</w:t>
                    </w:r>
                  </w:ins>
                </w:sdtContent>
              </w:sdt>
            </w:sdtContent>
          </w:sdt>
        </w:p>
      </w:sdtContent>
    </w:sdt>
    <w:sdt>
      <w:sdtPr>
        <w:tag w:val="goog_rdk_189"/>
        <w:id w:val="126217754"/>
      </w:sdtPr>
      <w:sdtContent>
        <w:p w14:paraId="0000003D" w14:textId="77777777" w:rsidR="009370F0" w:rsidRDefault="00000000" w:rsidP="009370F0">
          <w:pPr>
            <w:numPr>
              <w:ilvl w:val="2"/>
              <w:numId w:val="3"/>
            </w:numPr>
            <w:rPr>
              <w:ins w:id="192" w:author="Virata Pusuluri" w:date="2026-02-03T13:42:00Z"/>
            </w:rPr>
            <w:pPrChange w:id="193" w:author="Virata Pusuluri" w:date="2026-02-02T14:59:00Z">
              <w:pPr>
                <w:numPr>
                  <w:ilvl w:val="2"/>
                  <w:numId w:val="7"/>
                </w:numPr>
                <w:ind w:left="2160" w:hanging="360"/>
              </w:pPr>
            </w:pPrChange>
          </w:pPr>
          <w:sdt>
            <w:sdtPr>
              <w:tag w:val="goog_rdk_187"/>
              <w:id w:val="865313840"/>
            </w:sdtPr>
            <w:sdtContent>
              <w:sdt>
                <w:sdtPr>
                  <w:tag w:val="goog_rdk_188"/>
                  <w:id w:val="174118842"/>
                </w:sdtPr>
                <w:sdtContent>
                  <w:ins w:id="194" w:author="Virata Pusuluri" w:date="2026-02-03T13:42:00Z">
                    <w:r>
                      <w:t>LCM = 36</w:t>
                    </w:r>
                  </w:ins>
                </w:sdtContent>
              </w:sdt>
            </w:sdtContent>
          </w:sdt>
        </w:p>
      </w:sdtContent>
    </w:sdt>
    <w:sdt>
      <w:sdtPr>
        <w:tag w:val="goog_rdk_192"/>
        <w:id w:val="322945400"/>
      </w:sdtPr>
      <w:sdtContent>
        <w:p w14:paraId="0000003E" w14:textId="77777777" w:rsidR="009370F0" w:rsidRDefault="00000000" w:rsidP="009370F0">
          <w:pPr>
            <w:numPr>
              <w:ilvl w:val="0"/>
              <w:numId w:val="3"/>
            </w:numPr>
            <w:pPrChange w:id="195" w:author="Virata Pusuluri" w:date="2026-02-02T14:59:00Z">
              <w:pPr>
                <w:numPr>
                  <w:numId w:val="7"/>
                </w:numPr>
                <w:ind w:left="720" w:hanging="360"/>
              </w:pPr>
            </w:pPrChange>
          </w:pPr>
          <w:sdt>
            <w:sdtPr>
              <w:tag w:val="goog_rdk_190"/>
              <w:id w:val="-1663012859"/>
            </w:sdtPr>
            <w:sdtContent>
              <w:sdt>
                <w:sdtPr>
                  <w:tag w:val="goog_rdk_191"/>
                  <w:id w:val="563792542"/>
                </w:sdtPr>
                <w:sdtContent>
                  <w:ins w:id="196" w:author="Virata Pusuluri" w:date="2026-02-03T13:42:00Z">
                    <w:r>
                      <w:t>Fraction (done in Notes) = 29/36</w:t>
                    </w:r>
                  </w:ins>
                </w:sdtContent>
              </w:sdt>
            </w:sdtContent>
          </w:sdt>
        </w:p>
      </w:sdtContent>
    </w:sdt>
    <w:sdt>
      <w:sdtPr>
        <w:tag w:val="goog_rdk_194"/>
        <w:id w:val="21921203"/>
      </w:sdtPr>
      <w:sdtContent>
        <w:p w14:paraId="0000003F" w14:textId="77777777" w:rsidR="009370F0" w:rsidRDefault="00000000" w:rsidP="009370F0">
          <w:pPr>
            <w:numPr>
              <w:ilvl w:val="0"/>
              <w:numId w:val="3"/>
            </w:numPr>
            <w:rPr>
              <w:ins w:id="197" w:author="Virata Pusuluri" w:date="2026-02-02T15:13:00Z"/>
            </w:rPr>
            <w:pPrChange w:id="198" w:author="Virata Pusuluri" w:date="2026-02-02T14:59:00Z">
              <w:pPr>
                <w:numPr>
                  <w:numId w:val="7"/>
                </w:numPr>
                <w:ind w:left="720" w:hanging="360"/>
              </w:pPr>
            </w:pPrChange>
          </w:pPr>
          <w:r>
            <w:rPr>
              <w:b/>
              <w:bCs/>
            </w:rPr>
            <w:t>Divisibility Rules &amp; Integers:</w:t>
          </w:r>
          <w:r>
            <w:t> A number is 1,234,5</w:t>
          </w:r>
          <w:r>
            <w:rPr>
              <w:b/>
              <w:bCs/>
            </w:rPr>
            <w:t>X</w:t>
          </w:r>
          <w:r>
            <w:t>0, where </w:t>
          </w:r>
          <w:r>
            <w:rPr>
              <w:b/>
              <w:bCs/>
            </w:rPr>
            <w:t>X</w:t>
          </w:r>
          <w:r>
            <w:t> is a missing digit. If the number is divisible by 9, what is the value of the missing digit </w:t>
          </w:r>
          <w:r>
            <w:rPr>
              <w:b/>
              <w:bCs/>
            </w:rPr>
            <w:t>X</w:t>
          </w:r>
          <w:r>
            <w:t>?</w:t>
          </w:r>
          <w:sdt>
            <w:sdtPr>
              <w:tag w:val="goog_rdk_193"/>
              <w:id w:val="764309972"/>
            </w:sdtPr>
            <w:sdtContent/>
          </w:sdt>
        </w:p>
      </w:sdtContent>
    </w:sdt>
    <w:sdt>
      <w:sdtPr>
        <w:tag w:val="goog_rdk_197"/>
        <w:id w:val="-401488243"/>
      </w:sdtPr>
      <w:sdtContent>
        <w:p w14:paraId="00000040" w14:textId="77777777" w:rsidR="009370F0" w:rsidRDefault="00000000" w:rsidP="009370F0">
          <w:pPr>
            <w:numPr>
              <w:ilvl w:val="1"/>
              <w:numId w:val="3"/>
            </w:numPr>
            <w:rPr>
              <w:ins w:id="199" w:author="Virata Pusuluri" w:date="2026-02-02T15:13:00Z"/>
            </w:rPr>
            <w:pPrChange w:id="200" w:author="Virata Pusuluri" w:date="2026-02-02T14:59:00Z">
              <w:pPr>
                <w:numPr>
                  <w:ilvl w:val="1"/>
                  <w:numId w:val="7"/>
                </w:numPr>
                <w:ind w:left="1440" w:hanging="360"/>
              </w:pPr>
            </w:pPrChange>
          </w:pPr>
          <w:sdt>
            <w:sdtPr>
              <w:tag w:val="goog_rdk_195"/>
              <w:id w:val="391464032"/>
            </w:sdtPr>
            <w:sdtContent>
              <w:sdt>
                <w:sdtPr>
                  <w:tag w:val="goog_rdk_196"/>
                  <w:id w:val="1254504530"/>
                </w:sdtPr>
                <w:sdtContent>
                  <w:ins w:id="201" w:author="Virata Pusuluri" w:date="2026-02-02T15:13:00Z">
                    <w:r>
                      <w:t>Answer:</w:t>
                    </w:r>
                  </w:ins>
                </w:sdtContent>
              </w:sdt>
            </w:sdtContent>
          </w:sdt>
        </w:p>
      </w:sdtContent>
    </w:sdt>
    <w:sdt>
      <w:sdtPr>
        <w:tag w:val="goog_rdk_200"/>
        <w:id w:val="-117182575"/>
      </w:sdtPr>
      <w:sdtContent>
        <w:p w14:paraId="00000041" w14:textId="77777777" w:rsidR="009370F0" w:rsidRDefault="00000000" w:rsidP="009370F0">
          <w:pPr>
            <w:numPr>
              <w:ilvl w:val="2"/>
              <w:numId w:val="3"/>
            </w:numPr>
            <w:rPr>
              <w:ins w:id="202" w:author="Virata Pusuluri" w:date="2026-02-02T15:13:00Z"/>
            </w:rPr>
            <w:pPrChange w:id="203" w:author="Virata Pusuluri" w:date="2026-02-02T14:59:00Z">
              <w:pPr>
                <w:numPr>
                  <w:ilvl w:val="2"/>
                  <w:numId w:val="7"/>
                </w:numPr>
                <w:ind w:left="2160" w:hanging="360"/>
              </w:pPr>
            </w:pPrChange>
          </w:pPr>
          <w:sdt>
            <w:sdtPr>
              <w:tag w:val="goog_rdk_198"/>
              <w:id w:val="-863574703"/>
            </w:sdtPr>
            <w:sdtContent>
              <w:sdt>
                <w:sdtPr>
                  <w:tag w:val="goog_rdk_199"/>
                  <w:id w:val="1483735800"/>
                </w:sdtPr>
                <w:sdtContent>
                  <w:ins w:id="204" w:author="Virata Pusuluri" w:date="2026-02-02T15:13:00Z">
                    <w:r>
                      <w:t>Number divisible = 9</w:t>
                    </w:r>
                  </w:ins>
                </w:sdtContent>
              </w:sdt>
            </w:sdtContent>
          </w:sdt>
        </w:p>
      </w:sdtContent>
    </w:sdt>
    <w:sdt>
      <w:sdtPr>
        <w:tag w:val="goog_rdk_203"/>
        <w:id w:val="-376427200"/>
      </w:sdtPr>
      <w:sdtContent>
        <w:p w14:paraId="00000042" w14:textId="77777777" w:rsidR="009370F0" w:rsidRDefault="00000000" w:rsidP="009370F0">
          <w:pPr>
            <w:numPr>
              <w:ilvl w:val="0"/>
              <w:numId w:val="3"/>
            </w:numPr>
            <w:pPrChange w:id="205" w:author="Virata Pusuluri" w:date="2026-02-02T14:59:00Z">
              <w:pPr>
                <w:numPr>
                  <w:numId w:val="7"/>
                </w:numPr>
                <w:ind w:left="720" w:hanging="360"/>
              </w:pPr>
            </w:pPrChange>
          </w:pPr>
          <w:sdt>
            <w:sdtPr>
              <w:tag w:val="goog_rdk_201"/>
              <w:id w:val="-275194674"/>
            </w:sdtPr>
            <w:sdtContent>
              <w:sdt>
                <w:sdtPr>
                  <w:tag w:val="goog_rdk_202"/>
                  <w:id w:val="1713431062"/>
                </w:sdtPr>
                <w:sdtContent>
                  <w:ins w:id="206" w:author="Virata Pusuluri" w:date="2026-02-02T15:13:00Z">
                    <w:r>
                      <w:t>X = 3</w:t>
                    </w:r>
                  </w:ins>
                </w:sdtContent>
              </w:sdt>
            </w:sdtContent>
          </w:sdt>
        </w:p>
      </w:sdtContent>
    </w:sdt>
    <w:sdt>
      <w:sdtPr>
        <w:tag w:val="goog_rdk_205"/>
        <w:id w:val="700863518"/>
      </w:sdtPr>
      <w:sdtContent>
        <w:p w14:paraId="00000043" w14:textId="77777777" w:rsidR="009370F0" w:rsidRDefault="00000000" w:rsidP="009370F0">
          <w:pPr>
            <w:numPr>
              <w:ilvl w:val="0"/>
              <w:numId w:val="3"/>
            </w:numPr>
            <w:rPr>
              <w:ins w:id="207" w:author="Virata Pusuluri" w:date="2026-02-03T13:49:00Z"/>
            </w:rPr>
            <w:pPrChange w:id="208" w:author="Virata Pusuluri" w:date="2026-02-02T14:59:00Z">
              <w:pPr>
                <w:numPr>
                  <w:numId w:val="7"/>
                </w:numPr>
                <w:ind w:left="720" w:hanging="360"/>
              </w:pPr>
            </w:pPrChange>
          </w:pPr>
          <w:r>
            <w:rPr>
              <w:b/>
              <w:bCs/>
            </w:rPr>
            <w:t>Last Digits of Powers &amp; Subtraction:</w:t>
          </w:r>
          <w:r>
            <w:t> What is the last digit of the final result of $7^{45} - 3^{22}$?</w:t>
          </w:r>
          <w:sdt>
            <w:sdtPr>
              <w:tag w:val="goog_rdk_204"/>
              <w:id w:val="-2014654838"/>
            </w:sdtPr>
            <w:sdtContent/>
          </w:sdt>
        </w:p>
      </w:sdtContent>
    </w:sdt>
    <w:sdt>
      <w:sdtPr>
        <w:tag w:val="goog_rdk_208"/>
        <w:id w:val="-1860176161"/>
      </w:sdtPr>
      <w:sdtContent>
        <w:p w14:paraId="00000044" w14:textId="77777777" w:rsidR="009370F0" w:rsidRDefault="00000000" w:rsidP="009370F0">
          <w:pPr>
            <w:numPr>
              <w:ilvl w:val="1"/>
              <w:numId w:val="3"/>
            </w:numPr>
            <w:rPr>
              <w:ins w:id="209" w:author="Virata Pusuluri" w:date="2026-02-03T13:49:00Z"/>
            </w:rPr>
            <w:pPrChange w:id="210" w:author="Virata Pusuluri" w:date="2026-02-02T14:59:00Z">
              <w:pPr>
                <w:numPr>
                  <w:ilvl w:val="1"/>
                  <w:numId w:val="7"/>
                </w:numPr>
                <w:ind w:left="1440" w:hanging="360"/>
              </w:pPr>
            </w:pPrChange>
          </w:pPr>
          <w:sdt>
            <w:sdtPr>
              <w:tag w:val="goog_rdk_206"/>
              <w:id w:val="1906328539"/>
            </w:sdtPr>
            <w:sdtContent>
              <w:sdt>
                <w:sdtPr>
                  <w:tag w:val="goog_rdk_207"/>
                  <w:id w:val="95055679"/>
                </w:sdtPr>
                <w:sdtContent>
                  <w:ins w:id="211" w:author="Virata Pusuluri" w:date="2026-02-03T13:49:00Z">
                    <w:r>
                      <w:t>Answer:</w:t>
                    </w:r>
                  </w:ins>
                </w:sdtContent>
              </w:sdt>
            </w:sdtContent>
          </w:sdt>
        </w:p>
      </w:sdtContent>
    </w:sdt>
    <w:sdt>
      <w:sdtPr>
        <w:tag w:val="goog_rdk_211"/>
        <w:id w:val="428787718"/>
      </w:sdtPr>
      <w:sdtContent>
        <w:p w14:paraId="00000045" w14:textId="77777777" w:rsidR="009370F0" w:rsidRDefault="00000000" w:rsidP="009370F0">
          <w:pPr>
            <w:numPr>
              <w:ilvl w:val="2"/>
              <w:numId w:val="3"/>
            </w:numPr>
            <w:rPr>
              <w:ins w:id="212" w:author="Virata Pusuluri" w:date="2026-02-03T13:49:00Z"/>
              <w:b/>
              <w:bCs/>
            </w:rPr>
            <w:pPrChange w:id="213" w:author="Virata Pusuluri" w:date="2026-02-02T14:59:00Z">
              <w:pPr>
                <w:numPr>
                  <w:ilvl w:val="2"/>
                  <w:numId w:val="7"/>
                </w:numPr>
                <w:ind w:left="2160" w:hanging="360"/>
              </w:pPr>
            </w:pPrChange>
          </w:pPr>
          <w:sdt>
            <w:sdtPr>
              <w:tag w:val="goog_rdk_209"/>
              <w:id w:val="-912921158"/>
            </w:sdtPr>
            <w:sdtContent>
              <w:sdt>
                <w:sdtPr>
                  <w:tag w:val="goog_rdk_210"/>
                  <w:id w:val="-1478932125"/>
                </w:sdtPr>
                <w:sdtContent>
                  <w:ins w:id="214" w:author="Virata Pusuluri" w:date="2026-02-03T13:49:00Z">
                    <w:r>
                      <w:rPr>
                        <w:b/>
                        <w:bCs/>
                        <w:rPrChange w:id="215" w:author="Virata Pusuluri" w:date="2026-02-03T13:49:00Z">
                          <w:rPr/>
                        </w:rPrChange>
                      </w:rPr>
                      <w:t>(LD: last digit)</w:t>
                    </w:r>
                  </w:ins>
                </w:sdtContent>
              </w:sdt>
            </w:sdtContent>
          </w:sdt>
        </w:p>
      </w:sdtContent>
    </w:sdt>
    <w:sdt>
      <w:sdtPr>
        <w:tag w:val="goog_rdk_214"/>
        <w:id w:val="-1386482385"/>
      </w:sdtPr>
      <w:sdtContent>
        <w:p w14:paraId="00000046" w14:textId="77777777" w:rsidR="009370F0" w:rsidRDefault="00000000" w:rsidP="009370F0">
          <w:pPr>
            <w:numPr>
              <w:ilvl w:val="2"/>
              <w:numId w:val="3"/>
            </w:numPr>
            <w:rPr>
              <w:ins w:id="216" w:author="Virata Pusuluri" w:date="2026-02-03T13:49:00Z"/>
            </w:rPr>
            <w:pPrChange w:id="217" w:author="Virata Pusuluri" w:date="2026-02-02T14:59:00Z">
              <w:pPr>
                <w:numPr>
                  <w:ilvl w:val="2"/>
                  <w:numId w:val="7"/>
                </w:numPr>
                <w:ind w:left="2160" w:hanging="360"/>
              </w:pPr>
            </w:pPrChange>
          </w:pPr>
          <w:sdt>
            <w:sdtPr>
              <w:tag w:val="goog_rdk_212"/>
              <w:id w:val="1902875611"/>
            </w:sdtPr>
            <w:sdtContent>
              <w:sdt>
                <w:sdtPr>
                  <w:tag w:val="goog_rdk_213"/>
                  <w:id w:val="-1133310958"/>
                </w:sdtPr>
                <w:sdtContent>
                  <w:ins w:id="218" w:author="Virata Pusuluri" w:date="2026-02-03T13:49:00Z">
                    <w:r>
                      <w:t>7 ** 45 LD = 7</w:t>
                    </w:r>
                  </w:ins>
                </w:sdtContent>
              </w:sdt>
            </w:sdtContent>
          </w:sdt>
        </w:p>
      </w:sdtContent>
    </w:sdt>
    <w:sdt>
      <w:sdtPr>
        <w:tag w:val="goog_rdk_217"/>
        <w:id w:val="-942064598"/>
      </w:sdtPr>
      <w:sdtContent>
        <w:p w14:paraId="00000047" w14:textId="77777777" w:rsidR="009370F0" w:rsidRDefault="00000000" w:rsidP="009370F0">
          <w:pPr>
            <w:numPr>
              <w:ilvl w:val="2"/>
              <w:numId w:val="3"/>
            </w:numPr>
            <w:rPr>
              <w:ins w:id="219" w:author="Virata Pusuluri" w:date="2026-02-03T13:49:00Z"/>
            </w:rPr>
            <w:pPrChange w:id="220" w:author="Virata Pusuluri" w:date="2026-02-02T14:59:00Z">
              <w:pPr>
                <w:numPr>
                  <w:ilvl w:val="2"/>
                  <w:numId w:val="7"/>
                </w:numPr>
                <w:ind w:left="2160" w:hanging="360"/>
              </w:pPr>
            </w:pPrChange>
          </w:pPr>
          <w:sdt>
            <w:sdtPr>
              <w:tag w:val="goog_rdk_215"/>
              <w:id w:val="62441044"/>
            </w:sdtPr>
            <w:sdtContent>
              <w:sdt>
                <w:sdtPr>
                  <w:tag w:val="goog_rdk_216"/>
                  <w:id w:val="-118754302"/>
                </w:sdtPr>
                <w:sdtContent>
                  <w:ins w:id="221" w:author="Virata Pusuluri" w:date="2026-02-03T13:49:00Z">
                    <w:r>
                      <w:t>3 ** 22 LD = 9</w:t>
                    </w:r>
                  </w:ins>
                </w:sdtContent>
              </w:sdt>
            </w:sdtContent>
          </w:sdt>
        </w:p>
      </w:sdtContent>
    </w:sdt>
    <w:sdt>
      <w:sdtPr>
        <w:tag w:val="goog_rdk_220"/>
        <w:id w:val="-250298747"/>
      </w:sdtPr>
      <w:sdtContent>
        <w:p w14:paraId="00000048" w14:textId="77777777" w:rsidR="009370F0" w:rsidRDefault="00000000" w:rsidP="009370F0">
          <w:pPr>
            <w:numPr>
              <w:ilvl w:val="0"/>
              <w:numId w:val="3"/>
            </w:numPr>
            <w:pPrChange w:id="222" w:author="Virata Pusuluri" w:date="2026-02-02T14:59:00Z">
              <w:pPr>
                <w:numPr>
                  <w:numId w:val="7"/>
                </w:numPr>
                <w:ind w:left="720" w:hanging="360"/>
              </w:pPr>
            </w:pPrChange>
          </w:pPr>
          <w:sdt>
            <w:sdtPr>
              <w:tag w:val="goog_rdk_218"/>
              <w:id w:val="2059325548"/>
            </w:sdtPr>
            <w:sdtContent>
              <w:sdt>
                <w:sdtPr>
                  <w:tag w:val="goog_rdk_219"/>
                  <w:id w:val="-98126546"/>
                </w:sdtPr>
                <w:sdtContent>
                  <w:ins w:id="223" w:author="Virata Pusuluri" w:date="2026-02-03T13:49:00Z">
                    <w:r>
                      <w:t>7 - 9 = 17 - 9 = 8</w:t>
                    </w:r>
                  </w:ins>
                </w:sdtContent>
              </w:sdt>
            </w:sdtContent>
          </w:sdt>
        </w:p>
      </w:sdtContent>
    </w:sdt>
    <w:sdt>
      <w:sdtPr>
        <w:tag w:val="goog_rdk_222"/>
        <w:id w:val="-1727073773"/>
      </w:sdtPr>
      <w:sdtContent>
        <w:p w14:paraId="00000049" w14:textId="77777777" w:rsidR="009370F0" w:rsidRDefault="00000000" w:rsidP="009370F0">
          <w:pPr>
            <w:numPr>
              <w:ilvl w:val="0"/>
              <w:numId w:val="3"/>
            </w:numPr>
            <w:rPr>
              <w:ins w:id="224" w:author="Virata Pusuluri" w:date="2026-02-04T13:25:00Z"/>
            </w:rPr>
            <w:pPrChange w:id="225" w:author="Virata Pusuluri" w:date="2026-02-02T14:59:00Z">
              <w:pPr>
                <w:numPr>
                  <w:numId w:val="7"/>
                </w:numPr>
                <w:ind w:left="720" w:hanging="360"/>
              </w:pPr>
            </w:pPrChange>
          </w:pPr>
          <w:r>
            <w:rPr>
              <w:b/>
              <w:bCs/>
            </w:rPr>
            <w:t>Prime Factorization &amp; Comparison:</w:t>
          </w:r>
          <w:r>
            <w:t> Find the prime factorization of 72 and 108. Compare the number of distinct prime factors for each number.</w:t>
          </w:r>
          <w:sdt>
            <w:sdtPr>
              <w:tag w:val="goog_rdk_221"/>
              <w:id w:val="-1409491819"/>
            </w:sdtPr>
            <w:sdtContent/>
          </w:sdt>
        </w:p>
      </w:sdtContent>
    </w:sdt>
    <w:sdt>
      <w:sdtPr>
        <w:tag w:val="goog_rdk_225"/>
        <w:id w:val="-1378204091"/>
      </w:sdtPr>
      <w:sdtContent>
        <w:p w14:paraId="0000004A" w14:textId="77777777" w:rsidR="009370F0" w:rsidRDefault="00000000" w:rsidP="009370F0">
          <w:pPr>
            <w:numPr>
              <w:ilvl w:val="1"/>
              <w:numId w:val="3"/>
            </w:numPr>
            <w:rPr>
              <w:ins w:id="226" w:author="Virata Pusuluri" w:date="2026-02-04T13:25:00Z"/>
            </w:rPr>
            <w:pPrChange w:id="227" w:author="Virata Pusuluri" w:date="2026-02-02T14:59:00Z">
              <w:pPr>
                <w:numPr>
                  <w:ilvl w:val="1"/>
                  <w:numId w:val="7"/>
                </w:numPr>
                <w:ind w:left="1440" w:hanging="360"/>
              </w:pPr>
            </w:pPrChange>
          </w:pPr>
          <w:sdt>
            <w:sdtPr>
              <w:tag w:val="goog_rdk_223"/>
              <w:id w:val="1031936014"/>
            </w:sdtPr>
            <w:sdtContent>
              <w:sdt>
                <w:sdtPr>
                  <w:tag w:val="goog_rdk_224"/>
                  <w:id w:val="-1956964452"/>
                </w:sdtPr>
                <w:sdtContent>
                  <w:ins w:id="228" w:author="Virata Pusuluri" w:date="2026-02-04T13:25:00Z">
                    <w:r>
                      <w:t xml:space="preserve">Answer: </w:t>
                    </w:r>
                  </w:ins>
                </w:sdtContent>
              </w:sdt>
            </w:sdtContent>
          </w:sdt>
        </w:p>
      </w:sdtContent>
    </w:sdt>
    <w:sdt>
      <w:sdtPr>
        <w:tag w:val="goog_rdk_230"/>
        <w:id w:val="182869007"/>
      </w:sdtPr>
      <w:sdtContent>
        <w:p w14:paraId="0000004B" w14:textId="77777777" w:rsidR="009370F0" w:rsidRDefault="00000000" w:rsidP="009370F0">
          <w:pPr>
            <w:numPr>
              <w:ilvl w:val="2"/>
              <w:numId w:val="3"/>
            </w:numPr>
            <w:rPr>
              <w:ins w:id="229" w:author="Virata Pusuluri" w:date="2026-02-04T13:25:00Z"/>
            </w:rPr>
            <w:pPrChange w:id="230" w:author="Virata Pusuluri" w:date="2026-02-02T14:59:00Z">
              <w:pPr>
                <w:numPr>
                  <w:ilvl w:val="2"/>
                  <w:numId w:val="7"/>
                </w:numPr>
                <w:ind w:left="2160" w:hanging="360"/>
              </w:pPr>
            </w:pPrChange>
          </w:pPr>
          <w:sdt>
            <w:sdtPr>
              <w:tag w:val="goog_rdk_226"/>
              <w:id w:val="893539549"/>
            </w:sdtPr>
            <w:sdtContent>
              <w:sdt>
                <w:sdtPr>
                  <w:tag w:val="goog_rdk_227"/>
                  <w:id w:val="-1784725470"/>
                </w:sdtPr>
                <w:sdtContent>
                  <w:ins w:id="231" w:author="Virata Pusuluri" w:date="2026-02-04T13:25:00Z">
                    <w:r>
                      <w:t>Prime Factorization 108 = 2 ** 5</w:t>
                    </w:r>
                  </w:ins>
                </w:sdtContent>
              </w:sdt>
              <w:customXmlInsRangeStart w:id="232" w:author="Virata Pusuluri" w:date="2026-02-04T13:25:00Z"/>
              <w:sdt>
                <w:sdtPr>
                  <w:tag w:val="goog_rdk_228"/>
                  <w:id w:val="-1576611837"/>
                </w:sdtPr>
                <w:sdtContent>
                  <w:customXmlInsRangeEnd w:id="232"/>
                  <w:ins w:id="233" w:author="Virata Pusuluri" w:date="2026-02-04T13:25:00Z">
                    <w:r>
                      <w:t xml:space="preserve"> </w:t>
                    </w:r>
                  </w:ins>
                  <w:customXmlInsRangeStart w:id="234" w:author="Virata Pusuluri" w:date="2026-02-04T13:25:00Z"/>
                </w:sdtContent>
              </w:sdt>
              <w:customXmlInsRangeEnd w:id="234"/>
              <w:customXmlInsRangeStart w:id="235" w:author="Virata Pusuluri" w:date="2026-02-04T13:25:00Z"/>
              <w:sdt>
                <w:sdtPr>
                  <w:tag w:val="goog_rdk_229"/>
                  <w:id w:val="1513217299"/>
                </w:sdtPr>
                <w:sdtContent>
                  <w:customXmlInsRangeEnd w:id="235"/>
                  <w:ins w:id="236" w:author="Virata Pusuluri" w:date="2026-02-04T13:25:00Z">
                    <w:r>
                      <w:rPr>
                        <w:vertAlign w:val="superscript"/>
                        <w:rPrChange w:id="237" w:author="Virata Pusuluri" w:date="2026-02-04T13:25:00Z">
                          <w:rPr/>
                        </w:rPrChange>
                      </w:rPr>
                      <w:t>× 3 ** 1</w:t>
                    </w:r>
                  </w:ins>
                  <w:customXmlInsRangeStart w:id="238" w:author="Virata Pusuluri" w:date="2026-02-04T13:25:00Z"/>
                </w:sdtContent>
              </w:sdt>
              <w:customXmlInsRangeEnd w:id="238"/>
            </w:sdtContent>
          </w:sdt>
        </w:p>
      </w:sdtContent>
    </w:sdt>
    <w:sdt>
      <w:sdtPr>
        <w:tag w:val="goog_rdk_233"/>
        <w:id w:val="-1784851337"/>
      </w:sdtPr>
      <w:sdtContent>
        <w:p w14:paraId="0000004C" w14:textId="77777777" w:rsidR="009370F0" w:rsidRDefault="00000000" w:rsidP="009370F0">
          <w:pPr>
            <w:numPr>
              <w:ilvl w:val="2"/>
              <w:numId w:val="3"/>
            </w:numPr>
            <w:rPr>
              <w:ins w:id="239" w:author="Virata Pusuluri" w:date="2026-02-04T13:25:00Z"/>
            </w:rPr>
            <w:pPrChange w:id="240" w:author="Virata Pusuluri" w:date="2026-02-02T14:59:00Z">
              <w:pPr>
                <w:numPr>
                  <w:ilvl w:val="2"/>
                  <w:numId w:val="7"/>
                </w:numPr>
                <w:ind w:left="2160" w:hanging="360"/>
              </w:pPr>
            </w:pPrChange>
          </w:pPr>
          <w:sdt>
            <w:sdtPr>
              <w:tag w:val="goog_rdk_231"/>
              <w:id w:val="-150760240"/>
            </w:sdtPr>
            <w:sdtContent>
              <w:sdt>
                <w:sdtPr>
                  <w:tag w:val="goog_rdk_232"/>
                  <w:id w:val="-121202005"/>
                </w:sdtPr>
                <w:sdtContent>
                  <w:ins w:id="241" w:author="Virata Pusuluri" w:date="2026-02-04T13:25:00Z">
                    <w:r>
                      <w:t>Prime Factorization 72 = 2 ** 3 × 3 ** 2</w:t>
                    </w:r>
                  </w:ins>
                </w:sdtContent>
              </w:sdt>
            </w:sdtContent>
          </w:sdt>
        </w:p>
      </w:sdtContent>
    </w:sdt>
    <w:sdt>
      <w:sdtPr>
        <w:tag w:val="goog_rdk_236"/>
        <w:id w:val="1657058747"/>
      </w:sdtPr>
      <w:sdtContent>
        <w:p w14:paraId="0000004D" w14:textId="77777777" w:rsidR="009370F0" w:rsidRDefault="00000000" w:rsidP="009370F0">
          <w:pPr>
            <w:numPr>
              <w:ilvl w:val="2"/>
              <w:numId w:val="3"/>
            </w:numPr>
            <w:rPr>
              <w:ins w:id="242" w:author="Virata Pusuluri" w:date="2026-02-04T13:25:00Z"/>
            </w:rPr>
            <w:pPrChange w:id="243" w:author="Virata Pusuluri" w:date="2026-02-02T14:59:00Z">
              <w:pPr>
                <w:numPr>
                  <w:ilvl w:val="2"/>
                  <w:numId w:val="7"/>
                </w:numPr>
                <w:ind w:left="2160" w:hanging="360"/>
              </w:pPr>
            </w:pPrChange>
          </w:pPr>
          <w:sdt>
            <w:sdtPr>
              <w:tag w:val="goog_rdk_234"/>
              <w:id w:val="452087520"/>
            </w:sdtPr>
            <w:sdtContent>
              <w:sdt>
                <w:sdtPr>
                  <w:tag w:val="goog_rdk_235"/>
                  <w:id w:val="1595003991"/>
                </w:sdtPr>
                <w:sdtContent>
                  <w:ins w:id="244" w:author="Virata Pusuluri" w:date="2026-02-04T13:25:00Z">
                    <w:r>
                      <w:t>108: 2, 3</w:t>
                    </w:r>
                  </w:ins>
                </w:sdtContent>
              </w:sdt>
            </w:sdtContent>
          </w:sdt>
        </w:p>
      </w:sdtContent>
    </w:sdt>
    <w:sdt>
      <w:sdtPr>
        <w:tag w:val="goog_rdk_240"/>
        <w:id w:val="-1447296954"/>
      </w:sdtPr>
      <w:sdtContent>
        <w:p w14:paraId="0000004E" w14:textId="77777777" w:rsidR="009370F0" w:rsidRDefault="00000000" w:rsidP="009370F0">
          <w:pPr>
            <w:numPr>
              <w:ilvl w:val="0"/>
              <w:numId w:val="3"/>
            </w:numPr>
            <w:pPrChange w:id="245" w:author="Virata Pusuluri" w:date="2026-02-02T14:59:00Z">
              <w:pPr>
                <w:numPr>
                  <w:numId w:val="7"/>
                </w:numPr>
                <w:ind w:left="720" w:hanging="360"/>
              </w:pPr>
            </w:pPrChange>
          </w:pPr>
          <w:sdt>
            <w:sdtPr>
              <w:tag w:val="goog_rdk_237"/>
              <w:id w:val="-36283557"/>
            </w:sdtPr>
            <w:sdtContent>
              <w:sdt>
                <w:sdtPr>
                  <w:tag w:val="goog_rdk_238"/>
                  <w:id w:val="876911241"/>
                </w:sdtPr>
                <w:sdtContent>
                  <w:ins w:id="246" w:author="Virata Pusuluri" w:date="2026-02-04T13:25:00Z">
                    <w:r>
                      <w:t>72: 2, 3</w:t>
                    </w:r>
                  </w:ins>
                </w:sdtContent>
              </w:sdt>
            </w:sdtContent>
          </w:sdt>
          <w:sdt>
            <w:sdtPr>
              <w:tag w:val="goog_rdk_239"/>
              <w:id w:val="-1834563381"/>
            </w:sdtPr>
            <w:sdtContent/>
          </w:sdt>
        </w:p>
      </w:sdtContent>
    </w:sdt>
    <w:sdt>
      <w:sdtPr>
        <w:tag w:val="goog_rdk_242"/>
        <w:id w:val="107991084"/>
      </w:sdtPr>
      <w:sdtContent>
        <w:p w14:paraId="0000004F" w14:textId="77777777" w:rsidR="009370F0" w:rsidRDefault="00000000" w:rsidP="009370F0">
          <w:pPr>
            <w:numPr>
              <w:ilvl w:val="0"/>
              <w:numId w:val="3"/>
            </w:numPr>
            <w:rPr>
              <w:ins w:id="247" w:author="Virata Pusuluri" w:date="2026-02-02T15:16:00Z"/>
            </w:rPr>
            <w:pPrChange w:id="248" w:author="Virata Pusuluri" w:date="2026-02-02T14:59:00Z">
              <w:pPr>
                <w:numPr>
                  <w:numId w:val="7"/>
                </w:numPr>
                <w:ind w:left="720" w:hanging="360"/>
              </w:pPr>
            </w:pPrChange>
          </w:pPr>
          <w:r>
            <w:rPr>
              <w:b/>
              <w:bCs/>
            </w:rPr>
            <w:t>LCM &amp; Scheduling:</w:t>
          </w:r>
          <w:r>
            <w:t> Two buses leave the station at the same time. Bus A returns to the station every 45 minutes, and Bus B returns every 60 minutes. After how many minutes will they next return to the station at the same time?</w:t>
          </w:r>
          <w:sdt>
            <w:sdtPr>
              <w:tag w:val="goog_rdk_241"/>
              <w:id w:val="1672389231"/>
            </w:sdtPr>
            <w:sdtContent/>
          </w:sdt>
        </w:p>
      </w:sdtContent>
    </w:sdt>
    <w:sdt>
      <w:sdtPr>
        <w:tag w:val="goog_rdk_245"/>
        <w:id w:val="-163940100"/>
      </w:sdtPr>
      <w:sdtContent>
        <w:p w14:paraId="00000050" w14:textId="77777777" w:rsidR="009370F0" w:rsidRDefault="00000000" w:rsidP="009370F0">
          <w:pPr>
            <w:numPr>
              <w:ilvl w:val="1"/>
              <w:numId w:val="3"/>
            </w:numPr>
            <w:rPr>
              <w:ins w:id="249" w:author="Virata Pusuluri" w:date="2026-02-02T15:16:00Z"/>
            </w:rPr>
            <w:pPrChange w:id="250" w:author="Virata Pusuluri" w:date="2026-02-02T14:59:00Z">
              <w:pPr>
                <w:numPr>
                  <w:ilvl w:val="1"/>
                  <w:numId w:val="7"/>
                </w:numPr>
                <w:ind w:left="1440" w:hanging="360"/>
              </w:pPr>
            </w:pPrChange>
          </w:pPr>
          <w:sdt>
            <w:sdtPr>
              <w:tag w:val="goog_rdk_243"/>
              <w:id w:val="-1762227692"/>
            </w:sdtPr>
            <w:sdtContent>
              <w:sdt>
                <w:sdtPr>
                  <w:tag w:val="goog_rdk_244"/>
                  <w:id w:val="1768598213"/>
                </w:sdtPr>
                <w:sdtContent>
                  <w:ins w:id="251" w:author="Virata Pusuluri" w:date="2026-02-02T15:16:00Z">
                    <w:r>
                      <w:t xml:space="preserve">Answer: </w:t>
                    </w:r>
                  </w:ins>
                </w:sdtContent>
              </w:sdt>
            </w:sdtContent>
          </w:sdt>
        </w:p>
      </w:sdtContent>
    </w:sdt>
    <w:sdt>
      <w:sdtPr>
        <w:tag w:val="goog_rdk_248"/>
        <w:id w:val="-1395953949"/>
      </w:sdtPr>
      <w:sdtContent>
        <w:p w14:paraId="00000051" w14:textId="77777777" w:rsidR="009370F0" w:rsidRDefault="00000000" w:rsidP="009370F0">
          <w:pPr>
            <w:numPr>
              <w:ilvl w:val="2"/>
              <w:numId w:val="3"/>
            </w:numPr>
            <w:rPr>
              <w:ins w:id="252" w:author="Virata Pusuluri" w:date="2026-02-02T15:16:00Z"/>
            </w:rPr>
            <w:pPrChange w:id="253" w:author="Virata Pusuluri" w:date="2026-02-02T14:59:00Z">
              <w:pPr>
                <w:numPr>
                  <w:ilvl w:val="2"/>
                  <w:numId w:val="7"/>
                </w:numPr>
                <w:ind w:left="2160" w:hanging="360"/>
              </w:pPr>
            </w:pPrChange>
          </w:pPr>
          <w:sdt>
            <w:sdtPr>
              <w:tag w:val="goog_rdk_246"/>
              <w:id w:val="-683938436"/>
            </w:sdtPr>
            <w:sdtContent>
              <w:sdt>
                <w:sdtPr>
                  <w:tag w:val="goog_rdk_247"/>
                  <w:id w:val="1455276004"/>
                </w:sdtPr>
                <w:sdtContent>
                  <w:ins w:id="254" w:author="Virata Pusuluri" w:date="2026-02-02T15:16:00Z">
                    <w:r>
                      <w:t>Bus A return (a) = 45 minutes</w:t>
                    </w:r>
                  </w:ins>
                </w:sdtContent>
              </w:sdt>
            </w:sdtContent>
          </w:sdt>
        </w:p>
      </w:sdtContent>
    </w:sdt>
    <w:sdt>
      <w:sdtPr>
        <w:tag w:val="goog_rdk_251"/>
        <w:id w:val="1716459120"/>
      </w:sdtPr>
      <w:sdtContent>
        <w:p w14:paraId="00000052" w14:textId="77777777" w:rsidR="009370F0" w:rsidRDefault="00000000" w:rsidP="009370F0">
          <w:pPr>
            <w:numPr>
              <w:ilvl w:val="2"/>
              <w:numId w:val="3"/>
            </w:numPr>
            <w:rPr>
              <w:ins w:id="255" w:author="Virata Pusuluri" w:date="2026-02-02T15:16:00Z"/>
            </w:rPr>
            <w:pPrChange w:id="256" w:author="Virata Pusuluri" w:date="2026-02-02T14:59:00Z">
              <w:pPr>
                <w:numPr>
                  <w:ilvl w:val="2"/>
                  <w:numId w:val="7"/>
                </w:numPr>
                <w:ind w:left="2160" w:hanging="360"/>
              </w:pPr>
            </w:pPrChange>
          </w:pPr>
          <w:sdt>
            <w:sdtPr>
              <w:tag w:val="goog_rdk_249"/>
              <w:id w:val="1398147601"/>
            </w:sdtPr>
            <w:sdtContent>
              <w:sdt>
                <w:sdtPr>
                  <w:tag w:val="goog_rdk_250"/>
                  <w:id w:val="-1803410283"/>
                </w:sdtPr>
                <w:sdtContent>
                  <w:ins w:id="257" w:author="Virata Pusuluri" w:date="2026-02-02T15:16:00Z">
                    <w:r>
                      <w:t xml:space="preserve">Bus B return (b) = 60 minutes </w:t>
                    </w:r>
                  </w:ins>
                </w:sdtContent>
              </w:sdt>
            </w:sdtContent>
          </w:sdt>
        </w:p>
      </w:sdtContent>
    </w:sdt>
    <w:sdt>
      <w:sdtPr>
        <w:tag w:val="goog_rdk_254"/>
        <w:id w:val="2047963730"/>
      </w:sdtPr>
      <w:sdtContent>
        <w:p w14:paraId="00000053" w14:textId="77777777" w:rsidR="009370F0" w:rsidRDefault="00000000" w:rsidP="009370F0">
          <w:pPr>
            <w:numPr>
              <w:ilvl w:val="0"/>
              <w:numId w:val="3"/>
            </w:numPr>
            <w:pPrChange w:id="258" w:author="Virata Pusuluri" w:date="2026-02-02T14:59:00Z">
              <w:pPr>
                <w:numPr>
                  <w:numId w:val="7"/>
                </w:numPr>
                <w:ind w:left="720" w:hanging="360"/>
              </w:pPr>
            </w:pPrChange>
          </w:pPr>
          <w:sdt>
            <w:sdtPr>
              <w:tag w:val="goog_rdk_252"/>
              <w:id w:val="105813660"/>
            </w:sdtPr>
            <w:sdtContent>
              <w:sdt>
                <w:sdtPr>
                  <w:tag w:val="goog_rdk_253"/>
                  <w:id w:val="597580103"/>
                </w:sdtPr>
                <w:sdtContent>
                  <w:ins w:id="259" w:author="Virata Pusuluri" w:date="2026-02-02T15:16:00Z">
                    <w:r>
                      <w:t>Same time = LCM(a, b) = 180</w:t>
                    </w:r>
                  </w:ins>
                </w:sdtContent>
              </w:sdt>
            </w:sdtContent>
          </w:sdt>
        </w:p>
      </w:sdtContent>
    </w:sdt>
    <w:p w14:paraId="00000054" w14:textId="77777777" w:rsidR="009370F0" w:rsidRDefault="00000000">
      <w:r>
        <w:t>Section 4: Multi-Topic Integrations</w:t>
      </w:r>
    </w:p>
    <w:sdt>
      <w:sdtPr>
        <w:tag w:val="goog_rdk_256"/>
        <w:id w:val="-1130467478"/>
      </w:sdtPr>
      <w:sdtContent>
        <w:p w14:paraId="00000055" w14:textId="77777777" w:rsidR="009370F0" w:rsidRDefault="00000000" w:rsidP="009370F0">
          <w:pPr>
            <w:numPr>
              <w:ilvl w:val="0"/>
              <w:numId w:val="4"/>
            </w:numPr>
            <w:rPr>
              <w:ins w:id="260" w:author="Virata Pusuluri" w:date="2026-02-03T13:54:00Z"/>
            </w:rPr>
            <w:pPrChange w:id="261" w:author="Virata Pusuluri" w:date="2026-02-03T13:54:00Z">
              <w:pPr>
                <w:numPr>
                  <w:numId w:val="8"/>
                </w:numPr>
                <w:ind w:left="720" w:hanging="360"/>
              </w:pPr>
            </w:pPrChange>
          </w:pPr>
          <w:r>
            <w:rPr>
              <w:b/>
              <w:bCs/>
            </w:rPr>
            <w:t>Decimals, Fractions, and Area:</w:t>
          </w:r>
          <w:r>
            <w:t> A rectangular garden has a length of $4\frac{1}{2}$ meters and a width of $2.5$ meters. If you use $\frac{1}{3}$ of the total garden area for planting tomatoes, how many square meters are used for tomatoes? Express the final answer as a decimal.</w:t>
          </w:r>
          <w:sdt>
            <w:sdtPr>
              <w:tag w:val="goog_rdk_255"/>
              <w:id w:val="-1879140333"/>
            </w:sdtPr>
            <w:sdtContent/>
          </w:sdt>
        </w:p>
      </w:sdtContent>
    </w:sdt>
    <w:sdt>
      <w:sdtPr>
        <w:tag w:val="goog_rdk_259"/>
        <w:id w:val="-454075881"/>
      </w:sdtPr>
      <w:sdtContent>
        <w:p w14:paraId="00000056" w14:textId="77777777" w:rsidR="009370F0" w:rsidRDefault="00000000" w:rsidP="009370F0">
          <w:pPr>
            <w:numPr>
              <w:ilvl w:val="0"/>
              <w:numId w:val="4"/>
            </w:numPr>
            <w:pPrChange w:id="262" w:author="Virata Pusuluri" w:date="2026-02-03T13:54:00Z">
              <w:pPr>
                <w:numPr>
                  <w:numId w:val="8"/>
                </w:numPr>
                <w:ind w:left="720" w:hanging="360"/>
              </w:pPr>
            </w:pPrChange>
          </w:pPr>
          <w:sdt>
            <w:sdtPr>
              <w:tag w:val="goog_rdk_257"/>
              <w:id w:val="-1625300755"/>
            </w:sdtPr>
            <w:sdtContent>
              <w:sdt>
                <w:sdtPr>
                  <w:tag w:val="goog_rdk_258"/>
                  <w:id w:val="-844497155"/>
                </w:sdtPr>
                <w:sdtContent>
                  <w:ins w:id="263" w:author="Virata Pusuluri" w:date="2026-02-03T13:54:00Z">
                    <w:r>
                      <w:t>Answer: I don't know square meters?</w:t>
                    </w:r>
                  </w:ins>
                </w:sdtContent>
              </w:sdt>
            </w:sdtContent>
          </w:sdt>
        </w:p>
      </w:sdtContent>
    </w:sdt>
    <w:sdt>
      <w:sdtPr>
        <w:tag w:val="goog_rdk_261"/>
        <w:id w:val="381248330"/>
      </w:sdtPr>
      <w:sdtContent>
        <w:p w14:paraId="00000057" w14:textId="77777777" w:rsidR="009370F0" w:rsidRDefault="00000000" w:rsidP="009370F0">
          <w:pPr>
            <w:numPr>
              <w:ilvl w:val="0"/>
              <w:numId w:val="4"/>
            </w:numPr>
            <w:rPr>
              <w:ins w:id="264" w:author="Virata Pusuluri" w:date="2026-02-03T14:16:00Z"/>
            </w:rPr>
            <w:pPrChange w:id="265" w:author="Virata Pusuluri" w:date="2026-02-03T13:54:00Z">
              <w:pPr>
                <w:numPr>
                  <w:numId w:val="8"/>
                </w:numPr>
                <w:ind w:left="720" w:hanging="360"/>
              </w:pPr>
            </w:pPrChange>
          </w:pPr>
          <w:r>
            <w:rPr>
              <w:b/>
              <w:bCs/>
            </w:rPr>
            <w:t>GCD, LCM, and Exponents:</w:t>
          </w:r>
          <w:r>
            <w:t> Two numbers are $a = 2^3 \times 3^2 \times 5$ and $b = 2^2 \times 3^3 \times 7$. Find the GCD and the LCM of $a$ and $b$.</w:t>
          </w:r>
          <w:sdt>
            <w:sdtPr>
              <w:tag w:val="goog_rdk_260"/>
              <w:id w:val="-730632832"/>
            </w:sdtPr>
            <w:sdtContent/>
          </w:sdt>
        </w:p>
      </w:sdtContent>
    </w:sdt>
    <w:sdt>
      <w:sdtPr>
        <w:tag w:val="goog_rdk_264"/>
        <w:id w:val="477571200"/>
      </w:sdtPr>
      <w:sdtContent>
        <w:p w14:paraId="00000058" w14:textId="77777777" w:rsidR="009370F0" w:rsidRDefault="00000000" w:rsidP="009370F0">
          <w:pPr>
            <w:numPr>
              <w:ilvl w:val="1"/>
              <w:numId w:val="4"/>
            </w:numPr>
            <w:rPr>
              <w:ins w:id="266" w:author="Virata Pusuluri" w:date="2026-02-03T14:16:00Z"/>
            </w:rPr>
            <w:pPrChange w:id="267" w:author="Virata Pusuluri" w:date="2026-02-03T13:54:00Z">
              <w:pPr>
                <w:numPr>
                  <w:ilvl w:val="1"/>
                  <w:numId w:val="8"/>
                </w:numPr>
                <w:ind w:left="1440" w:hanging="360"/>
              </w:pPr>
            </w:pPrChange>
          </w:pPr>
          <w:sdt>
            <w:sdtPr>
              <w:tag w:val="goog_rdk_262"/>
              <w:id w:val="1163272398"/>
            </w:sdtPr>
            <w:sdtContent>
              <w:sdt>
                <w:sdtPr>
                  <w:tag w:val="goog_rdk_263"/>
                  <w:id w:val="520799474"/>
                </w:sdtPr>
                <w:sdtContent>
                  <w:ins w:id="268" w:author="Virata Pusuluri" w:date="2026-02-03T14:16:00Z">
                    <w:r>
                      <w:t xml:space="preserve">Answer: </w:t>
                    </w:r>
                  </w:ins>
                </w:sdtContent>
              </w:sdt>
            </w:sdtContent>
          </w:sdt>
        </w:p>
      </w:sdtContent>
    </w:sdt>
    <w:sdt>
      <w:sdtPr>
        <w:tag w:val="goog_rdk_267"/>
        <w:id w:val="-743094093"/>
      </w:sdtPr>
      <w:sdtContent>
        <w:p w14:paraId="00000059" w14:textId="77777777" w:rsidR="009370F0" w:rsidRDefault="00000000" w:rsidP="009370F0">
          <w:pPr>
            <w:numPr>
              <w:ilvl w:val="2"/>
              <w:numId w:val="4"/>
            </w:numPr>
            <w:rPr>
              <w:ins w:id="269" w:author="Virata Pusuluri" w:date="2026-02-03T14:16:00Z"/>
            </w:rPr>
            <w:pPrChange w:id="270" w:author="Virata Pusuluri" w:date="2026-02-03T13:54:00Z">
              <w:pPr>
                <w:numPr>
                  <w:ilvl w:val="2"/>
                  <w:numId w:val="8"/>
                </w:numPr>
                <w:ind w:left="2160" w:hanging="360"/>
              </w:pPr>
            </w:pPrChange>
          </w:pPr>
          <w:sdt>
            <w:sdtPr>
              <w:tag w:val="goog_rdk_265"/>
              <w:id w:val="1914734649"/>
            </w:sdtPr>
            <w:sdtContent>
              <w:sdt>
                <w:sdtPr>
                  <w:tag w:val="goog_rdk_266"/>
                  <w:id w:val="-860891705"/>
                </w:sdtPr>
                <w:sdtContent>
                  <w:ins w:id="271" w:author="Virata Pusuluri" w:date="2026-02-03T14:16:00Z">
                    <w:r>
                      <w:t>a = 360</w:t>
                    </w:r>
                  </w:ins>
                </w:sdtContent>
              </w:sdt>
            </w:sdtContent>
          </w:sdt>
        </w:p>
      </w:sdtContent>
    </w:sdt>
    <w:sdt>
      <w:sdtPr>
        <w:tag w:val="goog_rdk_270"/>
        <w:id w:val="1814016362"/>
      </w:sdtPr>
      <w:sdtContent>
        <w:p w14:paraId="0000005A" w14:textId="77777777" w:rsidR="009370F0" w:rsidRDefault="00000000" w:rsidP="009370F0">
          <w:pPr>
            <w:numPr>
              <w:ilvl w:val="2"/>
              <w:numId w:val="4"/>
            </w:numPr>
            <w:rPr>
              <w:ins w:id="272" w:author="Virata Pusuluri" w:date="2026-02-03T14:16:00Z"/>
            </w:rPr>
            <w:pPrChange w:id="273" w:author="Virata Pusuluri" w:date="2026-02-03T13:54:00Z">
              <w:pPr>
                <w:numPr>
                  <w:ilvl w:val="2"/>
                  <w:numId w:val="8"/>
                </w:numPr>
                <w:ind w:left="2160" w:hanging="360"/>
              </w:pPr>
            </w:pPrChange>
          </w:pPr>
          <w:sdt>
            <w:sdtPr>
              <w:tag w:val="goog_rdk_268"/>
              <w:id w:val="-241198118"/>
            </w:sdtPr>
            <w:sdtContent>
              <w:sdt>
                <w:sdtPr>
                  <w:tag w:val="goog_rdk_269"/>
                  <w:id w:val="-1419148376"/>
                </w:sdtPr>
                <w:sdtContent>
                  <w:ins w:id="274" w:author="Virata Pusuluri" w:date="2026-02-03T14:16:00Z">
                    <w:r>
                      <w:t>b = 756</w:t>
                    </w:r>
                  </w:ins>
                </w:sdtContent>
              </w:sdt>
            </w:sdtContent>
          </w:sdt>
        </w:p>
      </w:sdtContent>
    </w:sdt>
    <w:sdt>
      <w:sdtPr>
        <w:tag w:val="goog_rdk_273"/>
        <w:id w:val="936226935"/>
      </w:sdtPr>
      <w:sdtContent>
        <w:p w14:paraId="0000005B" w14:textId="77777777" w:rsidR="009370F0" w:rsidRDefault="00000000" w:rsidP="009370F0">
          <w:pPr>
            <w:numPr>
              <w:ilvl w:val="2"/>
              <w:numId w:val="4"/>
            </w:numPr>
            <w:rPr>
              <w:ins w:id="275" w:author="Virata Pusuluri" w:date="2026-02-03T14:16:00Z"/>
            </w:rPr>
            <w:pPrChange w:id="276" w:author="Virata Pusuluri" w:date="2026-02-03T13:54:00Z">
              <w:pPr>
                <w:numPr>
                  <w:ilvl w:val="2"/>
                  <w:numId w:val="8"/>
                </w:numPr>
                <w:ind w:left="2160" w:hanging="360"/>
              </w:pPr>
            </w:pPrChange>
          </w:pPr>
          <w:sdt>
            <w:sdtPr>
              <w:tag w:val="goog_rdk_271"/>
              <w:id w:val="311194188"/>
            </w:sdtPr>
            <w:sdtContent>
              <w:sdt>
                <w:sdtPr>
                  <w:tag w:val="goog_rdk_272"/>
                  <w:id w:val="-1983522415"/>
                </w:sdtPr>
                <w:sdtContent>
                  <w:ins w:id="277" w:author="Virata Pusuluri" w:date="2026-02-03T14:16:00Z">
                    <w:r>
                      <w:t>a for prime factorization = 3 ** 2 × 2 ** 3 × 5 ** 1</w:t>
                    </w:r>
                  </w:ins>
                </w:sdtContent>
              </w:sdt>
            </w:sdtContent>
          </w:sdt>
        </w:p>
      </w:sdtContent>
    </w:sdt>
    <w:sdt>
      <w:sdtPr>
        <w:tag w:val="goog_rdk_276"/>
        <w:id w:val="98856840"/>
      </w:sdtPr>
      <w:sdtContent>
        <w:p w14:paraId="0000005C" w14:textId="77777777" w:rsidR="009370F0" w:rsidRDefault="00000000" w:rsidP="009370F0">
          <w:pPr>
            <w:numPr>
              <w:ilvl w:val="2"/>
              <w:numId w:val="4"/>
            </w:numPr>
            <w:rPr>
              <w:ins w:id="278" w:author="Virata Pusuluri" w:date="2026-02-03T14:16:00Z"/>
            </w:rPr>
            <w:pPrChange w:id="279" w:author="Virata Pusuluri" w:date="2026-02-03T13:54:00Z">
              <w:pPr>
                <w:numPr>
                  <w:ilvl w:val="2"/>
                  <w:numId w:val="8"/>
                </w:numPr>
                <w:ind w:left="2160" w:hanging="360"/>
              </w:pPr>
            </w:pPrChange>
          </w:pPr>
          <w:sdt>
            <w:sdtPr>
              <w:tag w:val="goog_rdk_274"/>
              <w:id w:val="1156229697"/>
            </w:sdtPr>
            <w:sdtContent>
              <w:sdt>
                <w:sdtPr>
                  <w:tag w:val="goog_rdk_275"/>
                  <w:id w:val="-1262108989"/>
                </w:sdtPr>
                <w:sdtContent>
                  <w:ins w:id="280" w:author="Virata Pusuluri" w:date="2026-02-03T14:16:00Z">
                    <w:r>
                      <w:t>b for prime factorization = 2 ** 2 × 3 ** 2 × 7 ** 1</w:t>
                    </w:r>
                  </w:ins>
                </w:sdtContent>
              </w:sdt>
            </w:sdtContent>
          </w:sdt>
        </w:p>
      </w:sdtContent>
    </w:sdt>
    <w:sdt>
      <w:sdtPr>
        <w:tag w:val="goog_rdk_279"/>
        <w:id w:val="995918474"/>
      </w:sdtPr>
      <w:sdtContent>
        <w:p w14:paraId="0000005D" w14:textId="77777777" w:rsidR="009370F0" w:rsidRDefault="00000000" w:rsidP="009370F0">
          <w:pPr>
            <w:numPr>
              <w:ilvl w:val="2"/>
              <w:numId w:val="4"/>
            </w:numPr>
            <w:rPr>
              <w:ins w:id="281" w:author="Virata Pusuluri" w:date="2026-02-03T14:16:00Z"/>
            </w:rPr>
            <w:pPrChange w:id="282" w:author="Virata Pusuluri" w:date="2026-02-03T13:54:00Z">
              <w:pPr>
                <w:numPr>
                  <w:ilvl w:val="2"/>
                  <w:numId w:val="8"/>
                </w:numPr>
                <w:ind w:left="2160" w:hanging="360"/>
              </w:pPr>
            </w:pPrChange>
          </w:pPr>
          <w:sdt>
            <w:sdtPr>
              <w:tag w:val="goog_rdk_277"/>
              <w:id w:val="1334476206"/>
            </w:sdtPr>
            <w:sdtContent>
              <w:sdt>
                <w:sdtPr>
                  <w:tag w:val="goog_rdk_278"/>
                  <w:id w:val="786086822"/>
                </w:sdtPr>
                <w:sdtContent>
                  <w:ins w:id="283" w:author="Virata Pusuluri" w:date="2026-02-03T14:16:00Z">
                    <w:r>
                      <w:t>GCD = 3 ** 2 × 2 ** 2 × 5 ** 0 × 7 ** 0 = 36</w:t>
                    </w:r>
                  </w:ins>
                </w:sdtContent>
              </w:sdt>
            </w:sdtContent>
          </w:sdt>
        </w:p>
      </w:sdtContent>
    </w:sdt>
    <w:sdt>
      <w:sdtPr>
        <w:tag w:val="goog_rdk_282"/>
        <w:id w:val="-1426954565"/>
      </w:sdtPr>
      <w:sdtContent>
        <w:p w14:paraId="0000005E" w14:textId="77777777" w:rsidR="009370F0" w:rsidRDefault="00000000" w:rsidP="009370F0">
          <w:pPr>
            <w:numPr>
              <w:ilvl w:val="0"/>
              <w:numId w:val="4"/>
            </w:numPr>
            <w:pPrChange w:id="284" w:author="Virata Pusuluri" w:date="2026-02-03T13:54:00Z">
              <w:pPr>
                <w:numPr>
                  <w:numId w:val="8"/>
                </w:numPr>
                <w:ind w:left="720" w:hanging="360"/>
              </w:pPr>
            </w:pPrChange>
          </w:pPr>
          <w:sdt>
            <w:sdtPr>
              <w:tag w:val="goog_rdk_280"/>
              <w:id w:val="-527671296"/>
            </w:sdtPr>
            <w:sdtContent>
              <w:sdt>
                <w:sdtPr>
                  <w:tag w:val="goog_rdk_281"/>
                  <w:id w:val="1244188026"/>
                </w:sdtPr>
                <w:sdtContent>
                  <w:ins w:id="285" w:author="Virata Pusuluri" w:date="2026-02-03T14:16:00Z">
                    <w:r>
                      <w:t>LCM = 3 ** 2 × 2 ** 3 × 5 ** 1 × 7 ** 1 = 2520</w:t>
                    </w:r>
                  </w:ins>
                </w:sdtContent>
              </w:sdt>
            </w:sdtContent>
          </w:sdt>
        </w:p>
      </w:sdtContent>
    </w:sdt>
    <w:sdt>
      <w:sdtPr>
        <w:tag w:val="goog_rdk_284"/>
        <w:id w:val="-1535227076"/>
      </w:sdtPr>
      <w:sdtContent>
        <w:p w14:paraId="0000005F" w14:textId="77777777" w:rsidR="009370F0" w:rsidRDefault="00000000" w:rsidP="009370F0">
          <w:pPr>
            <w:numPr>
              <w:ilvl w:val="0"/>
              <w:numId w:val="4"/>
            </w:numPr>
            <w:rPr>
              <w:ins w:id="286" w:author="Virata Pusuluri" w:date="2026-02-06T16:52:00Z"/>
            </w:rPr>
            <w:pPrChange w:id="287" w:author="Virata Pusuluri" w:date="2026-02-03T13:54:00Z">
              <w:pPr>
                <w:numPr>
                  <w:numId w:val="8"/>
                </w:numPr>
                <w:ind w:left="720" w:hanging="360"/>
              </w:pPr>
            </w:pPrChange>
          </w:pPr>
          <w:r>
            <w:rPr>
              <w:b/>
              <w:bCs/>
            </w:rPr>
            <w:t>Properties of Numbers &amp; Decimals:</w:t>
          </w:r>
          <w:r>
            <w:t> The Distributive Property states that $a \times (b + c) = (a \times b) + (a \times c)$. Show the steps to solve the problem $4.5 \times (10.2 + 9.8)$ using the distributive property, and then calculate the final answer.</w:t>
          </w:r>
          <w:sdt>
            <w:sdtPr>
              <w:tag w:val="goog_rdk_283"/>
              <w:id w:val="-2059632158"/>
            </w:sdtPr>
            <w:sdtContent/>
          </w:sdt>
        </w:p>
      </w:sdtContent>
    </w:sdt>
    <w:sdt>
      <w:sdtPr>
        <w:tag w:val="goog_rdk_287"/>
        <w:id w:val="531880572"/>
      </w:sdtPr>
      <w:sdtContent>
        <w:p w14:paraId="00000060" w14:textId="77777777" w:rsidR="009370F0" w:rsidRDefault="00000000" w:rsidP="009370F0">
          <w:pPr>
            <w:numPr>
              <w:ilvl w:val="1"/>
              <w:numId w:val="4"/>
            </w:numPr>
            <w:rPr>
              <w:ins w:id="288" w:author="Virata Pusuluri" w:date="2026-02-06T16:52:00Z"/>
            </w:rPr>
            <w:pPrChange w:id="289" w:author="Virata Pusuluri" w:date="2026-02-03T13:54:00Z">
              <w:pPr>
                <w:numPr>
                  <w:ilvl w:val="1"/>
                  <w:numId w:val="8"/>
                </w:numPr>
                <w:ind w:left="1440" w:hanging="360"/>
              </w:pPr>
            </w:pPrChange>
          </w:pPr>
          <w:sdt>
            <w:sdtPr>
              <w:tag w:val="goog_rdk_285"/>
              <w:id w:val="1185861352"/>
            </w:sdtPr>
            <w:sdtContent>
              <w:sdt>
                <w:sdtPr>
                  <w:tag w:val="goog_rdk_286"/>
                  <w:id w:val="1473951858"/>
                </w:sdtPr>
                <w:sdtContent>
                  <w:ins w:id="290" w:author="Virata Pusuluri" w:date="2026-02-06T16:52:00Z">
                    <w:r>
                      <w:t xml:space="preserve">Answer: </w:t>
                    </w:r>
                  </w:ins>
                </w:sdtContent>
              </w:sdt>
            </w:sdtContent>
          </w:sdt>
        </w:p>
      </w:sdtContent>
    </w:sdt>
    <w:sdt>
      <w:sdtPr>
        <w:tag w:val="goog_rdk_290"/>
        <w:id w:val="1432777546"/>
      </w:sdtPr>
      <w:sdtContent>
        <w:p w14:paraId="00000061" w14:textId="77777777" w:rsidR="009370F0" w:rsidRDefault="00000000" w:rsidP="009370F0">
          <w:pPr>
            <w:numPr>
              <w:ilvl w:val="2"/>
              <w:numId w:val="4"/>
            </w:numPr>
            <w:rPr>
              <w:ins w:id="291" w:author="Virata Pusuluri" w:date="2026-02-06T16:52:00Z"/>
            </w:rPr>
            <w:pPrChange w:id="292" w:author="Virata Pusuluri" w:date="2026-02-03T13:54:00Z">
              <w:pPr>
                <w:numPr>
                  <w:ilvl w:val="2"/>
                  <w:numId w:val="8"/>
                </w:numPr>
                <w:ind w:left="2160" w:hanging="360"/>
              </w:pPr>
            </w:pPrChange>
          </w:pPr>
          <w:sdt>
            <w:sdtPr>
              <w:tag w:val="goog_rdk_288"/>
              <w:id w:val="-187574903"/>
            </w:sdtPr>
            <w:sdtContent>
              <w:sdt>
                <w:sdtPr>
                  <w:tag w:val="goog_rdk_289"/>
                  <w:id w:val="-1896358106"/>
                </w:sdtPr>
                <w:sdtContent>
                  <w:ins w:id="293" w:author="Virata Pusuluri" w:date="2026-02-06T16:52:00Z">
                    <w:r>
                      <w:t>4.5 × (10.2 + 9.8)</w:t>
                    </w:r>
                  </w:ins>
                </w:sdtContent>
              </w:sdt>
            </w:sdtContent>
          </w:sdt>
        </w:p>
      </w:sdtContent>
    </w:sdt>
    <w:sdt>
      <w:sdtPr>
        <w:tag w:val="goog_rdk_293"/>
        <w:id w:val="826111311"/>
      </w:sdtPr>
      <w:sdtContent>
        <w:p w14:paraId="00000062" w14:textId="77777777" w:rsidR="009370F0" w:rsidRDefault="00000000" w:rsidP="009370F0">
          <w:pPr>
            <w:numPr>
              <w:ilvl w:val="3"/>
              <w:numId w:val="4"/>
            </w:numPr>
            <w:rPr>
              <w:ins w:id="294" w:author="Virata Pusuluri" w:date="2026-02-06T16:52:00Z"/>
            </w:rPr>
            <w:pPrChange w:id="295" w:author="Virata Pusuluri" w:date="2026-02-03T13:54:00Z">
              <w:pPr>
                <w:numPr>
                  <w:ilvl w:val="3"/>
                  <w:numId w:val="8"/>
                </w:numPr>
                <w:ind w:left="2880" w:hanging="360"/>
              </w:pPr>
            </w:pPrChange>
          </w:pPr>
          <w:sdt>
            <w:sdtPr>
              <w:tag w:val="goog_rdk_291"/>
              <w:id w:val="-568637719"/>
            </w:sdtPr>
            <w:sdtContent>
              <w:sdt>
                <w:sdtPr>
                  <w:tag w:val="goog_rdk_292"/>
                  <w:id w:val="1791290044"/>
                </w:sdtPr>
                <w:sdtContent>
                  <w:ins w:id="296" w:author="Virata Pusuluri" w:date="2026-02-06T16:52:00Z">
                    <w:r>
                      <w:t>4.5 × 20.0</w:t>
                    </w:r>
                  </w:ins>
                </w:sdtContent>
              </w:sdt>
            </w:sdtContent>
          </w:sdt>
        </w:p>
      </w:sdtContent>
    </w:sdt>
    <w:sdt>
      <w:sdtPr>
        <w:tag w:val="goog_rdk_296"/>
        <w:id w:val="-785462295"/>
      </w:sdtPr>
      <w:sdtContent>
        <w:p w14:paraId="00000063" w14:textId="77777777" w:rsidR="009370F0" w:rsidRDefault="00000000" w:rsidP="009370F0">
          <w:pPr>
            <w:numPr>
              <w:ilvl w:val="3"/>
              <w:numId w:val="4"/>
            </w:numPr>
            <w:rPr>
              <w:ins w:id="297" w:author="Virata Pusuluri" w:date="2026-02-06T16:52:00Z"/>
            </w:rPr>
            <w:pPrChange w:id="298" w:author="Virata Pusuluri" w:date="2026-02-03T13:54:00Z">
              <w:pPr>
                <w:numPr>
                  <w:ilvl w:val="3"/>
                  <w:numId w:val="8"/>
                </w:numPr>
                <w:ind w:left="2880" w:hanging="360"/>
              </w:pPr>
            </w:pPrChange>
          </w:pPr>
          <w:sdt>
            <w:sdtPr>
              <w:tag w:val="goog_rdk_294"/>
              <w:id w:val="-1021840922"/>
            </w:sdtPr>
            <w:sdtContent>
              <w:sdt>
                <w:sdtPr>
                  <w:tag w:val="goog_rdk_295"/>
                  <w:id w:val="-702159250"/>
                </w:sdtPr>
                <w:sdtContent>
                  <w:ins w:id="299" w:author="Virata Pusuluri" w:date="2026-02-06T16:52:00Z">
                    <w:r>
                      <w:t>4.5 × 10.0 × 2.0</w:t>
                    </w:r>
                  </w:ins>
                </w:sdtContent>
              </w:sdt>
            </w:sdtContent>
          </w:sdt>
        </w:p>
      </w:sdtContent>
    </w:sdt>
    <w:sdt>
      <w:sdtPr>
        <w:tag w:val="goog_rdk_299"/>
        <w:id w:val="-2022497714"/>
      </w:sdtPr>
      <w:sdtContent>
        <w:p w14:paraId="00000064" w14:textId="77777777" w:rsidR="009370F0" w:rsidRDefault="00000000" w:rsidP="009370F0">
          <w:pPr>
            <w:numPr>
              <w:ilvl w:val="3"/>
              <w:numId w:val="4"/>
            </w:numPr>
            <w:rPr>
              <w:ins w:id="300" w:author="Virata Pusuluri" w:date="2026-02-06T16:52:00Z"/>
            </w:rPr>
            <w:pPrChange w:id="301" w:author="Virata Pusuluri" w:date="2026-02-03T13:54:00Z">
              <w:pPr>
                <w:numPr>
                  <w:ilvl w:val="3"/>
                  <w:numId w:val="8"/>
                </w:numPr>
                <w:ind w:left="2880" w:hanging="360"/>
              </w:pPr>
            </w:pPrChange>
          </w:pPr>
          <w:sdt>
            <w:sdtPr>
              <w:tag w:val="goog_rdk_297"/>
              <w:id w:val="1367449936"/>
            </w:sdtPr>
            <w:sdtContent>
              <w:sdt>
                <w:sdtPr>
                  <w:tag w:val="goog_rdk_298"/>
                  <w:id w:val="1522786907"/>
                </w:sdtPr>
                <w:sdtContent>
                  <w:ins w:id="302" w:author="Virata Pusuluri" w:date="2026-02-06T16:52:00Z">
                    <w:r>
                      <w:t>45 × 2</w:t>
                    </w:r>
                  </w:ins>
                </w:sdtContent>
              </w:sdt>
            </w:sdtContent>
          </w:sdt>
        </w:p>
      </w:sdtContent>
    </w:sdt>
    <w:sdt>
      <w:sdtPr>
        <w:tag w:val="goog_rdk_302"/>
        <w:id w:val="-568579841"/>
      </w:sdtPr>
      <w:sdtContent>
        <w:p w14:paraId="00000065" w14:textId="77777777" w:rsidR="009370F0" w:rsidRDefault="00000000" w:rsidP="009370F0">
          <w:pPr>
            <w:numPr>
              <w:ilvl w:val="3"/>
              <w:numId w:val="4"/>
            </w:numPr>
            <w:rPr>
              <w:ins w:id="303" w:author="Virata Pusuluri" w:date="2026-02-06T16:52:00Z"/>
            </w:rPr>
            <w:pPrChange w:id="304" w:author="Virata Pusuluri" w:date="2026-02-03T13:54:00Z">
              <w:pPr>
                <w:numPr>
                  <w:ilvl w:val="3"/>
                  <w:numId w:val="8"/>
                </w:numPr>
                <w:ind w:left="2880" w:hanging="360"/>
              </w:pPr>
            </w:pPrChange>
          </w:pPr>
          <w:sdt>
            <w:sdtPr>
              <w:tag w:val="goog_rdk_300"/>
              <w:id w:val="729129905"/>
            </w:sdtPr>
            <w:sdtContent>
              <w:sdt>
                <w:sdtPr>
                  <w:tag w:val="goog_rdk_301"/>
                  <w:id w:val="1740631818"/>
                </w:sdtPr>
                <w:sdtContent>
                  <w:ins w:id="305" w:author="Virata Pusuluri" w:date="2026-02-06T16:52:00Z">
                    <w:r>
                      <w:t>90</w:t>
                    </w:r>
                  </w:ins>
                </w:sdtContent>
              </w:sdt>
            </w:sdtContent>
          </w:sdt>
        </w:p>
      </w:sdtContent>
    </w:sdt>
    <w:sdt>
      <w:sdtPr>
        <w:tag w:val="goog_rdk_305"/>
        <w:id w:val="-931206813"/>
      </w:sdtPr>
      <w:sdtContent>
        <w:p w14:paraId="00000066" w14:textId="77777777" w:rsidR="009370F0" w:rsidRDefault="00000000" w:rsidP="009370F0">
          <w:pPr>
            <w:numPr>
              <w:ilvl w:val="2"/>
              <w:numId w:val="4"/>
            </w:numPr>
            <w:rPr>
              <w:ins w:id="306" w:author="Virata Pusuluri" w:date="2026-02-06T16:52:00Z"/>
            </w:rPr>
            <w:pPrChange w:id="307" w:author="Virata Pusuluri" w:date="2026-02-03T13:54:00Z">
              <w:pPr>
                <w:numPr>
                  <w:ilvl w:val="2"/>
                  <w:numId w:val="8"/>
                </w:numPr>
                <w:ind w:left="2160" w:hanging="360"/>
              </w:pPr>
            </w:pPrChange>
          </w:pPr>
          <w:sdt>
            <w:sdtPr>
              <w:tag w:val="goog_rdk_303"/>
              <w:id w:val="-289152210"/>
            </w:sdtPr>
            <w:sdtContent>
              <w:sdt>
                <w:sdtPr>
                  <w:tag w:val="goog_rdk_304"/>
                  <w:id w:val="-1743181466"/>
                </w:sdtPr>
                <w:sdtContent>
                  <w:ins w:id="308" w:author="Virata Pusuluri" w:date="2026-02-06T16:52:00Z">
                    <w:r>
                      <w:t>(4.5 × 10.2) + (4.5 × 9.8)</w:t>
                    </w:r>
                  </w:ins>
                </w:sdtContent>
              </w:sdt>
            </w:sdtContent>
          </w:sdt>
        </w:p>
      </w:sdtContent>
    </w:sdt>
    <w:sdt>
      <w:sdtPr>
        <w:tag w:val="goog_rdk_308"/>
        <w:id w:val="-1025234260"/>
      </w:sdtPr>
      <w:sdtContent>
        <w:p w14:paraId="00000067" w14:textId="77777777" w:rsidR="009370F0" w:rsidRDefault="00000000" w:rsidP="009370F0">
          <w:pPr>
            <w:numPr>
              <w:ilvl w:val="3"/>
              <w:numId w:val="4"/>
            </w:numPr>
            <w:rPr>
              <w:ins w:id="309" w:author="Virata Pusuluri" w:date="2026-02-06T16:52:00Z"/>
            </w:rPr>
            <w:pPrChange w:id="310" w:author="Virata Pusuluri" w:date="2026-02-03T13:54:00Z">
              <w:pPr>
                <w:numPr>
                  <w:ilvl w:val="3"/>
                  <w:numId w:val="8"/>
                </w:numPr>
                <w:ind w:left="2880" w:hanging="360"/>
              </w:pPr>
            </w:pPrChange>
          </w:pPr>
          <w:sdt>
            <w:sdtPr>
              <w:tag w:val="goog_rdk_306"/>
              <w:id w:val="1356369878"/>
            </w:sdtPr>
            <w:sdtContent>
              <w:sdt>
                <w:sdtPr>
                  <w:tag w:val="goog_rdk_307"/>
                  <w:id w:val="1981274285"/>
                </w:sdtPr>
                <w:sdtContent>
                  <w:ins w:id="311" w:author="Virata Pusuluri" w:date="2026-02-06T16:52:00Z">
                    <w:r>
                      <w:t>(4.5 × 10.2)</w:t>
                    </w:r>
                  </w:ins>
                </w:sdtContent>
              </w:sdt>
            </w:sdtContent>
          </w:sdt>
        </w:p>
      </w:sdtContent>
    </w:sdt>
    <w:sdt>
      <w:sdtPr>
        <w:tag w:val="goog_rdk_311"/>
        <w:id w:val="2100356725"/>
      </w:sdtPr>
      <w:sdtContent>
        <w:p w14:paraId="00000068" w14:textId="77777777" w:rsidR="009370F0" w:rsidRDefault="00000000" w:rsidP="009370F0">
          <w:pPr>
            <w:numPr>
              <w:ilvl w:val="4"/>
              <w:numId w:val="4"/>
            </w:numPr>
            <w:rPr>
              <w:ins w:id="312" w:author="Virata Pusuluri" w:date="2026-02-06T16:52:00Z"/>
            </w:rPr>
            <w:pPrChange w:id="313" w:author="Virata Pusuluri" w:date="2026-02-03T13:54:00Z">
              <w:pPr>
                <w:numPr>
                  <w:ilvl w:val="4"/>
                  <w:numId w:val="8"/>
                </w:numPr>
                <w:ind w:left="3600" w:hanging="360"/>
              </w:pPr>
            </w:pPrChange>
          </w:pPr>
          <w:sdt>
            <w:sdtPr>
              <w:tag w:val="goog_rdk_309"/>
              <w:id w:val="-1308469597"/>
            </w:sdtPr>
            <w:sdtContent>
              <w:sdt>
                <w:sdtPr>
                  <w:tag w:val="goog_rdk_310"/>
                  <w:id w:val="-783312538"/>
                </w:sdtPr>
                <w:sdtContent>
                  <w:ins w:id="314" w:author="Virata Pusuluri" w:date="2026-02-06T16:52:00Z">
                    <w:r>
                      <w:t>4.5 = 45/10</w:t>
                    </w:r>
                  </w:ins>
                </w:sdtContent>
              </w:sdt>
            </w:sdtContent>
          </w:sdt>
        </w:p>
      </w:sdtContent>
    </w:sdt>
    <w:sdt>
      <w:sdtPr>
        <w:tag w:val="goog_rdk_314"/>
        <w:id w:val="-780612299"/>
      </w:sdtPr>
      <w:sdtContent>
        <w:p w14:paraId="00000069" w14:textId="77777777" w:rsidR="009370F0" w:rsidRDefault="00000000" w:rsidP="009370F0">
          <w:pPr>
            <w:numPr>
              <w:ilvl w:val="4"/>
              <w:numId w:val="4"/>
            </w:numPr>
            <w:rPr>
              <w:ins w:id="315" w:author="Virata Pusuluri" w:date="2026-02-06T16:52:00Z"/>
            </w:rPr>
            <w:pPrChange w:id="316" w:author="Virata Pusuluri" w:date="2026-02-03T13:54:00Z">
              <w:pPr>
                <w:numPr>
                  <w:ilvl w:val="4"/>
                  <w:numId w:val="8"/>
                </w:numPr>
                <w:ind w:left="3600" w:hanging="360"/>
              </w:pPr>
            </w:pPrChange>
          </w:pPr>
          <w:sdt>
            <w:sdtPr>
              <w:tag w:val="goog_rdk_312"/>
              <w:id w:val="1628908183"/>
            </w:sdtPr>
            <w:sdtContent>
              <w:sdt>
                <w:sdtPr>
                  <w:tag w:val="goog_rdk_313"/>
                  <w:id w:val="487234268"/>
                </w:sdtPr>
                <w:sdtContent>
                  <w:ins w:id="317" w:author="Virata Pusuluri" w:date="2026-02-06T16:52:00Z">
                    <w:r>
                      <w:t>10.2 = 102/10</w:t>
                    </w:r>
                  </w:ins>
                </w:sdtContent>
              </w:sdt>
            </w:sdtContent>
          </w:sdt>
        </w:p>
      </w:sdtContent>
    </w:sdt>
    <w:sdt>
      <w:sdtPr>
        <w:tag w:val="goog_rdk_317"/>
        <w:id w:val="866966021"/>
      </w:sdtPr>
      <w:sdtContent>
        <w:p w14:paraId="0000006A" w14:textId="77777777" w:rsidR="009370F0" w:rsidRDefault="00000000" w:rsidP="009370F0">
          <w:pPr>
            <w:numPr>
              <w:ilvl w:val="4"/>
              <w:numId w:val="4"/>
            </w:numPr>
            <w:rPr>
              <w:ins w:id="318" w:author="Virata Pusuluri" w:date="2026-02-06T16:52:00Z"/>
            </w:rPr>
            <w:pPrChange w:id="319" w:author="Virata Pusuluri" w:date="2026-02-03T13:54:00Z">
              <w:pPr>
                <w:numPr>
                  <w:ilvl w:val="4"/>
                  <w:numId w:val="8"/>
                </w:numPr>
                <w:ind w:left="3600" w:hanging="360"/>
              </w:pPr>
            </w:pPrChange>
          </w:pPr>
          <w:sdt>
            <w:sdtPr>
              <w:tag w:val="goog_rdk_315"/>
              <w:id w:val="649698582"/>
            </w:sdtPr>
            <w:sdtContent>
              <w:sdt>
                <w:sdtPr>
                  <w:tag w:val="goog_rdk_316"/>
                  <w:id w:val="1966074838"/>
                </w:sdtPr>
                <w:sdtContent>
                  <w:ins w:id="320" w:author="Virata Pusuluri" w:date="2026-02-06T16:52:00Z">
                    <w:r>
                      <w:t>(45 × 102)/(10 × 10)</w:t>
                    </w:r>
                  </w:ins>
                </w:sdtContent>
              </w:sdt>
            </w:sdtContent>
          </w:sdt>
        </w:p>
      </w:sdtContent>
    </w:sdt>
    <w:sdt>
      <w:sdtPr>
        <w:tag w:val="goog_rdk_320"/>
        <w:id w:val="2077751555"/>
      </w:sdtPr>
      <w:sdtContent>
        <w:p w14:paraId="0000006B" w14:textId="77777777" w:rsidR="009370F0" w:rsidRDefault="00000000" w:rsidP="009370F0">
          <w:pPr>
            <w:numPr>
              <w:ilvl w:val="4"/>
              <w:numId w:val="4"/>
            </w:numPr>
            <w:rPr>
              <w:ins w:id="321" w:author="Virata Pusuluri" w:date="2026-02-06T16:52:00Z"/>
            </w:rPr>
            <w:pPrChange w:id="322" w:author="Virata Pusuluri" w:date="2026-02-03T13:54:00Z">
              <w:pPr>
                <w:numPr>
                  <w:ilvl w:val="4"/>
                  <w:numId w:val="8"/>
                </w:numPr>
                <w:ind w:left="3600" w:hanging="360"/>
              </w:pPr>
            </w:pPrChange>
          </w:pPr>
          <w:sdt>
            <w:sdtPr>
              <w:tag w:val="goog_rdk_318"/>
              <w:id w:val="-1782528424"/>
            </w:sdtPr>
            <w:sdtContent>
              <w:sdt>
                <w:sdtPr>
                  <w:tag w:val="goog_rdk_319"/>
                  <w:id w:val="-671689206"/>
                </w:sdtPr>
                <w:sdtContent>
                  <w:ins w:id="323" w:author="Virata Pusuluri" w:date="2026-02-06T16:52:00Z">
                    <w:r>
                      <w:t>45.9 = 45.9</w:t>
                    </w:r>
                  </w:ins>
                </w:sdtContent>
              </w:sdt>
            </w:sdtContent>
          </w:sdt>
        </w:p>
      </w:sdtContent>
    </w:sdt>
    <w:sdt>
      <w:sdtPr>
        <w:tag w:val="goog_rdk_323"/>
        <w:id w:val="-392447642"/>
      </w:sdtPr>
      <w:sdtContent>
        <w:p w14:paraId="0000006C" w14:textId="77777777" w:rsidR="009370F0" w:rsidRDefault="00000000" w:rsidP="009370F0">
          <w:pPr>
            <w:numPr>
              <w:ilvl w:val="3"/>
              <w:numId w:val="4"/>
            </w:numPr>
            <w:rPr>
              <w:ins w:id="324" w:author="Virata Pusuluri" w:date="2026-02-06T16:52:00Z"/>
            </w:rPr>
            <w:pPrChange w:id="325" w:author="Virata Pusuluri" w:date="2026-02-03T13:54:00Z">
              <w:pPr>
                <w:numPr>
                  <w:ilvl w:val="3"/>
                  <w:numId w:val="8"/>
                </w:numPr>
                <w:ind w:left="2880" w:hanging="360"/>
              </w:pPr>
            </w:pPrChange>
          </w:pPr>
          <w:sdt>
            <w:sdtPr>
              <w:tag w:val="goog_rdk_321"/>
              <w:id w:val="210026046"/>
            </w:sdtPr>
            <w:sdtContent>
              <w:sdt>
                <w:sdtPr>
                  <w:tag w:val="goog_rdk_322"/>
                  <w:id w:val="-621196408"/>
                </w:sdtPr>
                <w:sdtContent>
                  <w:ins w:id="326" w:author="Virata Pusuluri" w:date="2026-02-06T16:52:00Z">
                    <w:r>
                      <w:t>(4.5 × 9.8)</w:t>
                    </w:r>
                  </w:ins>
                </w:sdtContent>
              </w:sdt>
            </w:sdtContent>
          </w:sdt>
        </w:p>
      </w:sdtContent>
    </w:sdt>
    <w:sdt>
      <w:sdtPr>
        <w:tag w:val="goog_rdk_326"/>
        <w:id w:val="2078217122"/>
      </w:sdtPr>
      <w:sdtContent>
        <w:p w14:paraId="0000006D" w14:textId="77777777" w:rsidR="009370F0" w:rsidRDefault="00000000" w:rsidP="009370F0">
          <w:pPr>
            <w:numPr>
              <w:ilvl w:val="4"/>
              <w:numId w:val="4"/>
            </w:numPr>
            <w:rPr>
              <w:ins w:id="327" w:author="Virata Pusuluri" w:date="2026-02-06T16:52:00Z"/>
            </w:rPr>
            <w:pPrChange w:id="328" w:author="Virata Pusuluri" w:date="2026-02-03T13:54:00Z">
              <w:pPr>
                <w:numPr>
                  <w:ilvl w:val="4"/>
                  <w:numId w:val="8"/>
                </w:numPr>
                <w:ind w:left="3600" w:hanging="360"/>
              </w:pPr>
            </w:pPrChange>
          </w:pPr>
          <w:sdt>
            <w:sdtPr>
              <w:tag w:val="goog_rdk_324"/>
              <w:id w:val="1225892753"/>
            </w:sdtPr>
            <w:sdtContent>
              <w:sdt>
                <w:sdtPr>
                  <w:tag w:val="goog_rdk_325"/>
                  <w:id w:val="-1569234195"/>
                </w:sdtPr>
                <w:sdtContent>
                  <w:ins w:id="329" w:author="Virata Pusuluri" w:date="2026-02-06T16:52:00Z">
                    <w:r>
                      <w:t>4.5 = 45/10</w:t>
                    </w:r>
                  </w:ins>
                </w:sdtContent>
              </w:sdt>
            </w:sdtContent>
          </w:sdt>
        </w:p>
      </w:sdtContent>
    </w:sdt>
    <w:sdt>
      <w:sdtPr>
        <w:tag w:val="goog_rdk_329"/>
        <w:id w:val="1608596846"/>
      </w:sdtPr>
      <w:sdtContent>
        <w:p w14:paraId="0000006E" w14:textId="77777777" w:rsidR="009370F0" w:rsidRDefault="00000000" w:rsidP="009370F0">
          <w:pPr>
            <w:numPr>
              <w:ilvl w:val="4"/>
              <w:numId w:val="4"/>
            </w:numPr>
            <w:rPr>
              <w:ins w:id="330" w:author="Virata Pusuluri" w:date="2026-02-06T16:52:00Z"/>
            </w:rPr>
            <w:pPrChange w:id="331" w:author="Virata Pusuluri" w:date="2026-02-03T13:54:00Z">
              <w:pPr>
                <w:numPr>
                  <w:ilvl w:val="4"/>
                  <w:numId w:val="8"/>
                </w:numPr>
                <w:ind w:left="3600" w:hanging="360"/>
              </w:pPr>
            </w:pPrChange>
          </w:pPr>
          <w:sdt>
            <w:sdtPr>
              <w:tag w:val="goog_rdk_327"/>
              <w:id w:val="-259836203"/>
            </w:sdtPr>
            <w:sdtContent>
              <w:sdt>
                <w:sdtPr>
                  <w:tag w:val="goog_rdk_328"/>
                  <w:id w:val="702407406"/>
                </w:sdtPr>
                <w:sdtContent>
                  <w:ins w:id="332" w:author="Virata Pusuluri" w:date="2026-02-06T16:52:00Z">
                    <w:r>
                      <w:t>9.8 = 98/10</w:t>
                    </w:r>
                  </w:ins>
                </w:sdtContent>
              </w:sdt>
            </w:sdtContent>
          </w:sdt>
        </w:p>
      </w:sdtContent>
    </w:sdt>
    <w:sdt>
      <w:sdtPr>
        <w:tag w:val="goog_rdk_332"/>
        <w:id w:val="-685601286"/>
      </w:sdtPr>
      <w:sdtContent>
        <w:p w14:paraId="0000006F" w14:textId="77777777" w:rsidR="009370F0" w:rsidRDefault="00000000" w:rsidP="009370F0">
          <w:pPr>
            <w:numPr>
              <w:ilvl w:val="4"/>
              <w:numId w:val="4"/>
            </w:numPr>
            <w:rPr>
              <w:ins w:id="333" w:author="Virata Pusuluri" w:date="2026-02-06T16:52:00Z"/>
            </w:rPr>
            <w:pPrChange w:id="334" w:author="Virata Pusuluri" w:date="2026-02-03T13:54:00Z">
              <w:pPr>
                <w:numPr>
                  <w:ilvl w:val="4"/>
                  <w:numId w:val="8"/>
                </w:numPr>
                <w:ind w:left="3600" w:hanging="360"/>
              </w:pPr>
            </w:pPrChange>
          </w:pPr>
          <w:sdt>
            <w:sdtPr>
              <w:tag w:val="goog_rdk_330"/>
              <w:id w:val="1879769270"/>
            </w:sdtPr>
            <w:sdtContent>
              <w:sdt>
                <w:sdtPr>
                  <w:tag w:val="goog_rdk_331"/>
                  <w:id w:val="-52305638"/>
                </w:sdtPr>
                <w:sdtContent>
                  <w:ins w:id="335" w:author="Virata Pusuluri" w:date="2026-02-06T16:52:00Z">
                    <w:r>
                      <w:t>(45 × 98)/(10 × 10)</w:t>
                    </w:r>
                  </w:ins>
                </w:sdtContent>
              </w:sdt>
            </w:sdtContent>
          </w:sdt>
        </w:p>
      </w:sdtContent>
    </w:sdt>
    <w:sdt>
      <w:sdtPr>
        <w:tag w:val="goog_rdk_335"/>
        <w:id w:val="1440051992"/>
      </w:sdtPr>
      <w:sdtContent>
        <w:p w14:paraId="00000070" w14:textId="77777777" w:rsidR="009370F0" w:rsidRDefault="00000000" w:rsidP="009370F0">
          <w:pPr>
            <w:numPr>
              <w:ilvl w:val="4"/>
              <w:numId w:val="4"/>
            </w:numPr>
            <w:rPr>
              <w:ins w:id="336" w:author="Virata Pusuluri" w:date="2026-02-06T16:52:00Z"/>
            </w:rPr>
            <w:pPrChange w:id="337" w:author="Virata Pusuluri" w:date="2026-02-03T13:54:00Z">
              <w:pPr>
                <w:numPr>
                  <w:ilvl w:val="4"/>
                  <w:numId w:val="8"/>
                </w:numPr>
                <w:ind w:left="3600" w:hanging="360"/>
              </w:pPr>
            </w:pPrChange>
          </w:pPr>
          <w:sdt>
            <w:sdtPr>
              <w:tag w:val="goog_rdk_333"/>
              <w:id w:val="744688425"/>
            </w:sdtPr>
            <w:sdtContent>
              <w:sdt>
                <w:sdtPr>
                  <w:tag w:val="goog_rdk_334"/>
                  <w:id w:val="1489202257"/>
                </w:sdtPr>
                <w:sdtContent>
                  <w:ins w:id="338" w:author="Virata Pusuluri" w:date="2026-02-06T16:52:00Z">
                    <w:r>
                      <w:t>44.10 = 44.1</w:t>
                    </w:r>
                  </w:ins>
                </w:sdtContent>
              </w:sdt>
            </w:sdtContent>
          </w:sdt>
        </w:p>
      </w:sdtContent>
    </w:sdt>
    <w:sdt>
      <w:sdtPr>
        <w:tag w:val="goog_rdk_338"/>
        <w:id w:val="-943098600"/>
      </w:sdtPr>
      <w:sdtContent>
        <w:p w14:paraId="00000071" w14:textId="77777777" w:rsidR="009370F0" w:rsidRDefault="00000000" w:rsidP="009370F0">
          <w:pPr>
            <w:numPr>
              <w:ilvl w:val="3"/>
              <w:numId w:val="4"/>
            </w:numPr>
            <w:rPr>
              <w:ins w:id="339" w:author="Virata Pusuluri" w:date="2026-02-06T16:52:00Z"/>
            </w:rPr>
            <w:pPrChange w:id="340" w:author="Virata Pusuluri" w:date="2026-02-03T13:54:00Z">
              <w:pPr>
                <w:numPr>
                  <w:ilvl w:val="3"/>
                  <w:numId w:val="8"/>
                </w:numPr>
                <w:ind w:left="2880" w:hanging="360"/>
              </w:pPr>
            </w:pPrChange>
          </w:pPr>
          <w:sdt>
            <w:sdtPr>
              <w:tag w:val="goog_rdk_336"/>
              <w:id w:val="179251844"/>
            </w:sdtPr>
            <w:sdtContent>
              <w:sdt>
                <w:sdtPr>
                  <w:tag w:val="goog_rdk_337"/>
                  <w:id w:val="1300843068"/>
                </w:sdtPr>
                <w:sdtContent>
                  <w:ins w:id="341" w:author="Virata Pusuluri" w:date="2026-02-06T16:52:00Z">
                    <w:r>
                      <w:t>45.9 + 44.1</w:t>
                    </w:r>
                  </w:ins>
                </w:sdtContent>
              </w:sdt>
            </w:sdtContent>
          </w:sdt>
        </w:p>
      </w:sdtContent>
    </w:sdt>
    <w:sdt>
      <w:sdtPr>
        <w:tag w:val="goog_rdk_341"/>
        <w:id w:val="-1308472284"/>
      </w:sdtPr>
      <w:sdtContent>
        <w:p w14:paraId="00000072" w14:textId="77777777" w:rsidR="009370F0" w:rsidRDefault="00000000" w:rsidP="009370F0">
          <w:pPr>
            <w:numPr>
              <w:ilvl w:val="4"/>
              <w:numId w:val="4"/>
            </w:numPr>
            <w:rPr>
              <w:ins w:id="342" w:author="Virata Pusuluri" w:date="2026-02-06T16:52:00Z"/>
            </w:rPr>
            <w:pPrChange w:id="343" w:author="Virata Pusuluri" w:date="2026-02-03T13:54:00Z">
              <w:pPr>
                <w:numPr>
                  <w:ilvl w:val="4"/>
                  <w:numId w:val="8"/>
                </w:numPr>
                <w:ind w:left="3600" w:hanging="360"/>
              </w:pPr>
            </w:pPrChange>
          </w:pPr>
          <w:sdt>
            <w:sdtPr>
              <w:tag w:val="goog_rdk_339"/>
              <w:id w:val="-66136765"/>
            </w:sdtPr>
            <w:sdtContent>
              <w:sdt>
                <w:sdtPr>
                  <w:tag w:val="goog_rdk_340"/>
                  <w:id w:val="-548945132"/>
                </w:sdtPr>
                <w:sdtContent>
                  <w:ins w:id="344" w:author="Virata Pusuluri" w:date="2026-02-06T16:52:00Z">
                    <w:r>
                      <w:t>90</w:t>
                    </w:r>
                  </w:ins>
                </w:sdtContent>
              </w:sdt>
            </w:sdtContent>
          </w:sdt>
        </w:p>
      </w:sdtContent>
    </w:sdt>
    <w:sdt>
      <w:sdtPr>
        <w:tag w:val="goog_rdk_344"/>
        <w:id w:val="-747830451"/>
      </w:sdtPr>
      <w:sdtContent>
        <w:p w14:paraId="00000073" w14:textId="77777777" w:rsidR="009370F0" w:rsidRDefault="00000000" w:rsidP="009370F0">
          <w:pPr>
            <w:numPr>
              <w:ilvl w:val="2"/>
              <w:numId w:val="4"/>
            </w:numPr>
            <w:rPr>
              <w:ins w:id="345" w:author="Virata Pusuluri" w:date="2026-02-06T16:52:00Z"/>
            </w:rPr>
            <w:pPrChange w:id="346" w:author="Virata Pusuluri" w:date="2026-02-03T13:54:00Z">
              <w:pPr>
                <w:numPr>
                  <w:ilvl w:val="2"/>
                  <w:numId w:val="8"/>
                </w:numPr>
                <w:ind w:left="2160" w:hanging="360"/>
              </w:pPr>
            </w:pPrChange>
          </w:pPr>
          <w:sdt>
            <w:sdtPr>
              <w:tag w:val="goog_rdk_342"/>
              <w:id w:val="1533119732"/>
            </w:sdtPr>
            <w:sdtContent>
              <w:sdt>
                <w:sdtPr>
                  <w:tag w:val="goog_rdk_343"/>
                  <w:id w:val="1472495409"/>
                </w:sdtPr>
                <w:sdtContent>
                  <w:ins w:id="347" w:author="Virata Pusuluri" w:date="2026-02-06T16:52:00Z">
                    <w:r>
                      <w:t>90 == 90:</w:t>
                    </w:r>
                  </w:ins>
                </w:sdtContent>
              </w:sdt>
            </w:sdtContent>
          </w:sdt>
        </w:p>
      </w:sdtContent>
    </w:sdt>
    <w:sdt>
      <w:sdtPr>
        <w:tag w:val="goog_rdk_347"/>
        <w:id w:val="-220298646"/>
      </w:sdtPr>
      <w:sdtContent>
        <w:p w14:paraId="00000074" w14:textId="77777777" w:rsidR="009370F0" w:rsidRDefault="00000000" w:rsidP="009370F0">
          <w:pPr>
            <w:numPr>
              <w:ilvl w:val="0"/>
              <w:numId w:val="4"/>
            </w:numPr>
            <w:pPrChange w:id="348" w:author="Virata Pusuluri" w:date="2026-02-03T13:54:00Z">
              <w:pPr>
                <w:numPr>
                  <w:numId w:val="8"/>
                </w:numPr>
                <w:ind w:left="720" w:hanging="360"/>
              </w:pPr>
            </w:pPrChange>
          </w:pPr>
          <w:sdt>
            <w:sdtPr>
              <w:tag w:val="goog_rdk_345"/>
              <w:id w:val="-1694509678"/>
            </w:sdtPr>
            <w:sdtContent>
              <w:sdt>
                <w:sdtPr>
                  <w:tag w:val="goog_rdk_346"/>
                  <w:id w:val="-251039231"/>
                </w:sdtPr>
                <w:sdtContent>
                  <w:ins w:id="349" w:author="Virata Pusuluri" w:date="2026-02-06T16:52:00Z">
                    <w:r>
                      <w:t>True</w:t>
                    </w:r>
                  </w:ins>
                </w:sdtContent>
              </w:sdt>
            </w:sdtContent>
          </w:sdt>
        </w:p>
      </w:sdtContent>
    </w:sdt>
    <w:sdt>
      <w:sdtPr>
        <w:tag w:val="goog_rdk_349"/>
        <w:id w:val="-1044850386"/>
      </w:sdtPr>
      <w:sdtContent>
        <w:p w14:paraId="00000075" w14:textId="77777777" w:rsidR="009370F0" w:rsidRDefault="00000000" w:rsidP="009370F0">
          <w:pPr>
            <w:numPr>
              <w:ilvl w:val="0"/>
              <w:numId w:val="4"/>
            </w:numPr>
            <w:rPr>
              <w:ins w:id="350" w:author="Virata Pusuluri" w:date="2026-02-05T14:13:00Z"/>
            </w:rPr>
            <w:pPrChange w:id="351" w:author="Virata Pusuluri" w:date="2026-02-03T13:54:00Z">
              <w:pPr>
                <w:numPr>
                  <w:numId w:val="8"/>
                </w:numPr>
                <w:ind w:left="720" w:hanging="360"/>
              </w:pPr>
            </w:pPrChange>
          </w:pPr>
          <w:r>
            <w:rPr>
              <w:b/>
              <w:bCs/>
            </w:rPr>
            <w:t>Fractions, Powers of Ten, and Roman Numerals:</w:t>
          </w:r>
          <w:r>
            <w:t> Calculate the value of the expression $\frac{1}{5} + 0.1 \times 10^1$. Convert the final result to a Roman numeral.</w:t>
          </w:r>
          <w:sdt>
            <w:sdtPr>
              <w:tag w:val="goog_rdk_348"/>
              <w:id w:val="610610810"/>
            </w:sdtPr>
            <w:sdtContent/>
          </w:sdt>
        </w:p>
      </w:sdtContent>
    </w:sdt>
    <w:sdt>
      <w:sdtPr>
        <w:tag w:val="goog_rdk_352"/>
        <w:id w:val="1546929473"/>
      </w:sdtPr>
      <w:sdtContent>
        <w:p w14:paraId="00000076" w14:textId="77777777" w:rsidR="009370F0" w:rsidRDefault="00000000" w:rsidP="009370F0">
          <w:pPr>
            <w:numPr>
              <w:ilvl w:val="1"/>
              <w:numId w:val="4"/>
            </w:numPr>
            <w:rPr>
              <w:ins w:id="352" w:author="Virata Pusuluri" w:date="2026-02-05T14:13:00Z"/>
            </w:rPr>
            <w:pPrChange w:id="353" w:author="Virata Pusuluri" w:date="2026-02-03T13:54:00Z">
              <w:pPr>
                <w:numPr>
                  <w:ilvl w:val="1"/>
                  <w:numId w:val="8"/>
                </w:numPr>
                <w:ind w:left="1440" w:hanging="360"/>
              </w:pPr>
            </w:pPrChange>
          </w:pPr>
          <w:sdt>
            <w:sdtPr>
              <w:tag w:val="goog_rdk_350"/>
              <w:id w:val="533678198"/>
            </w:sdtPr>
            <w:sdtContent>
              <w:sdt>
                <w:sdtPr>
                  <w:tag w:val="goog_rdk_351"/>
                  <w:id w:val="-1728303645"/>
                </w:sdtPr>
                <w:sdtContent>
                  <w:ins w:id="354" w:author="Virata Pusuluri" w:date="2026-02-05T14:13:00Z">
                    <w:r>
                      <w:t xml:space="preserve">Answer: </w:t>
                    </w:r>
                  </w:ins>
                </w:sdtContent>
              </w:sdt>
            </w:sdtContent>
          </w:sdt>
        </w:p>
      </w:sdtContent>
    </w:sdt>
    <w:sdt>
      <w:sdtPr>
        <w:tag w:val="goog_rdk_355"/>
        <w:id w:val="-504841766"/>
      </w:sdtPr>
      <w:sdtContent>
        <w:p w14:paraId="00000077" w14:textId="77777777" w:rsidR="009370F0" w:rsidRDefault="00000000" w:rsidP="009370F0">
          <w:pPr>
            <w:numPr>
              <w:ilvl w:val="2"/>
              <w:numId w:val="4"/>
            </w:numPr>
            <w:rPr>
              <w:ins w:id="355" w:author="Virata Pusuluri" w:date="2026-02-05T14:13:00Z"/>
            </w:rPr>
            <w:pPrChange w:id="356" w:author="Virata Pusuluri" w:date="2026-02-03T13:54:00Z">
              <w:pPr>
                <w:numPr>
                  <w:ilvl w:val="2"/>
                  <w:numId w:val="8"/>
                </w:numPr>
                <w:ind w:left="2160" w:hanging="360"/>
              </w:pPr>
            </w:pPrChange>
          </w:pPr>
          <w:sdt>
            <w:sdtPr>
              <w:tag w:val="goog_rdk_353"/>
              <w:id w:val="938846916"/>
            </w:sdtPr>
            <w:sdtContent>
              <w:sdt>
                <w:sdtPr>
                  <w:tag w:val="goog_rdk_354"/>
                  <w:id w:val="-701201439"/>
                </w:sdtPr>
                <w:sdtContent>
                  <w:ins w:id="357" w:author="Virata Pusuluri" w:date="2026-02-05T14:13:00Z">
                    <w:r>
                      <w:t>Fraction = ⅕ = 0.2</w:t>
                    </w:r>
                  </w:ins>
                </w:sdtContent>
              </w:sdt>
            </w:sdtContent>
          </w:sdt>
        </w:p>
      </w:sdtContent>
    </w:sdt>
    <w:sdt>
      <w:sdtPr>
        <w:tag w:val="goog_rdk_358"/>
        <w:id w:val="1683085294"/>
      </w:sdtPr>
      <w:sdtContent>
        <w:p w14:paraId="00000078" w14:textId="77777777" w:rsidR="009370F0" w:rsidRDefault="00000000" w:rsidP="009370F0">
          <w:pPr>
            <w:numPr>
              <w:ilvl w:val="2"/>
              <w:numId w:val="4"/>
            </w:numPr>
            <w:rPr>
              <w:ins w:id="358" w:author="Virata Pusuluri" w:date="2026-02-05T14:13:00Z"/>
            </w:rPr>
            <w:pPrChange w:id="359" w:author="Virata Pusuluri" w:date="2026-02-03T13:54:00Z">
              <w:pPr>
                <w:numPr>
                  <w:ilvl w:val="2"/>
                  <w:numId w:val="8"/>
                </w:numPr>
                <w:ind w:left="2160" w:hanging="360"/>
              </w:pPr>
            </w:pPrChange>
          </w:pPr>
          <w:sdt>
            <w:sdtPr>
              <w:tag w:val="goog_rdk_356"/>
              <w:id w:val="118680066"/>
            </w:sdtPr>
            <w:sdtContent>
              <w:sdt>
                <w:sdtPr>
                  <w:tag w:val="goog_rdk_357"/>
                  <w:id w:val="514013011"/>
                </w:sdtPr>
                <w:sdtContent>
                  <w:ins w:id="360" w:author="Virata Pusuluri" w:date="2026-02-05T14:13:00Z">
                    <w:r>
                      <w:t>Added 1 = 0.2 + 0.1 = 0.3</w:t>
                    </w:r>
                  </w:ins>
                </w:sdtContent>
              </w:sdt>
            </w:sdtContent>
          </w:sdt>
        </w:p>
      </w:sdtContent>
    </w:sdt>
    <w:sdt>
      <w:sdtPr>
        <w:tag w:val="goog_rdk_361"/>
        <w:id w:val="1300634415"/>
      </w:sdtPr>
      <w:sdtContent>
        <w:p w14:paraId="00000079" w14:textId="77777777" w:rsidR="009370F0" w:rsidRDefault="00000000" w:rsidP="009370F0">
          <w:pPr>
            <w:numPr>
              <w:ilvl w:val="2"/>
              <w:numId w:val="4"/>
            </w:numPr>
            <w:rPr>
              <w:ins w:id="361" w:author="Virata Pusuluri" w:date="2026-02-05T14:13:00Z"/>
            </w:rPr>
            <w:pPrChange w:id="362" w:author="Virata Pusuluri" w:date="2026-02-03T13:54:00Z">
              <w:pPr>
                <w:numPr>
                  <w:ilvl w:val="2"/>
                  <w:numId w:val="8"/>
                </w:numPr>
                <w:ind w:left="2160" w:hanging="360"/>
              </w:pPr>
            </w:pPrChange>
          </w:pPr>
          <w:sdt>
            <w:sdtPr>
              <w:tag w:val="goog_rdk_359"/>
              <w:id w:val="1922252389"/>
            </w:sdtPr>
            <w:sdtContent>
              <w:sdt>
                <w:sdtPr>
                  <w:tag w:val="goog_rdk_360"/>
                  <w:id w:val="388582027"/>
                </w:sdtPr>
                <w:sdtContent>
                  <w:ins w:id="363" w:author="Virata Pusuluri" w:date="2026-02-05T14:13:00Z">
                    <w:r>
                      <w:t>Added 2 = 0 + 0.3 = 10.3</w:t>
                    </w:r>
                  </w:ins>
                </w:sdtContent>
              </w:sdt>
            </w:sdtContent>
          </w:sdt>
        </w:p>
      </w:sdtContent>
    </w:sdt>
    <w:sdt>
      <w:sdtPr>
        <w:tag w:val="goog_rdk_364"/>
        <w:id w:val="20294541"/>
      </w:sdtPr>
      <w:sdtContent>
        <w:p w14:paraId="0000007A" w14:textId="77777777" w:rsidR="009370F0" w:rsidRDefault="00000000" w:rsidP="009370F0">
          <w:pPr>
            <w:numPr>
              <w:ilvl w:val="0"/>
              <w:numId w:val="4"/>
            </w:numPr>
            <w:pPrChange w:id="364" w:author="Virata Pusuluri" w:date="2026-02-03T13:54:00Z">
              <w:pPr>
                <w:numPr>
                  <w:numId w:val="8"/>
                </w:numPr>
                <w:ind w:left="720" w:hanging="360"/>
              </w:pPr>
            </w:pPrChange>
          </w:pPr>
          <w:sdt>
            <w:sdtPr>
              <w:tag w:val="goog_rdk_362"/>
              <w:id w:val="-2056280016"/>
            </w:sdtPr>
            <w:sdtContent>
              <w:sdt>
                <w:sdtPr>
                  <w:tag w:val="goog_rdk_363"/>
                  <w:id w:val="-1464386037"/>
                </w:sdtPr>
                <w:sdtContent>
                  <w:ins w:id="365" w:author="Virata Pusuluri" w:date="2026-02-05T14:13:00Z">
                    <w:r>
                      <w:t>Roman numeral = X‍·III</w:t>
                    </w:r>
                  </w:ins>
                </w:sdtContent>
              </w:sdt>
            </w:sdtContent>
          </w:sdt>
        </w:p>
      </w:sdtContent>
    </w:sdt>
    <w:p w14:paraId="0000007B" w14:textId="77777777" w:rsidR="009370F0" w:rsidRDefault="00000000">
      <w:hyperlink r:id="rId8">
        <w:r>
          <w:rPr>
            <w:color w:val="467886"/>
            <w:u w:val="single"/>
          </w:rPr>
          <w:br/>
        </w:r>
      </w:hyperlink>
    </w:p>
    <w:sectPr w:rsidR="009370F0" w:rsidSect="00354CC2">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DD6F5" w14:textId="77777777" w:rsidR="0075219C" w:rsidRDefault="0075219C">
      <w:pPr>
        <w:spacing w:after="0" w:line="240" w:lineRule="auto"/>
      </w:pPr>
      <w:r>
        <w:separator/>
      </w:r>
    </w:p>
  </w:endnote>
  <w:endnote w:type="continuationSeparator" w:id="0">
    <w:p w14:paraId="3F9644D9" w14:textId="77777777" w:rsidR="0075219C" w:rsidRDefault="00752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0304389-A585-4103-8EE0-D86C9D5147ED}"/>
    <w:embedBold r:id="rId2" w:fontKey="{5E46674D-F379-40F6-98F9-96134B58D5A1}"/>
    <w:embedItalic r:id="rId3" w:fontKey="{A00C46C5-C8BC-4684-96EF-FD613B03A380}"/>
    <w:embedBoldItalic r:id="rId4" w:fontKey="{1FCA07A5-7A05-4E3D-8430-4A9D3673C196}"/>
  </w:font>
  <w:font w:name="Play">
    <w:charset w:val="00"/>
    <w:family w:val="auto"/>
    <w:pitch w:val="default"/>
    <w:embedRegular r:id="rId5" w:fontKey="{09C7DF53-8D46-4B95-B4DA-A29724B6F999}"/>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6" w:fontKey="{F68A1C2A-2D8E-4E4E-8DE0-4C6B4D025A35}"/>
    <w:embedItalic r:id="rId7" w:fontKey="{E7F15250-055B-40D4-85AF-DA92C4429311}"/>
  </w:font>
  <w:font w:name="Aptos Display">
    <w:charset w:val="00"/>
    <w:family w:val="swiss"/>
    <w:pitch w:val="variable"/>
    <w:sig w:usb0="20000287" w:usb1="00000003" w:usb2="00000000" w:usb3="00000000" w:csb0="0000019F" w:csb1="00000000"/>
    <w:embedRegular r:id="rId8" w:fontKey="{E5AE5EE6-63F9-4BD9-87D8-643832EA93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368"/>
      <w:id w:val="-527884512"/>
    </w:sdtPr>
    <w:sdtContent>
      <w:p w14:paraId="0000007C" w14:textId="77777777" w:rsidR="009370F0" w:rsidRDefault="00000000">
        <w:pPr>
          <w:rPr>
            <w:ins w:id="367" w:author="Virata Pusuluri" w:date="2026-02-05T13:42:00Z"/>
          </w:rPr>
        </w:pPr>
        <w:sdt>
          <w:sdtPr>
            <w:tag w:val="goog_rdk_366"/>
            <w:id w:val="-615952331"/>
          </w:sdtPr>
          <w:sdtContent>
            <w:sdt>
              <w:sdtPr>
                <w:tag w:val="goog_rdk_367"/>
                <w:id w:val="810329529"/>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BA0E" w14:textId="77777777" w:rsidR="0075219C" w:rsidRDefault="0075219C">
      <w:pPr>
        <w:spacing w:after="0" w:line="240" w:lineRule="auto"/>
      </w:pPr>
      <w:r>
        <w:separator/>
      </w:r>
    </w:p>
  </w:footnote>
  <w:footnote w:type="continuationSeparator" w:id="0">
    <w:p w14:paraId="25BB8D22" w14:textId="77777777" w:rsidR="0075219C" w:rsidRDefault="00752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371"/>
      <w:id w:val="-1289741238"/>
    </w:sdtPr>
    <w:sdtContent>
      <w:p w14:paraId="0000007D" w14:textId="77777777" w:rsidR="009370F0" w:rsidRDefault="00000000">
        <w:pPr>
          <w:rPr>
            <w:ins w:id="366" w:author="Virata Pusuluri" w:date="2026-02-05T13:42:00Z"/>
          </w:rPr>
        </w:pPr>
        <w:sdt>
          <w:sdtPr>
            <w:tag w:val="goog_rdk_369"/>
            <w:id w:val="-496994162"/>
          </w:sdtPr>
          <w:sdtContent>
            <w:sdt>
              <w:sdtPr>
                <w:tag w:val="goog_rdk_370"/>
                <w:id w:val="1655032984"/>
              </w:sdtPr>
              <w:sdtContent/>
            </w:sdt>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F03"/>
    <w:multiLevelType w:val="multilevel"/>
    <w:tmpl w:val="7220A0CE"/>
    <w:lvl w:ilvl="0">
      <w:start w:val="1"/>
      <w:numFmt w:val="decimal"/>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360"/>
      </w:pPr>
    </w:lvl>
    <w:lvl w:ilvl="3">
      <w:start w:val="1"/>
      <w:numFmt w:val="bullet"/>
      <w:lvlText w:val="●"/>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832DCD"/>
    <w:multiLevelType w:val="multilevel"/>
    <w:tmpl w:val="8E0259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CFB672E"/>
    <w:multiLevelType w:val="multilevel"/>
    <w:tmpl w:val="342613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88871B0"/>
    <w:multiLevelType w:val="multilevel"/>
    <w:tmpl w:val="7FC4031C"/>
    <w:lvl w:ilvl="0">
      <w:start w:val="1"/>
      <w:numFmt w:val="decimal"/>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FDF147F"/>
    <w:multiLevelType w:val="multilevel"/>
    <w:tmpl w:val="B3BA5DCC"/>
    <w:lvl w:ilvl="0">
      <w:start w:val="1"/>
      <w:numFmt w:val="decimal"/>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E800E83"/>
    <w:multiLevelType w:val="multilevel"/>
    <w:tmpl w:val="C0DC27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4D33713"/>
    <w:multiLevelType w:val="multilevel"/>
    <w:tmpl w:val="082CFACA"/>
    <w:lvl w:ilvl="0">
      <w:start w:val="1"/>
      <w:numFmt w:val="decimal"/>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71F1F23"/>
    <w:multiLevelType w:val="multilevel"/>
    <w:tmpl w:val="92623D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0257312">
    <w:abstractNumId w:val="4"/>
  </w:num>
  <w:num w:numId="2" w16cid:durableId="772627086">
    <w:abstractNumId w:val="6"/>
  </w:num>
  <w:num w:numId="3" w16cid:durableId="2040469926">
    <w:abstractNumId w:val="0"/>
  </w:num>
  <w:num w:numId="4" w16cid:durableId="950748396">
    <w:abstractNumId w:val="3"/>
  </w:num>
  <w:num w:numId="5" w16cid:durableId="535626239">
    <w:abstractNumId w:val="2"/>
  </w:num>
  <w:num w:numId="6" w16cid:durableId="1894727129">
    <w:abstractNumId w:val="5"/>
  </w:num>
  <w:num w:numId="7" w16cid:durableId="1126974166">
    <w:abstractNumId w:val="1"/>
  </w:num>
  <w:num w:numId="8" w16cid:durableId="8603599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0F0"/>
    <w:rsid w:val="00354CC2"/>
    <w:rsid w:val="00491C08"/>
    <w:rsid w:val="0075219C"/>
    <w:rsid w:val="009370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FE73"/>
  <w15:docId w15:val="{2C1E04C6-AA17-402D-B86D-C657CDB1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3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3513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3513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3513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3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31"/>
    <w:rPr>
      <w:rFonts w:eastAsiaTheme="majorEastAsia" w:cstheme="majorBidi"/>
      <w:color w:val="272727" w:themeColor="text1" w:themeTint="D8"/>
    </w:rPr>
  </w:style>
  <w:style w:type="character" w:customStyle="1" w:styleId="TitleChar">
    <w:name w:val="Title Char"/>
    <w:basedOn w:val="DefaultParagraphFont"/>
    <w:link w:val="Title"/>
    <w:uiPriority w:val="10"/>
    <w:rsid w:val="00B35131"/>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B351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35131"/>
    <w:pPr>
      <w:spacing w:before="160"/>
      <w:jc w:val="center"/>
    </w:pPr>
    <w:rPr>
      <w:i/>
      <w:iCs/>
      <w:color w:val="404040" w:themeColor="text1" w:themeTint="BF"/>
    </w:rPr>
  </w:style>
  <w:style w:type="character" w:customStyle="1" w:styleId="QuoteChar">
    <w:name w:val="Quote Char"/>
    <w:basedOn w:val="DefaultParagraphFont"/>
    <w:link w:val="Quote"/>
    <w:uiPriority w:val="29"/>
    <w:rsid w:val="00B35131"/>
    <w:rPr>
      <w:i/>
      <w:iCs/>
      <w:color w:val="404040" w:themeColor="text1" w:themeTint="BF"/>
    </w:rPr>
  </w:style>
  <w:style w:type="paragraph" w:styleId="ListParagraph">
    <w:name w:val="List Paragraph"/>
    <w:basedOn w:val="Normal"/>
    <w:uiPriority w:val="34"/>
    <w:qFormat/>
    <w:rsid w:val="00B35131"/>
    <w:pPr>
      <w:ind w:left="720"/>
      <w:contextualSpacing/>
    </w:pPr>
  </w:style>
  <w:style w:type="character" w:styleId="IntenseEmphasis">
    <w:name w:val="Intense Emphasis"/>
    <w:basedOn w:val="DefaultParagraphFont"/>
    <w:uiPriority w:val="21"/>
    <w:qFormat/>
    <w:rsid w:val="00B35131"/>
    <w:rPr>
      <w:i/>
      <w:iCs/>
      <w:color w:val="0F4761" w:themeColor="accent1" w:themeShade="BF"/>
    </w:rPr>
  </w:style>
  <w:style w:type="paragraph" w:styleId="IntenseQuote">
    <w:name w:val="Intense Quote"/>
    <w:basedOn w:val="Normal"/>
    <w:next w:val="Normal"/>
    <w:link w:val="IntenseQuoteChar"/>
    <w:uiPriority w:val="30"/>
    <w:qFormat/>
    <w:rsid w:val="00B3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131"/>
    <w:rPr>
      <w:i/>
      <w:iCs/>
      <w:color w:val="0F4761" w:themeColor="accent1" w:themeShade="BF"/>
    </w:rPr>
  </w:style>
  <w:style w:type="character" w:styleId="IntenseReference">
    <w:name w:val="Intense Reference"/>
    <w:basedOn w:val="DefaultParagraphFont"/>
    <w:uiPriority w:val="32"/>
    <w:qFormat/>
    <w:rsid w:val="00B35131"/>
    <w:rPr>
      <w:b/>
      <w:bCs/>
      <w:smallCaps/>
      <w:color w:val="0F4761" w:themeColor="accent1" w:themeShade="BF"/>
      <w:spacing w:val="5"/>
    </w:rPr>
  </w:style>
  <w:style w:type="character" w:styleId="Hyperlink">
    <w:name w:val="Hyperlink"/>
    <w:basedOn w:val="DefaultParagraphFont"/>
    <w:uiPriority w:val="99"/>
    <w:unhideWhenUsed/>
    <w:rsid w:val="00B35131"/>
    <w:rPr>
      <w:color w:val="467886" w:themeColor="hyperlink"/>
      <w:u w:val="single"/>
    </w:rPr>
  </w:style>
  <w:style w:type="character" w:styleId="UnresolvedMention">
    <w:name w:val="Unresolved Mention"/>
    <w:basedOn w:val="DefaultParagraphFont"/>
    <w:uiPriority w:val="99"/>
    <w:semiHidden/>
    <w:unhideWhenUsed/>
    <w:rsid w:val="00B35131"/>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open?id=1eXqc7n7qu_bprjLYWfyuVpXYwMMlqYA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fOSfl3InvuNVJy2vhM6VO5vg==">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1504</Words>
  <Characters>5795</Characters>
  <Application>Microsoft Office Word</Application>
  <DocSecurity>0</DocSecurity>
  <Lines>181</Lines>
  <Paragraphs>162</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Pusuluri</dc:creator>
  <cp:lastModifiedBy>Krishna Pusuluri</cp:lastModifiedBy>
  <cp:revision>2</cp:revision>
  <dcterms:created xsi:type="dcterms:W3CDTF">2026-01-27T17:50:00Z</dcterms:created>
  <dcterms:modified xsi:type="dcterms:W3CDTF">2026-02-09T20:00:00Z</dcterms:modified>
</cp:coreProperties>
</file>