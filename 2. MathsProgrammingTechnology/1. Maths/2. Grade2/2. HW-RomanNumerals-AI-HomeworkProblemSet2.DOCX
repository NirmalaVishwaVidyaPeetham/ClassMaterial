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3ECF" w14:textId="77777777" w:rsidR="00063FD6" w:rsidRDefault="00000000">
      <w:sdt>
        <w:sdtPr>
          <w:tag w:val="goog_rdk_1"/>
          <w:id w:val="-2051544705"/>
        </w:sdtPr>
        <w:sdtContent>
          <w:sdt>
            <w:sdtPr>
              <w:tag w:val="goog_rdk_2"/>
              <w:id w:val="-1811714537"/>
            </w:sdtPr>
            <w:sdtContent>
              <w:ins w:id="0" w:author="Virata Pusuluri" w:date="2025-12-01T16:51:00Z">
                <w:r>
                  <w:rPr>
                    <w:b/>
                    <w:bCs/>
                    <w:rPrChange w:id="1" w:author="Virata Pusuluri" w:date="2025-12-01T16:51:00Z">
                      <w:rPr>
                        <w:rFonts w:ascii="Arial" w:eastAsia="Arial" w:hAnsi="Arial" w:cs="Arial"/>
                        <w:color w:val="000000"/>
                        <w:sz w:val="22"/>
                        <w:szCs w:val="22"/>
                      </w:rPr>
                    </w:rPrChange>
                  </w:rPr>
                  <w:t xml:space="preserve">AI </w:t>
                </w:r>
              </w:ins>
            </w:sdtContent>
          </w:sdt>
        </w:sdtContent>
      </w:sdt>
      <w:r>
        <w:rPr>
          <w:b/>
          <w:bCs/>
        </w:rPr>
        <w:t>Prompt: Give one more set of 50 homework exercises to convert Roman numerals to decimal system. And 50 vice versa. Add to a new canvas without solutions. And then show the solutions separately in a different canvas.</w:t>
      </w:r>
    </w:p>
    <w:p w14:paraId="56B35CB8" w14:textId="77777777" w:rsidR="00063FD6" w:rsidRDefault="00000000">
      <w:pPr>
        <w:rPr>
          <w:b/>
          <w:bCs/>
        </w:rPr>
      </w:pPr>
      <w:r>
        <w:rPr>
          <w:b/>
          <w:bCs/>
        </w:rPr>
        <w:t>Roman Numeral Conversion Practice Set 2</w:t>
      </w:r>
    </w:p>
    <w:p w14:paraId="39F8F0A9" w14:textId="77777777" w:rsidR="00063FD6" w:rsidRDefault="00000000">
      <w:r>
        <w:t>Practice your skills by converting the numbers below! Use the rules of addition, subtraction, and repetition limits.</w:t>
      </w:r>
    </w:p>
    <w:p w14:paraId="1E3559DD" w14:textId="77777777" w:rsidR="00063FD6" w:rsidRDefault="00000000">
      <w:pPr>
        <w:rPr>
          <w:b/>
          <w:bCs/>
        </w:rPr>
      </w:pPr>
      <w:r>
        <w:rPr>
          <w:b/>
          <w:bCs/>
        </w:rPr>
        <w:t>Part A: Roman Numeral to Decimal System (50 Exercises)</w:t>
      </w:r>
    </w:p>
    <w:p w14:paraId="7FC53E49" w14:textId="77777777" w:rsidR="00063FD6" w:rsidRDefault="00000000">
      <w:r>
        <w:t>Convert the following Roman numerals into standard Indo-Arabic (decimal) numbers.</w:t>
      </w:r>
    </w:p>
    <w:tbl>
      <w:tblPr>
        <w:tblStyle w:val="a"/>
        <w:tblW w:w="4893" w:type="dxa"/>
        <w:tblLayout w:type="fixed"/>
        <w:tblLook w:val="0400" w:firstRow="0" w:lastRow="0" w:firstColumn="0" w:lastColumn="0" w:noHBand="0" w:noVBand="1"/>
      </w:tblPr>
      <w:tblGrid>
        <w:gridCol w:w="692"/>
        <w:gridCol w:w="2189"/>
        <w:gridCol w:w="2012"/>
      </w:tblGrid>
      <w:tr w:rsidR="00063FD6" w14:paraId="660992C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36FE7" w14:textId="77777777" w:rsidR="00063FD6" w:rsidRDefault="00000000">
            <w:r>
              <w:rPr>
                <w:b/>
                <w:bCs/>
              </w:rPr>
              <w:t>#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8D4A6" w14:textId="77777777" w:rsidR="00063FD6" w:rsidRDefault="00000000">
            <w:r>
              <w:rPr>
                <w:b/>
                <w:bCs/>
              </w:rPr>
              <w:t>Roman Numeral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2B513" w14:textId="77777777" w:rsidR="00063FD6" w:rsidRDefault="00000000">
            <w:r>
              <w:rPr>
                <w:b/>
                <w:bCs/>
              </w:rPr>
              <w:t>Decimal Value</w:t>
            </w:r>
          </w:p>
        </w:tc>
      </w:tr>
      <w:tr w:rsidR="00063FD6" w14:paraId="1DC5D9C9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01C3B" w14:textId="77777777" w:rsidR="00063FD6" w:rsidRDefault="00000000">
            <w:r>
              <w:t>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7D1A8" w14:textId="77777777" w:rsidR="00063FD6" w:rsidRDefault="00000000">
            <w:r>
              <w:t>VII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30C26" w14:textId="77777777" w:rsidR="00063FD6" w:rsidRDefault="00000000">
            <w:sdt>
              <w:sdtPr>
                <w:tag w:val="goog_rdk_4"/>
                <w:id w:val="-910707443"/>
              </w:sdtPr>
              <w:sdtContent>
                <w:r>
                  <w:t>7</w:t>
                </w:r>
              </w:sdtContent>
            </w:sdt>
          </w:p>
        </w:tc>
      </w:tr>
      <w:tr w:rsidR="00063FD6" w14:paraId="03FE2C25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0AE8A" w14:textId="77777777" w:rsidR="00063FD6" w:rsidRDefault="00000000">
            <w:r>
              <w:t>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4B8A7" w14:textId="77777777" w:rsidR="00063FD6" w:rsidRDefault="00000000">
            <w:r>
              <w:t>XLV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DCB44F" w14:textId="77777777" w:rsidR="00063FD6" w:rsidRDefault="00000000">
            <w:sdt>
              <w:sdtPr>
                <w:tag w:val="goog_rdk_6"/>
                <w:id w:val="780300006"/>
              </w:sdtPr>
              <w:sdtContent>
                <w:r>
                  <w:t>45</w:t>
                </w:r>
              </w:sdtContent>
            </w:sdt>
          </w:p>
        </w:tc>
      </w:tr>
      <w:tr w:rsidR="00063FD6" w14:paraId="0B2F9A99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03B11" w14:textId="77777777" w:rsidR="00063FD6" w:rsidRDefault="00000000">
            <w:r>
              <w:t>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6DAC9" w14:textId="77777777" w:rsidR="00063FD6" w:rsidRDefault="00000000">
            <w:r>
              <w:t>XCII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4222A" w14:textId="77777777" w:rsidR="00063FD6" w:rsidRDefault="00000000">
            <w:sdt>
              <w:sdtPr>
                <w:tag w:val="goog_rdk_8"/>
                <w:id w:val="-742200831"/>
              </w:sdtPr>
              <w:sdtContent>
                <w:r>
                  <w:t>92</w:t>
                </w:r>
              </w:sdtContent>
            </w:sdt>
          </w:p>
        </w:tc>
      </w:tr>
      <w:tr w:rsidR="00063FD6" w14:paraId="2672E188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AA44B" w14:textId="77777777" w:rsidR="00063FD6" w:rsidRDefault="00000000">
            <w:r>
              <w:t>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8D9A61" w14:textId="77777777" w:rsidR="00063FD6" w:rsidRDefault="00000000">
            <w:r>
              <w:t>CXXIX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83981" w14:textId="77777777" w:rsidR="00063FD6" w:rsidRDefault="00000000">
            <w:sdt>
              <w:sdtPr>
                <w:tag w:val="goog_rdk_10"/>
                <w:id w:val="1734185154"/>
              </w:sdtPr>
              <w:sdtContent>
                <w:r>
                  <w:t>129</w:t>
                </w:r>
              </w:sdtContent>
            </w:sdt>
          </w:p>
        </w:tc>
      </w:tr>
      <w:tr w:rsidR="00063FD6" w14:paraId="2E053AF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2E5D1" w14:textId="77777777" w:rsidR="00063FD6" w:rsidRDefault="00000000">
            <w:r>
              <w:t>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773A5F" w14:textId="77777777" w:rsidR="00063FD6" w:rsidRDefault="00000000">
            <w:r>
              <w:t>CDL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7383D" w14:textId="77777777" w:rsidR="00063FD6" w:rsidRDefault="00000000">
            <w:sdt>
              <w:sdtPr>
                <w:tag w:val="goog_rdk_12"/>
                <w:id w:val="-1897611107"/>
              </w:sdtPr>
              <w:sdtContent>
                <w:r>
                  <w:t>450</w:t>
                </w:r>
              </w:sdtContent>
            </w:sdt>
          </w:p>
        </w:tc>
      </w:tr>
      <w:tr w:rsidR="00063FD6" w14:paraId="3F79D07E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35E5C" w14:textId="77777777" w:rsidR="00063FD6" w:rsidRDefault="00000000">
            <w:r>
              <w:t>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7C059" w14:textId="77777777" w:rsidR="00063FD6" w:rsidRDefault="00000000">
            <w:r>
              <w:t>DCCIV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AD067" w14:textId="796BE9E1" w:rsidR="00063FD6" w:rsidRDefault="00000000">
            <w:sdt>
              <w:sdtPr>
                <w:tag w:val="goog_rdk_14"/>
                <w:id w:val="-1629912399"/>
              </w:sdtPr>
              <w:sdtContent>
                <w:r w:rsidRPr="00AC6D35">
                  <w:rPr>
                    <w:strike/>
                  </w:rPr>
                  <w:t>709</w:t>
                </w:r>
                <w:r w:rsidR="00AC6D35">
                  <w:rPr>
                    <w:strike/>
                  </w:rPr>
                  <w:t xml:space="preserve"> </w:t>
                </w:r>
                <w:r w:rsidR="00AC6D35" w:rsidRPr="00AC6D35">
                  <w:t>704</w:t>
                </w:r>
              </w:sdtContent>
            </w:sdt>
          </w:p>
        </w:tc>
      </w:tr>
      <w:tr w:rsidR="00063FD6" w14:paraId="6AF5CD68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039C8" w14:textId="77777777" w:rsidR="00063FD6" w:rsidRDefault="00000000">
            <w:r>
              <w:t>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5767D" w14:textId="77777777" w:rsidR="00063FD6" w:rsidRDefault="00000000">
            <w:r>
              <w:t>CMXL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F622A" w14:textId="77777777" w:rsidR="00063FD6" w:rsidRDefault="00000000">
            <w:sdt>
              <w:sdtPr>
                <w:tag w:val="goog_rdk_16"/>
                <w:id w:val="1784338575"/>
              </w:sdtPr>
              <w:sdtContent>
                <w:r>
                  <w:t>940</w:t>
                </w:r>
              </w:sdtContent>
            </w:sdt>
          </w:p>
        </w:tc>
      </w:tr>
      <w:tr w:rsidR="00063FD6" w14:paraId="015AFAC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5FB33" w14:textId="77777777" w:rsidR="00063FD6" w:rsidRDefault="00000000">
            <w:r>
              <w:t>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2CD70" w14:textId="77777777" w:rsidR="00063FD6" w:rsidRDefault="00000000">
            <w:r>
              <w:t>MI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0098B" w14:textId="77777777" w:rsidR="00063FD6" w:rsidRDefault="00000000">
            <w:sdt>
              <w:sdtPr>
                <w:tag w:val="goog_rdk_18"/>
                <w:id w:val="-909013269"/>
              </w:sdtPr>
              <w:sdtContent>
                <w:r>
                  <w:t>1001</w:t>
                </w:r>
              </w:sdtContent>
            </w:sdt>
          </w:p>
        </w:tc>
      </w:tr>
      <w:tr w:rsidR="00063FD6" w14:paraId="0B2917B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28F1D" w14:textId="77777777" w:rsidR="00063FD6" w:rsidRDefault="00000000">
            <w:r>
              <w:t>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90C92" w14:textId="77777777" w:rsidR="00063FD6" w:rsidRDefault="00000000">
            <w:r>
              <w:t>MCCCXXXIII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43BDB" w14:textId="77777777" w:rsidR="00063FD6" w:rsidRDefault="00000000">
            <w:sdt>
              <w:sdtPr>
                <w:tag w:val="goog_rdk_20"/>
                <w:id w:val="-40776993"/>
              </w:sdtPr>
              <w:sdtContent>
                <w:r>
                  <w:t>1333</w:t>
                </w:r>
              </w:sdtContent>
            </w:sdt>
          </w:p>
        </w:tc>
      </w:tr>
      <w:tr w:rsidR="00063FD6" w14:paraId="67A39CA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F1162" w14:textId="77777777" w:rsidR="00063FD6" w:rsidRDefault="00000000">
            <w:r>
              <w:t>10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AB0E6" w14:textId="77777777" w:rsidR="00063FD6" w:rsidRDefault="00000000">
            <w:r>
              <w:t>MDCCC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1284B" w14:textId="77777777" w:rsidR="00063FD6" w:rsidRDefault="00000000">
            <w:sdt>
              <w:sdtPr>
                <w:tag w:val="goog_rdk_22"/>
                <w:id w:val="-884291445"/>
              </w:sdtPr>
              <w:sdtContent>
                <w:r>
                  <w:t>1800</w:t>
                </w:r>
              </w:sdtContent>
            </w:sdt>
          </w:p>
        </w:tc>
      </w:tr>
      <w:tr w:rsidR="00063FD6" w14:paraId="3B901DD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EE4CE" w14:textId="77777777" w:rsidR="00063FD6" w:rsidRDefault="00000000">
            <w:r>
              <w:t>11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C76A5" w14:textId="77777777" w:rsidR="00063FD6" w:rsidRDefault="00000000">
            <w:r>
              <w:t>MCMXLVI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0808A" w14:textId="77777777" w:rsidR="00063FD6" w:rsidRDefault="00000000">
            <w:sdt>
              <w:sdtPr>
                <w:tag w:val="goog_rdk_24"/>
                <w:id w:val="1706064599"/>
              </w:sdtPr>
              <w:sdtContent>
                <w:r>
                  <w:t>1946</w:t>
                </w:r>
              </w:sdtContent>
            </w:sdt>
          </w:p>
        </w:tc>
      </w:tr>
      <w:tr w:rsidR="00063FD6" w14:paraId="1A81F7E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60771" w14:textId="77777777" w:rsidR="00063FD6" w:rsidRDefault="00000000">
            <w:r>
              <w:lastRenderedPageBreak/>
              <w:t>12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84C53" w14:textId="77777777" w:rsidR="00063FD6" w:rsidRDefault="00000000">
            <w:r>
              <w:t>MMXXXV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4D08F" w14:textId="77777777" w:rsidR="00063FD6" w:rsidRDefault="00000000">
            <w:sdt>
              <w:sdtPr>
                <w:tag w:val="goog_rdk_26"/>
                <w:id w:val="206701504"/>
              </w:sdtPr>
              <w:sdtContent>
                <w:r>
                  <w:t>2035</w:t>
                </w:r>
              </w:sdtContent>
            </w:sdt>
          </w:p>
        </w:tc>
      </w:tr>
      <w:tr w:rsidR="00063FD6" w14:paraId="6BF0A9E9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15A94" w14:textId="77777777" w:rsidR="00063FD6" w:rsidRDefault="00000000">
            <w:r>
              <w:t>13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CC8F92" w14:textId="77777777" w:rsidR="00063FD6" w:rsidRDefault="00000000">
            <w:r>
              <w:t>MMDCCXLIX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CA989" w14:textId="77777777" w:rsidR="00063FD6" w:rsidRDefault="00000000">
            <w:sdt>
              <w:sdtPr>
                <w:tag w:val="goog_rdk_28"/>
                <w:id w:val="1229666484"/>
              </w:sdtPr>
              <w:sdtContent>
                <w:r>
                  <w:t>2749</w:t>
                </w:r>
              </w:sdtContent>
            </w:sdt>
          </w:p>
        </w:tc>
      </w:tr>
      <w:tr w:rsidR="00063FD6" w14:paraId="64F36B9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331E1" w14:textId="77777777" w:rsidR="00063FD6" w:rsidRDefault="00000000">
            <w:r>
              <w:t>14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D3D50" w14:textId="77777777" w:rsidR="00063FD6" w:rsidRDefault="00000000">
            <w:r>
              <w:t>MMMDLXXXI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5DEDC" w14:textId="77777777" w:rsidR="00063FD6" w:rsidRDefault="00000000">
            <w:sdt>
              <w:sdtPr>
                <w:tag w:val="goog_rdk_30"/>
                <w:id w:val="-1565613553"/>
              </w:sdtPr>
              <w:sdtContent>
                <w:r>
                  <w:t>3581</w:t>
                </w:r>
              </w:sdtContent>
            </w:sdt>
          </w:p>
        </w:tc>
      </w:tr>
      <w:tr w:rsidR="00063FD6" w14:paraId="7060401E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49A76" w14:textId="77777777" w:rsidR="00063FD6" w:rsidRDefault="00000000">
            <w:r>
              <w:t>15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689B1" w14:textId="77777777" w:rsidR="00063FD6" w:rsidRDefault="00000000">
            <w:r>
              <w:t>MMMCMXCIV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D298F" w14:textId="2F589180" w:rsidR="00063FD6" w:rsidRDefault="00000000">
            <w:sdt>
              <w:sdtPr>
                <w:tag w:val="goog_rdk_32"/>
                <w:id w:val="292074594"/>
              </w:sdtPr>
              <w:sdtContent>
                <w:r w:rsidRPr="00AC6D35">
                  <w:rPr>
                    <w:strike/>
                  </w:rPr>
                  <w:t>3999</w:t>
                </w:r>
                <w:r w:rsidR="00AC6D35">
                  <w:t xml:space="preserve"> 3994</w:t>
                </w:r>
              </w:sdtContent>
            </w:sdt>
          </w:p>
        </w:tc>
      </w:tr>
      <w:tr w:rsidR="00063FD6" w14:paraId="2D3732D0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8B1B0" w14:textId="77777777" w:rsidR="00063FD6" w:rsidRDefault="00000000">
            <w:r>
              <w:t>16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59145" w14:textId="77777777" w:rsidR="00063FD6" w:rsidRDefault="00000000">
            <w:r>
              <w:t>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2BFDC" w14:textId="77777777" w:rsidR="00063FD6" w:rsidRDefault="00000000">
            <w:sdt>
              <w:sdtPr>
                <w:tag w:val="goog_rdk_34"/>
                <w:id w:val="506735309"/>
              </w:sdtPr>
              <w:sdtContent>
                <w:r>
                  <w:t>2</w:t>
                </w:r>
              </w:sdtContent>
            </w:sdt>
          </w:p>
        </w:tc>
      </w:tr>
      <w:tr w:rsidR="00063FD6" w14:paraId="562AF74D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531E0" w14:textId="77777777" w:rsidR="00063FD6" w:rsidRDefault="00000000">
            <w:r>
              <w:t>17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72FD3" w14:textId="77777777" w:rsidR="00063FD6" w:rsidRDefault="00000000">
            <w:r>
              <w:t>XVIII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27624" w14:textId="77777777" w:rsidR="00063FD6" w:rsidRDefault="00000000">
            <w:sdt>
              <w:sdtPr>
                <w:tag w:val="goog_rdk_36"/>
                <w:id w:val="-498941788"/>
              </w:sdtPr>
              <w:sdtContent>
                <w:r>
                  <w:t>18</w:t>
                </w:r>
              </w:sdtContent>
            </w:sdt>
          </w:p>
        </w:tc>
      </w:tr>
      <w:tr w:rsidR="00063FD6" w14:paraId="6DA32451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5E35F7" w14:textId="77777777" w:rsidR="00063FD6" w:rsidRDefault="00000000">
            <w:r>
              <w:t>18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91B46" w14:textId="77777777" w:rsidR="00063FD6" w:rsidRDefault="00000000">
            <w:r>
              <w:t>LI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81E67" w14:textId="77777777" w:rsidR="00063FD6" w:rsidRDefault="00000000">
            <w:sdt>
              <w:sdtPr>
                <w:tag w:val="goog_rdk_38"/>
                <w:id w:val="-2084784141"/>
              </w:sdtPr>
              <w:sdtContent>
                <w:r>
                  <w:t>51</w:t>
                </w:r>
              </w:sdtContent>
            </w:sdt>
          </w:p>
        </w:tc>
      </w:tr>
      <w:tr w:rsidR="00063FD6" w14:paraId="3C169DB5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51B88" w14:textId="77777777" w:rsidR="00063FD6" w:rsidRDefault="00000000">
            <w:r>
              <w:t>19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DFDA9" w14:textId="77777777" w:rsidR="00063FD6" w:rsidRDefault="00000000">
            <w:r>
              <w:t>XCVII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8FA4A" w14:textId="77777777" w:rsidR="00063FD6" w:rsidRDefault="00000000">
            <w:sdt>
              <w:sdtPr>
                <w:tag w:val="goog_rdk_40"/>
                <w:id w:val="23913556"/>
              </w:sdtPr>
              <w:sdtContent>
                <w:r>
                  <w:t>97</w:t>
                </w:r>
              </w:sdtContent>
            </w:sdt>
          </w:p>
        </w:tc>
      </w:tr>
      <w:tr w:rsidR="00063FD6" w14:paraId="18821E7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D04C4" w14:textId="77777777" w:rsidR="00063FD6" w:rsidRDefault="00000000">
            <w:r>
              <w:t>20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CAF23" w14:textId="77777777" w:rsidR="00063FD6" w:rsidRDefault="00000000">
            <w:r>
              <w:t>CCXIII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7CD0D" w14:textId="77777777" w:rsidR="00063FD6" w:rsidRDefault="00000000">
            <w:sdt>
              <w:sdtPr>
                <w:tag w:val="goog_rdk_42"/>
                <w:id w:val="336997946"/>
              </w:sdtPr>
              <w:sdtContent>
                <w:r>
                  <w:t>213</w:t>
                </w:r>
              </w:sdtContent>
            </w:sdt>
          </w:p>
        </w:tc>
      </w:tr>
      <w:tr w:rsidR="00063FD6" w14:paraId="02B4E2A6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6FA7E" w14:textId="77777777" w:rsidR="00063FD6" w:rsidRDefault="00000000">
            <w:r>
              <w:t>21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49003" w14:textId="77777777" w:rsidR="00063FD6" w:rsidRDefault="00000000">
            <w:r>
              <w:t>CCCLXIX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58D91" w14:textId="77777777" w:rsidR="00063FD6" w:rsidRDefault="00000000">
            <w:sdt>
              <w:sdtPr>
                <w:tag w:val="goog_rdk_44"/>
                <w:id w:val="-1572160060"/>
              </w:sdtPr>
              <w:sdtContent>
                <w:r>
                  <w:t>369</w:t>
                </w:r>
              </w:sdtContent>
            </w:sdt>
          </w:p>
        </w:tc>
      </w:tr>
      <w:tr w:rsidR="00063FD6" w14:paraId="3B0F19E4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7AE3A" w14:textId="77777777" w:rsidR="00063FD6" w:rsidRDefault="00000000">
            <w:r>
              <w:t>22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3E28E" w14:textId="77777777" w:rsidR="00063FD6" w:rsidRDefault="00000000">
            <w:r>
              <w:t>CDXC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73954" w14:textId="77777777" w:rsidR="00063FD6" w:rsidRDefault="00000000">
            <w:sdt>
              <w:sdtPr>
                <w:tag w:val="goog_rdk_46"/>
                <w:id w:val="1013729733"/>
              </w:sdtPr>
              <w:sdtContent>
                <w:r>
                  <w:t>490</w:t>
                </w:r>
              </w:sdtContent>
            </w:sdt>
          </w:p>
        </w:tc>
      </w:tr>
      <w:tr w:rsidR="00063FD6" w14:paraId="5A78B388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11984" w14:textId="77777777" w:rsidR="00063FD6" w:rsidRDefault="00000000">
            <w:r>
              <w:t>23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CC70E" w14:textId="77777777" w:rsidR="00063FD6" w:rsidRDefault="00000000">
            <w:r>
              <w:t>DCCLXXXVIII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0D1F5A" w14:textId="77777777" w:rsidR="00063FD6" w:rsidRDefault="00000000">
            <w:sdt>
              <w:sdtPr>
                <w:tag w:val="goog_rdk_48"/>
                <w:id w:val="-2063583896"/>
              </w:sdtPr>
              <w:sdtContent>
                <w:r>
                  <w:t>788</w:t>
                </w:r>
              </w:sdtContent>
            </w:sdt>
          </w:p>
        </w:tc>
      </w:tr>
      <w:tr w:rsidR="00063FD6" w14:paraId="4C33B396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C6190" w14:textId="77777777" w:rsidR="00063FD6" w:rsidRDefault="00000000">
            <w:r>
              <w:t>24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7C681" w14:textId="77777777" w:rsidR="00063FD6" w:rsidRDefault="00000000">
            <w:r>
              <w:t>MVI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6F9A3" w14:textId="77777777" w:rsidR="00063FD6" w:rsidRDefault="00000000">
            <w:sdt>
              <w:sdtPr>
                <w:tag w:val="goog_rdk_50"/>
                <w:id w:val="1962506137"/>
              </w:sdtPr>
              <w:sdtContent>
                <w:r>
                  <w:t>1006</w:t>
                </w:r>
              </w:sdtContent>
            </w:sdt>
          </w:p>
        </w:tc>
      </w:tr>
      <w:tr w:rsidR="00063FD6" w14:paraId="12FB676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D655E" w14:textId="77777777" w:rsidR="00063FD6" w:rsidRDefault="00000000">
            <w:r>
              <w:t>25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6CC39" w14:textId="77777777" w:rsidR="00063FD6" w:rsidRDefault="00000000">
            <w:r>
              <w:t>MCMLXXXIX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570F5" w14:textId="77777777" w:rsidR="00063FD6" w:rsidRDefault="00000000">
            <w:sdt>
              <w:sdtPr>
                <w:tag w:val="goog_rdk_52"/>
                <w:id w:val="1866825337"/>
              </w:sdtPr>
              <w:sdtContent>
                <w:r>
                  <w:t>1989</w:t>
                </w:r>
              </w:sdtContent>
            </w:sdt>
          </w:p>
        </w:tc>
      </w:tr>
      <w:tr w:rsidR="00063FD6" w14:paraId="59B50A7B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BCDB0" w14:textId="77777777" w:rsidR="00063FD6" w:rsidRDefault="00000000">
            <w:r>
              <w:t>26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EB3E7" w14:textId="77777777" w:rsidR="00063FD6" w:rsidRDefault="00000000">
            <w:r>
              <w:t>MMCDL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86C07" w14:textId="77777777" w:rsidR="00063FD6" w:rsidRDefault="00000000">
            <w:sdt>
              <w:sdtPr>
                <w:tag w:val="goog_rdk_54"/>
                <w:id w:val="-502759563"/>
              </w:sdtPr>
              <w:sdtContent>
                <w:r>
                  <w:t>2450</w:t>
                </w:r>
              </w:sdtContent>
            </w:sdt>
          </w:p>
        </w:tc>
      </w:tr>
      <w:tr w:rsidR="00063FD6" w14:paraId="28DE6FF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FE488" w14:textId="77777777" w:rsidR="00063FD6" w:rsidRDefault="00000000">
            <w:r>
              <w:t>27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EF2B3" w14:textId="77777777" w:rsidR="00063FD6" w:rsidRDefault="00000000">
            <w:r>
              <w:t>MMMDCCC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186D4" w14:textId="77777777" w:rsidR="00063FD6" w:rsidRDefault="00000000">
            <w:sdt>
              <w:sdtPr>
                <w:tag w:val="goog_rdk_56"/>
                <w:id w:val="1237904458"/>
              </w:sdtPr>
              <w:sdtContent>
                <w:r>
                  <w:t>3800</w:t>
                </w:r>
              </w:sdtContent>
            </w:sdt>
          </w:p>
        </w:tc>
      </w:tr>
      <w:tr w:rsidR="00063FD6" w14:paraId="244D7A4B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B6293" w14:textId="77777777" w:rsidR="00063FD6" w:rsidRDefault="00000000">
            <w:r>
              <w:t>28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81928C" w14:textId="77777777" w:rsidR="00063FD6" w:rsidRDefault="00000000">
            <w:r>
              <w:t>MMMCMIX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FC31F" w14:textId="77777777" w:rsidR="00063FD6" w:rsidRDefault="00000000">
            <w:sdt>
              <w:sdtPr>
                <w:tag w:val="goog_rdk_58"/>
                <w:id w:val="1116798866"/>
              </w:sdtPr>
              <w:sdtContent>
                <w:r>
                  <w:t>3909</w:t>
                </w:r>
              </w:sdtContent>
            </w:sdt>
          </w:p>
        </w:tc>
      </w:tr>
      <w:tr w:rsidR="00063FD6" w14:paraId="296B078E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956CD" w14:textId="77777777" w:rsidR="00063FD6" w:rsidRDefault="00000000">
            <w:r>
              <w:lastRenderedPageBreak/>
              <w:t>29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3E238" w14:textId="77777777" w:rsidR="00063FD6" w:rsidRDefault="00000000">
            <w:r>
              <w:t>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A5FD3" w14:textId="77777777" w:rsidR="00063FD6" w:rsidRDefault="00000000">
            <w:sdt>
              <w:sdtPr>
                <w:tag w:val="goog_rdk_60"/>
                <w:id w:val="-1744268514"/>
              </w:sdtPr>
              <w:sdtContent>
                <w:r>
                  <w:t>4</w:t>
                </w:r>
              </w:sdtContent>
            </w:sdt>
          </w:p>
        </w:tc>
      </w:tr>
      <w:tr w:rsidR="00063FD6" w14:paraId="25C2C4F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DADA1" w14:textId="77777777" w:rsidR="00063FD6" w:rsidRDefault="00000000">
            <w:r>
              <w:t>30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AA133" w14:textId="77777777" w:rsidR="00063FD6" w:rsidRDefault="00000000">
            <w:r>
              <w:t>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705B4" w14:textId="77777777" w:rsidR="00063FD6" w:rsidRDefault="00000000">
            <w:sdt>
              <w:sdtPr>
                <w:tag w:val="goog_rdk_62"/>
                <w:id w:val="385398499"/>
              </w:sdtPr>
              <w:sdtContent>
                <w:r>
                  <w:t>9</w:t>
                </w:r>
              </w:sdtContent>
            </w:sdt>
          </w:p>
        </w:tc>
      </w:tr>
      <w:tr w:rsidR="00063FD6" w14:paraId="41BFC41E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B6497" w14:textId="77777777" w:rsidR="00063FD6" w:rsidRDefault="00000000">
            <w:r>
              <w:t>31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ED06C" w14:textId="77777777" w:rsidR="00063FD6" w:rsidRDefault="00000000">
            <w:r>
              <w:t>XL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E715C" w14:textId="77777777" w:rsidR="00063FD6" w:rsidRDefault="00000000">
            <w:sdt>
              <w:sdtPr>
                <w:tag w:val="goog_rdk_64"/>
                <w:id w:val="332249743"/>
              </w:sdtPr>
              <w:sdtContent>
                <w:r>
                  <w:t>40</w:t>
                </w:r>
              </w:sdtContent>
            </w:sdt>
          </w:p>
        </w:tc>
      </w:tr>
      <w:tr w:rsidR="00063FD6" w14:paraId="3C22DAFF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389BD" w14:textId="77777777" w:rsidR="00063FD6" w:rsidRDefault="00000000">
            <w:r>
              <w:t>32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80581" w14:textId="77777777" w:rsidR="00063FD6" w:rsidRDefault="00000000">
            <w:r>
              <w:t>LIX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D80ACB" w14:textId="77777777" w:rsidR="00063FD6" w:rsidRDefault="00000000">
            <w:sdt>
              <w:sdtPr>
                <w:tag w:val="goog_rdk_66"/>
                <w:id w:val="-238838132"/>
              </w:sdtPr>
              <w:sdtContent>
                <w:r>
                  <w:t>59</w:t>
                </w:r>
              </w:sdtContent>
            </w:sdt>
          </w:p>
        </w:tc>
      </w:tr>
      <w:tr w:rsidR="00063FD6" w14:paraId="3833642B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84CE5" w14:textId="77777777" w:rsidR="00063FD6" w:rsidRDefault="00000000">
            <w:r>
              <w:t>33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AA204" w14:textId="77777777" w:rsidR="00063FD6" w:rsidRDefault="00000000">
            <w:r>
              <w:t>CCXL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64F78" w14:textId="77777777" w:rsidR="00063FD6" w:rsidRDefault="00000000">
            <w:sdt>
              <w:sdtPr>
                <w:tag w:val="goog_rdk_68"/>
                <w:id w:val="1890853026"/>
              </w:sdtPr>
              <w:sdtContent>
                <w:r>
                  <w:t>240</w:t>
                </w:r>
              </w:sdtContent>
            </w:sdt>
          </w:p>
        </w:tc>
      </w:tr>
      <w:tr w:rsidR="00063FD6" w14:paraId="63942BB9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69A97" w14:textId="77777777" w:rsidR="00063FD6" w:rsidRDefault="00000000">
            <w:r>
              <w:t>34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56BF1" w14:textId="77777777" w:rsidR="00063FD6" w:rsidRDefault="00000000">
            <w:r>
              <w:t>CCCIV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AFBA2" w14:textId="77777777" w:rsidR="00063FD6" w:rsidRDefault="00000000">
            <w:sdt>
              <w:sdtPr>
                <w:tag w:val="goog_rdk_70"/>
                <w:id w:val="-1824729583"/>
              </w:sdtPr>
              <w:sdtContent>
                <w:r>
                  <w:t>304</w:t>
                </w:r>
              </w:sdtContent>
            </w:sdt>
          </w:p>
        </w:tc>
      </w:tr>
      <w:tr w:rsidR="00063FD6" w14:paraId="1185C416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E490D" w14:textId="77777777" w:rsidR="00063FD6" w:rsidRDefault="00000000">
            <w:r>
              <w:t>35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54054" w14:textId="77777777" w:rsidR="00063FD6" w:rsidRDefault="00000000">
            <w:r>
              <w:t>CDXLIV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21B0BA" w14:textId="77777777" w:rsidR="00063FD6" w:rsidRDefault="00000000">
            <w:sdt>
              <w:sdtPr>
                <w:tag w:val="goog_rdk_72"/>
                <w:id w:val="-1352201265"/>
              </w:sdtPr>
              <w:sdtContent>
                <w:r>
                  <w:t>444</w:t>
                </w:r>
              </w:sdtContent>
            </w:sdt>
          </w:p>
        </w:tc>
      </w:tr>
      <w:tr w:rsidR="00063FD6" w14:paraId="2A34ABFD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C044DA" w14:textId="77777777" w:rsidR="00063FD6" w:rsidRDefault="00000000">
            <w:r>
              <w:t>36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E3644" w14:textId="77777777" w:rsidR="00063FD6" w:rsidRDefault="00000000">
            <w:r>
              <w:t>DXXVII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484BA" w14:textId="77777777" w:rsidR="00063FD6" w:rsidRDefault="00000000">
            <w:sdt>
              <w:sdtPr>
                <w:tag w:val="goog_rdk_74"/>
                <w:id w:val="-933078076"/>
              </w:sdtPr>
              <w:sdtContent>
                <w:r>
                  <w:t>527</w:t>
                </w:r>
              </w:sdtContent>
            </w:sdt>
          </w:p>
        </w:tc>
      </w:tr>
      <w:tr w:rsidR="00063FD6" w14:paraId="02CB246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6C946" w14:textId="77777777" w:rsidR="00063FD6" w:rsidRDefault="00000000">
            <w:r>
              <w:t>37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45D65" w14:textId="77777777" w:rsidR="00063FD6" w:rsidRDefault="00000000">
            <w:r>
              <w:t>DCCL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FB2CC" w14:textId="77777777" w:rsidR="00063FD6" w:rsidRDefault="00000000">
            <w:sdt>
              <w:sdtPr>
                <w:tag w:val="goog_rdk_76"/>
                <w:id w:val="-209834472"/>
              </w:sdtPr>
              <w:sdtContent>
                <w:r>
                  <w:t>750</w:t>
                </w:r>
              </w:sdtContent>
            </w:sdt>
          </w:p>
        </w:tc>
      </w:tr>
      <w:tr w:rsidR="00063FD6" w14:paraId="208AD59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0A3FD" w14:textId="77777777" w:rsidR="00063FD6" w:rsidRDefault="00000000">
            <w:r>
              <w:t>38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00491" w14:textId="77777777" w:rsidR="00063FD6" w:rsidRDefault="00000000">
            <w:r>
              <w:t>MCCCLXVI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C0F7D" w14:textId="77777777" w:rsidR="00063FD6" w:rsidRDefault="00000000">
            <w:sdt>
              <w:sdtPr>
                <w:tag w:val="goog_rdk_78"/>
                <w:id w:val="77437370"/>
              </w:sdtPr>
              <w:sdtContent>
                <w:r>
                  <w:t>1366</w:t>
                </w:r>
              </w:sdtContent>
            </w:sdt>
          </w:p>
        </w:tc>
      </w:tr>
      <w:tr w:rsidR="00063FD6" w14:paraId="496F158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1285A" w14:textId="77777777" w:rsidR="00063FD6" w:rsidRDefault="00000000">
            <w:r>
              <w:t>39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5A909" w14:textId="77777777" w:rsidR="00063FD6" w:rsidRDefault="00000000">
            <w:r>
              <w:t>MMCXX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29BC8" w14:textId="77777777" w:rsidR="00063FD6" w:rsidRDefault="00000000">
            <w:sdt>
              <w:sdtPr>
                <w:tag w:val="goog_rdk_80"/>
                <w:id w:val="-2111547582"/>
              </w:sdtPr>
              <w:sdtContent>
                <w:sdt>
                  <w:sdtPr>
                    <w:tag w:val="goog_rdk_81"/>
                    <w:id w:val="-2146035634"/>
                  </w:sdtPr>
                  <w:sdtContent>
                    <w:r>
                      <w:t>2120</w:t>
                    </w:r>
                  </w:sdtContent>
                </w:sdt>
              </w:sdtContent>
            </w:sdt>
          </w:p>
        </w:tc>
      </w:tr>
      <w:tr w:rsidR="00063FD6" w14:paraId="7D622557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8EB80" w14:textId="77777777" w:rsidR="00063FD6" w:rsidRDefault="00000000">
            <w:r>
              <w:t>40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8F6E16" w14:textId="77777777" w:rsidR="00063FD6" w:rsidRDefault="00000000">
            <w:r>
              <w:t>MMDCCCLXXXV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EFAA4" w14:textId="77777777" w:rsidR="00063FD6" w:rsidRDefault="00000000">
            <w:sdt>
              <w:sdtPr>
                <w:tag w:val="goog_rdk_83"/>
                <w:id w:val="1517556780"/>
              </w:sdtPr>
              <w:sdtContent>
                <w:r>
                  <w:t>2885</w:t>
                </w:r>
              </w:sdtContent>
            </w:sdt>
          </w:p>
        </w:tc>
      </w:tr>
      <w:tr w:rsidR="00063FD6" w14:paraId="09D6316E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F6A8D" w14:textId="77777777" w:rsidR="00063FD6" w:rsidRDefault="00000000">
            <w:r>
              <w:t>41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76515" w14:textId="77777777" w:rsidR="00063FD6" w:rsidRDefault="00000000">
            <w:r>
              <w:t>MMMXC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DC9DE" w14:textId="496BDDC5" w:rsidR="00063FD6" w:rsidRDefault="00000000">
            <w:sdt>
              <w:sdtPr>
                <w:tag w:val="goog_rdk_85"/>
                <w:id w:val="-401626681"/>
              </w:sdtPr>
              <w:sdtContent>
                <w:r w:rsidRPr="008561A7">
                  <w:rPr>
                    <w:strike/>
                  </w:rPr>
                  <w:t>3990</w:t>
                </w:r>
                <w:r w:rsidR="008561A7">
                  <w:t xml:space="preserve"> 3090</w:t>
                </w:r>
              </w:sdtContent>
            </w:sdt>
          </w:p>
        </w:tc>
      </w:tr>
      <w:tr w:rsidR="00063FD6" w14:paraId="076DED4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2EC06" w14:textId="77777777" w:rsidR="00063FD6" w:rsidRDefault="00000000">
            <w:r>
              <w:t>42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5A2AF" w14:textId="77777777" w:rsidR="00063FD6" w:rsidRDefault="00000000">
            <w:r>
              <w:t>MMMCCCXIX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EDAD5" w14:textId="77777777" w:rsidR="00063FD6" w:rsidRDefault="00000000">
            <w:sdt>
              <w:sdtPr>
                <w:tag w:val="goog_rdk_87"/>
                <w:id w:val="-1088560843"/>
              </w:sdtPr>
              <w:sdtContent>
                <w:r>
                  <w:t>3319</w:t>
                </w:r>
              </w:sdtContent>
            </w:sdt>
          </w:p>
        </w:tc>
      </w:tr>
      <w:tr w:rsidR="00063FD6" w14:paraId="4102C757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3A238" w14:textId="77777777" w:rsidR="00063FD6" w:rsidRDefault="00000000">
            <w:r>
              <w:t>43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2FC63" w14:textId="77777777" w:rsidR="00063FD6" w:rsidRDefault="00000000">
            <w:r>
              <w:t>MMMCDLXX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924BB" w14:textId="77777777" w:rsidR="00063FD6" w:rsidRDefault="00000000">
            <w:sdt>
              <w:sdtPr>
                <w:tag w:val="goog_rdk_89"/>
                <w:id w:val="651981974"/>
              </w:sdtPr>
              <w:sdtContent>
                <w:sdt>
                  <w:sdtPr>
                    <w:tag w:val="goog_rdk_90"/>
                    <w:id w:val="-160621957"/>
                  </w:sdtPr>
                  <w:sdtContent>
                    <w:r>
                      <w:t>3470</w:t>
                    </w:r>
                  </w:sdtContent>
                </w:sdt>
              </w:sdtContent>
            </w:sdt>
          </w:p>
        </w:tc>
      </w:tr>
      <w:tr w:rsidR="00063FD6" w14:paraId="74FF1B87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6314B" w14:textId="77777777" w:rsidR="00063FD6" w:rsidRDefault="00000000">
            <w:r>
              <w:t>44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DD82C" w14:textId="77777777" w:rsidR="00063FD6" w:rsidRDefault="00000000">
            <w:r>
              <w:t>MMMCMXLI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AE639" w14:textId="77777777" w:rsidR="00063FD6" w:rsidRDefault="00000000">
            <w:sdt>
              <w:sdtPr>
                <w:tag w:val="goog_rdk_92"/>
                <w:id w:val="1789081939"/>
              </w:sdtPr>
              <w:sdtContent>
                <w:r>
                  <w:t>3941</w:t>
                </w:r>
              </w:sdtContent>
            </w:sdt>
          </w:p>
        </w:tc>
      </w:tr>
      <w:tr w:rsidR="00063FD6" w14:paraId="0E1CC001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00FF0" w14:textId="77777777" w:rsidR="00063FD6" w:rsidRDefault="00000000">
            <w:r>
              <w:t>45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05ACE" w14:textId="77777777" w:rsidR="00063FD6" w:rsidRDefault="00000000">
            <w:r>
              <w:t>LVIII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86AFA" w14:textId="77777777" w:rsidR="00063FD6" w:rsidRDefault="00000000">
            <w:sdt>
              <w:sdtPr>
                <w:tag w:val="goog_rdk_94"/>
                <w:id w:val="-640543029"/>
              </w:sdtPr>
              <w:sdtContent>
                <w:r>
                  <w:t>58</w:t>
                </w:r>
              </w:sdtContent>
            </w:sdt>
          </w:p>
        </w:tc>
      </w:tr>
      <w:tr w:rsidR="00063FD6" w14:paraId="4DCCCEC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FEAF44" w14:textId="77777777" w:rsidR="00063FD6" w:rsidRDefault="00000000">
            <w:r>
              <w:lastRenderedPageBreak/>
              <w:t>46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6B9CA" w14:textId="77777777" w:rsidR="00063FD6" w:rsidRDefault="00000000">
            <w:r>
              <w:t>CCVI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25E69" w14:textId="77777777" w:rsidR="00063FD6" w:rsidRDefault="00000000">
            <w:sdt>
              <w:sdtPr>
                <w:tag w:val="goog_rdk_96"/>
                <w:id w:val="-2023238916"/>
              </w:sdtPr>
              <w:sdtContent>
                <w:sdt>
                  <w:sdtPr>
                    <w:tag w:val="goog_rdk_97"/>
                    <w:id w:val="487600526"/>
                  </w:sdtPr>
                  <w:sdtContent>
                    <w:r>
                      <w:t>206</w:t>
                    </w:r>
                  </w:sdtContent>
                </w:sdt>
              </w:sdtContent>
            </w:sdt>
          </w:p>
        </w:tc>
      </w:tr>
      <w:tr w:rsidR="00063FD6" w14:paraId="27E7F575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603E8" w14:textId="77777777" w:rsidR="00063FD6" w:rsidRDefault="00000000">
            <w:r>
              <w:t>47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0C408" w14:textId="77777777" w:rsidR="00063FD6" w:rsidRDefault="00000000">
            <w:r>
              <w:t>DXXX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D3E33" w14:textId="77777777" w:rsidR="00063FD6" w:rsidRDefault="00000000">
            <w:sdt>
              <w:sdtPr>
                <w:tag w:val="goog_rdk_99"/>
                <w:id w:val="1406086430"/>
              </w:sdtPr>
              <w:sdtContent>
                <w:r>
                  <w:t>530</w:t>
                </w:r>
              </w:sdtContent>
            </w:sdt>
          </w:p>
        </w:tc>
      </w:tr>
      <w:tr w:rsidR="00063FD6" w14:paraId="723A4702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0558F" w14:textId="77777777" w:rsidR="00063FD6" w:rsidRDefault="00000000">
            <w:r>
              <w:t>48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F1070" w14:textId="77777777" w:rsidR="00063FD6" w:rsidRDefault="00000000">
            <w:r>
              <w:t>CMXCV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66916" w14:textId="77777777" w:rsidR="00063FD6" w:rsidRDefault="00000000">
            <w:sdt>
              <w:sdtPr>
                <w:tag w:val="goog_rdk_101"/>
                <w:id w:val="86614349"/>
              </w:sdtPr>
              <w:sdtContent>
                <w:sdt>
                  <w:sdtPr>
                    <w:tag w:val="goog_rdk_102"/>
                    <w:id w:val="2007912114"/>
                  </w:sdtPr>
                  <w:sdtContent>
                    <w:r>
                      <w:t>995</w:t>
                    </w:r>
                  </w:sdtContent>
                </w:sdt>
              </w:sdtContent>
            </w:sdt>
          </w:p>
        </w:tc>
      </w:tr>
      <w:tr w:rsidR="00063FD6" w14:paraId="2F629BAA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305A6" w14:textId="77777777" w:rsidR="00063FD6" w:rsidRDefault="00000000">
            <w:r>
              <w:t>49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C76C4" w14:textId="77777777" w:rsidR="00063FD6" w:rsidRDefault="00000000">
            <w:r>
              <w:t>MDCXCV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4FF4B" w14:textId="0D3F2F4C" w:rsidR="00063FD6" w:rsidRDefault="00000000">
            <w:sdt>
              <w:sdtPr>
                <w:tag w:val="goog_rdk_104"/>
                <w:id w:val="-259524204"/>
              </w:sdtPr>
              <w:sdtContent>
                <w:sdt>
                  <w:sdtPr>
                    <w:tag w:val="goog_rdk_105"/>
                    <w:id w:val="-1074191436"/>
                  </w:sdtPr>
                  <w:sdtContent>
                    <w:r w:rsidRPr="00232278">
                      <w:rPr>
                        <w:strike/>
                      </w:rPr>
                      <w:t>1715</w:t>
                    </w:r>
                    <w:r w:rsidR="00232278">
                      <w:t xml:space="preserve"> 1695</w:t>
                    </w:r>
                  </w:sdtContent>
                </w:sdt>
              </w:sdtContent>
            </w:sdt>
          </w:p>
        </w:tc>
      </w:tr>
      <w:tr w:rsidR="00063FD6" w14:paraId="637A64B7" w14:textId="77777777">
        <w:tc>
          <w:tcPr>
            <w:tcW w:w="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FAA42B" w14:textId="77777777" w:rsidR="00063FD6" w:rsidRDefault="00000000">
            <w:r>
              <w:t>50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8F68A" w14:textId="77777777" w:rsidR="00063FD6" w:rsidRDefault="00000000">
            <w:r>
              <w:t>MMCCCLV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6DBC9" w14:textId="77777777" w:rsidR="00063FD6" w:rsidRDefault="00000000">
            <w:sdt>
              <w:sdtPr>
                <w:tag w:val="goog_rdk_107"/>
                <w:id w:val="-799427852"/>
              </w:sdtPr>
              <w:sdtContent>
                <w:r>
                  <w:t>2355</w:t>
                </w:r>
              </w:sdtContent>
            </w:sdt>
          </w:p>
        </w:tc>
      </w:tr>
    </w:tbl>
    <w:p w14:paraId="6976B13F" w14:textId="77777777" w:rsidR="00063FD6" w:rsidRDefault="00000000">
      <w:pPr>
        <w:rPr>
          <w:b/>
          <w:bCs/>
        </w:rPr>
      </w:pPr>
      <w:r>
        <w:rPr>
          <w:b/>
          <w:bCs/>
        </w:rPr>
        <w:t>Part B: Decimal System to Roman Numeral (50 Exercises)</w:t>
      </w:r>
    </w:p>
    <w:p w14:paraId="097AA5E4" w14:textId="77777777" w:rsidR="00063FD6" w:rsidRDefault="00000000">
      <w:r>
        <w:t>Convert the following standard Indo-Arabic (decimal) numbers into Roman numerals.</w:t>
      </w:r>
    </w:p>
    <w:tbl>
      <w:tblPr>
        <w:tblStyle w:val="a0"/>
        <w:tblW w:w="6562" w:type="dxa"/>
        <w:tblLayout w:type="fixed"/>
        <w:tblLook w:val="0400" w:firstRow="0" w:lastRow="0" w:firstColumn="0" w:lastColumn="0" w:noHBand="0" w:noVBand="1"/>
      </w:tblPr>
      <w:tblGrid>
        <w:gridCol w:w="820"/>
        <w:gridCol w:w="1997"/>
        <w:gridCol w:w="3745"/>
      </w:tblGrid>
      <w:tr w:rsidR="00063FD6" w14:paraId="5975044A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AD3CD" w14:textId="77777777" w:rsidR="00063FD6" w:rsidRDefault="00000000">
            <w:r>
              <w:rPr>
                <w:b/>
                <w:bCs/>
              </w:rPr>
              <w:t>#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C2D40" w14:textId="77777777" w:rsidR="00063FD6" w:rsidRDefault="00000000">
            <w:r>
              <w:rPr>
                <w:b/>
                <w:bCs/>
              </w:rPr>
              <w:t>Decimal Value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0B88F" w14:textId="77777777" w:rsidR="00063FD6" w:rsidRDefault="00000000">
            <w:r>
              <w:rPr>
                <w:b/>
                <w:bCs/>
              </w:rPr>
              <w:t>Roman Numeral</w:t>
            </w:r>
          </w:p>
        </w:tc>
      </w:tr>
      <w:tr w:rsidR="00063FD6" w14:paraId="54DCA47E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26984" w14:textId="77777777" w:rsidR="00063FD6" w:rsidRDefault="00000000">
            <w:r>
              <w:t>51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6ED9B" w14:textId="77777777" w:rsidR="00063FD6" w:rsidRDefault="00000000">
            <w:r>
              <w:t>2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62881" w14:textId="77777777" w:rsidR="00063FD6" w:rsidRDefault="00000000">
            <w:sdt>
              <w:sdtPr>
                <w:tag w:val="goog_rdk_109"/>
                <w:id w:val="-1049397953"/>
              </w:sdtPr>
              <w:sdtContent>
                <w:r>
                  <w:t>II</w:t>
                </w:r>
              </w:sdtContent>
            </w:sdt>
          </w:p>
        </w:tc>
      </w:tr>
      <w:tr w:rsidR="00063FD6" w14:paraId="7BDB74FB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F687D" w14:textId="77777777" w:rsidR="00063FD6" w:rsidRDefault="00000000">
            <w:r>
              <w:t>52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860C6" w14:textId="77777777" w:rsidR="00063FD6" w:rsidRDefault="00000000">
            <w:r>
              <w:t>6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54BD8" w14:textId="77777777" w:rsidR="00063FD6" w:rsidRDefault="00000000">
            <w:sdt>
              <w:sdtPr>
                <w:tag w:val="goog_rdk_111"/>
                <w:id w:val="-1356451716"/>
              </w:sdtPr>
              <w:sdtContent>
                <w:r>
                  <w:t>VI</w:t>
                </w:r>
              </w:sdtContent>
            </w:sdt>
          </w:p>
        </w:tc>
      </w:tr>
      <w:tr w:rsidR="00063FD6" w14:paraId="25ADD4A6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3C762" w14:textId="77777777" w:rsidR="00063FD6" w:rsidRDefault="00000000">
            <w:r>
              <w:t>53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4BA5D" w14:textId="77777777" w:rsidR="00063FD6" w:rsidRDefault="00000000">
            <w:r>
              <w:t>19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E71BA" w14:textId="77777777" w:rsidR="00063FD6" w:rsidRDefault="00000000">
            <w:sdt>
              <w:sdtPr>
                <w:tag w:val="goog_rdk_113"/>
                <w:id w:val="-1201504856"/>
              </w:sdtPr>
              <w:sdtContent>
                <w:r>
                  <w:t>XIX</w:t>
                </w:r>
              </w:sdtContent>
            </w:sdt>
          </w:p>
        </w:tc>
      </w:tr>
      <w:tr w:rsidR="00063FD6" w14:paraId="13076188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3A33F" w14:textId="77777777" w:rsidR="00063FD6" w:rsidRDefault="00000000">
            <w:r>
              <w:t>54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5A718B" w14:textId="77777777" w:rsidR="00063FD6" w:rsidRDefault="00000000">
            <w:r>
              <w:t>33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2AA2D" w14:textId="77777777" w:rsidR="00063FD6" w:rsidRDefault="00000000">
            <w:sdt>
              <w:sdtPr>
                <w:tag w:val="goog_rdk_115"/>
                <w:id w:val="-617123425"/>
              </w:sdtPr>
              <w:sdtContent>
                <w:r>
                  <w:t>XXXIII</w:t>
                </w:r>
              </w:sdtContent>
            </w:sdt>
          </w:p>
        </w:tc>
      </w:tr>
      <w:tr w:rsidR="00063FD6" w14:paraId="0630B20D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56870" w14:textId="77777777" w:rsidR="00063FD6" w:rsidRDefault="00000000">
            <w:r>
              <w:t>55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455D9" w14:textId="77777777" w:rsidR="00063FD6" w:rsidRDefault="00000000">
            <w:r>
              <w:t>49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sdt>
            <w:sdtPr>
              <w:tag w:val="goog_rdk_117"/>
              <w:id w:val="726160781"/>
            </w:sdtPr>
            <w:sdtContent>
              <w:p w14:paraId="0D3A24E4" w14:textId="77777777" w:rsidR="005B4074" w:rsidRDefault="00000000">
                <w:r w:rsidRPr="006A26C1">
                  <w:rPr>
                    <w:strike/>
                  </w:rPr>
                  <w:t>XLVIV</w:t>
                </w:r>
                <w:r w:rsidR="006A26C1">
                  <w:t xml:space="preserve">    XLIX</w:t>
                </w:r>
                <w:r w:rsidR="005B4074">
                  <w:t xml:space="preserve">  </w:t>
                </w:r>
              </w:p>
              <w:p w14:paraId="35CCB4EB" w14:textId="77777777" w:rsidR="005B4074" w:rsidRDefault="005B4074" w:rsidP="005B4074">
                <w:r>
                  <w:t>You cannot use V, L, or D more</w:t>
                </w:r>
              </w:p>
              <w:p w14:paraId="4C8E3269" w14:textId="094560AF" w:rsidR="00063FD6" w:rsidRDefault="005B4074" w:rsidP="005B4074">
                <w:r>
                  <w:t>than once in a number.</w:t>
                </w:r>
              </w:p>
            </w:sdtContent>
          </w:sdt>
        </w:tc>
      </w:tr>
      <w:tr w:rsidR="00063FD6" w14:paraId="1802F4CD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B5047" w14:textId="77777777" w:rsidR="00063FD6" w:rsidRDefault="00000000">
            <w:r>
              <w:t>56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36612" w14:textId="77777777" w:rsidR="00063FD6" w:rsidRDefault="00000000">
            <w:r>
              <w:t>62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F95CF" w14:textId="77777777" w:rsidR="00063FD6" w:rsidRDefault="00000000">
            <w:sdt>
              <w:sdtPr>
                <w:tag w:val="goog_rdk_119"/>
                <w:id w:val="-1391067323"/>
              </w:sdtPr>
              <w:sdtContent>
                <w:r>
                  <w:t>LXII</w:t>
                </w:r>
              </w:sdtContent>
            </w:sdt>
          </w:p>
        </w:tc>
      </w:tr>
      <w:tr w:rsidR="00063FD6" w14:paraId="03CD2B84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624B4" w14:textId="77777777" w:rsidR="00063FD6" w:rsidRDefault="00000000">
            <w:r>
              <w:t>57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AEB21" w14:textId="77777777" w:rsidR="00063FD6" w:rsidRDefault="00000000">
            <w:r>
              <w:t>78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B0D62" w14:textId="77777777" w:rsidR="00063FD6" w:rsidRDefault="00000000">
            <w:sdt>
              <w:sdtPr>
                <w:tag w:val="goog_rdk_121"/>
                <w:id w:val="590126777"/>
              </w:sdtPr>
              <w:sdtContent>
                <w:r>
                  <w:t>LXXVIII</w:t>
                </w:r>
              </w:sdtContent>
            </w:sdt>
          </w:p>
        </w:tc>
      </w:tr>
      <w:tr w:rsidR="00063FD6" w14:paraId="030474EA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B224B" w14:textId="77777777" w:rsidR="00063FD6" w:rsidRDefault="00000000">
            <w:r>
              <w:t>58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F920D" w14:textId="77777777" w:rsidR="00063FD6" w:rsidRDefault="00000000">
            <w:r>
              <w:t>84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2F1D5" w14:textId="77777777" w:rsidR="00063FD6" w:rsidRDefault="00000000">
            <w:sdt>
              <w:sdtPr>
                <w:tag w:val="goog_rdk_123"/>
                <w:id w:val="-1711270824"/>
              </w:sdtPr>
              <w:sdtContent>
                <w:r>
                  <w:t>LXXXIV</w:t>
                </w:r>
              </w:sdtContent>
            </w:sdt>
          </w:p>
        </w:tc>
      </w:tr>
      <w:tr w:rsidR="00063FD6" w14:paraId="7747F28E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05E423" w14:textId="77777777" w:rsidR="00063FD6" w:rsidRDefault="00000000">
            <w:r>
              <w:lastRenderedPageBreak/>
              <w:t>59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DF639" w14:textId="77777777" w:rsidR="00063FD6" w:rsidRDefault="00000000">
            <w:r>
              <w:t>109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BBB94" w14:textId="77777777" w:rsidR="00063FD6" w:rsidRDefault="00000000">
            <w:sdt>
              <w:sdtPr>
                <w:tag w:val="goog_rdk_125"/>
                <w:id w:val="-1186060426"/>
              </w:sdtPr>
              <w:sdtContent>
                <w:r>
                  <w:t>CIX</w:t>
                </w:r>
              </w:sdtContent>
            </w:sdt>
          </w:p>
        </w:tc>
      </w:tr>
      <w:tr w:rsidR="00063FD6" w14:paraId="393F9251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130F7" w14:textId="77777777" w:rsidR="00063FD6" w:rsidRDefault="00000000">
            <w:r>
              <w:t>60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0457A" w14:textId="77777777" w:rsidR="00063FD6" w:rsidRDefault="00000000">
            <w:r>
              <w:t>144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639AE" w14:textId="77777777" w:rsidR="00063FD6" w:rsidRDefault="00000000">
            <w:sdt>
              <w:sdtPr>
                <w:tag w:val="goog_rdk_127"/>
                <w:id w:val="-1484838460"/>
              </w:sdtPr>
              <w:sdtContent>
                <w:r>
                  <w:t>CXLIV</w:t>
                </w:r>
              </w:sdtContent>
            </w:sdt>
          </w:p>
        </w:tc>
      </w:tr>
      <w:tr w:rsidR="00063FD6" w14:paraId="07AA2AFA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CF98D" w14:textId="77777777" w:rsidR="00063FD6" w:rsidRDefault="00000000">
            <w:r>
              <w:t>61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E850A" w14:textId="77777777" w:rsidR="00063FD6" w:rsidRDefault="00000000">
            <w:r>
              <w:t>187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2C346" w14:textId="77777777" w:rsidR="00063FD6" w:rsidRDefault="00000000">
            <w:sdt>
              <w:sdtPr>
                <w:tag w:val="goog_rdk_129"/>
                <w:id w:val="1106437088"/>
              </w:sdtPr>
              <w:sdtContent>
                <w:r>
                  <w:t>CLXXXVII</w:t>
                </w:r>
              </w:sdtContent>
            </w:sdt>
          </w:p>
        </w:tc>
      </w:tr>
      <w:tr w:rsidR="00063FD6" w14:paraId="1A5CD3CC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F646E" w14:textId="77777777" w:rsidR="00063FD6" w:rsidRDefault="00000000">
            <w:r>
              <w:t>62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C9EDC" w14:textId="77777777" w:rsidR="00063FD6" w:rsidRDefault="00000000">
            <w:r>
              <w:t>230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74207" w14:textId="77777777" w:rsidR="00063FD6" w:rsidRDefault="00000000">
            <w:sdt>
              <w:sdtPr>
                <w:tag w:val="goog_rdk_131"/>
                <w:id w:val="1303435181"/>
              </w:sdtPr>
              <w:sdtContent>
                <w:r>
                  <w:t>CCXXX</w:t>
                </w:r>
              </w:sdtContent>
            </w:sdt>
          </w:p>
        </w:tc>
      </w:tr>
      <w:tr w:rsidR="00063FD6" w14:paraId="18247696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5F6FF" w14:textId="77777777" w:rsidR="00063FD6" w:rsidRDefault="00000000">
            <w:r>
              <w:t>63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19631" w14:textId="77777777" w:rsidR="00063FD6" w:rsidRDefault="00000000">
            <w:r>
              <w:t>315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FB8B86" w14:textId="77777777" w:rsidR="00063FD6" w:rsidRDefault="00000000">
            <w:sdt>
              <w:sdtPr>
                <w:tag w:val="goog_rdk_133"/>
                <w:id w:val="466629489"/>
              </w:sdtPr>
              <w:sdtContent>
                <w:r>
                  <w:t>CCCXV</w:t>
                </w:r>
              </w:sdtContent>
            </w:sdt>
          </w:p>
        </w:tc>
      </w:tr>
      <w:tr w:rsidR="00063FD6" w14:paraId="0B4806EF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62957" w14:textId="77777777" w:rsidR="00063FD6" w:rsidRDefault="00000000">
            <w:r>
              <w:t>64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CC812" w14:textId="77777777" w:rsidR="00063FD6" w:rsidRDefault="00000000">
            <w:r>
              <w:t>450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42FBB" w14:textId="77777777" w:rsidR="00063FD6" w:rsidRDefault="00000000">
            <w:sdt>
              <w:sdtPr>
                <w:tag w:val="goog_rdk_135"/>
                <w:id w:val="-1923284410"/>
              </w:sdtPr>
              <w:sdtContent>
                <w:r>
                  <w:t>CDL</w:t>
                </w:r>
              </w:sdtContent>
            </w:sdt>
          </w:p>
        </w:tc>
      </w:tr>
      <w:tr w:rsidR="00063FD6" w14:paraId="0B817A9C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EA4D0" w14:textId="77777777" w:rsidR="00063FD6" w:rsidRDefault="00000000">
            <w:r>
              <w:t>65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59CED" w14:textId="77777777" w:rsidR="00063FD6" w:rsidRDefault="00000000">
            <w:r>
              <w:t>509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1F004" w14:textId="77777777" w:rsidR="00063FD6" w:rsidRDefault="00000000">
            <w:sdt>
              <w:sdtPr>
                <w:tag w:val="goog_rdk_137"/>
                <w:id w:val="-523929797"/>
              </w:sdtPr>
              <w:sdtContent>
                <w:r>
                  <w:t>DIX</w:t>
                </w:r>
              </w:sdtContent>
            </w:sdt>
          </w:p>
        </w:tc>
      </w:tr>
      <w:tr w:rsidR="00063FD6" w14:paraId="3595062E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96C25" w14:textId="77777777" w:rsidR="00063FD6" w:rsidRDefault="00000000">
            <w:r>
              <w:t>66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68721" w14:textId="77777777" w:rsidR="00063FD6" w:rsidRDefault="00000000">
            <w:r>
              <w:t>622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AE5F6" w14:textId="77777777" w:rsidR="00063FD6" w:rsidRDefault="00000000">
            <w:sdt>
              <w:sdtPr>
                <w:tag w:val="goog_rdk_139"/>
                <w:id w:val="-936158786"/>
              </w:sdtPr>
              <w:sdtContent>
                <w:r>
                  <w:t>DCXXII</w:t>
                </w:r>
              </w:sdtContent>
            </w:sdt>
          </w:p>
        </w:tc>
      </w:tr>
      <w:tr w:rsidR="00063FD6" w14:paraId="401008D8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AD746" w14:textId="77777777" w:rsidR="00063FD6" w:rsidRDefault="00000000">
            <w:r>
              <w:t>67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1539F" w14:textId="77777777" w:rsidR="00063FD6" w:rsidRDefault="00000000">
            <w:r>
              <w:t>707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1E7A2" w14:textId="77777777" w:rsidR="00063FD6" w:rsidRDefault="00000000">
            <w:sdt>
              <w:sdtPr>
                <w:tag w:val="goog_rdk_141"/>
                <w:id w:val="-773654440"/>
              </w:sdtPr>
              <w:sdtContent>
                <w:r>
                  <w:t>DCCVII</w:t>
                </w:r>
              </w:sdtContent>
            </w:sdt>
          </w:p>
        </w:tc>
      </w:tr>
      <w:tr w:rsidR="00063FD6" w14:paraId="4CE2192E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301BE3" w14:textId="77777777" w:rsidR="00063FD6" w:rsidRDefault="00000000">
            <w:r>
              <w:t>68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AB000" w14:textId="77777777" w:rsidR="00063FD6" w:rsidRDefault="00000000">
            <w:r>
              <w:t>888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ED65B" w14:textId="77777777" w:rsidR="00063FD6" w:rsidRDefault="00000000">
            <w:sdt>
              <w:sdtPr>
                <w:tag w:val="goog_rdk_143"/>
                <w:id w:val="-1698028011"/>
              </w:sdtPr>
              <w:sdtContent>
                <w:r>
                  <w:t>DCCCLXXXVIII</w:t>
                </w:r>
              </w:sdtContent>
            </w:sdt>
          </w:p>
        </w:tc>
      </w:tr>
      <w:tr w:rsidR="00063FD6" w14:paraId="23BE5A6D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CD56D" w14:textId="77777777" w:rsidR="00063FD6" w:rsidRDefault="00000000">
            <w:r>
              <w:t>69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476A9" w14:textId="77777777" w:rsidR="00063FD6" w:rsidRDefault="00000000">
            <w:r>
              <w:t>940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916DA" w14:textId="77777777" w:rsidR="00063FD6" w:rsidRDefault="00000000">
            <w:sdt>
              <w:sdtPr>
                <w:tag w:val="goog_rdk_145"/>
                <w:id w:val="-571007064"/>
              </w:sdtPr>
              <w:sdtContent>
                <w:r>
                  <w:t>CMXL</w:t>
                </w:r>
              </w:sdtContent>
            </w:sdt>
          </w:p>
        </w:tc>
      </w:tr>
      <w:tr w:rsidR="00063FD6" w14:paraId="2AADEE0D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FC809" w14:textId="77777777" w:rsidR="00063FD6" w:rsidRDefault="00000000">
            <w:r>
              <w:t>70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9E334" w14:textId="77777777" w:rsidR="00063FD6" w:rsidRDefault="00000000">
            <w:r>
              <w:t>1050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E04E0" w14:textId="77777777" w:rsidR="00063FD6" w:rsidRDefault="00000000">
            <w:sdt>
              <w:sdtPr>
                <w:tag w:val="goog_rdk_147"/>
                <w:id w:val="-1858574028"/>
              </w:sdtPr>
              <w:sdtContent>
                <w:r>
                  <w:t>ML</w:t>
                </w:r>
              </w:sdtContent>
            </w:sdt>
          </w:p>
        </w:tc>
      </w:tr>
      <w:tr w:rsidR="00063FD6" w14:paraId="37E01E88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2390B" w14:textId="77777777" w:rsidR="00063FD6" w:rsidRDefault="00000000">
            <w:r>
              <w:t>71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35069" w14:textId="77777777" w:rsidR="00063FD6" w:rsidRDefault="00000000">
            <w:r>
              <w:t>1111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097E6" w14:textId="77777777" w:rsidR="00063FD6" w:rsidRDefault="00000000">
            <w:sdt>
              <w:sdtPr>
                <w:tag w:val="goog_rdk_149"/>
                <w:id w:val="-1893991838"/>
              </w:sdtPr>
              <w:sdtContent>
                <w:r>
                  <w:t>MCXI</w:t>
                </w:r>
              </w:sdtContent>
            </w:sdt>
          </w:p>
        </w:tc>
      </w:tr>
      <w:tr w:rsidR="00063FD6" w14:paraId="5D198CE4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0284A" w14:textId="77777777" w:rsidR="00063FD6" w:rsidRDefault="00000000">
            <w:r>
              <w:t>72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67368" w14:textId="77777777" w:rsidR="00063FD6" w:rsidRDefault="00000000">
            <w:r>
              <w:t>1345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60C11" w14:textId="77777777" w:rsidR="00063FD6" w:rsidRDefault="00000000">
            <w:sdt>
              <w:sdtPr>
                <w:tag w:val="goog_rdk_151"/>
                <w:id w:val="275073682"/>
              </w:sdtPr>
              <w:sdtContent>
                <w:r>
                  <w:t>MCCCXLV</w:t>
                </w:r>
              </w:sdtContent>
            </w:sdt>
          </w:p>
        </w:tc>
      </w:tr>
      <w:tr w:rsidR="00063FD6" w14:paraId="2E8C209E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EE0D2" w14:textId="77777777" w:rsidR="00063FD6" w:rsidRDefault="00000000">
            <w:r>
              <w:t>73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39CFF" w14:textId="77777777" w:rsidR="00063FD6" w:rsidRDefault="00000000">
            <w:r>
              <w:t>1500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AD221" w14:textId="77777777" w:rsidR="00063FD6" w:rsidRDefault="00000000">
            <w:sdt>
              <w:sdtPr>
                <w:tag w:val="goog_rdk_153"/>
                <w:id w:val="-2130767302"/>
              </w:sdtPr>
              <w:sdtContent>
                <w:r>
                  <w:t>MD</w:t>
                </w:r>
              </w:sdtContent>
            </w:sdt>
          </w:p>
        </w:tc>
      </w:tr>
      <w:tr w:rsidR="00063FD6" w14:paraId="3C7391E9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C2510" w14:textId="77777777" w:rsidR="00063FD6" w:rsidRDefault="00000000">
            <w:r>
              <w:t>74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6C495" w14:textId="77777777" w:rsidR="00063FD6" w:rsidRDefault="00000000">
            <w:r>
              <w:t>1678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A065F0" w14:textId="77777777" w:rsidR="00063FD6" w:rsidRDefault="00000000">
            <w:sdt>
              <w:sdtPr>
                <w:tag w:val="goog_rdk_155"/>
                <w:id w:val="929486565"/>
              </w:sdtPr>
              <w:sdtContent>
                <w:r>
                  <w:t>MDCLXXVIII</w:t>
                </w:r>
              </w:sdtContent>
            </w:sdt>
          </w:p>
        </w:tc>
      </w:tr>
      <w:tr w:rsidR="00063FD6" w14:paraId="60D0F1D7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17CE0" w14:textId="77777777" w:rsidR="00063FD6" w:rsidRDefault="00000000">
            <w:r>
              <w:t>75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106011" w14:textId="77777777" w:rsidR="00063FD6" w:rsidRDefault="00000000">
            <w:r>
              <w:t>1717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2129D" w14:textId="77777777" w:rsidR="00063FD6" w:rsidRDefault="00000000">
            <w:sdt>
              <w:sdtPr>
                <w:tag w:val="goog_rdk_157"/>
                <w:id w:val="-1092775259"/>
              </w:sdtPr>
              <w:sdtContent>
                <w:r>
                  <w:t>MDCCXVII</w:t>
                </w:r>
              </w:sdtContent>
            </w:sdt>
          </w:p>
        </w:tc>
      </w:tr>
      <w:tr w:rsidR="00063FD6" w14:paraId="6DD26CE3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AB905" w14:textId="77777777" w:rsidR="00063FD6" w:rsidRDefault="00000000">
            <w:r>
              <w:lastRenderedPageBreak/>
              <w:t>76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8CE95" w14:textId="77777777" w:rsidR="00063FD6" w:rsidRDefault="00000000">
            <w:r>
              <w:t>1855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9F4D5" w14:textId="29ACE414" w:rsidR="00063FD6" w:rsidRDefault="00000000">
            <w:sdt>
              <w:sdtPr>
                <w:tag w:val="goog_rdk_159"/>
                <w:id w:val="-846590310"/>
              </w:sdtPr>
              <w:sdtContent>
                <w:r w:rsidRPr="002B3617">
                  <w:rPr>
                    <w:strike/>
                  </w:rPr>
                  <w:t>MDCCLV</w:t>
                </w:r>
              </w:sdtContent>
            </w:sdt>
            <w:r w:rsidR="002B3617">
              <w:t xml:space="preserve">  </w:t>
            </w:r>
            <w:sdt>
              <w:sdtPr>
                <w:tag w:val="goog_rdk_159"/>
                <w:id w:val="-173110213"/>
              </w:sdtPr>
              <w:sdtContent>
                <w:r w:rsidR="002B3617">
                  <w:t>MDC</w:t>
                </w:r>
                <w:r w:rsidR="002B3617">
                  <w:t>C</w:t>
                </w:r>
                <w:r w:rsidR="002B3617">
                  <w:t>CLV</w:t>
                </w:r>
              </w:sdtContent>
            </w:sdt>
          </w:p>
        </w:tc>
      </w:tr>
      <w:tr w:rsidR="00063FD6" w14:paraId="27816064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834AE" w14:textId="77777777" w:rsidR="00063FD6" w:rsidRDefault="00000000">
            <w:r>
              <w:t>77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9C690" w14:textId="77777777" w:rsidR="00063FD6" w:rsidRDefault="00000000">
            <w:r>
              <w:t>1960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34380" w14:textId="77777777" w:rsidR="00063FD6" w:rsidRDefault="00000000">
            <w:sdt>
              <w:sdtPr>
                <w:tag w:val="goog_rdk_161"/>
                <w:id w:val="-1922121578"/>
              </w:sdtPr>
              <w:sdtContent>
                <w:r>
                  <w:t>MCMLX</w:t>
                </w:r>
              </w:sdtContent>
            </w:sdt>
          </w:p>
        </w:tc>
      </w:tr>
      <w:tr w:rsidR="00063FD6" w14:paraId="097AECE5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B9C78" w14:textId="77777777" w:rsidR="00063FD6" w:rsidRDefault="00000000">
            <w:r>
              <w:t>78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E6DA7" w14:textId="77777777" w:rsidR="00063FD6" w:rsidRDefault="00000000">
            <w:r>
              <w:t>2005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17324" w14:textId="77777777" w:rsidR="00063FD6" w:rsidRDefault="00000000">
            <w:sdt>
              <w:sdtPr>
                <w:tag w:val="goog_rdk_163"/>
                <w:id w:val="-1965145055"/>
              </w:sdtPr>
              <w:sdtContent>
                <w:r>
                  <w:t>MMV</w:t>
                </w:r>
              </w:sdtContent>
            </w:sdt>
          </w:p>
        </w:tc>
      </w:tr>
      <w:tr w:rsidR="00063FD6" w14:paraId="722CB34E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EC53D" w14:textId="77777777" w:rsidR="00063FD6" w:rsidRDefault="00000000">
            <w:r>
              <w:t>79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189E8" w14:textId="77777777" w:rsidR="00063FD6" w:rsidRDefault="00000000">
            <w:r>
              <w:t>2139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44D77" w14:textId="77777777" w:rsidR="00063FD6" w:rsidRDefault="00000000">
            <w:sdt>
              <w:sdtPr>
                <w:tag w:val="goog_rdk_165"/>
                <w:id w:val="-1305034843"/>
              </w:sdtPr>
              <w:sdtContent>
                <w:r>
                  <w:t>MMCXXXIX</w:t>
                </w:r>
              </w:sdtContent>
            </w:sdt>
          </w:p>
        </w:tc>
      </w:tr>
      <w:tr w:rsidR="00063FD6" w14:paraId="6BE6F4BD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7B8D0" w14:textId="77777777" w:rsidR="00063FD6" w:rsidRDefault="00000000">
            <w:r>
              <w:t>80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9D89B" w14:textId="77777777" w:rsidR="00063FD6" w:rsidRDefault="00000000">
            <w:r>
              <w:t>2222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7925E" w14:textId="77777777" w:rsidR="00063FD6" w:rsidRDefault="00000000">
            <w:sdt>
              <w:sdtPr>
                <w:tag w:val="goog_rdk_167"/>
                <w:id w:val="710789820"/>
              </w:sdtPr>
              <w:sdtContent>
                <w:r>
                  <w:t>MMCCXXII</w:t>
                </w:r>
              </w:sdtContent>
            </w:sdt>
          </w:p>
        </w:tc>
      </w:tr>
      <w:tr w:rsidR="00063FD6" w14:paraId="4CA04D6B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47F9A3" w14:textId="77777777" w:rsidR="00063FD6" w:rsidRDefault="00000000">
            <w:r>
              <w:t>81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0A92C" w14:textId="77777777" w:rsidR="00063FD6" w:rsidRDefault="00000000">
            <w:r>
              <w:t>2400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6D759" w14:textId="77777777" w:rsidR="00063FD6" w:rsidRDefault="00000000">
            <w:sdt>
              <w:sdtPr>
                <w:tag w:val="goog_rdk_169"/>
                <w:id w:val="1056680373"/>
              </w:sdtPr>
              <w:sdtContent>
                <w:r>
                  <w:t>MMCD</w:t>
                </w:r>
              </w:sdtContent>
            </w:sdt>
          </w:p>
        </w:tc>
      </w:tr>
      <w:tr w:rsidR="00063FD6" w14:paraId="0FC99EB1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6E4C7" w14:textId="77777777" w:rsidR="00063FD6" w:rsidRDefault="00000000">
            <w:r>
              <w:t>82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37724" w14:textId="77777777" w:rsidR="00063FD6" w:rsidRDefault="00000000">
            <w:r>
              <w:t>2671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E798A" w14:textId="77777777" w:rsidR="00063FD6" w:rsidRDefault="00000000">
            <w:sdt>
              <w:sdtPr>
                <w:tag w:val="goog_rdk_171"/>
                <w:id w:val="-1106381872"/>
              </w:sdtPr>
              <w:sdtContent>
                <w:r>
                  <w:t>MMDCLXXI</w:t>
                </w:r>
              </w:sdtContent>
            </w:sdt>
          </w:p>
        </w:tc>
      </w:tr>
      <w:tr w:rsidR="00063FD6" w14:paraId="32C2694F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9B402" w14:textId="77777777" w:rsidR="00063FD6" w:rsidRDefault="00000000">
            <w:r>
              <w:t>83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B840B" w14:textId="77777777" w:rsidR="00063FD6" w:rsidRDefault="00000000">
            <w:r>
              <w:t>2890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59999" w14:textId="73F4F2D7" w:rsidR="00063FD6" w:rsidRDefault="00000000">
            <w:sdt>
              <w:sdtPr>
                <w:tag w:val="goog_rdk_173"/>
                <w:id w:val="1163326690"/>
              </w:sdtPr>
              <w:sdtContent>
                <w:r w:rsidRPr="00C6439E">
                  <w:rPr>
                    <w:strike/>
                  </w:rPr>
                  <w:t>MMCCCXC</w:t>
                </w:r>
              </w:sdtContent>
            </w:sdt>
            <w:r w:rsidR="00C6439E">
              <w:t xml:space="preserve"> </w:t>
            </w:r>
            <w:sdt>
              <w:sdtPr>
                <w:tag w:val="goog_rdk_173"/>
                <w:id w:val="-1997635584"/>
              </w:sdtPr>
              <w:sdtContent>
                <w:r w:rsidR="00C6439E">
                  <w:t>MM</w:t>
                </w:r>
                <w:r w:rsidR="00C6439E">
                  <w:t>D</w:t>
                </w:r>
                <w:r w:rsidR="00C6439E">
                  <w:t>CCCXC</w:t>
                </w:r>
              </w:sdtContent>
            </w:sdt>
          </w:p>
        </w:tc>
      </w:tr>
      <w:tr w:rsidR="00063FD6" w14:paraId="1F0E3A8B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ED6BC" w14:textId="77777777" w:rsidR="00063FD6" w:rsidRDefault="00000000">
            <w:r>
              <w:t>84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0DEBC" w14:textId="77777777" w:rsidR="00063FD6" w:rsidRDefault="00000000">
            <w:r>
              <w:t>3001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DB67B" w14:textId="77777777" w:rsidR="00063FD6" w:rsidRDefault="00000000">
            <w:sdt>
              <w:sdtPr>
                <w:tag w:val="goog_rdk_175"/>
                <w:id w:val="-1364172810"/>
              </w:sdtPr>
              <w:sdtContent>
                <w:r>
                  <w:t>MMMI</w:t>
                </w:r>
              </w:sdtContent>
            </w:sdt>
          </w:p>
        </w:tc>
      </w:tr>
      <w:tr w:rsidR="00063FD6" w14:paraId="374DD63D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8A043" w14:textId="77777777" w:rsidR="00063FD6" w:rsidRDefault="00000000">
            <w:r>
              <w:t>85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92C45" w14:textId="77777777" w:rsidR="00063FD6" w:rsidRDefault="00000000">
            <w:r>
              <w:t>3110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40557" w14:textId="77777777" w:rsidR="00063FD6" w:rsidRDefault="00000000">
            <w:sdt>
              <w:sdtPr>
                <w:tag w:val="goog_rdk_177"/>
                <w:id w:val="-1684198971"/>
              </w:sdtPr>
              <w:sdtContent>
                <w:r>
                  <w:t>MMMCX</w:t>
                </w:r>
              </w:sdtContent>
            </w:sdt>
          </w:p>
        </w:tc>
      </w:tr>
      <w:tr w:rsidR="00063FD6" w14:paraId="2EF9E930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0B0C3" w14:textId="77777777" w:rsidR="00063FD6" w:rsidRDefault="00000000">
            <w:r>
              <w:t>86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29F112" w14:textId="77777777" w:rsidR="00063FD6" w:rsidRDefault="00000000">
            <w:r>
              <w:t>3225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21D47" w14:textId="77777777" w:rsidR="00063FD6" w:rsidRDefault="00000000">
            <w:sdt>
              <w:sdtPr>
                <w:tag w:val="goog_rdk_179"/>
                <w:id w:val="-1444963753"/>
              </w:sdtPr>
              <w:sdtContent>
                <w:r>
                  <w:t>MMMCCXXV</w:t>
                </w:r>
              </w:sdtContent>
            </w:sdt>
          </w:p>
        </w:tc>
      </w:tr>
      <w:tr w:rsidR="00063FD6" w14:paraId="5AAB5538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3995A" w14:textId="77777777" w:rsidR="00063FD6" w:rsidRDefault="00000000">
            <w:r>
              <w:t>87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ED88B" w14:textId="77777777" w:rsidR="00063FD6" w:rsidRDefault="00000000">
            <w:r>
              <w:t>3330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60931" w14:textId="77777777" w:rsidR="00063FD6" w:rsidRDefault="00000000">
            <w:sdt>
              <w:sdtPr>
                <w:tag w:val="goog_rdk_181"/>
                <w:id w:val="160820046"/>
              </w:sdtPr>
              <w:sdtContent>
                <w:r>
                  <w:t>MMMCCCXXX</w:t>
                </w:r>
              </w:sdtContent>
            </w:sdt>
          </w:p>
        </w:tc>
      </w:tr>
      <w:tr w:rsidR="00063FD6" w14:paraId="1D57CFE4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13CED" w14:textId="77777777" w:rsidR="00063FD6" w:rsidRDefault="00000000">
            <w:r>
              <w:t>88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B4C68" w14:textId="77777777" w:rsidR="00063FD6" w:rsidRDefault="00000000">
            <w:r>
              <w:t>3404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EF272" w14:textId="77777777" w:rsidR="00063FD6" w:rsidRDefault="00000000">
            <w:sdt>
              <w:sdtPr>
                <w:tag w:val="goog_rdk_183"/>
                <w:id w:val="-2102326872"/>
              </w:sdtPr>
              <w:sdtContent>
                <w:r>
                  <w:t>MMMCDIV</w:t>
                </w:r>
              </w:sdtContent>
            </w:sdt>
          </w:p>
        </w:tc>
      </w:tr>
      <w:tr w:rsidR="00063FD6" w14:paraId="118CAAA5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F1473" w14:textId="77777777" w:rsidR="00063FD6" w:rsidRDefault="00000000">
            <w:r>
              <w:t>89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06994" w14:textId="77777777" w:rsidR="00063FD6" w:rsidRDefault="00000000">
            <w:r>
              <w:t>3588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F1887" w14:textId="77777777" w:rsidR="00063FD6" w:rsidRDefault="00000000">
            <w:sdt>
              <w:sdtPr>
                <w:tag w:val="goog_rdk_185"/>
                <w:id w:val="-927053108"/>
              </w:sdtPr>
              <w:sdtContent>
                <w:r>
                  <w:t>MMMDLXXXVIII</w:t>
                </w:r>
              </w:sdtContent>
            </w:sdt>
          </w:p>
        </w:tc>
      </w:tr>
      <w:tr w:rsidR="00063FD6" w14:paraId="02D609A7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B26E0" w14:textId="77777777" w:rsidR="00063FD6" w:rsidRDefault="00000000">
            <w:r>
              <w:t>90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F3C48" w14:textId="77777777" w:rsidR="00063FD6" w:rsidRDefault="00000000">
            <w:r>
              <w:t>3600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89F5A" w14:textId="77777777" w:rsidR="00063FD6" w:rsidRDefault="00000000">
            <w:sdt>
              <w:sdtPr>
                <w:tag w:val="goog_rdk_187"/>
                <w:id w:val="-1305072442"/>
              </w:sdtPr>
              <w:sdtContent>
                <w:r>
                  <w:t>MMMDC</w:t>
                </w:r>
              </w:sdtContent>
            </w:sdt>
          </w:p>
        </w:tc>
      </w:tr>
      <w:tr w:rsidR="00063FD6" w14:paraId="6945649D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D09DB" w14:textId="77777777" w:rsidR="00063FD6" w:rsidRDefault="00000000">
            <w:r>
              <w:t>91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00DA0" w14:textId="77777777" w:rsidR="00063FD6" w:rsidRDefault="00000000">
            <w:r>
              <w:t>3749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76F4A" w14:textId="77777777" w:rsidR="00063FD6" w:rsidRDefault="00000000">
            <w:sdt>
              <w:sdtPr>
                <w:tag w:val="goog_rdk_189"/>
                <w:id w:val="1091531059"/>
              </w:sdtPr>
              <w:sdtContent>
                <w:r>
                  <w:t>MMMDCCXLIX</w:t>
                </w:r>
              </w:sdtContent>
            </w:sdt>
          </w:p>
        </w:tc>
      </w:tr>
      <w:tr w:rsidR="00063FD6" w14:paraId="79915AB8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1C91B" w14:textId="77777777" w:rsidR="00063FD6" w:rsidRDefault="00000000">
            <w:r>
              <w:t>92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CE421" w14:textId="77777777" w:rsidR="00063FD6" w:rsidRDefault="00000000">
            <w:r>
              <w:t>3801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89F3B" w14:textId="77777777" w:rsidR="00063FD6" w:rsidRDefault="00000000">
            <w:sdt>
              <w:sdtPr>
                <w:tag w:val="goog_rdk_191"/>
                <w:id w:val="-1233704143"/>
              </w:sdtPr>
              <w:sdtContent>
                <w:r>
                  <w:t>MMMDCCCI</w:t>
                </w:r>
              </w:sdtContent>
            </w:sdt>
          </w:p>
        </w:tc>
      </w:tr>
      <w:tr w:rsidR="00063FD6" w14:paraId="3BA3EEE9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23F33" w14:textId="77777777" w:rsidR="00063FD6" w:rsidRDefault="00000000">
            <w:r>
              <w:lastRenderedPageBreak/>
              <w:t>93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F7931" w14:textId="77777777" w:rsidR="00063FD6" w:rsidRDefault="00000000">
            <w:r>
              <w:t>3900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93BB3" w14:textId="77777777" w:rsidR="00063FD6" w:rsidRDefault="00000000">
            <w:sdt>
              <w:sdtPr>
                <w:tag w:val="goog_rdk_193"/>
                <w:id w:val="1350800181"/>
              </w:sdtPr>
              <w:sdtContent>
                <w:r>
                  <w:t>MMMCM</w:t>
                </w:r>
              </w:sdtContent>
            </w:sdt>
          </w:p>
        </w:tc>
      </w:tr>
      <w:tr w:rsidR="00063FD6" w14:paraId="0A4C9B8C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132EB" w14:textId="77777777" w:rsidR="00063FD6" w:rsidRDefault="00000000">
            <w:r>
              <w:t>94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B25C7" w14:textId="77777777" w:rsidR="00063FD6" w:rsidRDefault="00000000">
            <w:r>
              <w:t>24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53D46" w14:textId="77777777" w:rsidR="00063FD6" w:rsidRDefault="00000000">
            <w:sdt>
              <w:sdtPr>
                <w:tag w:val="goog_rdk_195"/>
                <w:id w:val="130068971"/>
              </w:sdtPr>
              <w:sdtContent>
                <w:r>
                  <w:t>XXIV</w:t>
                </w:r>
              </w:sdtContent>
            </w:sdt>
          </w:p>
        </w:tc>
      </w:tr>
      <w:tr w:rsidR="00063FD6" w14:paraId="60370458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7F9AA" w14:textId="77777777" w:rsidR="00063FD6" w:rsidRDefault="00000000">
            <w:r>
              <w:t>95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1C440" w14:textId="77777777" w:rsidR="00063FD6" w:rsidRDefault="00000000">
            <w:r>
              <w:t>50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2AEC1" w14:textId="77777777" w:rsidR="00063FD6" w:rsidRDefault="00000000">
            <w:sdt>
              <w:sdtPr>
                <w:tag w:val="goog_rdk_197"/>
                <w:id w:val="953366921"/>
              </w:sdtPr>
              <w:sdtContent>
                <w:r>
                  <w:t>L</w:t>
                </w:r>
              </w:sdtContent>
            </w:sdt>
          </w:p>
        </w:tc>
      </w:tr>
      <w:tr w:rsidR="00063FD6" w14:paraId="0EC1B682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E82E7" w14:textId="77777777" w:rsidR="00063FD6" w:rsidRDefault="00000000">
            <w:r>
              <w:t>96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0B713" w14:textId="77777777" w:rsidR="00063FD6" w:rsidRDefault="00000000">
            <w:r>
              <w:t>115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C47F8" w14:textId="77777777" w:rsidR="00063FD6" w:rsidRDefault="00000000">
            <w:sdt>
              <w:sdtPr>
                <w:tag w:val="goog_rdk_199"/>
                <w:id w:val="-1117838836"/>
              </w:sdtPr>
              <w:sdtContent>
                <w:r>
                  <w:t>CXV</w:t>
                </w:r>
              </w:sdtContent>
            </w:sdt>
          </w:p>
        </w:tc>
      </w:tr>
      <w:tr w:rsidR="00063FD6" w14:paraId="735E2686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362A8" w14:textId="77777777" w:rsidR="00063FD6" w:rsidRDefault="00000000">
            <w:r>
              <w:t>97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CA12C" w14:textId="77777777" w:rsidR="00063FD6" w:rsidRDefault="00000000">
            <w:r>
              <w:t>560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FDC2B" w14:textId="77777777" w:rsidR="00063FD6" w:rsidRDefault="00000000">
            <w:sdt>
              <w:sdtPr>
                <w:tag w:val="goog_rdk_201"/>
                <w:id w:val="-2077960474"/>
              </w:sdtPr>
              <w:sdtContent>
                <w:r>
                  <w:t>DLX</w:t>
                </w:r>
              </w:sdtContent>
            </w:sdt>
          </w:p>
        </w:tc>
      </w:tr>
      <w:tr w:rsidR="00063FD6" w14:paraId="1854CE84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8D8C3" w14:textId="77777777" w:rsidR="00063FD6" w:rsidRDefault="00000000">
            <w:r>
              <w:t>98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0BB3B" w14:textId="77777777" w:rsidR="00063FD6" w:rsidRDefault="00000000">
            <w:r>
              <w:t>1090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BB329" w14:textId="77777777" w:rsidR="00063FD6" w:rsidRDefault="00000000">
            <w:sdt>
              <w:sdtPr>
                <w:tag w:val="goog_rdk_203"/>
                <w:id w:val="1143017753"/>
              </w:sdtPr>
              <w:sdtContent>
                <w:r>
                  <w:t>MXC</w:t>
                </w:r>
              </w:sdtContent>
            </w:sdt>
          </w:p>
        </w:tc>
      </w:tr>
      <w:tr w:rsidR="00063FD6" w14:paraId="53809A3B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34E49" w14:textId="77777777" w:rsidR="00063FD6" w:rsidRDefault="00000000">
            <w:r>
              <w:t>99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F0011" w14:textId="77777777" w:rsidR="00063FD6" w:rsidRDefault="00000000">
            <w:r>
              <w:t>2550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252D5" w14:textId="77777777" w:rsidR="00063FD6" w:rsidRDefault="00000000">
            <w:sdt>
              <w:sdtPr>
                <w:tag w:val="goog_rdk_205"/>
                <w:id w:val="-827806248"/>
              </w:sdtPr>
              <w:sdtContent>
                <w:r>
                  <w:t>MMDL</w:t>
                </w:r>
              </w:sdtContent>
            </w:sdt>
          </w:p>
        </w:tc>
      </w:tr>
      <w:tr w:rsidR="00063FD6" w14:paraId="17446EA9" w14:textId="77777777" w:rsidTr="005B4074">
        <w:tc>
          <w:tcPr>
            <w:tcW w:w="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9B602" w14:textId="77777777" w:rsidR="00063FD6" w:rsidRDefault="00000000">
            <w:r>
              <w:t>100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825C6" w14:textId="77777777" w:rsidR="00063FD6" w:rsidRDefault="00000000">
            <w:r>
              <w:t>79</w:t>
            </w:r>
          </w:p>
        </w:tc>
        <w:tc>
          <w:tcPr>
            <w:tcW w:w="3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DD57F" w14:textId="77777777" w:rsidR="00063FD6" w:rsidRDefault="00000000">
            <w:sdt>
              <w:sdtPr>
                <w:tag w:val="goog_rdk_207"/>
                <w:id w:val="-1170533091"/>
              </w:sdtPr>
              <w:sdtContent>
                <w:r>
                  <w:t>LXXIX</w:t>
                </w:r>
              </w:sdtContent>
            </w:sdt>
          </w:p>
        </w:tc>
      </w:tr>
    </w:tbl>
    <w:p w14:paraId="3756173F" w14:textId="77777777" w:rsidR="00063FD6" w:rsidRDefault="00063FD6"/>
    <w:p w14:paraId="038065D0" w14:textId="77777777" w:rsidR="000500F6" w:rsidRDefault="000500F6"/>
    <w:p w14:paraId="6510A36E" w14:textId="78A1AA6C" w:rsidR="000500F6" w:rsidRDefault="000500F6">
      <w:pPr>
        <w:rPr>
          <w:b/>
          <w:bCs/>
          <w:u w:val="single"/>
        </w:rPr>
      </w:pPr>
      <w:r w:rsidRPr="000500F6">
        <w:rPr>
          <w:b/>
          <w:bCs/>
          <w:u w:val="single"/>
        </w:rPr>
        <w:t>Score: 93/100</w:t>
      </w:r>
    </w:p>
    <w:p w14:paraId="4475B302" w14:textId="63E0C961" w:rsidR="000500F6" w:rsidRPr="000500F6" w:rsidRDefault="000500F6">
      <w:pPr>
        <w:rPr>
          <w:b/>
          <w:bCs/>
          <w:u w:val="single"/>
        </w:rPr>
      </w:pPr>
      <w:r>
        <w:rPr>
          <w:b/>
          <w:bCs/>
          <w:u w:val="single"/>
        </w:rPr>
        <w:t>Always verify your answers!</w:t>
      </w:r>
    </w:p>
    <w:sectPr w:rsidR="000500F6" w:rsidRPr="000500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0E84F28-BDFC-4217-99D7-8F4D96BCA225}"/>
    <w:embedBold r:id="rId2" w:fontKey="{D1D83025-D6CC-4075-9B98-043DB2889FFD}"/>
    <w:embedItalic r:id="rId3" w:fontKey="{8FC27D5A-4D0A-496C-9ABE-38AE681615E7}"/>
  </w:font>
  <w:font w:name="Play">
    <w:charset w:val="00"/>
    <w:family w:val="auto"/>
    <w:pitch w:val="default"/>
    <w:embedRegular r:id="rId4" w:fontKey="{938AF0CF-7F1B-4857-A255-10740C858D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4CFAE89A-2756-41D5-BECE-A52D7606A915}"/>
    <w:embedItalic r:id="rId6" w:fontKey="{1A199591-317F-4AF9-BA26-AEB20E1F23B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4C39DBD9-E678-4296-9BE3-0E13CCE8A2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FD6"/>
    <w:rsid w:val="000500F6"/>
    <w:rsid w:val="00063FD6"/>
    <w:rsid w:val="00232278"/>
    <w:rsid w:val="002B3617"/>
    <w:rsid w:val="005B4074"/>
    <w:rsid w:val="00647109"/>
    <w:rsid w:val="0069577C"/>
    <w:rsid w:val="006A26C1"/>
    <w:rsid w:val="008561A7"/>
    <w:rsid w:val="00A14F5D"/>
    <w:rsid w:val="00AC6D35"/>
    <w:rsid w:val="00C6439E"/>
    <w:rsid w:val="00C863BA"/>
    <w:rsid w:val="00D0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AB69"/>
  <w15:docId w15:val="{72CBB25D-1A87-4098-B8B1-C33EC8CF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25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0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2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2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02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Dk4kkhPbPhxq1eKtiZF59VLwJA==">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Pusuluri</dc:creator>
  <cp:lastModifiedBy>Krishna Pusuluri</cp:lastModifiedBy>
  <cp:revision>11</cp:revision>
  <dcterms:created xsi:type="dcterms:W3CDTF">2025-11-22T02:18:00Z</dcterms:created>
  <dcterms:modified xsi:type="dcterms:W3CDTF">2025-12-03T17:58:00Z</dcterms:modified>
</cp:coreProperties>
</file>