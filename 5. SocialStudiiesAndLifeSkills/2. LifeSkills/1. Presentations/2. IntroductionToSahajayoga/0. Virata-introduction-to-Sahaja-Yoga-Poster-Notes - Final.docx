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b w:val="1"/>
          <w:bCs w:val="1"/>
        </w:rPr>
      </w:pPr>
      <w:r w:rsidDel="00000000" w:rsidR="00000000" w:rsidRPr="00000000">
        <w:rPr>
          <w:b w:val="1"/>
          <w:bCs w:val="1"/>
          <w:u w:val="single"/>
          <w:rtl w:val="0"/>
        </w:rPr>
        <w:t xml:space="preserve">1 Line summary:</w:t>
      </w:r>
      <w:r w:rsidDel="00000000" w:rsidR="00000000" w:rsidRPr="00000000">
        <w:rPr>
          <w:rtl w:val="0"/>
        </w:rPr>
      </w:r>
    </w:p>
    <w:p w:rsidR="00000000" w:rsidDel="00000000" w:rsidP="00000000" w:rsidRDefault="00000000" w:rsidRPr="00000000" w14:paraId="00000002">
      <w:pPr>
        <w:ind w:left="0" w:firstLine="0"/>
        <w:jc w:val="both"/>
        <w:rPr>
          <w:b w:val="1"/>
          <w:bCs w:val="1"/>
          <w:u w:val="single"/>
        </w:rPr>
      </w:pPr>
      <w:r w:rsidDel="00000000" w:rsidR="00000000" w:rsidRPr="00000000">
        <w:rPr>
          <w:rtl w:val="0"/>
        </w:rPr>
      </w:r>
    </w:p>
    <w:p w:rsidR="00000000" w:rsidDel="00000000" w:rsidP="00000000" w:rsidRDefault="00000000" w:rsidRPr="00000000" w14:paraId="00000003">
      <w:pPr>
        <w:numPr>
          <w:ilvl w:val="1"/>
          <w:numId w:val="1"/>
        </w:numPr>
        <w:ind w:left="1440" w:hanging="360"/>
        <w:jc w:val="both"/>
        <w:rPr/>
      </w:pPr>
      <w:r w:rsidDel="00000000" w:rsidR="00000000" w:rsidRPr="00000000">
        <w:rPr>
          <w:rtl w:val="0"/>
        </w:rPr>
        <w:t xml:space="preserve">In this presentation we will learn about </w:t>
      </w:r>
      <w:r w:rsidDel="00000000" w:rsidR="00000000" w:rsidRPr="00000000">
        <w:rPr>
          <w:b w:val="1"/>
          <w:bCs w:val="1"/>
          <w:rtl w:val="0"/>
        </w:rPr>
        <w:t xml:space="preserve">Sahaja Yoga</w:t>
      </w:r>
      <w:r w:rsidDel="00000000" w:rsidR="00000000" w:rsidRPr="00000000">
        <w:rPr>
          <w:rtl w:val="0"/>
        </w:rPr>
        <w:t xml:space="preserve">, its benefits, how to meditate daily at home, and about weekly collective meditation.</w:t>
      </w:r>
    </w:p>
    <w:p w:rsidR="00000000" w:rsidDel="00000000" w:rsidP="00000000" w:rsidRDefault="00000000" w:rsidRPr="00000000" w14:paraId="00000004">
      <w:pPr>
        <w:ind w:left="0" w:firstLine="0"/>
        <w:jc w:val="both"/>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b w:val="1"/>
          <w:bCs w:val="1"/>
        </w:rPr>
      </w:pPr>
      <w:r w:rsidDel="00000000" w:rsidR="00000000" w:rsidRPr="00000000">
        <w:rPr>
          <w:b w:val="1"/>
          <w:bCs w:val="1"/>
          <w:u w:val="single"/>
          <w:rtl w:val="0"/>
        </w:rPr>
        <w:t xml:space="preserve">5 Line summary (abstract):</w:t>
      </w:r>
      <w:r w:rsidDel="00000000" w:rsidR="00000000" w:rsidRPr="00000000">
        <w:rPr>
          <w:rtl w:val="0"/>
        </w:rPr>
      </w:r>
    </w:p>
    <w:p w:rsidR="00000000" w:rsidDel="00000000" w:rsidP="00000000" w:rsidRDefault="00000000" w:rsidRPr="00000000" w14:paraId="00000006">
      <w:pPr>
        <w:ind w:left="0" w:firstLine="0"/>
        <w:jc w:val="both"/>
        <w:rPr>
          <w:b w:val="1"/>
          <w:bCs w:val="1"/>
          <w:u w:val="single"/>
        </w:rPr>
      </w:pPr>
      <w:r w:rsidDel="00000000" w:rsidR="00000000" w:rsidRPr="00000000">
        <w:rPr>
          <w:rtl w:val="0"/>
        </w:rPr>
      </w:r>
    </w:p>
    <w:p w:rsidR="00000000" w:rsidDel="00000000" w:rsidP="00000000" w:rsidRDefault="00000000" w:rsidRPr="00000000" w14:paraId="00000007">
      <w:pPr>
        <w:numPr>
          <w:ilvl w:val="1"/>
          <w:numId w:val="1"/>
        </w:numPr>
        <w:ind w:left="1440" w:hanging="360"/>
        <w:jc w:val="both"/>
        <w:rPr/>
      </w:pPr>
      <w:r w:rsidDel="00000000" w:rsidR="00000000" w:rsidRPr="00000000">
        <w:rPr>
          <w:rtl w:val="0"/>
        </w:rPr>
        <w:t xml:space="preserve">Sahaja Yoga gives us calmness by helping us achieve a state called Self-Realization, keeps us always joyful, and helps cure physical, mental, and emotional problems.</w:t>
      </w:r>
    </w:p>
    <w:p w:rsidR="00000000" w:rsidDel="00000000" w:rsidP="00000000" w:rsidRDefault="00000000" w:rsidRPr="00000000" w14:paraId="00000008">
      <w:pPr>
        <w:numPr>
          <w:ilvl w:val="1"/>
          <w:numId w:val="1"/>
        </w:numPr>
        <w:ind w:left="1440" w:hanging="360"/>
        <w:jc w:val="both"/>
        <w:rPr/>
      </w:pPr>
      <w:r w:rsidDel="00000000" w:rsidR="00000000" w:rsidRPr="00000000">
        <w:rPr>
          <w:rtl w:val="0"/>
        </w:rPr>
        <w:t xml:space="preserve">A motherly energy called Kundalini is in our spinal cord, and when she rises to the top of our head, we get the highest state of human life called as Self-Realization.</w:t>
      </w:r>
    </w:p>
    <w:p w:rsidR="00000000" w:rsidDel="00000000" w:rsidP="00000000" w:rsidRDefault="00000000" w:rsidRPr="00000000" w14:paraId="00000009">
      <w:pPr>
        <w:numPr>
          <w:ilvl w:val="1"/>
          <w:numId w:val="1"/>
        </w:numPr>
        <w:ind w:left="1440" w:hanging="360"/>
        <w:jc w:val="both"/>
        <w:rPr/>
      </w:pPr>
      <w:r w:rsidDel="00000000" w:rsidR="00000000" w:rsidRPr="00000000">
        <w:rPr>
          <w:rtl w:val="0"/>
        </w:rPr>
        <w:t xml:space="preserve">We can follow simple steps to get the experience of Self-Realization through Sahajayoga. </w:t>
      </w:r>
    </w:p>
    <w:p w:rsidR="00000000" w:rsidDel="00000000" w:rsidP="00000000" w:rsidRDefault="00000000" w:rsidRPr="00000000" w14:paraId="0000000A">
      <w:pPr>
        <w:numPr>
          <w:ilvl w:val="1"/>
          <w:numId w:val="1"/>
        </w:numPr>
        <w:ind w:left="1440" w:hanging="360"/>
        <w:jc w:val="both"/>
        <w:rPr/>
      </w:pPr>
      <w:r w:rsidDel="00000000" w:rsidR="00000000" w:rsidRPr="00000000">
        <w:rPr>
          <w:rtl w:val="0"/>
        </w:rPr>
        <w:t xml:space="preserve">We will also learn about various techniques to keep ourselves in balance and discuss resources available freely to everyone . </w:t>
      </w:r>
    </w:p>
    <w:p w:rsidR="00000000" w:rsidDel="00000000" w:rsidP="00000000" w:rsidRDefault="00000000" w:rsidRPr="00000000" w14:paraId="0000000B">
      <w:pPr>
        <w:numPr>
          <w:ilvl w:val="1"/>
          <w:numId w:val="1"/>
        </w:numPr>
        <w:ind w:left="1440" w:hanging="360"/>
        <w:jc w:val="both"/>
        <w:rPr/>
      </w:pPr>
      <w:r w:rsidDel="00000000" w:rsidR="00000000" w:rsidRPr="00000000">
        <w:rPr>
          <w:rtl w:val="0"/>
        </w:rPr>
        <w:t xml:space="preserve">We need to meditate individually at home everyday and attend a collective meditation once a week to grow deeper in meditation and to achieve the best results. </w:t>
      </w:r>
    </w:p>
    <w:p w:rsidR="00000000" w:rsidDel="00000000" w:rsidP="00000000" w:rsidRDefault="00000000" w:rsidRPr="00000000" w14:paraId="0000000C">
      <w:pPr>
        <w:ind w:left="0" w:firstLine="0"/>
        <w:jc w:val="both"/>
        <w:rPr/>
      </w:pPr>
      <w:r w:rsidDel="00000000" w:rsidR="00000000" w:rsidRPr="00000000">
        <w:rPr>
          <w:rtl w:val="0"/>
        </w:rPr>
        <w:t xml:space="preserve"> </w:t>
      </w:r>
    </w:p>
    <w:p w:rsidR="00000000" w:rsidDel="00000000" w:rsidP="00000000" w:rsidRDefault="00000000" w:rsidRPr="00000000" w14:paraId="0000000D">
      <w:pPr>
        <w:numPr>
          <w:ilvl w:val="0"/>
          <w:numId w:val="1"/>
        </w:numPr>
        <w:ind w:left="720" w:hanging="360"/>
        <w:jc w:val="both"/>
        <w:rPr>
          <w:b w:val="1"/>
          <w:bCs w:val="1"/>
        </w:rPr>
      </w:pPr>
      <w:r w:rsidDel="00000000" w:rsidR="00000000" w:rsidRPr="00000000">
        <w:rPr>
          <w:b w:val="1"/>
          <w:bCs w:val="1"/>
          <w:u w:val="single"/>
          <w:rtl w:val="0"/>
        </w:rPr>
        <w:t xml:space="preserve">Full description:</w:t>
      </w:r>
      <w:r w:rsidDel="00000000" w:rsidR="00000000" w:rsidRPr="00000000">
        <w:rPr>
          <w:rtl w:val="0"/>
        </w:rPr>
      </w:r>
    </w:p>
    <w:p w:rsidR="00000000" w:rsidDel="00000000" w:rsidP="00000000" w:rsidRDefault="00000000" w:rsidRPr="00000000" w14:paraId="0000000E">
      <w:pPr>
        <w:ind w:left="0" w:firstLine="0"/>
        <w:jc w:val="both"/>
        <w:rPr>
          <w:b w:val="1"/>
          <w:bCs w:val="1"/>
          <w:u w:val="single"/>
        </w:rPr>
      </w:pPr>
      <w:r w:rsidDel="00000000" w:rsidR="00000000" w:rsidRPr="00000000">
        <w:rPr>
          <w:rtl w:val="0"/>
        </w:rPr>
      </w:r>
    </w:p>
    <w:p w:rsidR="00000000" w:rsidDel="00000000" w:rsidP="00000000" w:rsidRDefault="00000000" w:rsidRPr="00000000" w14:paraId="0000000F">
      <w:pPr>
        <w:numPr>
          <w:ilvl w:val="1"/>
          <w:numId w:val="1"/>
        </w:numPr>
        <w:spacing w:after="0" w:line="276" w:lineRule="auto"/>
        <w:ind w:left="1440" w:hanging="360"/>
        <w:jc w:val="both"/>
        <w:rPr/>
      </w:pPr>
      <w:r w:rsidDel="00000000" w:rsidR="00000000" w:rsidRPr="00000000">
        <w:rPr>
          <w:b w:val="1"/>
          <w:bCs w:val="1"/>
          <w:u w:val="single"/>
          <w:rtl w:val="0"/>
        </w:rPr>
        <w:t xml:space="preserve">Sahaja Yoga:</w:t>
      </w:r>
      <w:r w:rsidDel="00000000" w:rsidR="00000000" w:rsidRPr="00000000">
        <w:rPr>
          <w:color w:val="1e4649"/>
          <w:rtl w:val="0"/>
        </w:rPr>
        <w:t xml:space="preserve"> </w:t>
      </w:r>
      <w:r w:rsidDel="00000000" w:rsidR="00000000" w:rsidRPr="00000000">
        <w:rPr>
          <w:b w:val="1"/>
          <w:bCs w:val="1"/>
          <w:rtl w:val="0"/>
        </w:rPr>
        <w:t xml:space="preserve">Sahaja Yoga</w:t>
      </w:r>
      <w:r w:rsidDel="00000000" w:rsidR="00000000" w:rsidRPr="00000000">
        <w:rPr>
          <w:rtl w:val="0"/>
        </w:rPr>
        <w:t xml:space="preserve"> helps us in achieving our union with the divine energy around us. There is </w:t>
      </w:r>
      <w:r w:rsidDel="00000000" w:rsidR="00000000" w:rsidRPr="00000000">
        <w:rPr>
          <w:b w:val="1"/>
          <w:bCs w:val="1"/>
          <w:rtl w:val="0"/>
        </w:rPr>
        <w:t xml:space="preserve">Kundalini energy (motherly energy)</w:t>
      </w:r>
      <w:r w:rsidDel="00000000" w:rsidR="00000000" w:rsidRPr="00000000">
        <w:rPr>
          <w:rtl w:val="0"/>
        </w:rPr>
        <w:t xml:space="preserve"> inside all of us. </w:t>
      </w:r>
      <w:r w:rsidDel="00000000" w:rsidR="00000000" w:rsidRPr="00000000">
        <w:rPr>
          <w:b w:val="1"/>
          <w:bCs w:val="1"/>
          <w:rtl w:val="0"/>
        </w:rPr>
        <w:t xml:space="preserve">Shri Mataji</w:t>
      </w:r>
      <w:sdt>
        <w:sdtPr>
          <w:id w:val="2010219151"/>
          <w:tag w:val="goog_rdk_0"/>
        </w:sdtPr>
        <w:sdtContent>
          <w:ins w:author="Virata Pusuluri" w:id="0" w:date="2026-05-23T15:19:33Z">
            <w:r w:rsidDel="00000000" w:rsidR="00000000" w:rsidRPr="00000000">
              <w:rPr>
                <w:b w:val="1"/>
                <w:bCs w:val="1"/>
                <w:rtl w:val="0"/>
              </w:rPr>
              <w:t xml:space="preserve"> Nirmala Devi</w:t>
            </w:r>
          </w:ins>
        </w:sdtContent>
      </w:sdt>
      <w:r w:rsidDel="00000000" w:rsidR="00000000" w:rsidRPr="00000000">
        <w:rPr>
          <w:rtl w:val="0"/>
        </w:rPr>
        <w:t xml:space="preserve"> founded </w:t>
      </w:r>
      <w:r w:rsidDel="00000000" w:rsidR="00000000" w:rsidRPr="00000000">
        <w:rPr>
          <w:b w:val="1"/>
          <w:bCs w:val="1"/>
          <w:rtl w:val="0"/>
        </w:rPr>
        <w:t xml:space="preserve">Sahaja Yoga</w:t>
      </w:r>
      <w:r w:rsidDel="00000000" w:rsidR="00000000" w:rsidRPr="00000000">
        <w:rPr>
          <w:rtl w:val="0"/>
        </w:rPr>
        <w:t xml:space="preserve"> in 1970. </w:t>
      </w:r>
    </w:p>
    <w:p w:rsidR="00000000" w:rsidDel="00000000" w:rsidP="00000000" w:rsidRDefault="00000000" w:rsidRPr="00000000" w14:paraId="00000010">
      <w:pPr>
        <w:numPr>
          <w:ilvl w:val="1"/>
          <w:numId w:val="1"/>
        </w:numPr>
        <w:spacing w:after="0" w:line="276" w:lineRule="auto"/>
        <w:ind w:left="1440" w:hanging="360"/>
        <w:jc w:val="both"/>
        <w:rPr/>
      </w:pPr>
      <w:r w:rsidDel="00000000" w:rsidR="00000000" w:rsidRPr="00000000">
        <w:rPr>
          <w:b w:val="1"/>
          <w:bCs w:val="1"/>
          <w:u w:val="single"/>
          <w:rtl w:val="0"/>
        </w:rPr>
        <w:t xml:space="preserve">Chakras:</w:t>
      </w:r>
      <w:r w:rsidDel="00000000" w:rsidR="00000000" w:rsidRPr="00000000">
        <w:rPr>
          <w:rtl w:val="0"/>
        </w:rPr>
        <w:t xml:space="preserve"> Chakras are like energy centers which control different parts within us. When our </w:t>
      </w:r>
      <w:r w:rsidDel="00000000" w:rsidR="00000000" w:rsidRPr="00000000">
        <w:rPr>
          <w:b w:val="1"/>
          <w:bCs w:val="1"/>
          <w:rtl w:val="0"/>
        </w:rPr>
        <w:t xml:space="preserve">chakras</w:t>
      </w:r>
      <w:r w:rsidDel="00000000" w:rsidR="00000000" w:rsidRPr="00000000">
        <w:rPr>
          <w:rtl w:val="0"/>
        </w:rPr>
        <w:t xml:space="preserve"> are in balance, we will be healthy. Sahaja Yoga guides on how to take care of our seven chakras: Mooladhara, Swadhisthana, Nabhi (Void), Anahata, Vishuddhi, Agnya, and Sahastrara.</w:t>
      </w:r>
    </w:p>
    <w:p w:rsidR="00000000" w:rsidDel="00000000" w:rsidP="00000000" w:rsidRDefault="00000000" w:rsidRPr="00000000" w14:paraId="00000011">
      <w:pPr>
        <w:numPr>
          <w:ilvl w:val="1"/>
          <w:numId w:val="1"/>
        </w:numPr>
        <w:spacing w:after="0" w:line="276" w:lineRule="auto"/>
        <w:ind w:left="1440" w:hanging="360"/>
        <w:jc w:val="both"/>
        <w:rPr/>
      </w:pPr>
      <w:r w:rsidDel="00000000" w:rsidR="00000000" w:rsidRPr="00000000">
        <w:rPr>
          <w:b w:val="1"/>
          <w:bCs w:val="1"/>
          <w:u w:val="single"/>
          <w:rtl w:val="0"/>
        </w:rPr>
        <w:t xml:space="preserve">Channels</w:t>
      </w:r>
      <w:r w:rsidDel="00000000" w:rsidR="00000000" w:rsidRPr="00000000">
        <w:rPr>
          <w:rtl w:val="0"/>
        </w:rPr>
        <w:t xml:space="preserve">:  There are 3 Channels within us which control our past, present and future activities.</w:t>
      </w:r>
    </w:p>
    <w:p w:rsidR="00000000" w:rsidDel="00000000" w:rsidP="00000000" w:rsidRDefault="00000000" w:rsidRPr="00000000" w14:paraId="00000012">
      <w:pPr>
        <w:numPr>
          <w:ilvl w:val="1"/>
          <w:numId w:val="1"/>
        </w:numPr>
        <w:spacing w:after="0" w:line="276" w:lineRule="auto"/>
        <w:ind w:left="1440" w:hanging="360"/>
        <w:jc w:val="both"/>
        <w:rPr/>
      </w:pPr>
      <w:r w:rsidDel="00000000" w:rsidR="00000000" w:rsidRPr="00000000">
        <w:rPr>
          <w:b w:val="1"/>
          <w:bCs w:val="1"/>
          <w:u w:val="single"/>
          <w:rtl w:val="0"/>
        </w:rPr>
        <w:t xml:space="preserve">Kundalini energy:</w:t>
      </w:r>
      <w:r w:rsidDel="00000000" w:rsidR="00000000" w:rsidRPr="00000000">
        <w:rPr>
          <w:rtl w:val="0"/>
        </w:rPr>
        <w:t xml:space="preserve"> Kundalini energy is inside us. It’s in the bottom of the spinal cord in a triangular bone. It’s a motherly energy. </w:t>
      </w:r>
    </w:p>
    <w:p w:rsidR="00000000" w:rsidDel="00000000" w:rsidP="00000000" w:rsidRDefault="00000000" w:rsidRPr="00000000" w14:paraId="00000013">
      <w:pPr>
        <w:numPr>
          <w:ilvl w:val="1"/>
          <w:numId w:val="1"/>
        </w:numPr>
        <w:spacing w:after="0" w:line="276" w:lineRule="auto"/>
        <w:ind w:left="1440" w:hanging="360"/>
        <w:jc w:val="both"/>
        <w:rPr/>
      </w:pPr>
      <w:r w:rsidDel="00000000" w:rsidR="00000000" w:rsidRPr="00000000">
        <w:rPr>
          <w:b w:val="1"/>
          <w:bCs w:val="1"/>
          <w:u w:val="single"/>
          <w:rtl w:val="0"/>
        </w:rPr>
        <w:t xml:space="preserve">Self-Realization:</w:t>
      </w:r>
      <w:r w:rsidDel="00000000" w:rsidR="00000000" w:rsidRPr="00000000">
        <w:rPr>
          <w:rtl w:val="0"/>
        </w:rPr>
        <w:t xml:space="preserve"> When our Kundalini energy rises and passes through all the chakras and reaches the chakra on top of our head, and gets connected with the divine energy around us, this is called </w:t>
      </w:r>
      <w:r w:rsidDel="00000000" w:rsidR="00000000" w:rsidRPr="00000000">
        <w:rPr>
          <w:b w:val="1"/>
          <w:bCs w:val="1"/>
          <w:rtl w:val="0"/>
        </w:rPr>
        <w:t xml:space="preserve">Self-Realization</w:t>
      </w:r>
      <w:r w:rsidDel="00000000" w:rsidR="00000000" w:rsidRPr="00000000">
        <w:rPr>
          <w:rtl w:val="0"/>
        </w:rPr>
        <w:t xml:space="preserve">. We can feel this cool breeze in our hands and on top of our head.</w:t>
      </w:r>
    </w:p>
    <w:p w:rsidR="00000000" w:rsidDel="00000000" w:rsidP="00000000" w:rsidRDefault="00000000" w:rsidRPr="00000000" w14:paraId="00000014">
      <w:pPr>
        <w:numPr>
          <w:ilvl w:val="1"/>
          <w:numId w:val="1"/>
        </w:numPr>
        <w:ind w:left="1440" w:hanging="360"/>
        <w:jc w:val="both"/>
        <w:rPr/>
      </w:pPr>
      <w:r w:rsidDel="00000000" w:rsidR="00000000" w:rsidRPr="00000000">
        <w:rPr>
          <w:b w:val="1"/>
          <w:bCs w:val="1"/>
          <w:u w:val="single"/>
          <w:rtl w:val="0"/>
        </w:rPr>
        <w:t xml:space="preserve">Benefits:</w:t>
      </w:r>
      <w:r w:rsidDel="00000000" w:rsidR="00000000" w:rsidRPr="00000000">
        <w:rPr>
          <w:b w:val="1"/>
          <w:bCs w:val="1"/>
          <w:rtl w:val="0"/>
        </w:rPr>
        <w:t xml:space="preserve"> </w:t>
      </w:r>
      <w:r w:rsidDel="00000000" w:rsidR="00000000" w:rsidRPr="00000000">
        <w:rPr>
          <w:rtl w:val="0"/>
        </w:rPr>
        <w:t xml:space="preserve">When we practice </w:t>
      </w:r>
      <w:r w:rsidDel="00000000" w:rsidR="00000000" w:rsidRPr="00000000">
        <w:rPr>
          <w:b w:val="1"/>
          <w:bCs w:val="1"/>
          <w:rtl w:val="0"/>
        </w:rPr>
        <w:t xml:space="preserve">Sahaja Yoga meditation</w:t>
      </w:r>
      <w:r w:rsidDel="00000000" w:rsidR="00000000" w:rsidRPr="00000000">
        <w:rPr>
          <w:rtl w:val="0"/>
        </w:rPr>
        <w:t xml:space="preserve"> everyday in the morning, and evening (around 5 to 10 minutes), and meditate in a group (called as collective meditation) at least once a week, it helps us in many ways:</w:t>
      </w:r>
    </w:p>
    <w:p w:rsidR="00000000" w:rsidDel="00000000" w:rsidP="00000000" w:rsidRDefault="00000000" w:rsidRPr="00000000" w14:paraId="00000015">
      <w:pPr>
        <w:widowControl w:val="0"/>
        <w:numPr>
          <w:ilvl w:val="2"/>
          <w:numId w:val="1"/>
        </w:numPr>
        <w:ind w:left="2160" w:hanging="360"/>
        <w:jc w:val="both"/>
        <w:rPr/>
      </w:pPr>
      <w:r w:rsidDel="00000000" w:rsidR="00000000" w:rsidRPr="00000000">
        <w:rPr>
          <w:rtl w:val="0"/>
        </w:rPr>
        <w:t xml:space="preserve">It keep us connected to God</w:t>
      </w:r>
    </w:p>
    <w:p w:rsidR="00000000" w:rsidDel="00000000" w:rsidP="00000000" w:rsidRDefault="00000000" w:rsidRPr="00000000" w14:paraId="00000016">
      <w:pPr>
        <w:widowControl w:val="0"/>
        <w:numPr>
          <w:ilvl w:val="2"/>
          <w:numId w:val="1"/>
        </w:numPr>
        <w:ind w:left="2160" w:hanging="360"/>
        <w:jc w:val="both"/>
        <w:rPr/>
      </w:pPr>
      <w:r w:rsidDel="00000000" w:rsidR="00000000" w:rsidRPr="00000000">
        <w:rPr>
          <w:rtl w:val="0"/>
        </w:rPr>
        <w:t xml:space="preserve">It cures all physical, mental, and emotional problems</w:t>
      </w:r>
    </w:p>
    <w:p w:rsidR="00000000" w:rsidDel="00000000" w:rsidP="00000000" w:rsidRDefault="00000000" w:rsidRPr="00000000" w14:paraId="00000017">
      <w:pPr>
        <w:widowControl w:val="0"/>
        <w:numPr>
          <w:ilvl w:val="2"/>
          <w:numId w:val="1"/>
        </w:numPr>
        <w:ind w:left="2160" w:hanging="360"/>
        <w:jc w:val="both"/>
        <w:rPr/>
      </w:pPr>
      <w:r w:rsidDel="00000000" w:rsidR="00000000" w:rsidRPr="00000000">
        <w:rPr>
          <w:rtl w:val="0"/>
        </w:rPr>
        <w:t xml:space="preserve">It makes us peaceful, and always keeps us in balance</w:t>
      </w:r>
    </w:p>
    <w:p w:rsidR="00000000" w:rsidDel="00000000" w:rsidP="00000000" w:rsidRDefault="00000000" w:rsidRPr="00000000" w14:paraId="00000018">
      <w:pPr>
        <w:widowControl w:val="0"/>
        <w:numPr>
          <w:ilvl w:val="2"/>
          <w:numId w:val="1"/>
        </w:numPr>
        <w:ind w:left="2160" w:hanging="360"/>
        <w:jc w:val="both"/>
        <w:rPr/>
      </w:pPr>
      <w:r w:rsidDel="00000000" w:rsidR="00000000" w:rsidRPr="00000000">
        <w:rPr>
          <w:rtl w:val="0"/>
        </w:rPr>
        <w:t xml:space="preserve">It gives us good health, and happiness</w:t>
      </w:r>
    </w:p>
    <w:p w:rsidR="00000000" w:rsidDel="00000000" w:rsidP="00000000" w:rsidRDefault="00000000" w:rsidRPr="00000000" w14:paraId="00000019">
      <w:pPr>
        <w:widowControl w:val="0"/>
        <w:numPr>
          <w:ilvl w:val="2"/>
          <w:numId w:val="1"/>
        </w:numPr>
        <w:ind w:left="2160" w:hanging="360"/>
        <w:jc w:val="both"/>
        <w:rPr/>
      </w:pPr>
      <w:r w:rsidDel="00000000" w:rsidR="00000000" w:rsidRPr="00000000">
        <w:rPr>
          <w:rtl w:val="0"/>
        </w:rPr>
        <w:t xml:space="preserve">It teaches us to help each other, and enjoy as a group</w:t>
      </w:r>
    </w:p>
    <w:p w:rsidR="00000000" w:rsidDel="00000000" w:rsidP="00000000" w:rsidRDefault="00000000" w:rsidRPr="00000000" w14:paraId="0000001A">
      <w:pPr>
        <w:widowControl w:val="0"/>
        <w:numPr>
          <w:ilvl w:val="2"/>
          <w:numId w:val="1"/>
        </w:numPr>
        <w:ind w:left="2160" w:hanging="360"/>
        <w:jc w:val="both"/>
        <w:rPr/>
      </w:pPr>
      <w:r w:rsidDel="00000000" w:rsidR="00000000" w:rsidRPr="00000000">
        <w:rPr>
          <w:rtl w:val="0"/>
        </w:rPr>
        <w:t xml:space="preserve">It will make us free from stress, and tensions</w:t>
      </w:r>
    </w:p>
    <w:p w:rsidR="00000000" w:rsidDel="00000000" w:rsidP="00000000" w:rsidRDefault="00000000" w:rsidRPr="00000000" w14:paraId="0000001B">
      <w:pPr>
        <w:numPr>
          <w:ilvl w:val="1"/>
          <w:numId w:val="1"/>
        </w:numPr>
        <w:ind w:left="1440" w:hanging="360"/>
        <w:jc w:val="both"/>
        <w:rPr/>
      </w:pPr>
      <w:r w:rsidDel="00000000" w:rsidR="00000000" w:rsidRPr="00000000">
        <w:rPr>
          <w:b w:val="1"/>
          <w:bCs w:val="1"/>
          <w:u w:val="single"/>
          <w:rtl w:val="0"/>
        </w:rPr>
        <w:t xml:space="preserve">How to get the Experience:</w:t>
      </w:r>
      <w:r w:rsidDel="00000000" w:rsidR="00000000" w:rsidRPr="00000000">
        <w:rPr>
          <w:b w:val="1"/>
          <w:bCs w:val="1"/>
          <w:rtl w:val="0"/>
        </w:rPr>
        <w:t xml:space="preserve"> </w:t>
      </w:r>
      <w:r w:rsidDel="00000000" w:rsidR="00000000" w:rsidRPr="00000000">
        <w:rPr>
          <w:rtl w:val="0"/>
        </w:rPr>
        <w:t xml:space="preserve">We can listen to Shri Mataji’s speech to get the experience of Sahaja Yoga (play Shri Mataji’s speech - 10 minutes).</w:t>
      </w:r>
    </w:p>
    <w:p w:rsidR="00000000" w:rsidDel="00000000" w:rsidP="00000000" w:rsidRDefault="00000000" w:rsidRPr="00000000" w14:paraId="0000001C">
      <w:pPr>
        <w:numPr>
          <w:ilvl w:val="1"/>
          <w:numId w:val="1"/>
        </w:numPr>
        <w:spacing w:after="0" w:line="276" w:lineRule="auto"/>
        <w:ind w:left="1440" w:hanging="360"/>
        <w:jc w:val="both"/>
        <w:rPr/>
      </w:pPr>
      <w:r w:rsidDel="00000000" w:rsidR="00000000" w:rsidRPr="00000000">
        <w:rPr>
          <w:b w:val="1"/>
          <w:bCs w:val="1"/>
          <w:u w:val="single"/>
          <w:rtl w:val="0"/>
        </w:rPr>
        <w:t xml:space="preserve">Daily meditation:</w:t>
      </w:r>
      <w:r w:rsidDel="00000000" w:rsidR="00000000" w:rsidRPr="00000000">
        <w:rPr>
          <w:rtl w:val="0"/>
        </w:rPr>
        <w:t xml:space="preserve"> We need to balance all the 3 channels: </w:t>
      </w:r>
      <w:r w:rsidDel="00000000" w:rsidR="00000000" w:rsidRPr="00000000">
        <w:rPr>
          <w:b w:val="1"/>
          <w:bCs w:val="1"/>
          <w:rtl w:val="0"/>
        </w:rPr>
        <w:t xml:space="preserve">the Left channel, the Right channel, and the Central channel</w:t>
      </w:r>
      <w:r w:rsidDel="00000000" w:rsidR="00000000" w:rsidRPr="00000000">
        <w:rPr>
          <w:rtl w:val="0"/>
        </w:rPr>
        <w:t xml:space="preserve">. That's important because it can take away all our negativities. To balance all 3 channels, we need to do like in this image (show the image).</w:t>
      </w:r>
    </w:p>
    <w:p w:rsidR="00000000" w:rsidDel="00000000" w:rsidP="00000000" w:rsidRDefault="00000000" w:rsidRPr="00000000" w14:paraId="0000001D">
      <w:pPr>
        <w:numPr>
          <w:ilvl w:val="1"/>
          <w:numId w:val="1"/>
        </w:numPr>
        <w:spacing w:after="0" w:line="276" w:lineRule="auto"/>
        <w:ind w:left="1440" w:hanging="360"/>
        <w:jc w:val="both"/>
        <w:rPr/>
      </w:pPr>
      <w:r w:rsidDel="00000000" w:rsidR="00000000" w:rsidRPr="00000000">
        <w:rPr>
          <w:b w:val="1"/>
          <w:bCs w:val="1"/>
          <w:u w:val="single"/>
          <w:rtl w:val="0"/>
        </w:rPr>
        <w:t xml:space="preserve">Collective meditation (~ References):</w:t>
      </w:r>
      <w:r w:rsidDel="00000000" w:rsidR="00000000" w:rsidRPr="00000000">
        <w:rPr>
          <w:b w:val="1"/>
          <w:bCs w:val="1"/>
          <w:rtl w:val="0"/>
        </w:rPr>
        <w:t xml:space="preserve"> Collective meditation</w:t>
      </w:r>
      <w:r w:rsidDel="00000000" w:rsidR="00000000" w:rsidRPr="00000000">
        <w:rPr>
          <w:rtl w:val="0"/>
        </w:rPr>
        <w:t xml:space="preserve"> is important because we can learn so many new techniques like how to clean our chakras and channels, meditate in a group, etc. To go to the </w:t>
      </w:r>
      <w:r w:rsidDel="00000000" w:rsidR="00000000" w:rsidRPr="00000000">
        <w:rPr>
          <w:b w:val="1"/>
          <w:bCs w:val="1"/>
          <w:rtl w:val="0"/>
        </w:rPr>
        <w:t xml:space="preserve">collective meditation center</w:t>
      </w:r>
      <w:r w:rsidDel="00000000" w:rsidR="00000000" w:rsidRPr="00000000">
        <w:rPr>
          <w:rtl w:val="0"/>
        </w:rPr>
        <w:t xml:space="preserve"> in Atlanta GA, we can go to </w:t>
      </w:r>
      <w:r w:rsidDel="00000000" w:rsidR="00000000" w:rsidRPr="00000000">
        <w:rPr>
          <w:b w:val="1"/>
          <w:bCs w:val="1"/>
          <w:rtl w:val="0"/>
        </w:rPr>
        <w:t xml:space="preserve">1122 Cambridge Square to the 1st floor</w:t>
      </w:r>
      <w:r w:rsidDel="00000000" w:rsidR="00000000" w:rsidRPr="00000000">
        <w:rPr>
          <w:rtl w:val="0"/>
        </w:rPr>
        <w:t xml:space="preserve">, and we can search other centers </w:t>
      </w:r>
      <w:r w:rsidDel="00000000" w:rsidR="00000000" w:rsidRPr="00000000">
        <w:rPr>
          <w:b w:val="1"/>
          <w:bCs w:val="1"/>
          <w:rtl w:val="0"/>
        </w:rPr>
        <w:t xml:space="preserve">(example: Sahaja Yoga International School, Canajoharie is in New York when we search it in Google Maps).</w:t>
      </w:r>
      <w:r w:rsidDel="00000000" w:rsidR="00000000" w:rsidRPr="00000000">
        <w:rPr>
          <w:rtl w:val="0"/>
        </w:rPr>
      </w:r>
    </w:p>
    <w:p w:rsidR="00000000" w:rsidDel="00000000" w:rsidP="00000000" w:rsidRDefault="00000000" w:rsidRPr="00000000" w14:paraId="0000001E">
      <w:pPr>
        <w:numPr>
          <w:ilvl w:val="1"/>
          <w:numId w:val="1"/>
        </w:numPr>
        <w:spacing w:after="0" w:line="276" w:lineRule="auto"/>
        <w:ind w:left="1440" w:hanging="360"/>
        <w:jc w:val="both"/>
        <w:rPr/>
      </w:pPr>
      <w:r w:rsidDel="00000000" w:rsidR="00000000" w:rsidRPr="00000000">
        <w:rPr>
          <w:b w:val="1"/>
          <w:bCs w:val="1"/>
          <w:rtl w:val="0"/>
        </w:rPr>
        <w:t xml:space="preserve">Bandhan: </w:t>
      </w:r>
      <w:r w:rsidDel="00000000" w:rsidR="00000000" w:rsidRPr="00000000">
        <w:rPr>
          <w:rtl w:val="0"/>
        </w:rPr>
        <w:t xml:space="preserve">Bandhan means raising our Kundalini, creating a protection around us. We should give bandhan b</w:t>
      </w:r>
      <w:sdt>
        <w:sdtPr>
          <w:id w:val="703136050"/>
          <w:tag w:val="goog_rdk_1"/>
        </w:sdtPr>
        <w:sdtContent>
          <w:ins w:author="Virata Pusuluri" w:id="1" w:date="2026-05-23T15:39:05Z">
            <w:r w:rsidDel="00000000" w:rsidR="00000000" w:rsidRPr="00000000">
              <w:rPr>
                <w:rtl w:val="0"/>
              </w:rPr>
              <w:t xml:space="preserve">ef</w:t>
            </w:r>
          </w:ins>
        </w:sdtContent>
      </w:sdt>
      <w:r w:rsidDel="00000000" w:rsidR="00000000" w:rsidRPr="00000000">
        <w:rPr>
          <w:rtl w:val="0"/>
        </w:rPr>
        <w:t xml:space="preserve">ore and after meditation. We do this as guided in this video (play the video to give Bandhan).</w:t>
      </w:r>
    </w:p>
    <w:p w:rsidR="00000000" w:rsidDel="00000000" w:rsidP="00000000" w:rsidRDefault="00000000" w:rsidRPr="00000000" w14:paraId="0000001F">
      <w:pPr>
        <w:numPr>
          <w:ilvl w:val="1"/>
          <w:numId w:val="1"/>
        </w:numPr>
        <w:spacing w:after="0" w:line="276" w:lineRule="auto"/>
        <w:ind w:left="1440" w:hanging="360"/>
        <w:jc w:val="both"/>
        <w:rPr>
          <w:b w:val="1"/>
          <w:bCs w:val="1"/>
          <w:u w:val="none"/>
        </w:rPr>
      </w:pPr>
      <w:r w:rsidDel="00000000" w:rsidR="00000000" w:rsidRPr="00000000">
        <w:rPr>
          <w:b w:val="1"/>
          <w:bCs w:val="1"/>
          <w:rtl w:val="0"/>
        </w:rPr>
        <w:t xml:space="preserve">Foot-Soaking: </w:t>
      </w:r>
      <w:r w:rsidDel="00000000" w:rsidR="00000000" w:rsidRPr="00000000">
        <w:rPr>
          <w:rtl w:val="0"/>
        </w:rPr>
        <w:t xml:space="preserve">Foot-Soaking is a method to cleanse our inner being using water element. The steps are (image shown on the right):</w:t>
      </w:r>
      <w:r w:rsidDel="00000000" w:rsidR="00000000" w:rsidRPr="00000000">
        <w:rPr>
          <w:rtl w:val="0"/>
        </w:rPr>
      </w:r>
    </w:p>
    <w:p w:rsidR="00000000" w:rsidDel="00000000" w:rsidP="00000000" w:rsidRDefault="00000000" w:rsidRPr="00000000" w14:paraId="00000020">
      <w:pPr>
        <w:numPr>
          <w:ilvl w:val="2"/>
          <w:numId w:val="1"/>
        </w:numPr>
        <w:spacing w:after="0" w:line="276" w:lineRule="auto"/>
        <w:ind w:left="2160" w:hanging="360"/>
        <w:jc w:val="both"/>
        <w:rPr>
          <w:b w:val="1"/>
          <w:bCs w:val="1"/>
          <w:u w:val="none"/>
        </w:rPr>
      </w:pPr>
      <w:r w:rsidDel="00000000" w:rsidR="00000000" w:rsidRPr="00000000">
        <w:rPr>
          <w:rtl w:val="0"/>
        </w:rPr>
        <w:t xml:space="preserve">We fill a bucket with clean water and add a handful of salt to it. </w:t>
      </w:r>
      <w:r w:rsidDel="00000000" w:rsidR="00000000" w:rsidRPr="00000000">
        <w:rPr>
          <w:rtl w:val="0"/>
        </w:rPr>
      </w:r>
    </w:p>
    <w:p w:rsidR="00000000" w:rsidDel="00000000" w:rsidP="00000000" w:rsidRDefault="00000000" w:rsidRPr="00000000" w14:paraId="00000021">
      <w:pPr>
        <w:numPr>
          <w:ilvl w:val="2"/>
          <w:numId w:val="1"/>
        </w:numPr>
        <w:spacing w:after="0" w:line="276" w:lineRule="auto"/>
        <w:ind w:left="2160" w:hanging="360"/>
        <w:jc w:val="both"/>
        <w:rPr>
          <w:b w:val="1"/>
          <w:bCs w:val="1"/>
          <w:u w:val="none"/>
        </w:rPr>
      </w:pPr>
      <w:r w:rsidDel="00000000" w:rsidR="00000000" w:rsidRPr="00000000">
        <w:rPr>
          <w:rtl w:val="0"/>
        </w:rPr>
        <w:t xml:space="preserve">We keep a towel, and fresh water in a mug aside. </w:t>
      </w:r>
      <w:r w:rsidDel="00000000" w:rsidR="00000000" w:rsidRPr="00000000">
        <w:rPr>
          <w:rtl w:val="0"/>
        </w:rPr>
      </w:r>
    </w:p>
    <w:p w:rsidR="00000000" w:rsidDel="00000000" w:rsidP="00000000" w:rsidRDefault="00000000" w:rsidRPr="00000000" w14:paraId="00000022">
      <w:pPr>
        <w:numPr>
          <w:ilvl w:val="2"/>
          <w:numId w:val="1"/>
        </w:numPr>
        <w:spacing w:after="0" w:line="276" w:lineRule="auto"/>
        <w:ind w:left="2160" w:hanging="360"/>
        <w:jc w:val="both"/>
        <w:rPr>
          <w:b w:val="1"/>
          <w:bCs w:val="1"/>
          <w:u w:val="none"/>
        </w:rPr>
      </w:pPr>
      <w:r w:rsidDel="00000000" w:rsidR="00000000" w:rsidRPr="00000000">
        <w:rPr>
          <w:rtl w:val="0"/>
        </w:rPr>
        <w:t xml:space="preserve">We sit on a chair and give bandhan to ourselves at the beginning of the meditation.</w:t>
      </w:r>
      <w:r w:rsidDel="00000000" w:rsidR="00000000" w:rsidRPr="00000000">
        <w:rPr>
          <w:rtl w:val="0"/>
        </w:rPr>
      </w:r>
    </w:p>
    <w:p w:rsidR="00000000" w:rsidDel="00000000" w:rsidP="00000000" w:rsidRDefault="00000000" w:rsidRPr="00000000" w14:paraId="00000023">
      <w:pPr>
        <w:numPr>
          <w:ilvl w:val="2"/>
          <w:numId w:val="1"/>
        </w:numPr>
        <w:spacing w:after="0" w:line="276" w:lineRule="auto"/>
        <w:ind w:left="2160" w:hanging="360"/>
        <w:jc w:val="both"/>
        <w:rPr>
          <w:b w:val="1"/>
          <w:bCs w:val="1"/>
          <w:u w:val="none"/>
        </w:rPr>
      </w:pPr>
      <w:r w:rsidDel="00000000" w:rsidR="00000000" w:rsidRPr="00000000">
        <w:rPr>
          <w:rtl w:val="0"/>
        </w:rPr>
        <w:t xml:space="preserve">We keep our feet in the water bucket to cleanse our left, right, and central channels (about 10-15 minutes).</w:t>
      </w:r>
      <w:r w:rsidDel="00000000" w:rsidR="00000000" w:rsidRPr="00000000">
        <w:rPr>
          <w:rtl w:val="0"/>
        </w:rPr>
      </w:r>
    </w:p>
    <w:p w:rsidR="00000000" w:rsidDel="00000000" w:rsidP="00000000" w:rsidRDefault="00000000" w:rsidRPr="00000000" w14:paraId="00000024">
      <w:pPr>
        <w:numPr>
          <w:ilvl w:val="2"/>
          <w:numId w:val="1"/>
        </w:numPr>
        <w:spacing w:after="0" w:line="276" w:lineRule="auto"/>
        <w:ind w:left="2160" w:hanging="360"/>
        <w:jc w:val="both"/>
        <w:rPr>
          <w:b w:val="1"/>
          <w:bCs w:val="1"/>
          <w:u w:val="none"/>
        </w:rPr>
      </w:pPr>
      <w:r w:rsidDel="00000000" w:rsidR="00000000" w:rsidRPr="00000000">
        <w:rPr>
          <w:rtl w:val="0"/>
        </w:rPr>
        <w:t xml:space="preserve">After we are done, we wash our feet with the fresh water and wipe with the towel.</w:t>
      </w:r>
      <w:r w:rsidDel="00000000" w:rsidR="00000000" w:rsidRPr="00000000">
        <w:rPr>
          <w:rtl w:val="0"/>
        </w:rPr>
      </w:r>
    </w:p>
    <w:p w:rsidR="00000000" w:rsidDel="00000000" w:rsidP="00000000" w:rsidRDefault="00000000" w:rsidRPr="00000000" w14:paraId="00000025">
      <w:pPr>
        <w:numPr>
          <w:ilvl w:val="3"/>
          <w:numId w:val="1"/>
        </w:numPr>
        <w:spacing w:after="0" w:line="276" w:lineRule="auto"/>
        <w:ind w:left="2880" w:hanging="360"/>
        <w:jc w:val="both"/>
        <w:rPr>
          <w:u w:val="none"/>
        </w:rPr>
      </w:pPr>
      <w:r w:rsidDel="00000000" w:rsidR="00000000" w:rsidRPr="00000000">
        <w:rPr>
          <w:rtl w:val="0"/>
        </w:rPr>
        <w:t xml:space="preserve">We do not take our feet out of the tub while washing our feet, instead, we raise our legs upward.</w:t>
      </w:r>
      <w:r w:rsidDel="00000000" w:rsidR="00000000" w:rsidRPr="00000000">
        <w:rPr>
          <w:rtl w:val="0"/>
        </w:rPr>
      </w:r>
    </w:p>
    <w:p w:rsidR="00000000" w:rsidDel="00000000" w:rsidP="00000000" w:rsidRDefault="00000000" w:rsidRPr="00000000" w14:paraId="00000026">
      <w:pPr>
        <w:numPr>
          <w:ilvl w:val="2"/>
          <w:numId w:val="1"/>
        </w:numPr>
        <w:spacing w:after="0" w:line="276" w:lineRule="auto"/>
        <w:ind w:left="2160" w:hanging="360"/>
        <w:jc w:val="both"/>
        <w:rPr>
          <w:b w:val="1"/>
          <w:bCs w:val="1"/>
          <w:u w:val="none"/>
        </w:rPr>
      </w:pPr>
      <w:r w:rsidDel="00000000" w:rsidR="00000000" w:rsidRPr="00000000">
        <w:rPr>
          <w:rtl w:val="0"/>
        </w:rPr>
        <w:t xml:space="preserve">We end by giving a bandhan to ourselves.</w:t>
      </w:r>
      <w:r w:rsidDel="00000000" w:rsidR="00000000" w:rsidRPr="00000000">
        <w:rPr>
          <w:rtl w:val="0"/>
        </w:rPr>
      </w:r>
    </w:p>
    <w:p w:rsidR="00000000" w:rsidDel="00000000" w:rsidP="00000000" w:rsidRDefault="00000000" w:rsidRPr="00000000" w14:paraId="00000027">
      <w:pPr>
        <w:numPr>
          <w:ilvl w:val="2"/>
          <w:numId w:val="1"/>
        </w:numPr>
        <w:spacing w:after="0" w:line="276" w:lineRule="auto"/>
        <w:ind w:left="2160" w:hanging="360"/>
        <w:jc w:val="both"/>
        <w:rPr>
          <w:b w:val="1"/>
          <w:bCs w:val="1"/>
          <w:u w:val="none"/>
        </w:rPr>
      </w:pPr>
      <w:r w:rsidDel="00000000" w:rsidR="00000000" w:rsidRPr="00000000">
        <w:rPr>
          <w:rtl w:val="0"/>
        </w:rPr>
        <w:t xml:space="preserve">It is better if we can also light a candle in the room while doing this. </w:t>
      </w:r>
      <w:r w:rsidDel="00000000" w:rsidR="00000000" w:rsidRPr="00000000">
        <w:rPr>
          <w:rtl w:val="0"/>
        </w:rPr>
      </w:r>
    </w:p>
    <w:p w:rsidR="00000000" w:rsidDel="00000000" w:rsidP="00000000" w:rsidRDefault="00000000" w:rsidRPr="00000000" w14:paraId="00000028">
      <w:pPr>
        <w:numPr>
          <w:ilvl w:val="2"/>
          <w:numId w:val="1"/>
        </w:numPr>
        <w:spacing w:after="0" w:line="276" w:lineRule="auto"/>
        <w:ind w:left="2160" w:hanging="360"/>
        <w:jc w:val="both"/>
        <w:rPr>
          <w:b w:val="1"/>
          <w:bCs w:val="1"/>
          <w:u w:val="none"/>
        </w:rPr>
      </w:pPr>
      <w:r w:rsidDel="00000000" w:rsidR="00000000" w:rsidRPr="00000000">
        <w:rPr>
          <w:rtl w:val="0"/>
        </w:rPr>
        <w:t xml:space="preserve">For best results, Foot-Soaking can be done just before going to sleep at night.</w:t>
      </w:r>
      <w:r w:rsidDel="00000000" w:rsidR="00000000" w:rsidRPr="00000000">
        <w:rPr>
          <w:rtl w:val="0"/>
        </w:rPr>
      </w:r>
    </w:p>
    <w:p w:rsidR="00000000" w:rsidDel="00000000" w:rsidP="00000000" w:rsidRDefault="00000000" w:rsidRPr="00000000" w14:paraId="00000029">
      <w:pPr>
        <w:numPr>
          <w:ilvl w:val="1"/>
          <w:numId w:val="1"/>
        </w:numPr>
        <w:spacing w:after="0" w:line="276" w:lineRule="auto"/>
        <w:ind w:left="1440" w:hanging="360"/>
        <w:jc w:val="both"/>
        <w:rPr>
          <w:b w:val="1"/>
          <w:bCs w:val="1"/>
        </w:rPr>
      </w:pPr>
      <w:r w:rsidDel="00000000" w:rsidR="00000000" w:rsidRPr="00000000">
        <w:rPr>
          <w:b w:val="1"/>
          <w:bCs w:val="1"/>
          <w:rtl w:val="0"/>
        </w:rPr>
        <w:t xml:space="preserve">Primordial Masters:</w:t>
      </w:r>
      <w:r w:rsidDel="00000000" w:rsidR="00000000" w:rsidRPr="00000000">
        <w:rPr>
          <w:rtl w:val="0"/>
        </w:rPr>
        <w:t xml:space="preserve"> Primordial Masters are born at different times, and taught us principles to lead a Dharmic life.The 10 Primordial Masters are: </w:t>
      </w:r>
      <w:r w:rsidDel="00000000" w:rsidR="00000000" w:rsidRPr="00000000">
        <w:rPr>
          <w:rtl w:val="0"/>
        </w:rPr>
      </w:r>
    </w:p>
    <w:p w:rsidR="00000000" w:rsidDel="00000000" w:rsidP="00000000" w:rsidRDefault="00000000" w:rsidRPr="00000000" w14:paraId="0000002A">
      <w:pPr>
        <w:numPr>
          <w:ilvl w:val="2"/>
          <w:numId w:val="1"/>
        </w:numPr>
        <w:spacing w:after="0" w:line="276" w:lineRule="auto"/>
        <w:ind w:left="2160" w:hanging="360"/>
        <w:jc w:val="both"/>
        <w:rPr>
          <w:u w:val="none"/>
        </w:rPr>
      </w:pPr>
      <w:r w:rsidDel="00000000" w:rsidR="00000000" w:rsidRPr="00000000">
        <w:rPr>
          <w:rtl w:val="0"/>
        </w:rPr>
        <w:t xml:space="preserve">Raja Janaka (~5000 BC, Nepal) </w:t>
      </w:r>
      <w:r w:rsidDel="00000000" w:rsidR="00000000" w:rsidRPr="00000000">
        <w:rPr>
          <w:rtl w:val="0"/>
        </w:rPr>
      </w:r>
    </w:p>
    <w:p w:rsidR="00000000" w:rsidDel="00000000" w:rsidP="00000000" w:rsidRDefault="00000000" w:rsidRPr="00000000" w14:paraId="0000002B">
      <w:pPr>
        <w:numPr>
          <w:ilvl w:val="2"/>
          <w:numId w:val="1"/>
        </w:numPr>
        <w:spacing w:after="0" w:line="276" w:lineRule="auto"/>
        <w:ind w:left="2160" w:hanging="360"/>
        <w:jc w:val="both"/>
        <w:rPr>
          <w:u w:val="none"/>
        </w:rPr>
      </w:pPr>
      <w:r w:rsidDel="00000000" w:rsidR="00000000" w:rsidRPr="00000000">
        <w:rPr>
          <w:rtl w:val="0"/>
        </w:rPr>
        <w:t xml:space="preserve">Abraham (1800-1600 BC, Mesopotamia</w:t>
      </w:r>
      <w:sdt>
        <w:sdtPr>
          <w:id w:val="-644890309"/>
          <w:tag w:val="goog_rdk_2"/>
        </w:sdtPr>
        <w:sdtContent>
          <w:ins w:author="Virata Pusuluri" w:id="2" w:date="2026-05-23T15:41:18Z">
            <w:r w:rsidDel="00000000" w:rsidR="00000000" w:rsidRPr="00000000">
              <w:rPr>
                <w:rtl w:val="0"/>
              </w:rPr>
              <w:t xml:space="preserve"> (Region in present Iraq)</w:t>
            </w:r>
          </w:ins>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numPr>
          <w:ilvl w:val="2"/>
          <w:numId w:val="1"/>
        </w:numPr>
        <w:spacing w:after="0" w:line="276" w:lineRule="auto"/>
        <w:ind w:left="2160" w:hanging="360"/>
        <w:jc w:val="both"/>
        <w:rPr>
          <w:u w:val="none"/>
        </w:rPr>
      </w:pPr>
      <w:r w:rsidDel="00000000" w:rsidR="00000000" w:rsidRPr="00000000">
        <w:rPr>
          <w:rtl w:val="0"/>
        </w:rPr>
        <w:t xml:space="preserve">Moses (~1300 BC, Egypt)</w:t>
      </w:r>
      <w:r w:rsidDel="00000000" w:rsidR="00000000" w:rsidRPr="00000000">
        <w:rPr>
          <w:rtl w:val="0"/>
        </w:rPr>
      </w:r>
    </w:p>
    <w:p w:rsidR="00000000" w:rsidDel="00000000" w:rsidP="00000000" w:rsidRDefault="00000000" w:rsidRPr="00000000" w14:paraId="0000002D">
      <w:pPr>
        <w:numPr>
          <w:ilvl w:val="2"/>
          <w:numId w:val="1"/>
        </w:numPr>
        <w:spacing w:after="0" w:line="276" w:lineRule="auto"/>
        <w:ind w:left="2160" w:hanging="360"/>
        <w:jc w:val="both"/>
        <w:rPr>
          <w:u w:val="none"/>
        </w:rPr>
      </w:pPr>
      <w:r w:rsidDel="00000000" w:rsidR="00000000" w:rsidRPr="00000000">
        <w:rPr>
          <w:rtl w:val="0"/>
        </w:rPr>
        <w:t xml:space="preserve">Zarathusthra or Zoaraster (~630 BC, Persia)</w:t>
      </w:r>
      <w:r w:rsidDel="00000000" w:rsidR="00000000" w:rsidRPr="00000000">
        <w:rPr>
          <w:rtl w:val="0"/>
        </w:rPr>
      </w:r>
    </w:p>
    <w:p w:rsidR="00000000" w:rsidDel="00000000" w:rsidP="00000000" w:rsidRDefault="00000000" w:rsidRPr="00000000" w14:paraId="0000002E">
      <w:pPr>
        <w:numPr>
          <w:ilvl w:val="2"/>
          <w:numId w:val="1"/>
        </w:numPr>
        <w:spacing w:after="0" w:line="276" w:lineRule="auto"/>
        <w:ind w:left="2160" w:hanging="360"/>
        <w:jc w:val="both"/>
        <w:rPr>
          <w:u w:val="none"/>
        </w:rPr>
      </w:pPr>
      <w:r w:rsidDel="00000000" w:rsidR="00000000" w:rsidRPr="00000000">
        <w:rPr>
          <w:rtl w:val="0"/>
        </w:rPr>
        <w:t xml:space="preserve">Lao Zi or Lao Tzu (600 or 500 BC, China)</w:t>
      </w:r>
      <w:r w:rsidDel="00000000" w:rsidR="00000000" w:rsidRPr="00000000">
        <w:rPr>
          <w:rtl w:val="0"/>
        </w:rPr>
      </w:r>
    </w:p>
    <w:p w:rsidR="00000000" w:rsidDel="00000000" w:rsidP="00000000" w:rsidRDefault="00000000" w:rsidRPr="00000000" w14:paraId="0000002F">
      <w:pPr>
        <w:numPr>
          <w:ilvl w:val="2"/>
          <w:numId w:val="1"/>
        </w:numPr>
        <w:spacing w:after="0" w:line="276" w:lineRule="auto"/>
        <w:ind w:left="2160" w:hanging="360"/>
        <w:jc w:val="both"/>
        <w:rPr>
          <w:u w:val="none"/>
        </w:rPr>
      </w:pPr>
      <w:r w:rsidDel="00000000" w:rsidR="00000000" w:rsidRPr="00000000">
        <w:rPr>
          <w:rtl w:val="0"/>
        </w:rPr>
        <w:t xml:space="preserve">Confucius (~551 BC, China) </w:t>
      </w:r>
      <w:r w:rsidDel="00000000" w:rsidR="00000000" w:rsidRPr="00000000">
        <w:rPr>
          <w:rtl w:val="0"/>
        </w:rPr>
      </w:r>
    </w:p>
    <w:p w:rsidR="00000000" w:rsidDel="00000000" w:rsidP="00000000" w:rsidRDefault="00000000" w:rsidRPr="00000000" w14:paraId="00000030">
      <w:pPr>
        <w:numPr>
          <w:ilvl w:val="2"/>
          <w:numId w:val="1"/>
        </w:numPr>
        <w:spacing w:after="0" w:line="276" w:lineRule="auto"/>
        <w:ind w:left="2160" w:hanging="360"/>
        <w:jc w:val="both"/>
        <w:rPr>
          <w:u w:val="none"/>
        </w:rPr>
      </w:pPr>
      <w:r w:rsidDel="00000000" w:rsidR="00000000" w:rsidRPr="00000000">
        <w:rPr>
          <w:rtl w:val="0"/>
        </w:rPr>
        <w:t xml:space="preserve">Socrates (~470 BC, Greece)</w:t>
      </w:r>
      <w:r w:rsidDel="00000000" w:rsidR="00000000" w:rsidRPr="00000000">
        <w:rPr>
          <w:rtl w:val="0"/>
        </w:rPr>
      </w:r>
    </w:p>
    <w:p w:rsidR="00000000" w:rsidDel="00000000" w:rsidP="00000000" w:rsidRDefault="00000000" w:rsidRPr="00000000" w14:paraId="00000031">
      <w:pPr>
        <w:numPr>
          <w:ilvl w:val="2"/>
          <w:numId w:val="1"/>
        </w:numPr>
        <w:spacing w:after="0" w:line="276" w:lineRule="auto"/>
        <w:ind w:left="2160" w:hanging="360"/>
        <w:jc w:val="both"/>
        <w:rPr>
          <w:u w:val="none"/>
        </w:rPr>
      </w:pPr>
      <w:r w:rsidDel="00000000" w:rsidR="00000000" w:rsidRPr="00000000">
        <w:rPr>
          <w:rtl w:val="0"/>
        </w:rPr>
        <w:t xml:space="preserve">Prophet Muhammad (~570 AD, Mecca)</w:t>
      </w:r>
      <w:r w:rsidDel="00000000" w:rsidR="00000000" w:rsidRPr="00000000">
        <w:rPr>
          <w:rtl w:val="0"/>
        </w:rPr>
      </w:r>
    </w:p>
    <w:p w:rsidR="00000000" w:rsidDel="00000000" w:rsidP="00000000" w:rsidRDefault="00000000" w:rsidRPr="00000000" w14:paraId="00000032">
      <w:pPr>
        <w:numPr>
          <w:ilvl w:val="2"/>
          <w:numId w:val="1"/>
        </w:numPr>
        <w:spacing w:after="0" w:line="276" w:lineRule="auto"/>
        <w:ind w:left="2160" w:hanging="360"/>
        <w:jc w:val="both"/>
        <w:rPr>
          <w:u w:val="none"/>
        </w:rPr>
      </w:pPr>
      <w:r w:rsidDel="00000000" w:rsidR="00000000" w:rsidRPr="00000000">
        <w:rPr>
          <w:rtl w:val="0"/>
        </w:rPr>
        <w:t xml:space="preserve">Guru Janaka (~1469 AD, Punjab in Pakistan) </w:t>
      </w:r>
      <w:r w:rsidDel="00000000" w:rsidR="00000000" w:rsidRPr="00000000">
        <w:rPr>
          <w:rtl w:val="0"/>
        </w:rPr>
      </w:r>
    </w:p>
    <w:p w:rsidR="00000000" w:rsidDel="00000000" w:rsidP="00000000" w:rsidRDefault="00000000" w:rsidRPr="00000000" w14:paraId="00000033">
      <w:pPr>
        <w:numPr>
          <w:ilvl w:val="2"/>
          <w:numId w:val="1"/>
        </w:numPr>
        <w:spacing w:after="160" w:line="276" w:lineRule="auto"/>
        <w:ind w:left="2160" w:hanging="360"/>
        <w:jc w:val="both"/>
        <w:rPr>
          <w:u w:val="none"/>
        </w:rPr>
      </w:pPr>
      <w:r w:rsidDel="00000000" w:rsidR="00000000" w:rsidRPr="00000000">
        <w:rPr>
          <w:rtl w:val="0"/>
        </w:rPr>
        <w:t xml:space="preserve">Sainath (~1854 AD, India)</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numPr>
          <w:ilvl w:val="0"/>
          <w:numId w:val="1"/>
        </w:numPr>
        <w:ind w:left="720" w:hanging="360"/>
        <w:jc w:val="both"/>
        <w:rPr>
          <w:b w:val="1"/>
          <w:bCs w:val="1"/>
        </w:rPr>
      </w:pPr>
      <w:r w:rsidDel="00000000" w:rsidR="00000000" w:rsidRPr="00000000">
        <w:rPr>
          <w:b w:val="1"/>
          <w:bCs w:val="1"/>
          <w:rtl w:val="0"/>
        </w:rPr>
        <w:t xml:space="preserve">Slide Notes: (Use slide pointer to show different chakras etc. while talking about them)</w:t>
      </w:r>
    </w:p>
    <w:p w:rsidR="00000000" w:rsidDel="00000000" w:rsidP="00000000" w:rsidRDefault="00000000" w:rsidRPr="00000000" w14:paraId="00000036">
      <w:pPr>
        <w:numPr>
          <w:ilvl w:val="1"/>
          <w:numId w:val="1"/>
        </w:numPr>
        <w:ind w:left="1440" w:hanging="360"/>
        <w:jc w:val="both"/>
        <w:rPr>
          <w:b w:val="1"/>
          <w:bCs w:val="1"/>
          <w:u w:val="none"/>
        </w:rPr>
      </w:pPr>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37">
      <w:pPr>
        <w:numPr>
          <w:ilvl w:val="2"/>
          <w:numId w:val="1"/>
        </w:numPr>
        <w:ind w:left="2160" w:hanging="360"/>
        <w:jc w:val="both"/>
        <w:rPr>
          <w:b w:val="1"/>
          <w:bCs w:val="1"/>
          <w:u w:val="none"/>
        </w:rPr>
      </w:pPr>
      <w:r w:rsidDel="00000000" w:rsidR="00000000" w:rsidRPr="00000000">
        <w:rPr>
          <w:rtl w:val="0"/>
        </w:rPr>
        <w:t xml:space="preserve">Hi! My name is Virata Pusuluri! I am a student of Nirmala Vishwa Vidya Peetham (Homeschool). In this presentation, we will give a short introduction to Sahaja yoga. </w:t>
      </w:r>
      <w:r w:rsidDel="00000000" w:rsidR="00000000" w:rsidRPr="00000000">
        <w:rPr>
          <w:rtl w:val="0"/>
        </w:rPr>
      </w:r>
    </w:p>
    <w:p w:rsidR="00000000" w:rsidDel="00000000" w:rsidP="00000000" w:rsidRDefault="00000000" w:rsidRPr="00000000" w14:paraId="00000038">
      <w:pPr>
        <w:numPr>
          <w:ilvl w:val="1"/>
          <w:numId w:val="1"/>
        </w:numPr>
        <w:ind w:left="1440" w:hanging="360"/>
        <w:jc w:val="both"/>
        <w:rPr/>
      </w:pPr>
      <w:r w:rsidDel="00000000" w:rsidR="00000000" w:rsidRPr="00000000">
        <w:rPr>
          <w:rtl w:val="0"/>
        </w:rPr>
        <w:t xml:space="preserve">What is Sahaja yoga: </w:t>
      </w:r>
    </w:p>
    <w:p w:rsidR="00000000" w:rsidDel="00000000" w:rsidP="00000000" w:rsidRDefault="00000000" w:rsidRPr="00000000" w14:paraId="00000039">
      <w:pPr>
        <w:widowControl w:val="0"/>
        <w:numPr>
          <w:ilvl w:val="2"/>
          <w:numId w:val="1"/>
        </w:numPr>
        <w:ind w:left="2160" w:hanging="360"/>
        <w:jc w:val="both"/>
        <w:rPr/>
      </w:pPr>
      <w:r w:rsidDel="00000000" w:rsidR="00000000" w:rsidRPr="00000000">
        <w:rPr>
          <w:rtl w:val="0"/>
        </w:rPr>
        <w:t xml:space="preserve">"Saha" in "Sahaja"  means "with" and "ja" means "born " and "yoga" means "union with the universal energy". </w:t>
      </w:r>
    </w:p>
    <w:p w:rsidR="00000000" w:rsidDel="00000000" w:rsidP="00000000" w:rsidRDefault="00000000" w:rsidRPr="00000000" w14:paraId="0000003A">
      <w:pPr>
        <w:widowControl w:val="0"/>
        <w:numPr>
          <w:ilvl w:val="2"/>
          <w:numId w:val="1"/>
        </w:numPr>
        <w:spacing w:before="160" w:lineRule="auto"/>
        <w:ind w:left="2160" w:hanging="360"/>
        <w:jc w:val="both"/>
        <w:rPr/>
      </w:pPr>
      <w:r w:rsidDel="00000000" w:rsidR="00000000" w:rsidRPr="00000000">
        <w:rPr>
          <w:rtl w:val="0"/>
        </w:rPr>
        <w:t xml:space="preserve">Sahaja Yoga is a simple way to awaken our inner energy, the Kundalini, which gives us a connection to the universal energy around us, which can be felt physically as a cool breeze. </w:t>
      </w:r>
    </w:p>
    <w:p w:rsidR="00000000" w:rsidDel="00000000" w:rsidP="00000000" w:rsidRDefault="00000000" w:rsidRPr="00000000" w14:paraId="0000003B">
      <w:pPr>
        <w:widowControl w:val="0"/>
        <w:numPr>
          <w:ilvl w:val="2"/>
          <w:numId w:val="1"/>
        </w:numPr>
        <w:spacing w:before="160" w:lineRule="auto"/>
        <w:ind w:left="2160" w:hanging="360"/>
        <w:jc w:val="both"/>
        <w:rPr/>
      </w:pPr>
      <w:r w:rsidDel="00000000" w:rsidR="00000000" w:rsidRPr="00000000">
        <w:rPr>
          <w:rtl w:val="0"/>
        </w:rPr>
        <w:t xml:space="preserve">It can help us achieve peace, joy, and the highest state of human life. </w:t>
      </w:r>
    </w:p>
    <w:p w:rsidR="00000000" w:rsidDel="00000000" w:rsidP="00000000" w:rsidRDefault="00000000" w:rsidRPr="00000000" w14:paraId="0000003C">
      <w:pPr>
        <w:widowControl w:val="0"/>
        <w:numPr>
          <w:ilvl w:val="2"/>
          <w:numId w:val="1"/>
        </w:numPr>
        <w:spacing w:before="160" w:lineRule="auto"/>
        <w:ind w:left="2160" w:hanging="360"/>
        <w:jc w:val="both"/>
        <w:rPr/>
      </w:pPr>
      <w:r w:rsidDel="00000000" w:rsidR="00000000" w:rsidRPr="00000000">
        <w:rPr>
          <w:rtl w:val="0"/>
        </w:rPr>
        <w:t xml:space="preserve">This is a simple technique which is free for everyone.</w:t>
      </w:r>
    </w:p>
    <w:p w:rsidR="00000000" w:rsidDel="00000000" w:rsidP="00000000" w:rsidRDefault="00000000" w:rsidRPr="00000000" w14:paraId="0000003D">
      <w:pPr>
        <w:widowControl w:val="0"/>
        <w:numPr>
          <w:ilvl w:val="2"/>
          <w:numId w:val="1"/>
        </w:numPr>
        <w:spacing w:before="160" w:lineRule="auto"/>
        <w:ind w:left="2160" w:hanging="360"/>
        <w:jc w:val="both"/>
        <w:rPr/>
      </w:pPr>
      <w:r w:rsidDel="00000000" w:rsidR="00000000" w:rsidRPr="00000000">
        <w:rPr>
          <w:rtl w:val="0"/>
        </w:rPr>
        <w:t xml:space="preserve">It is practiced across the world. </w:t>
      </w:r>
    </w:p>
    <w:p w:rsidR="00000000" w:rsidDel="00000000" w:rsidP="00000000" w:rsidRDefault="00000000" w:rsidRPr="00000000" w14:paraId="0000003E">
      <w:pPr>
        <w:widowControl w:val="0"/>
        <w:numPr>
          <w:ilvl w:val="2"/>
          <w:numId w:val="1"/>
        </w:numPr>
        <w:spacing w:after="160" w:before="160" w:lineRule="auto"/>
        <w:ind w:left="2160" w:hanging="360"/>
        <w:jc w:val="both"/>
        <w:rPr/>
      </w:pPr>
      <w:r w:rsidDel="00000000" w:rsidR="00000000" w:rsidRPr="00000000">
        <w:rPr>
          <w:rtl w:val="0"/>
        </w:rPr>
        <w:t xml:space="preserve">Shri Mataji Nirmala Devi is the founder of Sahaja Yoga meditation, who gave this beautiful gift to humanity.  </w:t>
      </w:r>
    </w:p>
    <w:p w:rsidR="00000000" w:rsidDel="00000000" w:rsidP="00000000" w:rsidRDefault="00000000" w:rsidRPr="00000000" w14:paraId="0000003F">
      <w:pPr>
        <w:numPr>
          <w:ilvl w:val="1"/>
          <w:numId w:val="1"/>
        </w:numPr>
        <w:ind w:left="1440" w:hanging="360"/>
        <w:jc w:val="both"/>
        <w:rPr/>
      </w:pPr>
      <w:r w:rsidDel="00000000" w:rsidR="00000000" w:rsidRPr="00000000">
        <w:rPr>
          <w:rtl w:val="0"/>
        </w:rPr>
        <w:t xml:space="preserve">Chakras and channels:</w:t>
      </w:r>
    </w:p>
    <w:p w:rsidR="00000000" w:rsidDel="00000000" w:rsidP="00000000" w:rsidRDefault="00000000" w:rsidRPr="00000000" w14:paraId="00000040">
      <w:pPr>
        <w:widowControl w:val="0"/>
        <w:numPr>
          <w:ilvl w:val="2"/>
          <w:numId w:val="1"/>
        </w:numPr>
        <w:ind w:left="2160" w:hanging="360"/>
        <w:jc w:val="both"/>
        <w:rPr/>
      </w:pPr>
      <w:r w:rsidDel="00000000" w:rsidR="00000000" w:rsidRPr="00000000">
        <w:rPr>
          <w:rtl w:val="0"/>
        </w:rPr>
        <w:t xml:space="preserve">Now let us talk about our chakras and channels. </w:t>
      </w:r>
    </w:p>
    <w:p w:rsidR="00000000" w:rsidDel="00000000" w:rsidP="00000000" w:rsidRDefault="00000000" w:rsidRPr="00000000" w14:paraId="00000041">
      <w:pPr>
        <w:widowControl w:val="0"/>
        <w:numPr>
          <w:ilvl w:val="2"/>
          <w:numId w:val="1"/>
        </w:numPr>
        <w:ind w:left="2160" w:hanging="360"/>
        <w:jc w:val="both"/>
        <w:rPr/>
      </w:pPr>
      <w:r w:rsidDel="00000000" w:rsidR="00000000" w:rsidRPr="00000000">
        <w:rPr>
          <w:rtl w:val="0"/>
        </w:rPr>
        <w:t xml:space="preserve">Chakras are like energy centers along the spine that control our physical and mental states. </w:t>
      </w:r>
    </w:p>
    <w:p w:rsidR="00000000" w:rsidDel="00000000" w:rsidP="00000000" w:rsidRDefault="00000000" w:rsidRPr="00000000" w14:paraId="00000042">
      <w:pPr>
        <w:widowControl w:val="0"/>
        <w:numPr>
          <w:ilvl w:val="2"/>
          <w:numId w:val="1"/>
        </w:numPr>
        <w:spacing w:before="160" w:lineRule="auto"/>
        <w:ind w:left="2160" w:hanging="360"/>
        <w:jc w:val="both"/>
        <w:rPr/>
      </w:pPr>
      <w:r w:rsidDel="00000000" w:rsidR="00000000" w:rsidRPr="00000000">
        <w:rPr>
          <w:rtl w:val="0"/>
        </w:rPr>
        <w:t xml:space="preserve">There are seven main chakras. These are: Mooladhara (which is below the Kundalini energy), Swadhisthana, Nabhi and the Void surrounding it, Anahata, Vishuddhi, Agnya, and Sahastrara.</w:t>
      </w:r>
    </w:p>
    <w:p w:rsidR="00000000" w:rsidDel="00000000" w:rsidP="00000000" w:rsidRDefault="00000000" w:rsidRPr="00000000" w14:paraId="00000043">
      <w:pPr>
        <w:widowControl w:val="0"/>
        <w:numPr>
          <w:ilvl w:val="2"/>
          <w:numId w:val="1"/>
        </w:numPr>
        <w:spacing w:before="160" w:lineRule="auto"/>
        <w:ind w:left="2160" w:hanging="360"/>
        <w:jc w:val="both"/>
        <w:rPr/>
      </w:pPr>
      <w:r w:rsidDel="00000000" w:rsidR="00000000" w:rsidRPr="00000000">
        <w:rPr>
          <w:rtl w:val="0"/>
        </w:rPr>
        <w:t xml:space="preserve">Each chakra controls various physical organs in our body.</w:t>
      </w:r>
    </w:p>
    <w:p w:rsidR="00000000" w:rsidDel="00000000" w:rsidP="00000000" w:rsidRDefault="00000000" w:rsidRPr="00000000" w14:paraId="00000044">
      <w:pPr>
        <w:widowControl w:val="0"/>
        <w:numPr>
          <w:ilvl w:val="2"/>
          <w:numId w:val="1"/>
        </w:numPr>
        <w:spacing w:before="160" w:lineRule="auto"/>
        <w:ind w:left="2160" w:hanging="360"/>
        <w:jc w:val="both"/>
        <w:rPr>
          <w:u w:val="none"/>
        </w:rPr>
      </w:pPr>
      <w:r w:rsidDel="00000000" w:rsidR="00000000" w:rsidRPr="00000000">
        <w:rPr>
          <w:rtl w:val="0"/>
        </w:rPr>
        <w:t xml:space="preserve">When these chakras are balanced, we achieve physical and mental health. </w:t>
      </w:r>
      <w:r w:rsidDel="00000000" w:rsidR="00000000" w:rsidRPr="00000000">
        <w:rPr>
          <w:rtl w:val="0"/>
        </w:rPr>
      </w:r>
    </w:p>
    <w:p w:rsidR="00000000" w:rsidDel="00000000" w:rsidP="00000000" w:rsidRDefault="00000000" w:rsidRPr="00000000" w14:paraId="00000045">
      <w:pPr>
        <w:widowControl w:val="0"/>
        <w:numPr>
          <w:ilvl w:val="2"/>
          <w:numId w:val="1"/>
        </w:numPr>
        <w:spacing w:before="160" w:lineRule="auto"/>
        <w:ind w:left="2160" w:hanging="360"/>
        <w:jc w:val="both"/>
        <w:rPr>
          <w:u w:val="none"/>
        </w:rPr>
      </w:pPr>
      <w:r w:rsidDel="00000000" w:rsidR="00000000" w:rsidRPr="00000000">
        <w:rPr>
          <w:rtl w:val="0"/>
        </w:rPr>
        <w:t xml:space="preserve">Sahaja Yoga teaches us how to balance our chakras. </w:t>
      </w:r>
      <w:r w:rsidDel="00000000" w:rsidR="00000000" w:rsidRPr="00000000">
        <w:rPr>
          <w:rtl w:val="0"/>
        </w:rPr>
      </w:r>
    </w:p>
    <w:p w:rsidR="00000000" w:rsidDel="00000000" w:rsidP="00000000" w:rsidRDefault="00000000" w:rsidRPr="00000000" w14:paraId="00000046">
      <w:pPr>
        <w:widowControl w:val="0"/>
        <w:spacing w:before="160" w:lineRule="auto"/>
        <w:ind w:left="2160" w:firstLine="0"/>
        <w:jc w:val="both"/>
        <w:rPr/>
      </w:pPr>
      <w:r w:rsidDel="00000000" w:rsidR="00000000" w:rsidRPr="00000000">
        <w:rPr>
          <w:rtl w:val="0"/>
        </w:rPr>
      </w:r>
    </w:p>
    <w:p w:rsidR="00000000" w:rsidDel="00000000" w:rsidP="00000000" w:rsidRDefault="00000000" w:rsidRPr="00000000" w14:paraId="00000047">
      <w:pPr>
        <w:numPr>
          <w:ilvl w:val="1"/>
          <w:numId w:val="1"/>
        </w:numPr>
        <w:ind w:left="1440" w:hanging="360"/>
        <w:jc w:val="both"/>
        <w:rPr/>
      </w:pPr>
      <w:r w:rsidDel="00000000" w:rsidR="00000000" w:rsidRPr="00000000">
        <w:rPr>
          <w:rtl w:val="0"/>
        </w:rPr>
        <w:t xml:space="preserve">Chakras and channels:</w:t>
      </w:r>
    </w:p>
    <w:p w:rsidR="00000000" w:rsidDel="00000000" w:rsidP="00000000" w:rsidRDefault="00000000" w:rsidRPr="00000000" w14:paraId="00000048">
      <w:pPr>
        <w:widowControl w:val="0"/>
        <w:numPr>
          <w:ilvl w:val="2"/>
          <w:numId w:val="1"/>
        </w:numPr>
        <w:spacing w:before="160" w:lineRule="auto"/>
        <w:ind w:left="2160" w:hanging="360"/>
        <w:jc w:val="both"/>
        <w:rPr/>
      </w:pPr>
      <w:r w:rsidDel="00000000" w:rsidR="00000000" w:rsidRPr="00000000">
        <w:rPr>
          <w:rtl w:val="0"/>
        </w:rPr>
        <w:t xml:space="preserve">Besides these seven chakras, we also have three channels:    </w:t>
      </w:r>
    </w:p>
    <w:p w:rsidR="00000000" w:rsidDel="00000000" w:rsidP="00000000" w:rsidRDefault="00000000" w:rsidRPr="00000000" w14:paraId="00000049">
      <w:pPr>
        <w:widowControl w:val="0"/>
        <w:numPr>
          <w:ilvl w:val="3"/>
          <w:numId w:val="1"/>
        </w:numPr>
        <w:spacing w:before="160" w:lineRule="auto"/>
        <w:ind w:left="2880" w:hanging="360"/>
        <w:jc w:val="both"/>
        <w:rPr/>
      </w:pPr>
      <w:r w:rsidDel="00000000" w:rsidR="00000000" w:rsidRPr="00000000">
        <w:rPr>
          <w:rtl w:val="0"/>
        </w:rPr>
        <w:t xml:space="preserve">The Left channel (shown in blue) which takes care of our desires and emotions. It is also called the Moon channel and governs our past. </w:t>
      </w:r>
    </w:p>
    <w:p w:rsidR="00000000" w:rsidDel="00000000" w:rsidP="00000000" w:rsidRDefault="00000000" w:rsidRPr="00000000" w14:paraId="0000004A">
      <w:pPr>
        <w:widowControl w:val="0"/>
        <w:numPr>
          <w:ilvl w:val="3"/>
          <w:numId w:val="1"/>
        </w:numPr>
        <w:spacing w:before="160" w:lineRule="auto"/>
        <w:ind w:left="2880" w:hanging="360"/>
        <w:jc w:val="both"/>
        <w:rPr/>
      </w:pPr>
      <w:r w:rsidDel="00000000" w:rsidR="00000000" w:rsidRPr="00000000">
        <w:rPr>
          <w:rtl w:val="0"/>
        </w:rPr>
        <w:t xml:space="preserve">The Right channel (shown in yellow) takes care of action and planning. It is called the Sun channel and controls our future.</w:t>
      </w:r>
    </w:p>
    <w:p w:rsidR="00000000" w:rsidDel="00000000" w:rsidP="00000000" w:rsidRDefault="00000000" w:rsidRPr="00000000" w14:paraId="0000004B">
      <w:pPr>
        <w:widowControl w:val="0"/>
        <w:numPr>
          <w:ilvl w:val="3"/>
          <w:numId w:val="1"/>
        </w:numPr>
        <w:spacing w:before="160" w:lineRule="auto"/>
        <w:ind w:left="2880" w:hanging="360"/>
        <w:jc w:val="both"/>
        <w:rPr/>
      </w:pPr>
      <w:r w:rsidDel="00000000" w:rsidR="00000000" w:rsidRPr="00000000">
        <w:rPr>
          <w:rtl w:val="0"/>
        </w:rPr>
        <w:t xml:space="preserve">The Central channel (shown in white) takes care of our spiritual growth and maintaining balance. It helps us stay in the present.</w:t>
      </w:r>
    </w:p>
    <w:p w:rsidR="00000000" w:rsidDel="00000000" w:rsidP="00000000" w:rsidRDefault="00000000" w:rsidRPr="00000000" w14:paraId="0000004C">
      <w:pPr>
        <w:widowControl w:val="0"/>
        <w:numPr>
          <w:ilvl w:val="2"/>
          <w:numId w:val="1"/>
        </w:numPr>
        <w:spacing w:before="160" w:lineRule="auto"/>
        <w:ind w:left="2160" w:hanging="360"/>
        <w:jc w:val="both"/>
        <w:rPr/>
      </w:pPr>
      <w:r w:rsidDel="00000000" w:rsidR="00000000" w:rsidRPr="00000000">
        <w:rPr>
          <w:rtl w:val="0"/>
        </w:rPr>
        <w:t xml:space="preserve">Sahaja Yoga teaches us how to keep our channels in balance. </w:t>
      </w:r>
    </w:p>
    <w:p w:rsidR="00000000" w:rsidDel="00000000" w:rsidP="00000000" w:rsidRDefault="00000000" w:rsidRPr="00000000" w14:paraId="0000004D">
      <w:pPr>
        <w:widowControl w:val="0"/>
        <w:spacing w:before="160" w:lineRule="auto"/>
        <w:ind w:left="2160" w:firstLine="0"/>
        <w:jc w:val="both"/>
        <w:rPr/>
      </w:pPr>
      <w:r w:rsidDel="00000000" w:rsidR="00000000" w:rsidRPr="00000000">
        <w:rPr>
          <w:rtl w:val="0"/>
        </w:rPr>
      </w:r>
    </w:p>
    <w:p w:rsidR="00000000" w:rsidDel="00000000" w:rsidP="00000000" w:rsidRDefault="00000000" w:rsidRPr="00000000" w14:paraId="0000004E">
      <w:pPr>
        <w:numPr>
          <w:ilvl w:val="1"/>
          <w:numId w:val="1"/>
        </w:numPr>
        <w:ind w:left="1440" w:hanging="360"/>
        <w:jc w:val="both"/>
        <w:rPr/>
      </w:pPr>
      <w:r w:rsidDel="00000000" w:rsidR="00000000" w:rsidRPr="00000000">
        <w:rPr>
          <w:rtl w:val="0"/>
        </w:rPr>
        <w:t xml:space="preserve">Self-Realization: </w:t>
      </w:r>
    </w:p>
    <w:p w:rsidR="00000000" w:rsidDel="00000000" w:rsidP="00000000" w:rsidRDefault="00000000" w:rsidRPr="00000000" w14:paraId="0000004F">
      <w:pPr>
        <w:ind w:left="0" w:firstLine="0"/>
        <w:jc w:val="both"/>
        <w:rPr/>
      </w:pPr>
      <w:r w:rsidDel="00000000" w:rsidR="00000000" w:rsidRPr="00000000">
        <w:rPr>
          <w:rtl w:val="0"/>
        </w:rPr>
      </w:r>
    </w:p>
    <w:p w:rsidR="00000000" w:rsidDel="00000000" w:rsidP="00000000" w:rsidRDefault="00000000" w:rsidRPr="00000000" w14:paraId="00000050">
      <w:pPr>
        <w:numPr>
          <w:ilvl w:val="2"/>
          <w:numId w:val="1"/>
        </w:numPr>
        <w:ind w:left="2160" w:hanging="360"/>
        <w:jc w:val="both"/>
        <w:rPr/>
      </w:pPr>
      <w:r w:rsidDel="00000000" w:rsidR="00000000" w:rsidRPr="00000000">
        <w:rPr>
          <w:rtl w:val="0"/>
        </w:rPr>
        <w:t xml:space="preserve">Now, let us talk about the experience of self-realization. </w:t>
      </w:r>
    </w:p>
    <w:p w:rsidR="00000000" w:rsidDel="00000000" w:rsidP="00000000" w:rsidRDefault="00000000" w:rsidRPr="00000000" w14:paraId="00000051">
      <w:pPr>
        <w:widowControl w:val="0"/>
        <w:numPr>
          <w:ilvl w:val="2"/>
          <w:numId w:val="1"/>
        </w:numPr>
        <w:spacing w:before="160" w:lineRule="auto"/>
        <w:ind w:left="2160" w:hanging="360"/>
        <w:jc w:val="both"/>
        <w:rPr/>
      </w:pPr>
      <w:r w:rsidDel="00000000" w:rsidR="00000000" w:rsidRPr="00000000">
        <w:rPr>
          <w:rtl w:val="0"/>
        </w:rPr>
        <w:t xml:space="preserve">The Kundalini is a motherly energy.  </w:t>
      </w:r>
    </w:p>
    <w:p w:rsidR="00000000" w:rsidDel="00000000" w:rsidP="00000000" w:rsidRDefault="00000000" w:rsidRPr="00000000" w14:paraId="00000052">
      <w:pPr>
        <w:widowControl w:val="0"/>
        <w:numPr>
          <w:ilvl w:val="2"/>
          <w:numId w:val="1"/>
        </w:numPr>
        <w:spacing w:before="160" w:lineRule="auto"/>
        <w:ind w:left="2160" w:hanging="360"/>
        <w:jc w:val="both"/>
        <w:rPr/>
      </w:pPr>
      <w:r w:rsidDel="00000000" w:rsidR="00000000" w:rsidRPr="00000000">
        <w:rPr>
          <w:rtl w:val="0"/>
        </w:rPr>
        <w:t xml:space="preserve">It is in the sacrum bone at the bottom of our spinal cord. Normally, it is in a sleeping state.  </w:t>
      </w:r>
    </w:p>
    <w:p w:rsidR="00000000" w:rsidDel="00000000" w:rsidP="00000000" w:rsidRDefault="00000000" w:rsidRPr="00000000" w14:paraId="00000053">
      <w:pPr>
        <w:widowControl w:val="0"/>
        <w:numPr>
          <w:ilvl w:val="2"/>
          <w:numId w:val="1"/>
        </w:numPr>
        <w:spacing w:before="160" w:lineRule="auto"/>
        <w:ind w:left="2160" w:hanging="360"/>
        <w:jc w:val="both"/>
        <w:rPr/>
      </w:pPr>
      <w:r w:rsidDel="00000000" w:rsidR="00000000" w:rsidRPr="00000000">
        <w:rPr>
          <w:rtl w:val="0"/>
        </w:rPr>
        <w:t xml:space="preserve">Self-Realization is when this Kundalini energy rises through all the chakras to the top of our head, connecting us with the divine energy around us.   </w:t>
      </w:r>
    </w:p>
    <w:p w:rsidR="00000000" w:rsidDel="00000000" w:rsidP="00000000" w:rsidRDefault="00000000" w:rsidRPr="00000000" w14:paraId="00000054">
      <w:pPr>
        <w:widowControl w:val="0"/>
        <w:numPr>
          <w:ilvl w:val="2"/>
          <w:numId w:val="1"/>
        </w:numPr>
        <w:spacing w:before="160" w:lineRule="auto"/>
        <w:ind w:left="2160" w:hanging="360"/>
        <w:jc w:val="both"/>
        <w:rPr/>
      </w:pPr>
      <w:r w:rsidDel="00000000" w:rsidR="00000000" w:rsidRPr="00000000">
        <w:rPr>
          <w:rtl w:val="0"/>
        </w:rPr>
        <w:t xml:space="preserve">We experience this union physically as a cool breeze on our hands and above our head.</w:t>
      </w:r>
    </w:p>
    <w:p w:rsidR="00000000" w:rsidDel="00000000" w:rsidP="00000000" w:rsidRDefault="00000000" w:rsidRPr="00000000" w14:paraId="00000055">
      <w:pPr>
        <w:widowControl w:val="0"/>
        <w:spacing w:before="160" w:lineRule="auto"/>
        <w:ind w:left="0" w:firstLine="0"/>
        <w:jc w:val="both"/>
        <w:rPr/>
      </w:pPr>
      <w:r w:rsidDel="00000000" w:rsidR="00000000" w:rsidRPr="00000000">
        <w:rPr>
          <w:rtl w:val="0"/>
        </w:rPr>
      </w:r>
    </w:p>
    <w:p w:rsidR="00000000" w:rsidDel="00000000" w:rsidP="00000000" w:rsidRDefault="00000000" w:rsidRPr="00000000" w14:paraId="00000056">
      <w:pPr>
        <w:numPr>
          <w:ilvl w:val="1"/>
          <w:numId w:val="1"/>
        </w:numPr>
        <w:ind w:left="1440" w:hanging="360"/>
        <w:jc w:val="both"/>
        <w:rPr/>
      </w:pPr>
      <w:r w:rsidDel="00000000" w:rsidR="00000000" w:rsidRPr="00000000">
        <w:rPr>
          <w:rtl w:val="0"/>
        </w:rPr>
        <w:t xml:space="preserve">Benefits:</w:t>
      </w:r>
    </w:p>
    <w:p w:rsidR="00000000" w:rsidDel="00000000" w:rsidP="00000000" w:rsidRDefault="00000000" w:rsidRPr="00000000" w14:paraId="00000057">
      <w:pPr>
        <w:widowControl w:val="0"/>
        <w:numPr>
          <w:ilvl w:val="2"/>
          <w:numId w:val="1"/>
        </w:numPr>
        <w:ind w:left="2160" w:hanging="360"/>
        <w:jc w:val="both"/>
        <w:rPr/>
      </w:pPr>
      <w:r w:rsidDel="00000000" w:rsidR="00000000" w:rsidRPr="00000000">
        <w:rPr>
          <w:rtl w:val="0"/>
        </w:rPr>
        <w:t xml:space="preserve">Practicing Sahaja Yoga meditation daily at home and participating in collective meditation every week brings many benefits.   </w:t>
      </w:r>
    </w:p>
    <w:p w:rsidR="00000000" w:rsidDel="00000000" w:rsidP="00000000" w:rsidRDefault="00000000" w:rsidRPr="00000000" w14:paraId="00000058">
      <w:pPr>
        <w:widowControl w:val="0"/>
        <w:numPr>
          <w:ilvl w:val="2"/>
          <w:numId w:val="1"/>
        </w:numPr>
        <w:spacing w:before="160" w:lineRule="auto"/>
        <w:ind w:left="2160" w:hanging="360"/>
        <w:jc w:val="both"/>
        <w:rPr/>
      </w:pPr>
      <w:r w:rsidDel="00000000" w:rsidR="00000000" w:rsidRPr="00000000">
        <w:rPr>
          <w:rtl w:val="0"/>
        </w:rPr>
        <w:t xml:space="preserve">The most important benefit is our connection to Divine energy. </w:t>
      </w:r>
    </w:p>
    <w:p w:rsidR="00000000" w:rsidDel="00000000" w:rsidP="00000000" w:rsidRDefault="00000000" w:rsidRPr="00000000" w14:paraId="00000059">
      <w:pPr>
        <w:widowControl w:val="0"/>
        <w:numPr>
          <w:ilvl w:val="2"/>
          <w:numId w:val="1"/>
        </w:numPr>
        <w:spacing w:before="160" w:lineRule="auto"/>
        <w:ind w:left="2160" w:hanging="360"/>
        <w:jc w:val="both"/>
        <w:rPr/>
      </w:pPr>
      <w:r w:rsidDel="00000000" w:rsidR="00000000" w:rsidRPr="00000000">
        <w:rPr>
          <w:rtl w:val="0"/>
        </w:rPr>
        <w:t xml:space="preserve">It helps cure physical, mental, and emotional problems. </w:t>
      </w:r>
    </w:p>
    <w:p w:rsidR="00000000" w:rsidDel="00000000" w:rsidP="00000000" w:rsidRDefault="00000000" w:rsidRPr="00000000" w14:paraId="0000005A">
      <w:pPr>
        <w:widowControl w:val="0"/>
        <w:numPr>
          <w:ilvl w:val="2"/>
          <w:numId w:val="1"/>
        </w:numPr>
        <w:spacing w:before="160" w:lineRule="auto"/>
        <w:ind w:left="2160" w:hanging="360"/>
        <w:jc w:val="both"/>
        <w:rPr/>
      </w:pPr>
      <w:r w:rsidDel="00000000" w:rsidR="00000000" w:rsidRPr="00000000">
        <w:rPr>
          <w:rtl w:val="0"/>
        </w:rPr>
        <w:t xml:space="preserve">It brings us peace and balance.</w:t>
      </w:r>
    </w:p>
    <w:p w:rsidR="00000000" w:rsidDel="00000000" w:rsidP="00000000" w:rsidRDefault="00000000" w:rsidRPr="00000000" w14:paraId="0000005B">
      <w:pPr>
        <w:widowControl w:val="0"/>
        <w:numPr>
          <w:ilvl w:val="2"/>
          <w:numId w:val="1"/>
        </w:numPr>
        <w:spacing w:line="240" w:lineRule="auto"/>
        <w:ind w:left="2160" w:hanging="360"/>
        <w:rPr/>
      </w:pPr>
      <w:r w:rsidDel="00000000" w:rsidR="00000000" w:rsidRPr="00000000">
        <w:rPr>
          <w:rtl w:val="0"/>
        </w:rPr>
        <w:t xml:space="preserve">Balancing the chakras enhances our inner qualities - for example, a balanced Swadhisthana chakra improves creativity so we become better singers, dancers, painters and so on.  </w:t>
      </w:r>
    </w:p>
    <w:p w:rsidR="00000000" w:rsidDel="00000000" w:rsidP="00000000" w:rsidRDefault="00000000" w:rsidRPr="00000000" w14:paraId="0000005C">
      <w:pPr>
        <w:widowControl w:val="0"/>
        <w:numPr>
          <w:ilvl w:val="2"/>
          <w:numId w:val="1"/>
        </w:numPr>
        <w:spacing w:before="160" w:lineRule="auto"/>
        <w:ind w:left="2160" w:hanging="360"/>
        <w:jc w:val="both"/>
        <w:rPr/>
      </w:pPr>
      <w:r w:rsidDel="00000000" w:rsidR="00000000" w:rsidRPr="00000000">
        <w:rPr>
          <w:rtl w:val="0"/>
        </w:rPr>
        <w:t xml:space="preserve">Ultimately, it gives us good health, happiness, and freedom from stress. </w:t>
      </w:r>
    </w:p>
    <w:p w:rsidR="00000000" w:rsidDel="00000000" w:rsidP="00000000" w:rsidRDefault="00000000" w:rsidRPr="00000000" w14:paraId="0000005D">
      <w:pPr>
        <w:widowControl w:val="0"/>
        <w:numPr>
          <w:ilvl w:val="2"/>
          <w:numId w:val="1"/>
        </w:numPr>
        <w:spacing w:before="160" w:lineRule="auto"/>
        <w:ind w:left="2160" w:hanging="360"/>
        <w:jc w:val="both"/>
        <w:rPr/>
      </w:pPr>
      <w:r w:rsidDel="00000000" w:rsidR="00000000" w:rsidRPr="00000000">
        <w:rPr>
          <w:rtl w:val="0"/>
        </w:rPr>
        <w:t xml:space="preserve">We also learn the spirit of collective enjoyment.</w:t>
      </w:r>
    </w:p>
    <w:p w:rsidR="00000000" w:rsidDel="00000000" w:rsidP="00000000" w:rsidRDefault="00000000" w:rsidRPr="00000000" w14:paraId="0000005E">
      <w:pPr>
        <w:widowControl w:val="0"/>
        <w:spacing w:before="160" w:lineRule="auto"/>
        <w:jc w:val="both"/>
        <w:rPr/>
      </w:pPr>
      <w:r w:rsidDel="00000000" w:rsidR="00000000" w:rsidRPr="00000000">
        <w:rPr>
          <w:rtl w:val="0"/>
        </w:rPr>
      </w:r>
    </w:p>
    <w:p w:rsidR="00000000" w:rsidDel="00000000" w:rsidP="00000000" w:rsidRDefault="00000000" w:rsidRPr="00000000" w14:paraId="0000005F">
      <w:pPr>
        <w:numPr>
          <w:ilvl w:val="1"/>
          <w:numId w:val="1"/>
        </w:numPr>
        <w:ind w:left="1440" w:hanging="360"/>
        <w:jc w:val="both"/>
        <w:rPr/>
      </w:pPr>
      <w:r w:rsidDel="00000000" w:rsidR="00000000" w:rsidRPr="00000000">
        <w:rPr>
          <w:rtl w:val="0"/>
        </w:rPr>
        <w:t xml:space="preserve">Primordial Masters: Sahajayoga pays respect to several great incarnations around the world who taught us about spirituality. </w:t>
      </w:r>
    </w:p>
    <w:p w:rsidR="00000000" w:rsidDel="00000000" w:rsidP="00000000" w:rsidRDefault="00000000" w:rsidRPr="00000000" w14:paraId="00000060">
      <w:pPr>
        <w:widowControl w:val="0"/>
        <w:numPr>
          <w:ilvl w:val="2"/>
          <w:numId w:val="1"/>
        </w:numPr>
        <w:spacing w:line="240" w:lineRule="auto"/>
        <w:ind w:left="2160" w:hanging="360"/>
        <w:rPr/>
      </w:pPr>
      <w:r w:rsidDel="00000000" w:rsidR="00000000" w:rsidRPr="00000000">
        <w:rPr>
          <w:rtl w:val="0"/>
        </w:rPr>
        <w:t xml:space="preserve">The Primordial Masters taught us principles for a righteous, or dharmic life.    </w:t>
      </w:r>
    </w:p>
    <w:p w:rsidR="00000000" w:rsidDel="00000000" w:rsidP="00000000" w:rsidRDefault="00000000" w:rsidRPr="00000000" w14:paraId="00000061">
      <w:pPr>
        <w:widowControl w:val="0"/>
        <w:numPr>
          <w:ilvl w:val="2"/>
          <w:numId w:val="1"/>
        </w:numPr>
        <w:spacing w:before="160" w:lineRule="auto"/>
        <w:ind w:left="2160" w:hanging="360"/>
        <w:jc w:val="both"/>
        <w:rPr/>
      </w:pPr>
      <w:r w:rsidDel="00000000" w:rsidR="00000000" w:rsidRPr="00000000">
        <w:rPr>
          <w:rtl w:val="0"/>
        </w:rPr>
        <w:t xml:space="preserve">They explained the importance of Self-Realization. </w:t>
      </w:r>
    </w:p>
    <w:p w:rsidR="00000000" w:rsidDel="00000000" w:rsidP="00000000" w:rsidRDefault="00000000" w:rsidRPr="00000000" w14:paraId="00000062">
      <w:pPr>
        <w:widowControl w:val="0"/>
        <w:numPr>
          <w:ilvl w:val="2"/>
          <w:numId w:val="1"/>
        </w:numPr>
        <w:spacing w:before="160" w:lineRule="auto"/>
        <w:ind w:left="2160" w:hanging="360"/>
        <w:jc w:val="both"/>
        <w:rPr/>
      </w:pPr>
      <w:r w:rsidDel="00000000" w:rsidR="00000000" w:rsidRPr="00000000">
        <w:rPr>
          <w:rtl w:val="0"/>
        </w:rPr>
        <w:t xml:space="preserve">Shri Mataji taught us about 10 Primordial Masters whose stories and teachings are essential to follow. They are Raja Janaka, Abraham, Moses, Zarathusthra or Zoroaster, Lao Zi or Lao Tzu, Confucius, Socrates, Prophet Muhammad, Guru Nanak, and Sainath.</w:t>
      </w:r>
    </w:p>
    <w:p w:rsidR="00000000" w:rsidDel="00000000" w:rsidP="00000000" w:rsidRDefault="00000000" w:rsidRPr="00000000" w14:paraId="00000063">
      <w:pPr>
        <w:widowControl w:val="0"/>
        <w:numPr>
          <w:ilvl w:val="1"/>
          <w:numId w:val="1"/>
        </w:numPr>
        <w:spacing w:before="160" w:lineRule="auto"/>
        <w:ind w:left="1440" w:hanging="360"/>
        <w:jc w:val="both"/>
        <w:rPr>
          <w:b w:val="1"/>
          <w:bCs w:val="1"/>
        </w:rPr>
      </w:pPr>
      <w:r w:rsidDel="00000000" w:rsidR="00000000" w:rsidRPr="00000000">
        <w:rPr>
          <w:rtl w:val="0"/>
        </w:rPr>
        <w:t xml:space="preserve">Steps for attaining self-realization:</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Now let us try to get this experience of self realization. First, let us learn about the steps we need to follow to achieve self-realization as shown in these pictures. In the next slide, we will follow a guided video by Shri Mataji Nirmala Devi to perform these steps with our eyes closed. </w:t>
      </w:r>
    </w:p>
    <w:p w:rsidR="00000000" w:rsidDel="00000000" w:rsidP="00000000" w:rsidRDefault="00000000" w:rsidRPr="00000000" w14:paraId="0000006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Before we start, we remove any footwear and sit comfortably crossed-leg on the floor or we can keep our feet on the ground if we are sitting on a chair. We always keep your left hand open on the lap, palm facing upwards, expressing our desire and we move our right hand to different parts of our body expressing action. </w:t>
      </w:r>
    </w:p>
    <w:p w:rsidR="00000000" w:rsidDel="00000000" w:rsidP="00000000" w:rsidRDefault="00000000" w:rsidRPr="00000000" w14:paraId="000000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First keep our right hand on the heart. </w:t>
      </w:r>
    </w:p>
    <w:p w:rsidR="00000000" w:rsidDel="00000000" w:rsidP="00000000" w:rsidRDefault="00000000" w:rsidRPr="00000000" w14:paraId="0000006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We then move our right hand and place it on the upper abdomen on the left side.</w:t>
      </w:r>
    </w:p>
    <w:p w:rsidR="00000000" w:rsidDel="00000000" w:rsidP="00000000" w:rsidRDefault="00000000" w:rsidRPr="00000000" w14:paraId="000000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We next move the right hand below and place it on the lower abdomen on the left side. </w:t>
      </w:r>
    </w:p>
    <w:p w:rsidR="00000000" w:rsidDel="00000000" w:rsidP="00000000" w:rsidRDefault="00000000" w:rsidRPr="00000000" w14:paraId="00000069">
      <w:pPr>
        <w:widowControl w:val="0"/>
        <w:numPr>
          <w:ilvl w:val="2"/>
          <w:numId w:val="1"/>
        </w:numPr>
        <w:spacing w:before="160" w:lineRule="auto"/>
        <w:ind w:left="2160" w:hanging="360"/>
        <w:jc w:val="both"/>
        <w:rPr/>
      </w:pPr>
      <w:r w:rsidDel="00000000" w:rsidR="00000000" w:rsidRPr="00000000">
        <w:rPr>
          <w:rtl w:val="0"/>
        </w:rPr>
        <w:t xml:space="preserve">We then move our right hand back to the upper abdomen on the left side.</w:t>
      </w:r>
    </w:p>
    <w:p w:rsidR="00000000" w:rsidDel="00000000" w:rsidP="00000000" w:rsidRDefault="00000000" w:rsidRPr="00000000" w14:paraId="000000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We then move our right hand back to the heart. </w:t>
      </w:r>
    </w:p>
    <w:p w:rsidR="00000000" w:rsidDel="00000000" w:rsidP="00000000" w:rsidRDefault="00000000" w:rsidRPr="00000000" w14:paraId="0000006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We then place our right hand near the joint of the neck and the shoulder on the left side and slightly turn our head turned towards the right side.</w:t>
      </w:r>
    </w:p>
    <w:p w:rsidR="00000000" w:rsidDel="00000000" w:rsidP="00000000" w:rsidRDefault="00000000" w:rsidRPr="00000000" w14:paraId="0000006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Next we place the right hand on the forehead, press both ends of the forehead, and slightly bend our head forwards. </w:t>
      </w:r>
    </w:p>
    <w:p w:rsidR="00000000" w:rsidDel="00000000" w:rsidP="00000000" w:rsidRDefault="00000000" w:rsidRPr="00000000" w14:paraId="0000006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We next keep our right hand on the backside of our head and raise our head slightly towards the sky. </w:t>
      </w:r>
    </w:p>
    <w:p w:rsidR="00000000" w:rsidDel="00000000" w:rsidP="00000000" w:rsidRDefault="00000000" w:rsidRPr="00000000" w14:paraId="0000006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60" w:line="276" w:lineRule="auto"/>
        <w:ind w:left="2160" w:right="0" w:hanging="360"/>
        <w:jc w:val="both"/>
        <w:rPr/>
      </w:pPr>
      <w:r w:rsidDel="00000000" w:rsidR="00000000" w:rsidRPr="00000000">
        <w:rPr>
          <w:rtl w:val="0"/>
        </w:rPr>
        <w:t xml:space="preserve">Finally we keep our right hand on top of our head, and press with the center of our palm and rotate clockwise so the scalp moves with the hand.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2160" w:right="0" w:firstLine="0"/>
        <w:jc w:val="both"/>
        <w:rPr/>
      </w:pPr>
      <w:r w:rsidDel="00000000" w:rsidR="00000000" w:rsidRPr="00000000">
        <w:rPr>
          <w:rtl w:val="0"/>
        </w:rPr>
      </w:r>
    </w:p>
    <w:p w:rsidR="00000000" w:rsidDel="00000000" w:rsidP="00000000" w:rsidRDefault="00000000" w:rsidRPr="00000000" w14:paraId="00000070">
      <w:pPr>
        <w:numPr>
          <w:ilvl w:val="1"/>
          <w:numId w:val="1"/>
        </w:numPr>
        <w:ind w:left="1440" w:hanging="360"/>
        <w:jc w:val="both"/>
        <w:rPr/>
      </w:pPr>
      <w:r w:rsidDel="00000000" w:rsidR="00000000" w:rsidRPr="00000000">
        <w:rPr>
          <w:rtl w:val="0"/>
        </w:rPr>
        <w:t xml:space="preserve">Experience Self-Realization by Shri Mataji: </w:t>
      </w:r>
    </w:p>
    <w:p w:rsidR="00000000" w:rsidDel="00000000" w:rsidP="00000000" w:rsidRDefault="00000000" w:rsidRPr="00000000" w14:paraId="00000071">
      <w:pPr>
        <w:numPr>
          <w:ilvl w:val="2"/>
          <w:numId w:val="1"/>
        </w:numPr>
        <w:ind w:left="2160" w:hanging="360"/>
        <w:jc w:val="both"/>
        <w:rPr/>
      </w:pPr>
      <w:r w:rsidDel="00000000" w:rsidR="00000000" w:rsidRPr="00000000">
        <w:rPr>
          <w:rtl w:val="0"/>
        </w:rPr>
        <w:t xml:space="preserve">Now let us perform each of these steps while following this guided video by Shri Mataji. As we follow these steps, we will keep our eyes closed and say the affirmations silently. </w:t>
      </w:r>
    </w:p>
    <w:p w:rsidR="00000000" w:rsidDel="00000000" w:rsidP="00000000" w:rsidRDefault="00000000" w:rsidRPr="00000000" w14:paraId="00000072">
      <w:pPr>
        <w:widowControl w:val="0"/>
        <w:numPr>
          <w:ilvl w:val="2"/>
          <w:numId w:val="1"/>
        </w:numPr>
        <w:spacing w:before="160" w:lineRule="auto"/>
        <w:ind w:left="2160" w:hanging="360"/>
        <w:jc w:val="both"/>
        <w:rPr/>
      </w:pPr>
      <w:r w:rsidDel="00000000" w:rsidR="00000000" w:rsidRPr="00000000">
        <w:rPr>
          <w:rtl w:val="0"/>
        </w:rPr>
        <w:t xml:space="preserve">Play video</w:t>
      </w:r>
    </w:p>
    <w:p w:rsidR="00000000" w:rsidDel="00000000" w:rsidP="00000000" w:rsidRDefault="00000000" w:rsidRPr="00000000" w14:paraId="00000073">
      <w:pPr>
        <w:widowControl w:val="0"/>
        <w:spacing w:before="160" w:lineRule="auto"/>
        <w:jc w:val="both"/>
        <w:rPr/>
      </w:pPr>
      <w:r w:rsidDel="00000000" w:rsidR="00000000" w:rsidRPr="00000000">
        <w:rPr>
          <w:rtl w:val="0"/>
        </w:rPr>
      </w:r>
    </w:p>
    <w:p w:rsidR="00000000" w:rsidDel="00000000" w:rsidP="00000000" w:rsidRDefault="00000000" w:rsidRPr="00000000" w14:paraId="00000074">
      <w:pPr>
        <w:numPr>
          <w:ilvl w:val="1"/>
          <w:numId w:val="1"/>
        </w:numPr>
        <w:ind w:left="1440" w:hanging="360"/>
        <w:jc w:val="both"/>
        <w:rPr/>
      </w:pPr>
      <w:r w:rsidDel="00000000" w:rsidR="00000000" w:rsidRPr="00000000">
        <w:rPr>
          <w:rtl w:val="0"/>
        </w:rPr>
        <w:t xml:space="preserve">Bandhan:</w:t>
      </w:r>
    </w:p>
    <w:p w:rsidR="00000000" w:rsidDel="00000000" w:rsidP="00000000" w:rsidRDefault="00000000" w:rsidRPr="00000000" w14:paraId="00000075">
      <w:pPr>
        <w:widowControl w:val="0"/>
        <w:numPr>
          <w:ilvl w:val="2"/>
          <w:numId w:val="1"/>
        </w:numPr>
        <w:ind w:left="2160" w:hanging="360"/>
        <w:jc w:val="both"/>
        <w:rPr/>
      </w:pPr>
      <w:r w:rsidDel="00000000" w:rsidR="00000000" w:rsidRPr="00000000">
        <w:rPr>
          <w:rtl w:val="0"/>
        </w:rPr>
        <w:t xml:space="preserve">Bandhan is a simple exercise to raise our Kundalini energy and create a spiritual protection around us. It is recommended to raise our Kundalini and take a Bandhan before and after meditation. Let us watch the video describing how we can do this. </w:t>
      </w:r>
    </w:p>
    <w:p w:rsidR="00000000" w:rsidDel="00000000" w:rsidP="00000000" w:rsidRDefault="00000000" w:rsidRPr="00000000" w14:paraId="00000076">
      <w:pPr>
        <w:widowControl w:val="0"/>
        <w:numPr>
          <w:ilvl w:val="2"/>
          <w:numId w:val="1"/>
        </w:numPr>
        <w:ind w:left="2160" w:hanging="360"/>
        <w:jc w:val="both"/>
        <w:rPr/>
      </w:pPr>
      <w:r w:rsidDel="00000000" w:rsidR="00000000" w:rsidRPr="00000000">
        <w:rPr>
          <w:rtl w:val="0"/>
        </w:rPr>
        <w:t xml:space="preserve">(video should play after animations)</w:t>
      </w:r>
    </w:p>
    <w:p w:rsidR="00000000" w:rsidDel="00000000" w:rsidP="00000000" w:rsidRDefault="00000000" w:rsidRPr="00000000" w14:paraId="00000077">
      <w:pPr>
        <w:widowControl w:val="0"/>
        <w:ind w:left="2160" w:firstLine="0"/>
        <w:jc w:val="both"/>
        <w:rPr/>
      </w:pPr>
      <w:r w:rsidDel="00000000" w:rsidR="00000000" w:rsidRPr="00000000">
        <w:rPr>
          <w:rtl w:val="0"/>
        </w:rPr>
      </w:r>
    </w:p>
    <w:p w:rsidR="00000000" w:rsidDel="00000000" w:rsidP="00000000" w:rsidRDefault="00000000" w:rsidRPr="00000000" w14:paraId="00000078">
      <w:pPr>
        <w:numPr>
          <w:ilvl w:val="1"/>
          <w:numId w:val="1"/>
        </w:numPr>
        <w:ind w:left="1440" w:hanging="360"/>
        <w:jc w:val="both"/>
        <w:rPr/>
      </w:pPr>
      <w:r w:rsidDel="00000000" w:rsidR="00000000" w:rsidRPr="00000000">
        <w:rPr>
          <w:rtl w:val="0"/>
        </w:rPr>
        <w:t xml:space="preserve">Bandhan - Uppy Uppy song:</w:t>
      </w:r>
    </w:p>
    <w:p w:rsidR="00000000" w:rsidDel="00000000" w:rsidP="00000000" w:rsidRDefault="00000000" w:rsidRPr="00000000" w14:paraId="00000079">
      <w:pPr>
        <w:numPr>
          <w:ilvl w:val="2"/>
          <w:numId w:val="1"/>
        </w:numPr>
        <w:ind w:left="2160" w:hanging="360"/>
        <w:jc w:val="both"/>
        <w:rPr/>
      </w:pPr>
      <w:r w:rsidDel="00000000" w:rsidR="00000000" w:rsidRPr="00000000">
        <w:rPr>
          <w:rtl w:val="0"/>
        </w:rPr>
        <w:t xml:space="preserve">Children can sing a simple song while doing this exercise:</w:t>
      </w:r>
    </w:p>
    <w:p w:rsidR="00000000" w:rsidDel="00000000" w:rsidP="00000000" w:rsidRDefault="00000000" w:rsidRPr="00000000" w14:paraId="0000007A">
      <w:pPr>
        <w:numPr>
          <w:ilvl w:val="3"/>
          <w:numId w:val="1"/>
        </w:numPr>
        <w:ind w:left="2880" w:hanging="360"/>
        <w:jc w:val="both"/>
        <w:rPr/>
      </w:pPr>
      <w:r w:rsidDel="00000000" w:rsidR="00000000" w:rsidRPr="00000000">
        <w:rPr>
          <w:rtl w:val="0"/>
        </w:rPr>
        <w:t xml:space="preserve">We first raise our kundalini three times for the three channels as shown on the left. </w:t>
      </w:r>
    </w:p>
    <w:p w:rsidR="00000000" w:rsidDel="00000000" w:rsidP="00000000" w:rsidRDefault="00000000" w:rsidRPr="00000000" w14:paraId="0000007B">
      <w:pPr>
        <w:numPr>
          <w:ilvl w:val="4"/>
          <w:numId w:val="1"/>
        </w:numPr>
        <w:ind w:left="3600" w:hanging="360"/>
        <w:jc w:val="both"/>
        <w:rPr/>
      </w:pPr>
      <w:r w:rsidDel="00000000" w:rsidR="00000000" w:rsidRPr="00000000">
        <w:rPr>
          <w:rtl w:val="0"/>
        </w:rPr>
        <w:t xml:space="preserve">The first time we do this - we raise our kundalini and tie one knot. We can sing this as “Uppy uppy uppy Mother Kundalini 1”</w:t>
      </w:r>
    </w:p>
    <w:p w:rsidR="00000000" w:rsidDel="00000000" w:rsidP="00000000" w:rsidRDefault="00000000" w:rsidRPr="00000000" w14:paraId="0000007C">
      <w:pPr>
        <w:numPr>
          <w:ilvl w:val="4"/>
          <w:numId w:val="1"/>
        </w:numPr>
        <w:ind w:left="3600" w:hanging="360"/>
        <w:jc w:val="both"/>
        <w:rPr/>
      </w:pPr>
      <w:r w:rsidDel="00000000" w:rsidR="00000000" w:rsidRPr="00000000">
        <w:rPr>
          <w:rtl w:val="0"/>
        </w:rPr>
        <w:t xml:space="preserve">The second time - we raise our kundalini and tie two knots. We can sing this as “Uppy uppy uppy Mother Kundalini 1, 2”</w:t>
      </w:r>
    </w:p>
    <w:p w:rsidR="00000000" w:rsidDel="00000000" w:rsidP="00000000" w:rsidRDefault="00000000" w:rsidRPr="00000000" w14:paraId="0000007D">
      <w:pPr>
        <w:numPr>
          <w:ilvl w:val="4"/>
          <w:numId w:val="1"/>
        </w:numPr>
        <w:ind w:left="3600" w:hanging="360"/>
        <w:jc w:val="both"/>
        <w:rPr/>
      </w:pPr>
      <w:r w:rsidDel="00000000" w:rsidR="00000000" w:rsidRPr="00000000">
        <w:rPr>
          <w:rtl w:val="0"/>
        </w:rPr>
        <w:t xml:space="preserve">The third time - we raise our kundalini and tie three knots. We can sing this as “Uppy uppy uppy Mother Kundalini 1 2 3”</w:t>
      </w:r>
    </w:p>
    <w:p w:rsidR="00000000" w:rsidDel="00000000" w:rsidP="00000000" w:rsidRDefault="00000000" w:rsidRPr="00000000" w14:paraId="0000007E">
      <w:pPr>
        <w:numPr>
          <w:ilvl w:val="3"/>
          <w:numId w:val="1"/>
        </w:numPr>
        <w:ind w:left="2880" w:hanging="360"/>
        <w:jc w:val="both"/>
        <w:rPr>
          <w:u w:val="none"/>
        </w:rPr>
      </w:pPr>
      <w:r w:rsidDel="00000000" w:rsidR="00000000" w:rsidRPr="00000000">
        <w:rPr>
          <w:rtl w:val="0"/>
        </w:rPr>
        <w:t xml:space="preserve">Now, as shown on the right, we spread this energy around our seven chakras by moving our right hand in the form of a rainbow around us. We keep the left hand open on our lap and move our right hand from bottom left to the top of our head, then to the bottom right, and then take it back to the top of our head, and down the left. We repeat this seven times for the seven chakras and each time we sing the name of the chakra. “Mooladhara Swadistana Nabhi Void Anahat Vishuddi Agnya Sahasrara Jai Shri Mataji” </w:t>
      </w:r>
      <w:r w:rsidDel="00000000" w:rsidR="00000000" w:rsidRPr="00000000">
        <w:rPr>
          <w:rtl w:val="0"/>
        </w:rPr>
      </w:r>
    </w:p>
    <w:p w:rsidR="00000000" w:rsidDel="00000000" w:rsidP="00000000" w:rsidRDefault="00000000" w:rsidRPr="00000000" w14:paraId="0000007F">
      <w:pPr>
        <w:numPr>
          <w:ilvl w:val="3"/>
          <w:numId w:val="1"/>
        </w:numPr>
        <w:ind w:left="2880" w:hanging="360"/>
        <w:jc w:val="both"/>
        <w:rPr>
          <w:u w:val="none"/>
        </w:rPr>
      </w:pPr>
      <w:r w:rsidDel="00000000" w:rsidR="00000000" w:rsidRPr="00000000">
        <w:rPr>
          <w:rtl w:val="0"/>
        </w:rPr>
        <w:t xml:space="preserve">At the end, we bow with both hands joined together. </w:t>
      </w:r>
      <w:r w:rsidDel="00000000" w:rsidR="00000000" w:rsidRPr="00000000">
        <w:rPr>
          <w:rtl w:val="0"/>
        </w:rPr>
      </w:r>
    </w:p>
    <w:p w:rsidR="00000000" w:rsidDel="00000000" w:rsidP="00000000" w:rsidRDefault="00000000" w:rsidRPr="00000000" w14:paraId="00000080">
      <w:pPr>
        <w:numPr>
          <w:ilvl w:val="1"/>
          <w:numId w:val="1"/>
        </w:numPr>
        <w:ind w:left="1440" w:hanging="360"/>
        <w:jc w:val="both"/>
        <w:rPr/>
      </w:pPr>
      <w:r w:rsidDel="00000000" w:rsidR="00000000" w:rsidRPr="00000000">
        <w:rPr>
          <w:rtl w:val="0"/>
        </w:rPr>
        <w:t xml:space="preserve">Daily meditation:</w:t>
      </w:r>
    </w:p>
    <w:p w:rsidR="00000000" w:rsidDel="00000000" w:rsidP="00000000" w:rsidRDefault="00000000" w:rsidRPr="00000000" w14:paraId="00000081">
      <w:pPr>
        <w:widowControl w:val="0"/>
        <w:numPr>
          <w:ilvl w:val="2"/>
          <w:numId w:val="1"/>
        </w:numPr>
        <w:ind w:left="2160" w:hanging="360"/>
        <w:jc w:val="both"/>
        <w:rPr/>
      </w:pPr>
      <w:r w:rsidDel="00000000" w:rsidR="00000000" w:rsidRPr="00000000">
        <w:rPr>
          <w:rtl w:val="0"/>
        </w:rPr>
        <w:t xml:space="preserve">After we get our Self-realization, we need to meditate everyday to maintain our connection and balance.   </w:t>
      </w:r>
    </w:p>
    <w:p w:rsidR="00000000" w:rsidDel="00000000" w:rsidP="00000000" w:rsidRDefault="00000000" w:rsidRPr="00000000" w14:paraId="00000082">
      <w:pPr>
        <w:widowControl w:val="0"/>
        <w:numPr>
          <w:ilvl w:val="2"/>
          <w:numId w:val="1"/>
        </w:numPr>
        <w:spacing w:before="160" w:lineRule="auto"/>
        <w:ind w:left="2160" w:hanging="360"/>
        <w:jc w:val="both"/>
        <w:rPr/>
      </w:pPr>
      <w:r w:rsidDel="00000000" w:rsidR="00000000" w:rsidRPr="00000000">
        <w:rPr>
          <w:rtl w:val="0"/>
        </w:rPr>
        <w:t xml:space="preserve">We can follow simple steps to balance our inner system by closing our eyes and placing our hands as shown in the picture. This is followed by silent meditation.</w:t>
      </w:r>
    </w:p>
    <w:p w:rsidR="00000000" w:rsidDel="00000000" w:rsidP="00000000" w:rsidRDefault="00000000" w:rsidRPr="00000000" w14:paraId="00000083">
      <w:pPr>
        <w:widowControl w:val="0"/>
        <w:numPr>
          <w:ilvl w:val="2"/>
          <w:numId w:val="1"/>
        </w:numPr>
        <w:spacing w:before="160" w:lineRule="auto"/>
        <w:ind w:left="2160" w:hanging="360"/>
        <w:jc w:val="both"/>
        <w:rPr/>
      </w:pPr>
      <w:r w:rsidDel="00000000" w:rsidR="00000000" w:rsidRPr="00000000">
        <w:rPr>
          <w:rtl w:val="0"/>
        </w:rPr>
        <w:t xml:space="preserve">To balance our left channel, we place our left palm open on our lap and right hand on Mother Earth and say, “Mother Kundalini, please balance my left channel.” We stay like this for a couple of minutes. </w:t>
      </w:r>
    </w:p>
    <w:p w:rsidR="00000000" w:rsidDel="00000000" w:rsidP="00000000" w:rsidRDefault="00000000" w:rsidRPr="00000000" w14:paraId="00000084">
      <w:pPr>
        <w:widowControl w:val="0"/>
        <w:numPr>
          <w:ilvl w:val="2"/>
          <w:numId w:val="1"/>
        </w:numPr>
        <w:spacing w:before="160" w:lineRule="auto"/>
        <w:ind w:left="2160" w:hanging="360"/>
        <w:jc w:val="both"/>
        <w:rPr/>
      </w:pPr>
      <w:r w:rsidDel="00000000" w:rsidR="00000000" w:rsidRPr="00000000">
        <w:rPr>
          <w:rtl w:val="0"/>
        </w:rPr>
        <w:t xml:space="preserve">To balance our right channel,  we place our right palm open on our lap and raise our left hand towards the sky, facing backwards. We say "Mother Kundalini, please balance my right channel." We stay like this again for a couple of minutes. </w:t>
      </w:r>
    </w:p>
    <w:p w:rsidR="00000000" w:rsidDel="00000000" w:rsidP="00000000" w:rsidRDefault="00000000" w:rsidRPr="00000000" w14:paraId="00000085">
      <w:pPr>
        <w:widowControl w:val="0"/>
        <w:numPr>
          <w:ilvl w:val="2"/>
          <w:numId w:val="1"/>
        </w:numPr>
        <w:spacing w:before="160" w:lineRule="auto"/>
        <w:ind w:left="2160" w:hanging="360"/>
        <w:jc w:val="both"/>
        <w:rPr/>
      </w:pPr>
      <w:r w:rsidDel="00000000" w:rsidR="00000000" w:rsidRPr="00000000">
        <w:rPr>
          <w:rtl w:val="0"/>
        </w:rPr>
        <w:t xml:space="preserve">Finally, to balance our center channel, we place both palms open on our lap and say "Mother Kundalini, please keep me in the present. Please give me self-realization."</w:t>
      </w:r>
    </w:p>
    <w:p w:rsidR="00000000" w:rsidDel="00000000" w:rsidP="00000000" w:rsidRDefault="00000000" w:rsidRPr="00000000" w14:paraId="00000086">
      <w:pPr>
        <w:widowControl w:val="0"/>
        <w:numPr>
          <w:ilvl w:val="2"/>
          <w:numId w:val="1"/>
        </w:numPr>
        <w:spacing w:before="160" w:lineRule="auto"/>
        <w:ind w:left="2160" w:hanging="360"/>
        <w:jc w:val="both"/>
        <w:rPr/>
      </w:pPr>
      <w:r w:rsidDel="00000000" w:rsidR="00000000" w:rsidRPr="00000000">
        <w:rPr>
          <w:rtl w:val="0"/>
        </w:rPr>
        <w:t xml:space="preserve">We can then sit and meditate silently for about 10 minutes with our attention on top of our head. </w:t>
      </w:r>
    </w:p>
    <w:p w:rsidR="00000000" w:rsidDel="00000000" w:rsidP="00000000" w:rsidRDefault="00000000" w:rsidRPr="00000000" w14:paraId="00000087">
      <w:pPr>
        <w:widowControl w:val="0"/>
        <w:numPr>
          <w:ilvl w:val="3"/>
          <w:numId w:val="1"/>
        </w:numPr>
        <w:spacing w:before="160" w:lineRule="auto"/>
        <w:ind w:left="2880" w:hanging="360"/>
        <w:jc w:val="both"/>
        <w:rPr>
          <w:u w:val="none"/>
        </w:rPr>
      </w:pPr>
      <w:r w:rsidDel="00000000" w:rsidR="00000000" w:rsidRPr="00000000">
        <w:rPr>
          <w:rtl w:val="0"/>
        </w:rPr>
        <w:t xml:space="preserve">Meditate in the recording (click play music)</w:t>
      </w:r>
      <w:r w:rsidDel="00000000" w:rsidR="00000000" w:rsidRPr="00000000">
        <w:rPr>
          <w:rtl w:val="0"/>
        </w:rPr>
      </w:r>
    </w:p>
    <w:p w:rsidR="00000000" w:rsidDel="00000000" w:rsidP="00000000" w:rsidRDefault="00000000" w:rsidRPr="00000000" w14:paraId="00000088">
      <w:pPr>
        <w:widowControl w:val="0"/>
        <w:spacing w:before="160" w:lineRule="auto"/>
        <w:jc w:val="both"/>
        <w:rPr/>
      </w:pPr>
      <w:r w:rsidDel="00000000" w:rsidR="00000000" w:rsidRPr="00000000">
        <w:rPr>
          <w:rtl w:val="0"/>
        </w:rPr>
      </w:r>
    </w:p>
    <w:p w:rsidR="00000000" w:rsidDel="00000000" w:rsidP="00000000" w:rsidRDefault="00000000" w:rsidRPr="00000000" w14:paraId="00000089">
      <w:pPr>
        <w:numPr>
          <w:ilvl w:val="1"/>
          <w:numId w:val="1"/>
        </w:numPr>
        <w:ind w:left="1440" w:hanging="360"/>
        <w:jc w:val="both"/>
        <w:rPr/>
      </w:pPr>
      <w:r w:rsidDel="00000000" w:rsidR="00000000" w:rsidRPr="00000000">
        <w:rPr>
          <w:rtl w:val="0"/>
        </w:rPr>
        <w:t xml:space="preserve">Foot - soaking:</w:t>
      </w:r>
    </w:p>
    <w:p w:rsidR="00000000" w:rsidDel="00000000" w:rsidP="00000000" w:rsidRDefault="00000000" w:rsidRPr="00000000" w14:paraId="0000008A">
      <w:pPr>
        <w:widowControl w:val="0"/>
        <w:numPr>
          <w:ilvl w:val="2"/>
          <w:numId w:val="1"/>
        </w:numPr>
        <w:ind w:left="2160" w:hanging="360"/>
        <w:jc w:val="both"/>
        <w:rPr/>
      </w:pPr>
      <w:r w:rsidDel="00000000" w:rsidR="00000000" w:rsidRPr="00000000">
        <w:rPr>
          <w:rtl w:val="0"/>
        </w:rPr>
        <w:t xml:space="preserve">There is a simple technique in Sahaja yoga to cleanse our inner system using water called foot-soaking.   </w:t>
      </w:r>
    </w:p>
    <w:p w:rsidR="00000000" w:rsidDel="00000000" w:rsidP="00000000" w:rsidRDefault="00000000" w:rsidRPr="00000000" w14:paraId="0000008B">
      <w:pPr>
        <w:widowControl w:val="0"/>
        <w:numPr>
          <w:ilvl w:val="2"/>
          <w:numId w:val="1"/>
        </w:numPr>
        <w:spacing w:before="160" w:lineRule="auto"/>
        <w:ind w:left="2160" w:hanging="360"/>
        <w:jc w:val="both"/>
        <w:rPr/>
      </w:pPr>
      <w:r w:rsidDel="00000000" w:rsidR="00000000" w:rsidRPr="00000000">
        <w:rPr>
          <w:rtl w:val="0"/>
        </w:rPr>
        <w:t xml:space="preserve">It is best if we can do this at night before going to sleep.</w:t>
      </w:r>
    </w:p>
    <w:p w:rsidR="00000000" w:rsidDel="00000000" w:rsidP="00000000" w:rsidRDefault="00000000" w:rsidRPr="00000000" w14:paraId="0000008C">
      <w:pPr>
        <w:widowControl w:val="0"/>
        <w:numPr>
          <w:ilvl w:val="2"/>
          <w:numId w:val="1"/>
        </w:numPr>
        <w:spacing w:before="160" w:lineRule="auto"/>
        <w:ind w:left="2160" w:hanging="360"/>
        <w:jc w:val="both"/>
        <w:rPr/>
      </w:pPr>
      <w:r w:rsidDel="00000000" w:rsidR="00000000" w:rsidRPr="00000000">
        <w:rPr>
          <w:rtl w:val="0"/>
        </w:rPr>
        <w:t xml:space="preserve">Before we do foot-soak, we can light a candle in front of us. We can fill a tub with clean water and add a handful of salt. We will also keep a towel and a small mug with fresh water ready to wash up afterwards.</w:t>
      </w:r>
    </w:p>
    <w:p w:rsidR="00000000" w:rsidDel="00000000" w:rsidP="00000000" w:rsidRDefault="00000000" w:rsidRPr="00000000" w14:paraId="0000008D">
      <w:pPr>
        <w:widowControl w:val="0"/>
        <w:numPr>
          <w:ilvl w:val="2"/>
          <w:numId w:val="1"/>
        </w:numPr>
        <w:spacing w:before="160" w:lineRule="auto"/>
        <w:ind w:left="2160" w:hanging="360"/>
        <w:jc w:val="both"/>
        <w:rPr/>
      </w:pPr>
      <w:r w:rsidDel="00000000" w:rsidR="00000000" w:rsidRPr="00000000">
        <w:rPr>
          <w:rtl w:val="0"/>
        </w:rPr>
        <w:t xml:space="preserve">We take Bandhan and sit with our feet in a tub of clean water with salt added to it, for about 10-15 minutes to clear the channels. </w:t>
      </w:r>
    </w:p>
    <w:p w:rsidR="00000000" w:rsidDel="00000000" w:rsidP="00000000" w:rsidRDefault="00000000" w:rsidRPr="00000000" w14:paraId="0000008E">
      <w:pPr>
        <w:widowControl w:val="0"/>
        <w:numPr>
          <w:ilvl w:val="2"/>
          <w:numId w:val="1"/>
        </w:numPr>
        <w:spacing w:before="160" w:lineRule="auto"/>
        <w:ind w:left="2160" w:hanging="360"/>
        <w:jc w:val="both"/>
        <w:rPr/>
      </w:pPr>
      <w:r w:rsidDel="00000000" w:rsidR="00000000" w:rsidRPr="00000000">
        <w:rPr>
          <w:rtl w:val="0"/>
        </w:rPr>
        <w:t xml:space="preserve">Afterwards, wash and dry the feet, give Bandhan, and drain the water down the toilet as it carries away any impurities within us.</w:t>
      </w:r>
    </w:p>
    <w:p w:rsidR="00000000" w:rsidDel="00000000" w:rsidP="00000000" w:rsidRDefault="00000000" w:rsidRPr="00000000" w14:paraId="0000008F">
      <w:pPr>
        <w:widowControl w:val="0"/>
        <w:spacing w:before="160" w:lineRule="auto"/>
        <w:jc w:val="both"/>
        <w:rPr/>
      </w:pPr>
      <w:r w:rsidDel="00000000" w:rsidR="00000000" w:rsidRPr="00000000">
        <w:rPr>
          <w:rtl w:val="0"/>
        </w:rPr>
      </w:r>
    </w:p>
    <w:p w:rsidR="00000000" w:rsidDel="00000000" w:rsidP="00000000" w:rsidRDefault="00000000" w:rsidRPr="00000000" w14:paraId="00000090">
      <w:pPr>
        <w:numPr>
          <w:ilvl w:val="1"/>
          <w:numId w:val="1"/>
        </w:numPr>
        <w:ind w:left="1440" w:hanging="360"/>
        <w:jc w:val="both"/>
        <w:rPr/>
      </w:pPr>
      <w:r w:rsidDel="00000000" w:rsidR="00000000" w:rsidRPr="00000000">
        <w:rPr>
          <w:rtl w:val="0"/>
        </w:rPr>
        <w:t xml:space="preserve">Collective  meditation &amp; References:</w:t>
      </w:r>
    </w:p>
    <w:p w:rsidR="00000000" w:rsidDel="00000000" w:rsidP="00000000" w:rsidRDefault="00000000" w:rsidRPr="00000000" w14:paraId="00000091">
      <w:pPr>
        <w:widowControl w:val="0"/>
        <w:numPr>
          <w:ilvl w:val="2"/>
          <w:numId w:val="1"/>
        </w:numPr>
        <w:ind w:left="2160" w:hanging="360"/>
        <w:jc w:val="both"/>
        <w:rPr/>
      </w:pPr>
      <w:r w:rsidDel="00000000" w:rsidR="00000000" w:rsidRPr="00000000">
        <w:rPr>
          <w:rtl w:val="0"/>
        </w:rPr>
        <w:t xml:space="preserve">Besides our individual daily meditation, it is very important to meditate as a group.     </w:t>
      </w:r>
    </w:p>
    <w:p w:rsidR="00000000" w:rsidDel="00000000" w:rsidP="00000000" w:rsidRDefault="00000000" w:rsidRPr="00000000" w14:paraId="00000092">
      <w:pPr>
        <w:widowControl w:val="0"/>
        <w:numPr>
          <w:ilvl w:val="2"/>
          <w:numId w:val="1"/>
        </w:numPr>
        <w:spacing w:before="160" w:lineRule="auto"/>
        <w:ind w:left="2160" w:hanging="360"/>
        <w:jc w:val="both"/>
        <w:rPr/>
      </w:pPr>
      <w:r w:rsidDel="00000000" w:rsidR="00000000" w:rsidRPr="00000000">
        <w:rPr>
          <w:rtl w:val="0"/>
        </w:rPr>
        <w:t xml:space="preserve">Collective meditation increases our calmness, improves our meditative state, and helps us learn from others.</w:t>
      </w:r>
    </w:p>
    <w:p w:rsidR="00000000" w:rsidDel="00000000" w:rsidP="00000000" w:rsidRDefault="00000000" w:rsidRPr="00000000" w14:paraId="00000093">
      <w:pPr>
        <w:widowControl w:val="0"/>
        <w:numPr>
          <w:ilvl w:val="2"/>
          <w:numId w:val="1"/>
        </w:numPr>
        <w:spacing w:before="160" w:lineRule="auto"/>
        <w:ind w:left="2160" w:hanging="360"/>
        <w:jc w:val="both"/>
        <w:rPr/>
      </w:pPr>
      <w:r w:rsidDel="00000000" w:rsidR="00000000" w:rsidRPr="00000000">
        <w:rPr>
          <w:rtl w:val="0"/>
        </w:rPr>
        <w:t xml:space="preserve">To find a local collective, you can search online for ''Sahajayoga” along with your city/country's name. </w:t>
      </w:r>
    </w:p>
    <w:p w:rsidR="00000000" w:rsidDel="00000000" w:rsidP="00000000" w:rsidRDefault="00000000" w:rsidRPr="00000000" w14:paraId="00000094">
      <w:pPr>
        <w:widowControl w:val="0"/>
        <w:numPr>
          <w:ilvl w:val="2"/>
          <w:numId w:val="1"/>
        </w:numPr>
        <w:spacing w:before="160" w:lineRule="auto"/>
        <w:ind w:left="2160" w:hanging="360"/>
        <w:jc w:val="both"/>
        <w:rPr/>
      </w:pPr>
      <w:r w:rsidDel="00000000" w:rsidR="00000000" w:rsidRPr="00000000">
        <w:rPr>
          <w:rtl w:val="0"/>
        </w:rPr>
        <w:t xml:space="preserve">More information is available in the "Meditation-at-Home-Booklet" which can be downloaded from this link.</w:t>
      </w:r>
    </w:p>
    <w:p w:rsidR="00000000" w:rsidDel="00000000" w:rsidP="00000000" w:rsidRDefault="00000000" w:rsidRPr="00000000" w14:paraId="00000095">
      <w:pPr>
        <w:widowControl w:val="0"/>
        <w:numPr>
          <w:ilvl w:val="2"/>
          <w:numId w:val="1"/>
        </w:numPr>
        <w:spacing w:before="160" w:lineRule="auto"/>
        <w:ind w:left="2160" w:hanging="360"/>
        <w:jc w:val="both"/>
        <w:rPr>
          <w:u w:val="none"/>
        </w:rPr>
      </w:pPr>
      <w:r w:rsidDel="00000000" w:rsidR="00000000" w:rsidRPr="00000000">
        <w:rPr>
          <w:rtl w:val="0"/>
        </w:rPr>
        <w:t xml:space="preserve">You can also learn more about Sahajayoga at these websites.  </w:t>
      </w:r>
      <w:r w:rsidDel="00000000" w:rsidR="00000000" w:rsidRPr="00000000">
        <w:rPr>
          <w:rtl w:val="0"/>
        </w:rPr>
      </w:r>
    </w:p>
    <w:p w:rsidR="00000000" w:rsidDel="00000000" w:rsidP="00000000" w:rsidRDefault="00000000" w:rsidRPr="00000000" w14:paraId="00000096">
      <w:pPr>
        <w:widowControl w:val="0"/>
        <w:numPr>
          <w:ilvl w:val="3"/>
          <w:numId w:val="1"/>
        </w:numPr>
        <w:spacing w:before="160" w:lineRule="auto"/>
        <w:ind w:left="2880" w:hanging="360"/>
        <w:jc w:val="both"/>
        <w:rPr>
          <w:u w:val="none"/>
        </w:rPr>
      </w:pPr>
      <w:r w:rsidDel="00000000" w:rsidR="00000000" w:rsidRPr="00000000">
        <w:rPr>
          <w:rtl w:val="0"/>
        </w:rPr>
        <w:t xml:space="preserve">Read those link names</w:t>
      </w:r>
      <w:r w:rsidDel="00000000" w:rsidR="00000000" w:rsidRPr="00000000">
        <w:rPr>
          <w:rtl w:val="0"/>
        </w:rPr>
      </w:r>
    </w:p>
    <w:p w:rsidR="00000000" w:rsidDel="00000000" w:rsidP="00000000" w:rsidRDefault="00000000" w:rsidRPr="00000000" w14:paraId="00000097">
      <w:pPr>
        <w:numPr>
          <w:ilvl w:val="1"/>
          <w:numId w:val="1"/>
        </w:numPr>
        <w:ind w:left="1440" w:hanging="360"/>
        <w:jc w:val="both"/>
        <w:rPr/>
      </w:pPr>
      <w:r w:rsidDel="00000000" w:rsidR="00000000" w:rsidRPr="00000000">
        <w:rPr>
          <w:rtl w:val="0"/>
        </w:rPr>
        <w:t xml:space="preserve">Thank you :</w:t>
      </w:r>
    </w:p>
    <w:p w:rsidR="00000000" w:rsidDel="00000000" w:rsidP="00000000" w:rsidRDefault="00000000" w:rsidRPr="00000000" w14:paraId="00000098">
      <w:pPr>
        <w:widowControl w:val="0"/>
        <w:numPr>
          <w:ilvl w:val="2"/>
          <w:numId w:val="1"/>
        </w:numPr>
        <w:spacing w:before="160" w:lineRule="auto"/>
        <w:ind w:left="2160" w:hanging="360"/>
        <w:jc w:val="both"/>
        <w:rPr/>
      </w:pPr>
      <w:r w:rsidDel="00000000" w:rsidR="00000000" w:rsidRPr="00000000">
        <w:rPr>
          <w:rtl w:val="0"/>
        </w:rPr>
        <w:t xml:space="preserve">Thank you for joining this presentation! Hope you all try Sahajayoga everyday and enjoy the bliss. </w:t>
      </w:r>
    </w:p>
    <w:p w:rsidR="00000000" w:rsidDel="00000000" w:rsidP="00000000" w:rsidRDefault="00000000" w:rsidRPr="00000000" w14:paraId="00000099">
      <w:pPr>
        <w:widowControl w:val="0"/>
        <w:spacing w:before="160" w:lineRule="auto"/>
        <w:jc w:val="both"/>
        <w:rPr/>
      </w:pPr>
      <w:r w:rsidDel="00000000" w:rsidR="00000000" w:rsidRPr="00000000">
        <w:rPr>
          <w:rtl w:val="0"/>
        </w:rPr>
      </w:r>
    </w:p>
    <w:p w:rsidR="00000000" w:rsidDel="00000000" w:rsidP="00000000" w:rsidRDefault="00000000" w:rsidRPr="00000000" w14:paraId="0000009A">
      <w:pPr>
        <w:widowControl w:val="0"/>
        <w:spacing w:before="160" w:lineRule="auto"/>
        <w:jc w:val="both"/>
        <w:rPr>
          <w:b w:val="1"/>
          <w:bCs w:val="1"/>
        </w:rPr>
      </w:pPr>
      <w:r w:rsidDel="00000000" w:rsidR="00000000" w:rsidRPr="00000000">
        <w:rPr>
          <w:rtl w:val="0"/>
        </w:rPr>
      </w:r>
    </w:p>
    <w:p w:rsidR="00000000" w:rsidDel="00000000" w:rsidP="00000000" w:rsidRDefault="00000000" w:rsidRPr="00000000" w14:paraId="0000009B">
      <w:pPr>
        <w:spacing w:after="160" w:line="276" w:lineRule="auto"/>
        <w:jc w:val="both"/>
        <w:rPr>
          <w:b w:val="1"/>
          <w:bCs w:val="1"/>
        </w:rPr>
      </w:pPr>
      <w:r w:rsidDel="00000000" w:rsidR="00000000" w:rsidRPr="00000000">
        <w:rPr>
          <w:b w:val="1"/>
          <w:bCs w:val="1"/>
          <w:rtl w:val="0"/>
        </w:rPr>
        <w:t xml:space="preserve">TODO Suggestions:</w:t>
      </w:r>
    </w:p>
    <w:p w:rsidR="00000000" w:rsidDel="00000000" w:rsidP="00000000" w:rsidRDefault="00000000" w:rsidRPr="00000000" w14:paraId="0000009C">
      <w:pPr>
        <w:spacing w:after="160" w:line="276" w:lineRule="auto"/>
        <w:ind w:left="0" w:firstLine="0"/>
        <w:jc w:val="both"/>
        <w:rPr/>
      </w:pPr>
      <w:r w:rsidDel="00000000" w:rsidR="00000000" w:rsidRPr="00000000">
        <w:rPr>
          <w:rtl w:val="0"/>
        </w:rPr>
        <w:t xml:space="preserve">Slides: </w:t>
      </w:r>
    </w:p>
    <w:p w:rsidR="00000000" w:rsidDel="00000000" w:rsidP="00000000" w:rsidRDefault="00000000" w:rsidRPr="00000000" w14:paraId="0000009D">
      <w:pPr>
        <w:numPr>
          <w:ilvl w:val="0"/>
          <w:numId w:val="2"/>
        </w:numPr>
        <w:spacing w:after="0" w:line="276" w:lineRule="auto"/>
        <w:ind w:left="720" w:hanging="360"/>
        <w:jc w:val="both"/>
        <w:rPr>
          <w:strike w:val="1"/>
        </w:rPr>
      </w:pPr>
      <w:r w:rsidDel="00000000" w:rsidR="00000000" w:rsidRPr="00000000">
        <w:rPr>
          <w:strike w:val="1"/>
          <w:rtl w:val="0"/>
        </w:rPr>
        <w:t xml:space="preserve">Sing Uppy Uppy song and show how to raise kundalini</w:t>
      </w:r>
    </w:p>
    <w:p w:rsidR="00000000" w:rsidDel="00000000" w:rsidP="00000000" w:rsidRDefault="00000000" w:rsidRPr="00000000" w14:paraId="0000009E">
      <w:pPr>
        <w:numPr>
          <w:ilvl w:val="0"/>
          <w:numId w:val="2"/>
        </w:numPr>
        <w:spacing w:after="0" w:line="276" w:lineRule="auto"/>
        <w:ind w:left="720" w:hanging="360"/>
        <w:jc w:val="both"/>
        <w:rPr>
          <w:strike w:val="1"/>
        </w:rPr>
      </w:pPr>
      <w:r w:rsidDel="00000000" w:rsidR="00000000" w:rsidRPr="00000000">
        <w:rPr>
          <w:strike w:val="1"/>
          <w:rtl w:val="0"/>
        </w:rPr>
        <w:t xml:space="preserve">Add image in main title slide 1</w:t>
      </w:r>
    </w:p>
    <w:p w:rsidR="00000000" w:rsidDel="00000000" w:rsidP="00000000" w:rsidRDefault="00000000" w:rsidRPr="00000000" w14:paraId="0000009F">
      <w:pPr>
        <w:numPr>
          <w:ilvl w:val="0"/>
          <w:numId w:val="2"/>
        </w:numPr>
        <w:spacing w:after="0" w:line="276" w:lineRule="auto"/>
        <w:ind w:left="720" w:hanging="360"/>
        <w:jc w:val="both"/>
        <w:rPr>
          <w:strike w:val="1"/>
        </w:rPr>
      </w:pPr>
      <w:r w:rsidDel="00000000" w:rsidR="00000000" w:rsidRPr="00000000">
        <w:rPr>
          <w:strike w:val="1"/>
          <w:rtl w:val="0"/>
        </w:rPr>
        <w:t xml:space="preserve">Keep slide headings at the same position for all slides</w:t>
      </w:r>
    </w:p>
    <w:p w:rsidR="00000000" w:rsidDel="00000000" w:rsidP="00000000" w:rsidRDefault="00000000" w:rsidRPr="00000000" w14:paraId="000000A0">
      <w:pPr>
        <w:numPr>
          <w:ilvl w:val="0"/>
          <w:numId w:val="2"/>
        </w:numPr>
        <w:spacing w:after="0" w:line="276" w:lineRule="auto"/>
        <w:ind w:left="720" w:hanging="360"/>
        <w:jc w:val="both"/>
        <w:rPr>
          <w:strike w:val="1"/>
        </w:rPr>
      </w:pPr>
      <w:r w:rsidDel="00000000" w:rsidR="00000000" w:rsidRPr="00000000">
        <w:rPr>
          <w:strike w:val="1"/>
          <w:rtl w:val="0"/>
        </w:rPr>
        <w:t xml:space="preserve">Start slide text at the same position in all slides</w:t>
      </w:r>
    </w:p>
    <w:p w:rsidR="00000000" w:rsidDel="00000000" w:rsidP="00000000" w:rsidRDefault="00000000" w:rsidRPr="00000000" w14:paraId="000000A1">
      <w:pPr>
        <w:numPr>
          <w:ilvl w:val="0"/>
          <w:numId w:val="2"/>
        </w:numPr>
        <w:spacing w:after="0" w:line="276" w:lineRule="auto"/>
        <w:ind w:left="720" w:hanging="360"/>
        <w:jc w:val="both"/>
        <w:rPr>
          <w:strike w:val="1"/>
        </w:rPr>
      </w:pPr>
      <w:r w:rsidDel="00000000" w:rsidR="00000000" w:rsidRPr="00000000">
        <w:rPr>
          <w:strike w:val="1"/>
          <w:rtl w:val="0"/>
        </w:rPr>
        <w:t xml:space="preserve">Slide 2: Add Shri Mataji’s image</w:t>
      </w:r>
    </w:p>
    <w:p w:rsidR="00000000" w:rsidDel="00000000" w:rsidP="00000000" w:rsidRDefault="00000000" w:rsidRPr="00000000" w14:paraId="000000A2">
      <w:pPr>
        <w:numPr>
          <w:ilvl w:val="1"/>
          <w:numId w:val="2"/>
        </w:numPr>
        <w:spacing w:after="0" w:line="276" w:lineRule="auto"/>
        <w:ind w:left="1440" w:hanging="360"/>
        <w:jc w:val="both"/>
        <w:rPr>
          <w:strike w:val="1"/>
        </w:rPr>
      </w:pPr>
      <w:r w:rsidDel="00000000" w:rsidR="00000000" w:rsidRPr="00000000">
        <w:rPr>
          <w:strike w:val="1"/>
          <w:rtl w:val="0"/>
        </w:rPr>
        <w:t xml:space="preserve">Say ‘or Mother Nature’ in your description</w:t>
      </w:r>
    </w:p>
    <w:p w:rsidR="00000000" w:rsidDel="00000000" w:rsidP="00000000" w:rsidRDefault="00000000" w:rsidRPr="00000000" w14:paraId="000000A3">
      <w:pPr>
        <w:numPr>
          <w:ilvl w:val="0"/>
          <w:numId w:val="2"/>
        </w:numPr>
        <w:spacing w:after="0" w:line="276" w:lineRule="auto"/>
        <w:ind w:left="720" w:hanging="360"/>
        <w:jc w:val="both"/>
        <w:rPr>
          <w:strike w:val="1"/>
        </w:rPr>
      </w:pPr>
      <w:r w:rsidDel="00000000" w:rsidR="00000000" w:rsidRPr="00000000">
        <w:rPr>
          <w:strike w:val="1"/>
          <w:rtl w:val="0"/>
        </w:rPr>
        <w:t xml:space="preserve">Slide 3: Make them all into bullet points</w:t>
      </w:r>
    </w:p>
    <w:p w:rsidR="00000000" w:rsidDel="00000000" w:rsidP="00000000" w:rsidRDefault="00000000" w:rsidRPr="00000000" w14:paraId="000000A4">
      <w:pPr>
        <w:numPr>
          <w:ilvl w:val="1"/>
          <w:numId w:val="2"/>
        </w:numPr>
        <w:spacing w:after="0" w:line="276" w:lineRule="auto"/>
        <w:ind w:left="1440" w:hanging="360"/>
        <w:jc w:val="both"/>
        <w:rPr>
          <w:strike w:val="1"/>
        </w:rPr>
      </w:pPr>
      <w:r w:rsidDel="00000000" w:rsidR="00000000" w:rsidRPr="00000000">
        <w:rPr>
          <w:strike w:val="1"/>
          <w:rtl w:val="0"/>
        </w:rPr>
        <w:t xml:space="preserve">Channels - left/moon, right/sun, central - talk about what’s in the picture about the channels </w:t>
      </w:r>
    </w:p>
    <w:p w:rsidR="00000000" w:rsidDel="00000000" w:rsidP="00000000" w:rsidRDefault="00000000" w:rsidRPr="00000000" w14:paraId="000000A5">
      <w:pPr>
        <w:numPr>
          <w:ilvl w:val="0"/>
          <w:numId w:val="2"/>
        </w:numPr>
        <w:spacing w:after="0" w:line="276" w:lineRule="auto"/>
        <w:ind w:left="720" w:hanging="360"/>
        <w:jc w:val="both"/>
        <w:rPr>
          <w:strike w:val="1"/>
        </w:rPr>
      </w:pPr>
      <w:r w:rsidDel="00000000" w:rsidR="00000000" w:rsidRPr="00000000">
        <w:rPr>
          <w:strike w:val="1"/>
          <w:rtl w:val="0"/>
        </w:rPr>
        <w:t xml:space="preserve">Add an additional slide (after slide 6) showing how to raise kundalini and balance – uppy uppy; In the same slide, show foot soaking. Say that, you can try this as an experiment for a few weeks and then see how it changes your life. </w:t>
      </w:r>
    </w:p>
    <w:p w:rsidR="00000000" w:rsidDel="00000000" w:rsidP="00000000" w:rsidRDefault="00000000" w:rsidRPr="00000000" w14:paraId="000000A6">
      <w:pPr>
        <w:numPr>
          <w:ilvl w:val="1"/>
          <w:numId w:val="2"/>
        </w:numPr>
        <w:spacing w:after="0" w:line="276" w:lineRule="auto"/>
        <w:ind w:left="1440" w:hanging="360"/>
        <w:jc w:val="both"/>
        <w:rPr>
          <w:strike w:val="1"/>
        </w:rPr>
      </w:pPr>
      <w:r w:rsidDel="00000000" w:rsidR="00000000" w:rsidRPr="00000000">
        <w:rPr>
          <w:strike w:val="1"/>
          <w:rtl w:val="0"/>
        </w:rPr>
        <w:t xml:space="preserve">For this experiment to succeed, you need </w:t>
      </w:r>
    </w:p>
    <w:p w:rsidR="00000000" w:rsidDel="00000000" w:rsidP="00000000" w:rsidRDefault="00000000" w:rsidRPr="00000000" w14:paraId="000000A7">
      <w:pPr>
        <w:numPr>
          <w:ilvl w:val="2"/>
          <w:numId w:val="2"/>
        </w:numPr>
        <w:spacing w:after="0" w:line="276" w:lineRule="auto"/>
        <w:ind w:left="2160" w:hanging="360"/>
        <w:jc w:val="both"/>
        <w:rPr>
          <w:strike w:val="1"/>
        </w:rPr>
      </w:pPr>
      <w:r w:rsidDel="00000000" w:rsidR="00000000" w:rsidRPr="00000000">
        <w:rPr>
          <w:strike w:val="1"/>
          <w:rtl w:val="0"/>
        </w:rPr>
        <w:t xml:space="preserve">Daily meditation twice</w:t>
      </w:r>
    </w:p>
    <w:p w:rsidR="00000000" w:rsidDel="00000000" w:rsidP="00000000" w:rsidRDefault="00000000" w:rsidRPr="00000000" w14:paraId="000000A8">
      <w:pPr>
        <w:numPr>
          <w:ilvl w:val="2"/>
          <w:numId w:val="2"/>
        </w:numPr>
        <w:spacing w:after="0" w:line="276" w:lineRule="auto"/>
        <w:ind w:left="2160" w:hanging="360"/>
        <w:jc w:val="both"/>
        <w:rPr>
          <w:strike w:val="1"/>
        </w:rPr>
      </w:pPr>
      <w:r w:rsidDel="00000000" w:rsidR="00000000" w:rsidRPr="00000000">
        <w:rPr>
          <w:strike w:val="1"/>
          <w:rtl w:val="0"/>
        </w:rPr>
        <w:t xml:space="preserve">Foot soaking once daily</w:t>
      </w:r>
    </w:p>
    <w:p w:rsidR="00000000" w:rsidDel="00000000" w:rsidP="00000000" w:rsidRDefault="00000000" w:rsidRPr="00000000" w14:paraId="000000A9">
      <w:pPr>
        <w:numPr>
          <w:ilvl w:val="2"/>
          <w:numId w:val="2"/>
        </w:numPr>
        <w:spacing w:after="0" w:line="276" w:lineRule="auto"/>
        <w:ind w:left="2160" w:hanging="360"/>
        <w:jc w:val="both"/>
        <w:rPr>
          <w:strike w:val="1"/>
        </w:rPr>
      </w:pPr>
      <w:r w:rsidDel="00000000" w:rsidR="00000000" w:rsidRPr="00000000">
        <w:rPr>
          <w:strike w:val="1"/>
          <w:rtl w:val="0"/>
        </w:rPr>
        <w:t xml:space="preserve">Collective meditation once a week. </w:t>
      </w:r>
    </w:p>
    <w:p w:rsidR="00000000" w:rsidDel="00000000" w:rsidP="00000000" w:rsidRDefault="00000000" w:rsidRPr="00000000" w14:paraId="000000AA">
      <w:pPr>
        <w:numPr>
          <w:ilvl w:val="0"/>
          <w:numId w:val="2"/>
        </w:numPr>
        <w:spacing w:after="0" w:line="276" w:lineRule="auto"/>
        <w:ind w:left="720" w:hanging="360"/>
        <w:jc w:val="both"/>
        <w:rPr>
          <w:strike w:val="1"/>
        </w:rPr>
      </w:pPr>
      <w:r w:rsidDel="00000000" w:rsidR="00000000" w:rsidRPr="00000000">
        <w:rPr>
          <w:strike w:val="1"/>
          <w:rtl w:val="0"/>
        </w:rPr>
        <w:t xml:space="preserve">After the slide on chakras, channels, kundalini, you can add another image on all 10 adigurus and say that they all talked about this experience and in Sahajayoga, we get it easily. </w:t>
      </w:r>
    </w:p>
    <w:p w:rsidR="00000000" w:rsidDel="00000000" w:rsidP="00000000" w:rsidRDefault="00000000" w:rsidRPr="00000000" w14:paraId="000000AB">
      <w:pPr>
        <w:numPr>
          <w:ilvl w:val="0"/>
          <w:numId w:val="2"/>
        </w:numPr>
        <w:spacing w:after="0" w:line="276" w:lineRule="auto"/>
        <w:ind w:left="720" w:hanging="360"/>
        <w:jc w:val="both"/>
        <w:rPr>
          <w:strike w:val="1"/>
        </w:rPr>
      </w:pPr>
      <w:r w:rsidDel="00000000" w:rsidR="00000000" w:rsidRPr="00000000">
        <w:rPr>
          <w:strike w:val="1"/>
          <w:rtl w:val="0"/>
        </w:rPr>
        <w:t xml:space="preserve">For benefits, think about all seven chakras and what you get by having balanced chakras - example - swadhistana - gives you creativity - you become good at singing, dancing, writing etc. </w:t>
      </w:r>
    </w:p>
    <w:p w:rsidR="00000000" w:rsidDel="00000000" w:rsidP="00000000" w:rsidRDefault="00000000" w:rsidRPr="00000000" w14:paraId="000000AC">
      <w:pPr>
        <w:numPr>
          <w:ilvl w:val="1"/>
          <w:numId w:val="2"/>
        </w:numPr>
        <w:spacing w:after="0" w:line="276" w:lineRule="auto"/>
        <w:ind w:left="1440" w:hanging="360"/>
        <w:jc w:val="both"/>
        <w:rPr>
          <w:strike w:val="1"/>
        </w:rPr>
      </w:pPr>
      <w:r w:rsidDel="00000000" w:rsidR="00000000" w:rsidRPr="00000000">
        <w:rPr>
          <w:strike w:val="1"/>
          <w:rtl w:val="0"/>
        </w:rPr>
        <w:t xml:space="preserve">Main benefit - is to be connected to God</w:t>
      </w:r>
    </w:p>
    <w:p w:rsidR="00000000" w:rsidDel="00000000" w:rsidP="00000000" w:rsidRDefault="00000000" w:rsidRPr="00000000" w14:paraId="000000AD">
      <w:pPr>
        <w:numPr>
          <w:ilvl w:val="0"/>
          <w:numId w:val="2"/>
        </w:numPr>
        <w:spacing w:after="160" w:line="276" w:lineRule="auto"/>
        <w:ind w:left="720" w:hanging="360"/>
        <w:jc w:val="both"/>
        <w:rPr>
          <w:strike w:val="1"/>
        </w:rPr>
      </w:pPr>
      <w:r w:rsidDel="00000000" w:rsidR="00000000" w:rsidRPr="00000000">
        <w:rPr>
          <w:strike w:val="1"/>
          <w:rtl w:val="0"/>
        </w:rPr>
        <w:t xml:space="preserve">Last slide - Sahaja Yoga locations - fix </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WQhFhKO7s5UQdWDAOT3/0Yctg==">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