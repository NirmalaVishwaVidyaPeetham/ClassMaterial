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for a good presentation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confident and loud.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Describe everything in a way everyone can understand</w:t>
      </w:r>
      <w:ins w:author="Virata Pusuluri" w:id="0" w:date="2025-05-09T13:22:01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even if they don't know anything about your project before.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Present everything quickly but nicely.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Practice presentations for several times.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Describe everything in your own words (don't just read words on the poster/notes).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Prepare your presentation notes (several days before the presentation) describing everything you have to say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One line summary (10 seconds)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4-5 line summary (1-2 minutes)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Whole presentation (~10 minutes).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Greet everyone that visits your poster</w:t>
      </w:r>
      <w:ins w:author="Virata Pusuluri" w:id="1" w:date="2025-05-09T13:22:04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and then ask them if you should describe your poster for them.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Visit other posters, greet them, and ask about their project and at the end, thank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everything ready a few days before the event.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