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u w:val="single"/>
        </w:rPr>
      </w:pPr>
      <w:bookmarkStart w:colFirst="0" w:colLast="0" w:name="_uks27slpcerw" w:id="0"/>
      <w:bookmarkEnd w:id="0"/>
      <w:r w:rsidDel="00000000" w:rsidR="00000000" w:rsidRPr="00000000">
        <w:rPr>
          <w:b w:val="1"/>
          <w:bCs w:val="1"/>
          <w:sz w:val="34"/>
          <w:szCs w:val="34"/>
          <w:u w:val="single"/>
          <w:rtl w:val="0"/>
        </w:rPr>
        <w:t xml:space="preserve">Good Manners for Children (Western context)</w:t>
      </w:r>
    </w:p>
    <w:p w:rsidR="00000000" w:rsidDel="00000000" w:rsidP="00000000" w:rsidRDefault="00000000" w:rsidRPr="00000000" w14:paraId="00000002">
      <w:pPr>
        <w:numPr>
          <w:ilvl w:val="0"/>
          <w:numId w:val="5"/>
        </w:numPr>
        <w:spacing w:after="0" w:afterAutospacing="0" w:before="240" w:lineRule="auto"/>
        <w:ind w:left="720" w:hanging="360"/>
      </w:pPr>
      <w:r w:rsidDel="00000000" w:rsidR="00000000" w:rsidRPr="00000000">
        <w:rPr>
          <w:b w:val="1"/>
          <w:bCs w:val="1"/>
          <w:rtl w:val="0"/>
        </w:rPr>
        <w:t xml:space="preserve">Respecting Others:</w:t>
        <w:br w:type="textWrapping"/>
      </w:r>
    </w:p>
    <w:p w:rsidR="00000000" w:rsidDel="00000000" w:rsidP="00000000" w:rsidRDefault="00000000" w:rsidRPr="00000000" w14:paraId="00000003">
      <w:pPr>
        <w:numPr>
          <w:ilvl w:val="1"/>
          <w:numId w:val="5"/>
        </w:numPr>
        <w:spacing w:after="0" w:afterAutospacing="0" w:before="0" w:beforeAutospacing="0" w:lineRule="auto"/>
        <w:ind w:left="1440" w:hanging="360"/>
      </w:pPr>
      <w:r w:rsidDel="00000000" w:rsidR="00000000" w:rsidRPr="00000000">
        <w:rPr>
          <w:rtl w:val="0"/>
        </w:rPr>
        <w:t xml:space="preserve">Saying "please" and "thank you."</w:t>
      </w:r>
    </w:p>
    <w:p w:rsidR="00000000" w:rsidDel="00000000" w:rsidP="00000000" w:rsidRDefault="00000000" w:rsidRPr="00000000" w14:paraId="00000004">
      <w:pPr>
        <w:numPr>
          <w:ilvl w:val="2"/>
          <w:numId w:val="5"/>
        </w:numPr>
        <w:spacing w:after="0" w:afterAutospacing="0" w:before="0" w:beforeAutospacing="0" w:lineRule="auto"/>
        <w:ind w:left="2160" w:hanging="360"/>
        <w:rPr>
          <w:u w:val="none"/>
        </w:rPr>
      </w:pPr>
      <w:r w:rsidDel="00000000" w:rsidR="00000000" w:rsidRPr="00000000">
        <w:rPr>
          <w:rtl w:val="0"/>
        </w:rPr>
        <w:t xml:space="preserve">But don’t </w:t>
      </w:r>
      <w:commentRangeStart w:id="0"/>
      <w:r w:rsidDel="00000000" w:rsidR="00000000" w:rsidRPr="00000000">
        <w:rPr>
          <w:rtl w:val="0"/>
        </w:rPr>
        <w:t xml:space="preserve">overuse</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5">
      <w:pPr>
        <w:numPr>
          <w:ilvl w:val="1"/>
          <w:numId w:val="5"/>
        </w:numPr>
        <w:spacing w:after="0" w:afterAutospacing="0" w:before="0" w:beforeAutospacing="0" w:lineRule="auto"/>
        <w:ind w:left="1440" w:hanging="360"/>
        <w:rPr>
          <w:u w:val="none"/>
        </w:rPr>
      </w:pPr>
      <w:r w:rsidDel="00000000" w:rsidR="00000000" w:rsidRPr="00000000">
        <w:rPr>
          <w:rtl w:val="0"/>
        </w:rPr>
        <w:t xml:space="preserve">Address adults as Sir, Madam (Ma’am), Mister (Mr.), Miss/Ms.</w:t>
      </w:r>
      <w:ins w:author="Virata Pusuluri" w:id="1" w:date="2025-06-22T13:00:17Z">
        <w:r w:rsidDel="00000000" w:rsidR="00000000" w:rsidRPr="00000000">
          <w:rPr>
            <w:rtl w:val="0"/>
          </w:rPr>
          <w:t xml:space="preserve"> </w:t>
        </w:r>
      </w:ins>
      <w:r w:rsidDel="00000000" w:rsidR="00000000" w:rsidRPr="00000000">
        <w:rPr>
          <w:rtl w:val="0"/>
        </w:rPr>
        <w:t xml:space="preserve">(</w:t>
      </w:r>
      <w:del w:author="Virata Pusuluri" w:id="2" w:date="2025-06-22T13:00:19Z">
        <w:r w:rsidDel="00000000" w:rsidR="00000000" w:rsidRPr="00000000">
          <w:rPr>
            <w:rtl w:val="0"/>
          </w:rPr>
          <w:delText xml:space="preserve"> </w:delText>
        </w:r>
      </w:del>
      <w:r w:rsidDel="00000000" w:rsidR="00000000" w:rsidRPr="00000000">
        <w:rPr>
          <w:rtl w:val="0"/>
        </w:rPr>
        <w:t xml:space="preserve">girls and unmarried women), Mistress (pronounced /mises/ - Mrs. - for married women), Uncle, Aunty etc, in a respectful way using appropriate </w:t>
      </w:r>
      <w:commentRangeStart w:id="1"/>
      <w:r w:rsidDel="00000000" w:rsidR="00000000" w:rsidRPr="00000000">
        <w:rPr>
          <w:rtl w:val="0"/>
        </w:rPr>
        <w:t xml:space="preserve">titles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Asking permission before taking something.</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rtl w:val="0"/>
        </w:rPr>
        <w:t xml:space="preserve">Not </w:t>
      </w:r>
      <w:commentRangeStart w:id="2"/>
      <w:r w:rsidDel="00000000" w:rsidR="00000000" w:rsidRPr="00000000">
        <w:rPr>
          <w:rtl w:val="0"/>
        </w:rPr>
        <w:t xml:space="preserve">interrupting</w:t>
      </w:r>
      <w:commentRangeEnd w:id="2"/>
      <w:r w:rsidDel="00000000" w:rsidR="00000000" w:rsidRPr="00000000">
        <w:commentReference w:id="2"/>
      </w:r>
      <w:r w:rsidDel="00000000" w:rsidR="00000000" w:rsidRPr="00000000">
        <w:rPr>
          <w:rtl w:val="0"/>
        </w:rPr>
        <w:t xml:space="preserve"> when others are speaking.</w:t>
      </w:r>
    </w:p>
    <w:p w:rsidR="00000000" w:rsidDel="00000000" w:rsidP="00000000" w:rsidRDefault="00000000" w:rsidRPr="00000000" w14:paraId="00000008">
      <w:pPr>
        <w:numPr>
          <w:ilvl w:val="1"/>
          <w:numId w:val="5"/>
        </w:numPr>
        <w:spacing w:after="0" w:afterAutospacing="0" w:before="0" w:beforeAutospacing="0" w:lineRule="auto"/>
        <w:ind w:left="1440" w:hanging="360"/>
      </w:pPr>
      <w:commentRangeStart w:id="3"/>
      <w:r w:rsidDel="00000000" w:rsidR="00000000" w:rsidRPr="00000000">
        <w:rPr>
          <w:rtl w:val="0"/>
        </w:rPr>
        <w:t xml:space="preserve">Apologizing</w:t>
      </w:r>
      <w:commentRangeEnd w:id="3"/>
      <w:r w:rsidDel="00000000" w:rsidR="00000000" w:rsidRPr="00000000">
        <w:commentReference w:id="3"/>
      </w:r>
      <w:r w:rsidDel="00000000" w:rsidR="00000000" w:rsidRPr="00000000">
        <w:rPr>
          <w:rtl w:val="0"/>
        </w:rPr>
        <w:t xml:space="preserve"> when </w:t>
      </w:r>
      <w:commentRangeStart w:id="4"/>
      <w:r w:rsidDel="00000000" w:rsidR="00000000" w:rsidRPr="00000000">
        <w:rPr>
          <w:rtl w:val="0"/>
        </w:rPr>
        <w:t xml:space="preserve">they</w:t>
      </w:r>
      <w:commentRangeEnd w:id="4"/>
      <w:r w:rsidDel="00000000" w:rsidR="00000000" w:rsidRPr="00000000">
        <w:commentReference w:id="4"/>
      </w:r>
      <w:r w:rsidDel="00000000" w:rsidR="00000000" w:rsidRPr="00000000">
        <w:rPr>
          <w:rtl w:val="0"/>
        </w:rPr>
        <w:t xml:space="preserve"> make a mistake.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Using kind words and avoiding </w:t>
      </w:r>
      <w:commentRangeStart w:id="5"/>
      <w:r w:rsidDel="00000000" w:rsidR="00000000" w:rsidRPr="00000000">
        <w:rPr>
          <w:rtl w:val="0"/>
        </w:rPr>
        <w:t xml:space="preserve">name-calling</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Listening attentively when someone is speaking.</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Respecting personal space and boundaries.</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Showing </w:t>
      </w:r>
      <w:commentRangeStart w:id="6"/>
      <w:r w:rsidDel="00000000" w:rsidR="00000000" w:rsidRPr="00000000">
        <w:rPr>
          <w:rtl w:val="0"/>
        </w:rPr>
        <w:t xml:space="preserve">empathy</w:t>
      </w:r>
      <w:commentRangeEnd w:id="6"/>
      <w:r w:rsidDel="00000000" w:rsidR="00000000" w:rsidRPr="00000000">
        <w:commentReference w:id="6"/>
      </w:r>
      <w:r w:rsidDel="00000000" w:rsidR="00000000" w:rsidRPr="00000000">
        <w:rPr>
          <w:rtl w:val="0"/>
        </w:rPr>
        <w:t xml:space="preserve"> and compassion towards others.</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Table (Eating) Manners:</w:t>
        <w:br w:type="textWrapping"/>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tl w:val="0"/>
        </w:rPr>
        <w:t xml:space="preserve">Chewing with their mouth closed.</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Using </w:t>
      </w:r>
      <w:commentRangeStart w:id="7"/>
      <w:r w:rsidDel="00000000" w:rsidR="00000000" w:rsidRPr="00000000">
        <w:rPr>
          <w:rtl w:val="0"/>
        </w:rPr>
        <w:t xml:space="preserve">utensils</w:t>
      </w:r>
      <w:commentRangeEnd w:id="7"/>
      <w:r w:rsidDel="00000000" w:rsidR="00000000" w:rsidRPr="00000000">
        <w:commentReference w:id="7"/>
      </w:r>
      <w:r w:rsidDel="00000000" w:rsidR="00000000" w:rsidRPr="00000000">
        <w:rPr>
          <w:rtl w:val="0"/>
        </w:rPr>
        <w:t xml:space="preserve"> properly.</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Not talking with their mouth</w:t>
      </w:r>
      <w:ins w:author="Virata Pusuluri" w:id="3" w:date="2025-06-22T13:01:20Z">
        <w:r w:rsidDel="00000000" w:rsidR="00000000" w:rsidRPr="00000000">
          <w:rPr>
            <w:rtl w:val="0"/>
          </w:rPr>
          <w:t xml:space="preserve"> is</w:t>
        </w:r>
      </w:ins>
      <w:r w:rsidDel="00000000" w:rsidR="00000000" w:rsidRPr="00000000">
        <w:rPr>
          <w:rtl w:val="0"/>
        </w:rPr>
        <w:t xml:space="preserve"> full.</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Asking to be </w:t>
      </w:r>
      <w:commentRangeStart w:id="8"/>
      <w:r w:rsidDel="00000000" w:rsidR="00000000" w:rsidRPr="00000000">
        <w:rPr>
          <w:rtl w:val="0"/>
        </w:rPr>
        <w:t xml:space="preserve">excused</w:t>
      </w:r>
      <w:commentRangeEnd w:id="8"/>
      <w:r w:rsidDel="00000000" w:rsidR="00000000" w:rsidRPr="00000000">
        <w:commentReference w:id="8"/>
      </w:r>
      <w:r w:rsidDel="00000000" w:rsidR="00000000" w:rsidRPr="00000000">
        <w:rPr>
          <w:rtl w:val="0"/>
        </w:rPr>
        <w:t xml:space="preserve"> from the table.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Sitting properly at the table.</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Using a napkin.</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commentRangeStart w:id="9"/>
      <w:r w:rsidDel="00000000" w:rsidR="00000000" w:rsidRPr="00000000">
        <w:rPr>
          <w:b w:val="1"/>
          <w:bCs w:val="1"/>
          <w:rtl w:val="0"/>
        </w:rPr>
        <w:t xml:space="preserve">Social</w:t>
      </w:r>
      <w:commentRangeEnd w:id="9"/>
      <w:r w:rsidDel="00000000" w:rsidR="00000000" w:rsidRPr="00000000">
        <w:commentReference w:id="9"/>
      </w:r>
      <w:r w:rsidDel="00000000" w:rsidR="00000000" w:rsidRPr="00000000">
        <w:rPr>
          <w:b w:val="1"/>
          <w:bCs w:val="1"/>
          <w:rtl w:val="0"/>
        </w:rPr>
        <w:t xml:space="preserve"> Manners:</w:t>
        <w:br w:type="textWrapping"/>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Covering their mouth when they cough or sneeze.</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Washing their hands before meals and after using the restroom.</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Keeping their belongings </w:t>
      </w:r>
      <w:commentRangeStart w:id="10"/>
      <w:r w:rsidDel="00000000" w:rsidR="00000000" w:rsidRPr="00000000">
        <w:rPr>
          <w:rtl w:val="0"/>
        </w:rPr>
        <w:t xml:space="preserve">tidy</w:t>
      </w:r>
      <w:commentRangeEnd w:id="10"/>
      <w:r w:rsidDel="00000000" w:rsidR="00000000" w:rsidRPr="00000000">
        <w:commentReference w:id="10"/>
      </w:r>
      <w:r w:rsidDel="00000000" w:rsidR="00000000" w:rsidRPr="00000000">
        <w:rPr>
          <w:rtl w:val="0"/>
        </w:rPr>
        <w:t xml:space="preserve">.</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Being </w:t>
      </w:r>
      <w:commentRangeStart w:id="11"/>
      <w:r w:rsidDel="00000000" w:rsidR="00000000" w:rsidRPr="00000000">
        <w:rPr>
          <w:rtl w:val="0"/>
        </w:rPr>
        <w:t xml:space="preserve">punctual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9">
      <w:pPr>
        <w:numPr>
          <w:ilvl w:val="2"/>
          <w:numId w:val="5"/>
        </w:numPr>
        <w:spacing w:after="0" w:afterAutospacing="0" w:before="0" w:beforeAutospacing="0" w:lineRule="auto"/>
        <w:ind w:left="2160" w:hanging="360"/>
      </w:pPr>
      <w:r w:rsidDel="00000000" w:rsidR="00000000" w:rsidRPr="00000000">
        <w:rPr>
          <w:rtl w:val="0"/>
        </w:rPr>
        <w:t xml:space="preserve">Always arrive on time for meetings. Don’t be too early (it makes you look jobless). Don’t be late as it will be disrespectful towards others’ time. Try to arrive a some time before the meeting, and enter the meeting place right on time. </w:t>
      </w:r>
    </w:p>
    <w:p w:rsidR="00000000" w:rsidDel="00000000" w:rsidP="00000000" w:rsidRDefault="00000000" w:rsidRPr="00000000" w14:paraId="0000001A">
      <w:pPr>
        <w:numPr>
          <w:ilvl w:val="3"/>
          <w:numId w:val="5"/>
        </w:numPr>
        <w:spacing w:after="0" w:afterAutospacing="0" w:before="0" w:beforeAutospacing="0" w:lineRule="auto"/>
        <w:ind w:left="2880" w:hanging="360"/>
      </w:pPr>
      <w:r w:rsidDel="00000000" w:rsidR="00000000" w:rsidRPr="00000000">
        <w:rPr>
          <w:rtl w:val="0"/>
        </w:rPr>
        <w:t xml:space="preserve">How early you plan to go depends on how far the meeting place is, and how important the meeting is.</w:t>
      </w:r>
    </w:p>
    <w:p w:rsidR="00000000" w:rsidDel="00000000" w:rsidP="00000000" w:rsidRDefault="00000000" w:rsidRPr="00000000" w14:paraId="0000001B">
      <w:pPr>
        <w:numPr>
          <w:ilvl w:val="4"/>
          <w:numId w:val="5"/>
        </w:numPr>
        <w:spacing w:after="0" w:afterAutospacing="0" w:before="0" w:beforeAutospacing="0" w:lineRule="auto"/>
        <w:ind w:left="3600" w:hanging="360"/>
        <w:rPr>
          <w:u w:val="none"/>
        </w:rPr>
      </w:pPr>
      <w:r w:rsidDel="00000000" w:rsidR="00000000" w:rsidRPr="00000000">
        <w:rPr>
          <w:rtl w:val="0"/>
        </w:rPr>
        <w:t xml:space="preserve">If you are just meeting someone for fun or for dinner, it’s okay if you get a little late. </w:t>
      </w:r>
    </w:p>
    <w:p w:rsidR="00000000" w:rsidDel="00000000" w:rsidP="00000000" w:rsidRDefault="00000000" w:rsidRPr="00000000" w14:paraId="0000001C">
      <w:pPr>
        <w:numPr>
          <w:ilvl w:val="4"/>
          <w:numId w:val="5"/>
        </w:numPr>
        <w:spacing w:after="0" w:afterAutospacing="0" w:before="0" w:beforeAutospacing="0" w:lineRule="auto"/>
        <w:ind w:left="3600" w:hanging="360"/>
        <w:rPr>
          <w:u w:val="none"/>
        </w:rPr>
      </w:pPr>
      <w:r w:rsidDel="00000000" w:rsidR="00000000" w:rsidRPr="00000000">
        <w:rPr>
          <w:rtl w:val="0"/>
        </w:rPr>
        <w:t xml:space="preserve">If you have your University entrance exam, you can’t be late or else you will not be able to answer all the questions in </w:t>
      </w:r>
      <w:ins w:author="Virata Pusuluri" w:id="4" w:date="2025-06-22T15:26:37Z">
        <w:r w:rsidDel="00000000" w:rsidR="00000000" w:rsidRPr="00000000">
          <w:rPr>
            <w:rtl w:val="0"/>
          </w:rPr>
          <w:t xml:space="preserve">the </w:t>
        </w:r>
      </w:ins>
      <w:r w:rsidDel="00000000" w:rsidR="00000000" w:rsidRPr="00000000">
        <w:rPr>
          <w:rtl w:val="0"/>
        </w:rPr>
        <w:t xml:space="preserve">exam. So you need be there 1 hour or half an hour early. </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Offering help to others.</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Following rules and instructions.</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Sharing and taking turns.</w:t>
      </w:r>
    </w:p>
    <w:p w:rsidR="00000000" w:rsidDel="00000000" w:rsidP="00000000" w:rsidRDefault="00000000" w:rsidRPr="00000000" w14:paraId="00000020">
      <w:pPr>
        <w:numPr>
          <w:ilvl w:val="1"/>
          <w:numId w:val="5"/>
        </w:numPr>
        <w:spacing w:after="240" w:before="0" w:beforeAutospacing="0" w:lineRule="auto"/>
        <w:ind w:left="1440" w:hanging="360"/>
      </w:pPr>
      <w:r w:rsidDel="00000000" w:rsidR="00000000" w:rsidRPr="00000000">
        <w:rPr>
          <w:rtl w:val="0"/>
        </w:rPr>
        <w:t xml:space="preserve">Being honest and </w:t>
      </w:r>
      <w:commentRangeStart w:id="12"/>
      <w:r w:rsidDel="00000000" w:rsidR="00000000" w:rsidRPr="00000000">
        <w:rPr>
          <w:rtl w:val="0"/>
        </w:rPr>
        <w:t xml:space="preserve">trustworthy</w:t>
      </w:r>
      <w:commentRangeEnd w:id="12"/>
      <w:r w:rsidDel="00000000" w:rsidR="00000000" w:rsidRPr="00000000">
        <w:commentReference w:id="12"/>
      </w:r>
      <w:r w:rsidDel="00000000" w:rsidR="00000000" w:rsidRPr="00000000">
        <w:rPr>
          <w:rtl w:val="0"/>
        </w:rPr>
        <w:t xml:space="preserve">.</w:t>
      </w:r>
    </w:p>
    <w:p w:rsidR="00000000" w:rsidDel="00000000" w:rsidP="00000000" w:rsidRDefault="00000000" w:rsidRPr="00000000" w14:paraId="00000021">
      <w:pPr>
        <w:pStyle w:val="Heading2"/>
        <w:keepNext w:val="0"/>
        <w:keepLines w:val="0"/>
        <w:spacing w:after="80" w:lineRule="auto"/>
        <w:rPr>
          <w:b w:val="1"/>
          <w:bCs w:val="1"/>
          <w:sz w:val="34"/>
          <w:szCs w:val="34"/>
          <w:u w:val="single"/>
        </w:rPr>
      </w:pPr>
      <w:bookmarkStart w:colFirst="0" w:colLast="0" w:name="_7cuahqp3o1nk" w:id="1"/>
      <w:bookmarkEnd w:id="1"/>
      <w:r w:rsidDel="00000000" w:rsidR="00000000" w:rsidRPr="00000000">
        <w:rPr>
          <w:b w:val="1"/>
          <w:bCs w:val="1"/>
          <w:sz w:val="34"/>
          <w:szCs w:val="34"/>
          <w:u w:val="single"/>
          <w:rtl w:val="0"/>
        </w:rPr>
        <w:t xml:space="preserve">Good Manners for Children (Indian/Telugu context)</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Respect for Elders:</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Showing respect for elders by greeting them with "Namaskaram"</w:t>
      </w:r>
      <w:ins w:author="Virata Pusuluri" w:id="5" w:date="2025-05-09T13:32:23Z">
        <w:r w:rsidDel="00000000" w:rsidR="00000000" w:rsidRPr="00000000">
          <w:rPr>
            <w:rtl w:val="0"/>
          </w:rPr>
          <w:t xml:space="preserve">,</w:t>
        </w:r>
      </w:ins>
      <w:r w:rsidDel="00000000" w:rsidR="00000000" w:rsidRPr="00000000">
        <w:rPr>
          <w:rtl w:val="0"/>
        </w:rPr>
        <w:t xml:space="preserve"> </w:t>
      </w:r>
      <w:r w:rsidDel="00000000" w:rsidR="00000000" w:rsidRPr="00000000">
        <w:rPr>
          <w:strike w:val="1"/>
          <w:rtl w:val="0"/>
          <w:rPrChange w:author="Virata Pusuluri" w:id="6" w:date="2025-05-09T13:33:09Z">
            <w:rPr/>
          </w:rPrChange>
        </w:rPr>
        <w:t xml:space="preserve">or </w:t>
      </w:r>
      <w:r w:rsidDel="00000000" w:rsidR="00000000" w:rsidRPr="00000000">
        <w:rPr>
          <w:strike w:val="1"/>
          <w:rtl w:val="0"/>
          <w:rPrChange w:author="Virata Pusuluri" w:id="6" w:date="2025-05-09T13:33:09Z">
            <w:rPr>
              <w:strike w:val="1"/>
            </w:rPr>
          </w:rPrChange>
        </w:rPr>
        <w:t xml:space="preserve">t</w:t>
      </w:r>
      <w:r w:rsidDel="00000000" w:rsidR="00000000" w:rsidRPr="00000000">
        <w:rPr>
          <w:strike w:val="1"/>
          <w:rtl w:val="0"/>
        </w:rPr>
        <w:t xml:space="preserve">ouching their feet</w:t>
      </w:r>
      <w:r w:rsidDel="00000000" w:rsidR="00000000" w:rsidRPr="00000000">
        <w:rPr>
          <w:rtl w:val="0"/>
        </w:rPr>
        <w:t xml:space="preserve">. </w:t>
      </w:r>
    </w:p>
    <w:p w:rsidR="00000000" w:rsidDel="00000000" w:rsidP="00000000" w:rsidRDefault="00000000" w:rsidRPr="00000000" w14:paraId="00000024">
      <w:pPr>
        <w:numPr>
          <w:ilvl w:val="2"/>
          <w:numId w:val="3"/>
        </w:numPr>
        <w:spacing w:after="0" w:afterAutospacing="0" w:before="0" w:beforeAutospacing="0" w:lineRule="auto"/>
        <w:ind w:left="2160" w:hanging="360"/>
        <w:rPr>
          <w:u w:val="none"/>
        </w:rPr>
      </w:pPr>
      <w:r w:rsidDel="00000000" w:rsidR="00000000" w:rsidRPr="00000000">
        <w:rPr>
          <w:rtl w:val="0"/>
        </w:rPr>
        <w:t xml:space="preserve">We don’t touch the feet of others, but only God. We can do ‘Namaskaram’ and bow our head slightly in a respectful way towards others. </w:t>
      </w:r>
      <w:r w:rsidDel="00000000" w:rsidR="00000000" w:rsidRPr="00000000">
        <w:rPr>
          <w:rtl w:val="0"/>
        </w:rPr>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Speaking respectfully to elders and using appropriate </w:t>
      </w:r>
      <w:commentRangeStart w:id="13"/>
      <w:r w:rsidDel="00000000" w:rsidR="00000000" w:rsidRPr="00000000">
        <w:rPr>
          <w:rtl w:val="0"/>
        </w:rPr>
        <w:t xml:space="preserve">titles</w:t>
      </w:r>
      <w:commentRangeEnd w:id="13"/>
      <w:r w:rsidDel="00000000" w:rsidR="00000000" w:rsidRPr="00000000">
        <w:commentReference w:id="13"/>
      </w:r>
      <w:r w:rsidDel="00000000" w:rsidR="00000000" w:rsidRPr="00000000">
        <w:rPr>
          <w:rtl w:val="0"/>
        </w:rPr>
        <w:t xml:space="preserve"> like "garu",  "annayya", “uncle”, “aunty”, “bhaiyya”, “didi” etc. </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Offering elders a seat and serving them first.</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Seeking blessings from elders on special </w:t>
      </w:r>
      <w:commentRangeStart w:id="14"/>
      <w:r w:rsidDel="00000000" w:rsidR="00000000" w:rsidRPr="00000000">
        <w:rPr>
          <w:rtl w:val="0"/>
        </w:rPr>
        <w:t xml:space="preserve">occasions</w:t>
      </w:r>
      <w:commentRangeEnd w:id="14"/>
      <w:r w:rsidDel="00000000" w:rsidR="00000000" w:rsidRPr="00000000">
        <w:commentReference w:id="14"/>
      </w:r>
      <w:r w:rsidDel="00000000" w:rsidR="00000000" w:rsidRPr="00000000">
        <w:rPr>
          <w:rtl w:val="0"/>
        </w:rPr>
        <w:t xml:space="preserve">.</w:t>
      </w:r>
    </w:p>
    <w:p w:rsidR="00000000" w:rsidDel="00000000" w:rsidP="00000000" w:rsidRDefault="00000000" w:rsidRPr="00000000" w14:paraId="00000028">
      <w:pPr>
        <w:numPr>
          <w:ilvl w:val="2"/>
          <w:numId w:val="3"/>
        </w:numPr>
        <w:spacing w:after="0" w:afterAutospacing="0" w:before="0" w:beforeAutospacing="0" w:lineRule="auto"/>
        <w:ind w:left="2160" w:hanging="360"/>
        <w:rPr>
          <w:u w:val="none"/>
        </w:rPr>
      </w:pPr>
      <w:r w:rsidDel="00000000" w:rsidR="00000000" w:rsidRPr="00000000">
        <w:rPr>
          <w:rtl w:val="0"/>
        </w:rPr>
        <w:t xml:space="preserve">You can do ‘namaskaram’ with your hands</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Listening attentively to their </w:t>
      </w:r>
      <w:commentRangeStart w:id="15"/>
      <w:commentRangeStart w:id="16"/>
      <w:r w:rsidDel="00000000" w:rsidR="00000000" w:rsidRPr="00000000">
        <w:rPr>
          <w:rtl w:val="0"/>
        </w:rPr>
        <w:t xml:space="preserve">advice</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 and guidance.</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commentRangeStart w:id="17"/>
      <w:r w:rsidDel="00000000" w:rsidR="00000000" w:rsidRPr="00000000">
        <w:rPr>
          <w:b w:val="1"/>
          <w:bCs w:val="1"/>
          <w:rtl w:val="0"/>
        </w:rPr>
        <w:t xml:space="preserve">Hospitality</w:t>
      </w:r>
      <w:commentRangeEnd w:id="17"/>
      <w:r w:rsidDel="00000000" w:rsidR="00000000" w:rsidRPr="00000000">
        <w:commentReference w:id="17"/>
      </w:r>
      <w:r w:rsidDel="00000000" w:rsidR="00000000" w:rsidRPr="00000000">
        <w:rPr>
          <w:b w:val="1"/>
          <w:bCs w:val="1"/>
          <w:rtl w:val="0"/>
        </w:rPr>
        <w:t xml:space="preserve"> and </w:t>
      </w:r>
      <w:commentRangeStart w:id="18"/>
      <w:r w:rsidDel="00000000" w:rsidR="00000000" w:rsidRPr="00000000">
        <w:rPr>
          <w:b w:val="1"/>
          <w:bCs w:val="1"/>
          <w:rtl w:val="0"/>
        </w:rPr>
        <w:t xml:space="preserve">Generosity</w:t>
      </w:r>
      <w:commentRangeEnd w:id="18"/>
      <w:r w:rsidDel="00000000" w:rsidR="00000000" w:rsidRPr="00000000">
        <w:commentReference w:id="18"/>
      </w:r>
      <w:r w:rsidDel="00000000" w:rsidR="00000000" w:rsidRPr="00000000">
        <w:rPr>
          <w:b w:val="1"/>
          <w:bCs w:val="1"/>
          <w:rtl w:val="0"/>
        </w:rPr>
        <w:t xml:space="preserve">:</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Welcoming guests </w:t>
      </w:r>
      <w:commentRangeStart w:id="19"/>
      <w:r w:rsidDel="00000000" w:rsidR="00000000" w:rsidRPr="00000000">
        <w:rPr>
          <w:rtl w:val="0"/>
        </w:rPr>
        <w:t xml:space="preserve">warmly</w:t>
      </w:r>
      <w:commentRangeEnd w:id="19"/>
      <w:r w:rsidDel="00000000" w:rsidR="00000000" w:rsidRPr="00000000">
        <w:commentReference w:id="19"/>
      </w:r>
      <w:r w:rsidDel="00000000" w:rsidR="00000000" w:rsidRPr="00000000">
        <w:rPr>
          <w:rtl w:val="0"/>
        </w:rPr>
        <w:t xml:space="preserve"> and offering them </w:t>
      </w:r>
      <w:commentRangeStart w:id="20"/>
      <w:r w:rsidDel="00000000" w:rsidR="00000000" w:rsidRPr="00000000">
        <w:rPr>
          <w:rtl w:val="0"/>
        </w:rPr>
        <w:t xml:space="preserve">refreshments</w:t>
      </w:r>
      <w:commentRangeEnd w:id="20"/>
      <w:r w:rsidDel="00000000" w:rsidR="00000000" w:rsidRPr="00000000">
        <w:commentReference w:id="20"/>
      </w:r>
      <w:r w:rsidDel="00000000" w:rsidR="00000000" w:rsidRPr="00000000">
        <w:rPr>
          <w:rtl w:val="0"/>
        </w:rPr>
        <w:t xml:space="preserve">.</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Sharing food and belongings with others.</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Being helpful and </w:t>
      </w:r>
      <w:commentRangeStart w:id="21"/>
      <w:r w:rsidDel="00000000" w:rsidR="00000000" w:rsidRPr="00000000">
        <w:rPr>
          <w:rtl w:val="0"/>
        </w:rPr>
        <w:t xml:space="preserve">considerate</w:t>
      </w:r>
      <w:commentRangeEnd w:id="21"/>
      <w:r w:rsidDel="00000000" w:rsidR="00000000" w:rsidRPr="00000000">
        <w:commentReference w:id="21"/>
      </w:r>
      <w:r w:rsidDel="00000000" w:rsidR="00000000" w:rsidRPr="00000000">
        <w:rPr>
          <w:rtl w:val="0"/>
        </w:rPr>
        <w:t xml:space="preserve"> towards guests.</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Treating guests with respect and making them feel comfortable.</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commentRangeStart w:id="22"/>
      <w:r w:rsidDel="00000000" w:rsidR="00000000" w:rsidRPr="00000000">
        <w:rPr>
          <w:b w:val="1"/>
          <w:bCs w:val="1"/>
          <w:rtl w:val="0"/>
        </w:rPr>
        <w:t xml:space="preserve">Humility</w:t>
      </w:r>
      <w:r w:rsidDel="00000000" w:rsidR="00000000" w:rsidRPr="00000000">
        <w:rPr>
          <w:b w:val="1"/>
          <w:bCs w:val="1"/>
          <w:rtl w:val="0"/>
        </w:rPr>
        <w:t xml:space="preserve"> </w:t>
      </w:r>
      <w:commentRangeEnd w:id="22"/>
      <w:r w:rsidDel="00000000" w:rsidR="00000000" w:rsidRPr="00000000">
        <w:commentReference w:id="22"/>
      </w:r>
      <w:r w:rsidDel="00000000" w:rsidR="00000000" w:rsidRPr="00000000">
        <w:rPr>
          <w:b w:val="1"/>
          <w:bCs w:val="1"/>
          <w:rtl w:val="0"/>
        </w:rPr>
        <w:t xml:space="preserve">and </w:t>
      </w:r>
      <w:commentRangeStart w:id="23"/>
      <w:r w:rsidDel="00000000" w:rsidR="00000000" w:rsidRPr="00000000">
        <w:rPr>
          <w:b w:val="1"/>
          <w:bCs w:val="1"/>
          <w:rtl w:val="0"/>
        </w:rPr>
        <w:t xml:space="preserve">Modesty</w:t>
      </w:r>
      <w:commentRangeEnd w:id="23"/>
      <w:r w:rsidDel="00000000" w:rsidR="00000000" w:rsidRPr="00000000">
        <w:commentReference w:id="23"/>
      </w:r>
      <w:r w:rsidDel="00000000" w:rsidR="00000000" w:rsidRPr="00000000">
        <w:rPr>
          <w:b w:val="1"/>
          <w:bCs w:val="1"/>
          <w:rtl w:val="0"/>
        </w:rPr>
        <w:t xml:space="preserve">:</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Avoiding </w:t>
      </w:r>
      <w:commentRangeStart w:id="24"/>
      <w:r w:rsidDel="00000000" w:rsidR="00000000" w:rsidRPr="00000000">
        <w:rPr>
          <w:rtl w:val="0"/>
        </w:rPr>
        <w:t xml:space="preserve">boasting</w:t>
      </w:r>
      <w:commentRangeEnd w:id="24"/>
      <w:r w:rsidDel="00000000" w:rsidR="00000000" w:rsidRPr="00000000">
        <w:commentReference w:id="24"/>
      </w:r>
      <w:r w:rsidDel="00000000" w:rsidR="00000000" w:rsidRPr="00000000">
        <w:rPr>
          <w:rtl w:val="0"/>
        </w:rPr>
        <w:t xml:space="preserve"> or </w:t>
      </w:r>
      <w:commentRangeStart w:id="25"/>
      <w:r w:rsidDel="00000000" w:rsidR="00000000" w:rsidRPr="00000000">
        <w:rPr>
          <w:rtl w:val="0"/>
        </w:rPr>
        <w:t xml:space="preserve">bragging</w:t>
      </w:r>
      <w:commentRangeEnd w:id="25"/>
      <w:r w:rsidDel="00000000" w:rsidR="00000000" w:rsidRPr="00000000">
        <w:commentReference w:id="25"/>
      </w:r>
      <w:r w:rsidDel="00000000" w:rsidR="00000000" w:rsidRPr="00000000">
        <w:rPr>
          <w:rtl w:val="0"/>
        </w:rPr>
        <w:t xml:space="preserve"> about oneself.</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Speaking softly and </w:t>
      </w:r>
      <w:commentRangeStart w:id="26"/>
      <w:r w:rsidDel="00000000" w:rsidR="00000000" w:rsidRPr="00000000">
        <w:rPr>
          <w:rtl w:val="0"/>
        </w:rPr>
        <w:t xml:space="preserve">politely</w:t>
      </w:r>
      <w:commentRangeEnd w:id="26"/>
      <w:r w:rsidDel="00000000" w:rsidR="00000000" w:rsidRPr="00000000">
        <w:commentReference w:id="26"/>
      </w:r>
      <w:r w:rsidDel="00000000" w:rsidR="00000000" w:rsidRPr="00000000">
        <w:rPr>
          <w:rtl w:val="0"/>
        </w:rPr>
        <w:t xml:space="preserve">.</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Dressing </w:t>
      </w:r>
      <w:commentRangeStart w:id="27"/>
      <w:r w:rsidDel="00000000" w:rsidR="00000000" w:rsidRPr="00000000">
        <w:rPr>
          <w:rtl w:val="0"/>
        </w:rPr>
        <w:t xml:space="preserve">modestly</w:t>
      </w:r>
      <w:commentRangeEnd w:id="27"/>
      <w:r w:rsidDel="00000000" w:rsidR="00000000" w:rsidRPr="00000000">
        <w:commentReference w:id="27"/>
      </w:r>
      <w:r w:rsidDel="00000000" w:rsidR="00000000" w:rsidRPr="00000000">
        <w:rPr>
          <w:rtl w:val="0"/>
        </w:rPr>
        <w:t xml:space="preserve"> and </w:t>
      </w:r>
      <w:commentRangeStart w:id="28"/>
      <w:r w:rsidDel="00000000" w:rsidR="00000000" w:rsidRPr="00000000">
        <w:rPr>
          <w:rtl w:val="0"/>
        </w:rPr>
        <w:t xml:space="preserve">appropriately</w:t>
      </w:r>
      <w:commentRangeEnd w:id="28"/>
      <w:r w:rsidDel="00000000" w:rsidR="00000000" w:rsidRPr="00000000">
        <w:commentReference w:id="28"/>
      </w:r>
      <w:r w:rsidDel="00000000" w:rsidR="00000000" w:rsidRPr="00000000">
        <w:rPr>
          <w:rtl w:val="0"/>
        </w:rPr>
        <w:t xml:space="preserve">.</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Being </w:t>
      </w:r>
      <w:commentRangeStart w:id="29"/>
      <w:r w:rsidDel="00000000" w:rsidR="00000000" w:rsidRPr="00000000">
        <w:rPr>
          <w:rtl w:val="0"/>
        </w:rPr>
        <w:t xml:space="preserve">mindful</w:t>
      </w:r>
      <w:commentRangeEnd w:id="29"/>
      <w:r w:rsidDel="00000000" w:rsidR="00000000" w:rsidRPr="00000000">
        <w:commentReference w:id="29"/>
      </w:r>
      <w:r w:rsidDel="00000000" w:rsidR="00000000" w:rsidRPr="00000000">
        <w:rPr>
          <w:rtl w:val="0"/>
        </w:rPr>
        <w:t xml:space="preserve"> of one's actions and words.</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Showing </w:t>
      </w:r>
      <w:commentRangeStart w:id="30"/>
      <w:r w:rsidDel="00000000" w:rsidR="00000000" w:rsidRPr="00000000">
        <w:rPr>
          <w:rtl w:val="0"/>
        </w:rPr>
        <w:t xml:space="preserve">gratitude</w:t>
      </w:r>
      <w:commentRangeEnd w:id="30"/>
      <w:r w:rsidDel="00000000" w:rsidR="00000000" w:rsidRPr="00000000">
        <w:commentReference w:id="30"/>
      </w:r>
      <w:r w:rsidDel="00000000" w:rsidR="00000000" w:rsidRPr="00000000">
        <w:rPr>
          <w:rtl w:val="0"/>
        </w:rPr>
        <w:t xml:space="preserve"> for what they have.</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commentRangeStart w:id="31"/>
      <w:r w:rsidDel="00000000" w:rsidR="00000000" w:rsidRPr="00000000">
        <w:rPr>
          <w:b w:val="1"/>
          <w:bCs w:val="1"/>
          <w:rtl w:val="0"/>
        </w:rPr>
        <w:t xml:space="preserve">Discipline</w:t>
      </w:r>
      <w:commentRangeEnd w:id="31"/>
      <w:r w:rsidDel="00000000" w:rsidR="00000000" w:rsidRPr="00000000">
        <w:commentReference w:id="31"/>
      </w:r>
      <w:r w:rsidDel="00000000" w:rsidR="00000000" w:rsidRPr="00000000">
        <w:rPr>
          <w:b w:val="1"/>
          <w:bCs w:val="1"/>
          <w:rtl w:val="0"/>
        </w:rPr>
        <w:t xml:space="preserve"> and Self-Control: </w:t>
      </w:r>
      <w:r w:rsidDel="00000000" w:rsidR="00000000" w:rsidRPr="00000000">
        <w:rPr>
          <w:rFonts w:ascii="Roboto" w:cs="Roboto" w:eastAsia="Roboto" w:hAnsi="Roboto"/>
          <w:b w:val="1"/>
          <w:bCs w:val="1"/>
          <w:color w:val="1f1f1f"/>
          <w:sz w:val="21"/>
          <w:szCs w:val="21"/>
          <w:highlight w:val="white"/>
          <w:rtl w:val="0"/>
          <w:rPrChange w:author="Virata Pusuluri" w:id="7" w:date="2025-06-22T15:28:58Z">
            <w:rPr>
              <w:rFonts w:ascii="Roboto" w:cs="Roboto" w:eastAsia="Roboto" w:hAnsi="Roboto"/>
              <w:color w:val="1f1f1f"/>
              <w:sz w:val="21"/>
              <w:szCs w:val="21"/>
              <w:highlight w:val="white"/>
            </w:rPr>
          </w:rPrChange>
        </w:rPr>
        <w:t xml:space="preserve">Discipline is doing what you are supposed to do. For kids, parents tell them the rules that they should obey (follow). When they become adults, they have to decide on their own rules for life - about what is correct and what is not (like Dharma).</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b w:val="1"/>
          <w:bCs w:val="1"/>
          <w:rtl w:val="0"/>
        </w:rPr>
        <w:br w:type="textWrapping"/>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Maintaining good </w:t>
      </w:r>
      <w:commentRangeStart w:id="32"/>
      <w:r w:rsidDel="00000000" w:rsidR="00000000" w:rsidRPr="00000000">
        <w:rPr>
          <w:rtl w:val="0"/>
        </w:rPr>
        <w:t xml:space="preserve">posture</w:t>
      </w:r>
      <w:commentRangeEnd w:id="32"/>
      <w:r w:rsidDel="00000000" w:rsidR="00000000" w:rsidRPr="00000000">
        <w:commentReference w:id="32"/>
      </w:r>
      <w:r w:rsidDel="00000000" w:rsidR="00000000" w:rsidRPr="00000000">
        <w:rPr>
          <w:rtl w:val="0"/>
        </w:rPr>
        <w:t xml:space="preserve"> and avoiding </w:t>
      </w:r>
      <w:commentRangeStart w:id="33"/>
      <w:r w:rsidDel="00000000" w:rsidR="00000000" w:rsidRPr="00000000">
        <w:rPr>
          <w:rtl w:val="0"/>
        </w:rPr>
        <w:t xml:space="preserve">slouching</w:t>
      </w:r>
      <w:commentRangeEnd w:id="33"/>
      <w:r w:rsidDel="00000000" w:rsidR="00000000" w:rsidRPr="00000000">
        <w:commentReference w:id="33"/>
      </w:r>
      <w:r w:rsidDel="00000000" w:rsidR="00000000" w:rsidRPr="00000000">
        <w:rPr>
          <w:rtl w:val="0"/>
        </w:rPr>
        <w:t xml:space="preserve">.</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Speaking truthfully and avoiding </w:t>
      </w:r>
      <w:commentRangeStart w:id="34"/>
      <w:commentRangeStart w:id="35"/>
      <w:r w:rsidDel="00000000" w:rsidR="00000000" w:rsidRPr="00000000">
        <w:rPr>
          <w:rtl w:val="0"/>
        </w:rPr>
        <w:t xml:space="preserve">gossip</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Controlling anger and avoiding arguments.</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Being </w:t>
      </w:r>
      <w:commentRangeStart w:id="36"/>
      <w:r w:rsidDel="00000000" w:rsidR="00000000" w:rsidRPr="00000000">
        <w:rPr>
          <w:rtl w:val="0"/>
        </w:rPr>
        <w:t xml:space="preserve">patient</w:t>
      </w:r>
      <w:commentRangeEnd w:id="36"/>
      <w:r w:rsidDel="00000000" w:rsidR="00000000" w:rsidRPr="00000000">
        <w:commentReference w:id="36"/>
      </w:r>
      <w:r w:rsidDel="00000000" w:rsidR="00000000" w:rsidRPr="00000000">
        <w:rPr>
          <w:rtl w:val="0"/>
        </w:rPr>
        <w:t xml:space="preserve"> and </w:t>
      </w:r>
      <w:commentRangeStart w:id="37"/>
      <w:r w:rsidDel="00000000" w:rsidR="00000000" w:rsidRPr="00000000">
        <w:rPr>
          <w:rtl w:val="0"/>
        </w:rPr>
        <w:t xml:space="preserve">tolerant</w:t>
      </w:r>
      <w:commentRangeEnd w:id="37"/>
      <w:r w:rsidDel="00000000" w:rsidR="00000000" w:rsidRPr="00000000">
        <w:commentReference w:id="37"/>
      </w:r>
      <w:r w:rsidDel="00000000" w:rsidR="00000000" w:rsidRPr="00000000">
        <w:rPr>
          <w:rtl w:val="0"/>
        </w:rPr>
        <w:t xml:space="preserve">.</w:t>
      </w:r>
    </w:p>
    <w:p w:rsidR="00000000" w:rsidDel="00000000" w:rsidP="00000000" w:rsidRDefault="00000000" w:rsidRPr="00000000" w14:paraId="0000003A">
      <w:pPr>
        <w:numPr>
          <w:ilvl w:val="1"/>
          <w:numId w:val="3"/>
        </w:numPr>
        <w:spacing w:after="0" w:afterAutospacing="0" w:before="0" w:beforeAutospacing="0" w:lineRule="auto"/>
        <w:ind w:left="1440" w:hanging="360"/>
        <w:rPr>
          <w:ins w:author="Virata Pusuluri" w:id="8" w:date="2025-06-22T15:29:42Z"/>
        </w:rPr>
      </w:pPr>
      <w:r w:rsidDel="00000000" w:rsidR="00000000" w:rsidRPr="00000000">
        <w:rPr>
          <w:rtl w:val="0"/>
        </w:rPr>
        <w:t xml:space="preserve">Practicing self-discipline in daily life.</w:t>
        <w:br w:type="textWrapping"/>
      </w:r>
      <w:ins w:author="Virata Pusuluri" w:id="8" w:date="2025-06-22T15:29:42Z">
        <w:r w:rsidDel="00000000" w:rsidR="00000000" w:rsidRPr="00000000">
          <w:rPr>
            <w:rtl w:val="0"/>
          </w:rPr>
        </w:r>
      </w:ins>
    </w:p>
    <w:p w:rsidR="00000000" w:rsidDel="00000000" w:rsidP="00000000" w:rsidRDefault="00000000" w:rsidRPr="00000000" w14:paraId="0000003B">
      <w:pPr>
        <w:spacing w:after="0" w:afterAutospacing="0" w:before="0" w:beforeAutospacing="0" w:lineRule="auto"/>
        <w:ind w:left="0" w:firstLine="0"/>
        <w:pPrChange w:author="Virata Pusuluri" w:id="0" w:date="2025-06-22T15:29:42Z">
          <w:pPr>
            <w:numPr>
              <w:ilvl w:val="1"/>
              <w:numId w:val="3"/>
            </w:numPr>
            <w:spacing w:after="240" w:before="240" w:lineRule="auto"/>
            <w:ind w:left="1440" w:hanging="360"/>
          </w:pPr>
        </w:pPrChange>
      </w:pPr>
      <w:r w:rsidDel="00000000" w:rsidR="00000000" w:rsidRPr="00000000">
        <w:rPr>
          <w:rtl w:val="0"/>
        </w:rPr>
      </w:r>
    </w:p>
    <w:p w:rsidR="00000000" w:rsidDel="00000000" w:rsidP="00000000" w:rsidRDefault="00000000" w:rsidRPr="00000000" w14:paraId="0000003C">
      <w:pPr>
        <w:numPr>
          <w:ilvl w:val="0"/>
          <w:numId w:val="3"/>
        </w:numPr>
        <w:spacing w:after="0" w:afterAutospacing="0" w:before="0" w:beforeAutospacing="0" w:lineRule="auto"/>
        <w:ind w:left="720" w:hanging="360"/>
      </w:pPr>
      <w:commentRangeStart w:id="38"/>
      <w:r w:rsidDel="00000000" w:rsidR="00000000" w:rsidRPr="00000000">
        <w:rPr>
          <w:b w:val="1"/>
          <w:bCs w:val="1"/>
          <w:rtl w:val="0"/>
        </w:rPr>
        <w:t xml:space="preserve">Religious</w:t>
      </w:r>
      <w:commentRangeEnd w:id="38"/>
      <w:r w:rsidDel="00000000" w:rsidR="00000000" w:rsidRPr="00000000">
        <w:commentReference w:id="38"/>
      </w:r>
      <w:r w:rsidDel="00000000" w:rsidR="00000000" w:rsidRPr="00000000">
        <w:rPr>
          <w:b w:val="1"/>
          <w:bCs w:val="1"/>
          <w:rtl w:val="0"/>
        </w:rPr>
        <w:t xml:space="preserve"> and </w:t>
      </w:r>
      <w:commentRangeStart w:id="39"/>
      <w:r w:rsidDel="00000000" w:rsidR="00000000" w:rsidRPr="00000000">
        <w:rPr>
          <w:b w:val="1"/>
          <w:bCs w:val="1"/>
          <w:rtl w:val="0"/>
        </w:rPr>
        <w:t xml:space="preserve">Cultural</w:t>
      </w:r>
      <w:commentRangeEnd w:id="39"/>
      <w:r w:rsidDel="00000000" w:rsidR="00000000" w:rsidRPr="00000000">
        <w:commentReference w:id="39"/>
      </w:r>
      <w:r w:rsidDel="00000000" w:rsidR="00000000" w:rsidRPr="00000000">
        <w:rPr>
          <w:b w:val="1"/>
          <w:bCs w:val="1"/>
          <w:rtl w:val="0"/>
        </w:rPr>
        <w:t xml:space="preserve"> Values:</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Participating in religious and cultural practices.</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Respecting religious symbols and traditions.</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Learning about Indian </w:t>
      </w:r>
      <w:commentRangeStart w:id="40"/>
      <w:r w:rsidDel="00000000" w:rsidR="00000000" w:rsidRPr="00000000">
        <w:rPr>
          <w:rtl w:val="0"/>
        </w:rPr>
        <w:t xml:space="preserve">mythology</w:t>
      </w:r>
      <w:commentRangeEnd w:id="40"/>
      <w:r w:rsidDel="00000000" w:rsidR="00000000" w:rsidRPr="00000000">
        <w:commentReference w:id="40"/>
      </w:r>
      <w:r w:rsidDel="00000000" w:rsidR="00000000" w:rsidRPr="00000000">
        <w:rPr>
          <w:rtl w:val="0"/>
        </w:rPr>
        <w:t xml:space="preserve"> and </w:t>
      </w:r>
      <w:commentRangeStart w:id="41"/>
      <w:r w:rsidDel="00000000" w:rsidR="00000000" w:rsidRPr="00000000">
        <w:rPr>
          <w:rtl w:val="0"/>
        </w:rPr>
        <w:t xml:space="preserve">epics</w:t>
      </w:r>
      <w:commentRangeEnd w:id="41"/>
      <w:r w:rsidDel="00000000" w:rsidR="00000000" w:rsidRPr="00000000">
        <w:commentReference w:id="41"/>
      </w:r>
      <w:r w:rsidDel="00000000" w:rsidR="00000000" w:rsidRPr="00000000">
        <w:rPr>
          <w:rtl w:val="0"/>
        </w:rPr>
        <w:t xml:space="preserve">.</w:t>
      </w:r>
    </w:p>
    <w:p w:rsidR="00000000" w:rsidDel="00000000" w:rsidP="00000000" w:rsidRDefault="00000000" w:rsidRPr="00000000" w14:paraId="00000040">
      <w:pPr>
        <w:numPr>
          <w:ilvl w:val="1"/>
          <w:numId w:val="3"/>
        </w:numPr>
        <w:spacing w:after="0" w:afterAutospacing="0" w:before="0" w:beforeAutospacing="0" w:lineRule="auto"/>
        <w:ind w:left="1440" w:hanging="360"/>
        <w:rPr>
          <w:ins w:author="Virata Pusuluri" w:id="10" w:date="2025-06-22T15:30:01Z"/>
        </w:rPr>
      </w:pPr>
      <w:r w:rsidDel="00000000" w:rsidR="00000000" w:rsidRPr="00000000">
        <w:rPr>
          <w:rtl w:val="0"/>
        </w:rPr>
        <w:t xml:space="preserve">Following </w:t>
      </w:r>
      <w:commentRangeStart w:id="42"/>
      <w:commentRangeStart w:id="43"/>
      <w:r w:rsidDel="00000000" w:rsidR="00000000" w:rsidRPr="00000000">
        <w:rPr>
          <w:rtl w:val="0"/>
        </w:rPr>
        <w:t xml:space="preserve">ethical</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t xml:space="preserve"> principles and </w:t>
      </w:r>
      <w:commentRangeStart w:id="44"/>
      <w:r w:rsidDel="00000000" w:rsidR="00000000" w:rsidRPr="00000000">
        <w:rPr>
          <w:rtl w:val="0"/>
        </w:rPr>
        <w:t xml:space="preserve">moral</w:t>
      </w:r>
      <w:commentRangeEnd w:id="44"/>
      <w:r w:rsidDel="00000000" w:rsidR="00000000" w:rsidRPr="00000000">
        <w:commentReference w:id="44"/>
      </w:r>
      <w:r w:rsidDel="00000000" w:rsidR="00000000" w:rsidRPr="00000000">
        <w:rPr>
          <w:rtl w:val="0"/>
        </w:rPr>
        <w:t xml:space="preserve"> values.</w:t>
      </w:r>
      <w:ins w:author="Virata Pusuluri" w:id="10" w:date="2025-06-22T15:30:01Z">
        <w:r w:rsidDel="00000000" w:rsidR="00000000" w:rsidRPr="00000000">
          <w:rPr>
            <w:rtl w:val="0"/>
          </w:rPr>
        </w:r>
      </w:ins>
    </w:p>
    <w:p w:rsidR="00000000" w:rsidDel="00000000" w:rsidP="00000000" w:rsidRDefault="00000000" w:rsidRPr="00000000" w14:paraId="00000041">
      <w:pPr>
        <w:spacing w:after="0" w:afterAutospacing="0" w:before="0" w:beforeAutospacing="0" w:lineRule="auto"/>
        <w:ind w:left="0" w:firstLine="0"/>
        <w:pPrChange w:author="Virata Pusuluri" w:id="0" w:date="2025-06-22T15:30:01Z">
          <w:pPr>
            <w:numPr>
              <w:ilvl w:val="1"/>
              <w:numId w:val="3"/>
            </w:numPr>
            <w:spacing w:after="240" w:before="240" w:lineRule="auto"/>
            <w:ind w:left="1440" w:hanging="360"/>
          </w:pPr>
        </w:pPrChange>
      </w:pPr>
      <w:r w:rsidDel="00000000" w:rsidR="00000000" w:rsidRPr="00000000">
        <w:rPr>
          <w:rtl w:val="0"/>
        </w:rPr>
      </w:r>
    </w:p>
    <w:p w:rsidR="00000000" w:rsidDel="00000000" w:rsidP="00000000" w:rsidRDefault="00000000" w:rsidRPr="00000000" w14:paraId="00000042">
      <w:pPr>
        <w:numPr>
          <w:ilvl w:val="2"/>
          <w:numId w:val="3"/>
        </w:numPr>
        <w:spacing w:after="240" w:before="0" w:beforeAutospacing="0" w:lineRule="auto"/>
        <w:ind w:left="2160" w:hanging="360"/>
        <w:rPr>
          <w:b w:val="1"/>
          <w:bCs w:val="1"/>
        </w:rPr>
      </w:pPr>
      <w:r w:rsidDel="00000000" w:rsidR="00000000" w:rsidRPr="00000000">
        <w:rPr>
          <w:b w:val="1"/>
          <w:bCs w:val="1"/>
          <w:rtl w:val="0"/>
        </w:rPr>
        <w:t xml:space="preserve">Ten Commandments of Shri Moses</w:t>
      </w:r>
    </w:p>
    <w:p w:rsidR="00000000" w:rsidDel="00000000" w:rsidP="00000000" w:rsidRDefault="00000000" w:rsidRPr="00000000" w14:paraId="00000043">
      <w:pPr>
        <w:spacing w:after="240" w:before="240" w:lineRule="auto"/>
        <w:ind w:left="2160" w:firstLine="0"/>
        <w:rPr/>
      </w:pPr>
      <w:r w:rsidDel="00000000" w:rsidR="00000000" w:rsidRPr="00000000">
        <w:rPr>
          <w:rtl w:val="0"/>
        </w:rPr>
        <w:t xml:space="preserve">1. No other gods before me.</w:t>
        <w:br w:type="textWrapping"/>
        <w:t xml:space="preserve">2. No idols.</w:t>
        <w:br w:type="textWrapping"/>
        <w:t xml:space="preserve">3. Don't misuse (disrespect) God's name.</w:t>
        <w:br w:type="textWrapping"/>
        <w:t xml:space="preserve">4. Keep the Sabbath (day of prayer) holy.</w:t>
        <w:br w:type="textWrapping"/>
        <w:t xml:space="preserve">5. Honor your father and mother.</w:t>
        <w:br w:type="textWrapping"/>
        <w:t xml:space="preserve">6. Do not murder.</w:t>
        <w:br w:type="textWrapping"/>
        <w:t xml:space="preserve">7. Do not commit adultery (do bad things).</w:t>
        <w:br w:type="textWrapping"/>
        <w:t xml:space="preserve">8. Do not steal.</w:t>
        <w:br w:type="textWrapping"/>
        <w:t xml:space="preserve">9. Do not lie.   </w:t>
        <w:br w:type="textWrapping"/>
        <w:t xml:space="preserve">10. Do not covet (want to have many things).</w:t>
      </w:r>
      <w:r w:rsidDel="00000000" w:rsidR="00000000" w:rsidRPr="00000000">
        <w:rPr>
          <w:rtl w:val="0"/>
        </w:rPr>
      </w:r>
    </w:p>
    <w:p w:rsidR="00000000" w:rsidDel="00000000" w:rsidP="00000000" w:rsidRDefault="00000000" w:rsidRPr="00000000" w14:paraId="00000044">
      <w:pPr>
        <w:numPr>
          <w:ilvl w:val="2"/>
          <w:numId w:val="3"/>
        </w:numPr>
        <w:spacing w:after="0" w:afterAutospacing="0" w:before="240" w:lineRule="auto"/>
        <w:ind w:left="2160" w:hanging="360"/>
        <w:rPr>
          <w:ins w:author="Virata Pusuluri" w:id="12" w:date="2025-06-22T15:30:26Z"/>
          <w:b w:val="1"/>
          <w:bCs w:val="1"/>
        </w:rPr>
      </w:pPr>
      <w:r w:rsidDel="00000000" w:rsidR="00000000" w:rsidRPr="00000000">
        <w:rPr>
          <w:b w:val="1"/>
          <w:bCs w:val="1"/>
          <w:rtl w:val="0"/>
        </w:rPr>
        <w:t xml:space="preserve">The ten fundamental vows (ethical guidelines) of Buddhism:</w:t>
      </w:r>
      <w:ins w:author="Virata Pusuluri" w:id="12" w:date="2025-06-22T15:30:26Z">
        <w:r w:rsidDel="00000000" w:rsidR="00000000" w:rsidRPr="00000000">
          <w:rPr>
            <w:rtl w:val="0"/>
          </w:rPr>
        </w:r>
      </w:ins>
    </w:p>
    <w:p w:rsidR="00000000" w:rsidDel="00000000" w:rsidP="00000000" w:rsidRDefault="00000000" w:rsidRPr="00000000" w14:paraId="00000045">
      <w:pPr>
        <w:spacing w:after="0" w:afterAutospacing="0" w:before="0" w:beforeAutospacing="0" w:lineRule="auto"/>
        <w:ind w:left="0" w:firstLine="0"/>
        <w:rPr>
          <w:rFonts w:ascii="Arial" w:cs="Arial" w:eastAsia="Arial" w:hAnsi="Arial"/>
          <w:b w:val="0"/>
          <w:bCs w:val="0"/>
          <w:i w:val="0"/>
          <w:iCs w:val="0"/>
          <w:smallCaps w:val="0"/>
          <w:strike w:val="0"/>
          <w:color w:val="000000"/>
          <w:sz w:val="22"/>
          <w:szCs w:val="22"/>
          <w:u w:val="none"/>
          <w:shd w:fill="auto" w:val="clear"/>
          <w:vertAlign w:val="baseline"/>
          <w:rPrChange w:author="Virata Pusuluri" w:id="13" w:date="2025-06-22T15:30:26Z">
            <w:rPr>
              <w:b w:val="1"/>
              <w:bCs w:val="1"/>
            </w:rPr>
          </w:rPrChange>
        </w:rPr>
        <w:pPrChange w:author="Virata Pusuluri" w:id="0" w:date="2025-06-22T15:30:26Z">
          <w:pPr>
            <w:numPr>
              <w:ilvl w:val="2"/>
              <w:numId w:val="3"/>
            </w:numPr>
            <w:spacing w:after="240" w:before="240" w:lineRule="auto"/>
            <w:ind w:left="2160" w:hanging="360"/>
          </w:pPr>
        </w:pPrChange>
      </w:pPr>
      <w:r w:rsidDel="00000000" w:rsidR="00000000" w:rsidRPr="00000000">
        <w:rPr>
          <w:rtl w:val="0"/>
        </w:rPr>
      </w:r>
    </w:p>
    <w:p w:rsidR="00000000" w:rsidDel="00000000" w:rsidP="00000000" w:rsidRDefault="00000000" w:rsidRPr="00000000" w14:paraId="00000046">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not harm living beings (Non-violence).</w:t>
      </w:r>
    </w:p>
    <w:p w:rsidR="00000000" w:rsidDel="00000000" w:rsidP="00000000" w:rsidRDefault="00000000" w:rsidRPr="00000000" w14:paraId="00000047">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not steal.</w:t>
      </w:r>
    </w:p>
    <w:p w:rsidR="00000000" w:rsidDel="00000000" w:rsidP="00000000" w:rsidRDefault="00000000" w:rsidRPr="00000000" w14:paraId="00000048">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not indulge in sexual misconduct (You shall not commit adultery).</w:t>
      </w:r>
    </w:p>
    <w:p w:rsidR="00000000" w:rsidDel="00000000" w:rsidP="00000000" w:rsidRDefault="00000000" w:rsidRPr="00000000" w14:paraId="00000049">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not lie.</w:t>
      </w:r>
    </w:p>
    <w:p w:rsidR="00000000" w:rsidDel="00000000" w:rsidP="00000000" w:rsidRDefault="00000000" w:rsidRPr="00000000" w14:paraId="0000004A">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abstain from intoxicants.</w:t>
      </w:r>
    </w:p>
    <w:p w:rsidR="00000000" w:rsidDel="00000000" w:rsidP="00000000" w:rsidRDefault="00000000" w:rsidRPr="00000000" w14:paraId="0000004B">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abstain from eating at inappropriate times.</w:t>
      </w:r>
    </w:p>
    <w:p w:rsidR="00000000" w:rsidDel="00000000" w:rsidP="00000000" w:rsidRDefault="00000000" w:rsidRPr="00000000" w14:paraId="0000004C">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abstain from watching improper dances, singing, and other forms of entertainment.</w:t>
      </w:r>
    </w:p>
    <w:p w:rsidR="00000000" w:rsidDel="00000000" w:rsidP="00000000" w:rsidRDefault="00000000" w:rsidRPr="00000000" w14:paraId="0000004D">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abstain from using perfumes and other bodily adornments.</w:t>
      </w:r>
    </w:p>
    <w:p w:rsidR="00000000" w:rsidDel="00000000" w:rsidP="00000000" w:rsidRDefault="00000000" w:rsidRPr="00000000" w14:paraId="0000004E">
      <w:pPr>
        <w:numPr>
          <w:ilvl w:val="0"/>
          <w:numId w:val="1"/>
        </w:numPr>
        <w:spacing w:after="0" w:afterAutospacing="0" w:before="0" w:beforeAutospacing="0" w:lineRule="auto"/>
        <w:ind w:left="2880" w:hanging="360"/>
        <w:rPr>
          <w:u w:val="none"/>
        </w:rPr>
      </w:pPr>
      <w:r w:rsidDel="00000000" w:rsidR="00000000" w:rsidRPr="00000000">
        <w:rPr>
          <w:rtl w:val="0"/>
        </w:rPr>
        <w:t xml:space="preserve">You shall abstain from using high seats and luxurious beds.</w:t>
      </w:r>
    </w:p>
    <w:p w:rsidR="00000000" w:rsidDel="00000000" w:rsidP="00000000" w:rsidRDefault="00000000" w:rsidRPr="00000000" w14:paraId="0000004F">
      <w:pPr>
        <w:numPr>
          <w:ilvl w:val="0"/>
          <w:numId w:val="1"/>
        </w:numPr>
        <w:spacing w:after="240" w:before="0" w:beforeAutospacing="0" w:lineRule="auto"/>
        <w:ind w:left="2880" w:hanging="360"/>
        <w:rPr>
          <w:u w:val="none"/>
        </w:rPr>
      </w:pPr>
      <w:r w:rsidDel="00000000" w:rsidR="00000000" w:rsidRPr="00000000">
        <w:rPr>
          <w:rtl w:val="0"/>
        </w:rPr>
        <w:t xml:space="preserve">You shall not acquire or spread false knowledge.</w:t>
      </w:r>
    </w:p>
    <w:p w:rsidR="00000000" w:rsidDel="00000000" w:rsidP="00000000" w:rsidRDefault="00000000" w:rsidRPr="00000000" w14:paraId="00000050">
      <w:pPr>
        <w:spacing w:after="240" w:before="240" w:lineRule="auto"/>
        <w:rPr/>
      </w:pPr>
      <w:r w:rsidDel="00000000" w:rsidR="00000000" w:rsidRPr="00000000">
        <w:rPr>
          <w:rtl w:val="0"/>
        </w:rPr>
        <w:t xml:space="preserve">These lists are not </w:t>
      </w:r>
      <w:commentRangeStart w:id="45"/>
      <w:commentRangeStart w:id="46"/>
      <w:r w:rsidDel="00000000" w:rsidR="00000000" w:rsidRPr="00000000">
        <w:rPr>
          <w:rtl w:val="0"/>
        </w:rPr>
        <w:t xml:space="preserve">exhaustive</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t xml:space="preserve">, but they provide a good starting point for teaching children about good manners in both Western and Indian/Telugu contexts. Remember that good manners are essential for building positive relationships, showing respect for others, and developing a </w:t>
      </w:r>
      <w:commentRangeStart w:id="47"/>
      <w:commentRangeStart w:id="48"/>
      <w:r w:rsidDel="00000000" w:rsidR="00000000" w:rsidRPr="00000000">
        <w:rPr>
          <w:rtl w:val="0"/>
        </w:rPr>
        <w:t xml:space="preserve">strong character</w:t>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t xml:space="preserve">.</w:t>
      </w:r>
    </w:p>
    <w:p w:rsidR="00000000" w:rsidDel="00000000" w:rsidP="00000000" w:rsidRDefault="00000000" w:rsidRPr="00000000" w14:paraId="00000051">
      <w:pPr>
        <w:spacing w:after="240" w:before="240" w:lineRule="auto"/>
        <w:rPr>
          <w:ins w:author="Virata Pusuluri" w:id="14" w:date="2025-06-22T15:30:47Z"/>
          <w:b w:val="1"/>
          <w:bCs w:val="1"/>
          <w:sz w:val="34"/>
          <w:szCs w:val="34"/>
          <w:u w:val="single"/>
          <w:rPrChange w:author="Virata Pusuluri" w:id="15" w:date="2025-06-22T15:30:47Z">
            <w:rPr/>
          </w:rPrChange>
        </w:rPr>
      </w:pPr>
      <w:ins w:author="Virata Pusuluri" w:id="14" w:date="2025-06-22T15:30:47Z">
        <w:r w:rsidDel="00000000" w:rsidR="00000000" w:rsidRPr="00000000">
          <w:rPr>
            <w:rtl w:val="0"/>
          </w:rPr>
        </w:r>
      </w:ins>
    </w:p>
    <w:p w:rsidR="00000000" w:rsidDel="00000000" w:rsidP="00000000" w:rsidRDefault="00000000" w:rsidRPr="00000000" w14:paraId="00000052">
      <w:pPr>
        <w:spacing w:after="240" w:before="240" w:lineRule="auto"/>
        <w:rPr>
          <w:ins w:author="Virata Pusuluri" w:id="14" w:date="2025-06-22T15:30:47Z"/>
          <w:b w:val="1"/>
          <w:bCs w:val="1"/>
          <w:sz w:val="34"/>
          <w:szCs w:val="34"/>
          <w:u w:val="single"/>
          <w:rPrChange w:author="Virata Pusuluri" w:id="15" w:date="2025-06-22T15:30:47Z">
            <w:rPr/>
          </w:rPrChange>
        </w:rPr>
      </w:pPr>
      <w:ins w:author="Virata Pusuluri" w:id="14" w:date="2025-06-22T15:30:47Z">
        <w:r w:rsidDel="00000000" w:rsidR="00000000" w:rsidRPr="00000000">
          <w:rPr>
            <w:rtl w:val="0"/>
          </w:rPr>
        </w:r>
      </w:ins>
    </w:p>
    <w:p w:rsidR="00000000" w:rsidDel="00000000" w:rsidP="00000000" w:rsidRDefault="00000000" w:rsidRPr="00000000" w14:paraId="00000053">
      <w:pPr>
        <w:spacing w:after="240" w:before="240" w:lineRule="auto"/>
        <w:rPr>
          <w:b w:val="1"/>
          <w:bCs w:val="1"/>
          <w:sz w:val="34"/>
          <w:szCs w:val="34"/>
          <w:u w:val="single"/>
        </w:rPr>
      </w:pPr>
      <w:r w:rsidDel="00000000" w:rsidR="00000000" w:rsidRPr="00000000">
        <w:rPr>
          <w:b w:val="1"/>
          <w:bCs w:val="1"/>
          <w:sz w:val="34"/>
          <w:szCs w:val="34"/>
          <w:u w:val="single"/>
          <w:rtl w:val="0"/>
        </w:rPr>
        <w:t xml:space="preserve">Classroom Manners</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b w:val="1"/>
          <w:bCs w:val="1"/>
          <w:rtl w:val="0"/>
        </w:rPr>
        <w:t xml:space="preserve">Respect the Teacher:</w:t>
        <w:br w:type="textWrapping"/>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Listen attentively when the teacher is speaking.</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Follow instructions and classroom rules.</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Raise your hand to ask a question or make a comment.</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Address the teacher respectfully.</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Be prepared for class with </w:t>
      </w:r>
      <w:commentRangeStart w:id="49"/>
      <w:r w:rsidDel="00000000" w:rsidR="00000000" w:rsidRPr="00000000">
        <w:rPr>
          <w:rtl w:val="0"/>
        </w:rPr>
        <w:t xml:space="preserve">necessary</w:t>
      </w:r>
      <w:commentRangeEnd w:id="49"/>
      <w:r w:rsidDel="00000000" w:rsidR="00000000" w:rsidRPr="00000000">
        <w:commentReference w:id="49"/>
      </w:r>
      <w:r w:rsidDel="00000000" w:rsidR="00000000" w:rsidRPr="00000000">
        <w:rPr>
          <w:rtl w:val="0"/>
        </w:rPr>
        <w:t xml:space="preserve"> materials.</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b w:val="1"/>
          <w:bCs w:val="1"/>
          <w:rtl w:val="0"/>
        </w:rPr>
        <w:t xml:space="preserve">Respect Other Students:</w:t>
        <w:br w:type="textWrapping"/>
      </w:r>
    </w:p>
    <w:p w:rsidR="00000000" w:rsidDel="00000000" w:rsidP="00000000" w:rsidRDefault="00000000" w:rsidRPr="00000000" w14:paraId="0000005B">
      <w:pPr>
        <w:numPr>
          <w:ilvl w:val="1"/>
          <w:numId w:val="4"/>
        </w:numPr>
        <w:spacing w:after="0" w:afterAutospacing="0" w:before="0" w:beforeAutospacing="0" w:lineRule="auto"/>
        <w:ind w:left="1440" w:hanging="360"/>
      </w:pPr>
      <w:r w:rsidDel="00000000" w:rsidR="00000000" w:rsidRPr="00000000">
        <w:rPr>
          <w:rtl w:val="0"/>
        </w:rPr>
        <w:t xml:space="preserve">Be kind and </w:t>
      </w:r>
      <w:commentRangeStart w:id="50"/>
      <w:r w:rsidDel="00000000" w:rsidR="00000000" w:rsidRPr="00000000">
        <w:rPr>
          <w:rtl w:val="0"/>
        </w:rPr>
        <w:t xml:space="preserve">considerate</w:t>
      </w:r>
      <w:r w:rsidDel="00000000" w:rsidR="00000000" w:rsidRPr="00000000">
        <w:rPr>
          <w:rtl w:val="0"/>
        </w:rPr>
        <w:t xml:space="preserve"> </w:t>
      </w:r>
      <w:commentRangeEnd w:id="50"/>
      <w:r w:rsidDel="00000000" w:rsidR="00000000" w:rsidRPr="00000000">
        <w:commentReference w:id="50"/>
      </w:r>
      <w:r w:rsidDel="00000000" w:rsidR="00000000" w:rsidRPr="00000000">
        <w:rPr>
          <w:rtl w:val="0"/>
        </w:rPr>
        <w:t xml:space="preserve">to classmates.</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Avoid </w:t>
      </w:r>
      <w:commentRangeStart w:id="51"/>
      <w:r w:rsidDel="00000000" w:rsidR="00000000" w:rsidRPr="00000000">
        <w:rPr>
          <w:rtl w:val="0"/>
        </w:rPr>
        <w:t xml:space="preserve">interrupting</w:t>
      </w:r>
      <w:commentRangeEnd w:id="51"/>
      <w:r w:rsidDel="00000000" w:rsidR="00000000" w:rsidRPr="00000000">
        <w:commentReference w:id="51"/>
      </w:r>
      <w:r w:rsidDel="00000000" w:rsidR="00000000" w:rsidRPr="00000000">
        <w:rPr>
          <w:rtl w:val="0"/>
        </w:rPr>
        <w:t xml:space="preserve"> others or talking over them.</w:t>
      </w:r>
    </w:p>
    <w:p w:rsidR="00000000" w:rsidDel="00000000" w:rsidP="00000000" w:rsidRDefault="00000000" w:rsidRPr="00000000" w14:paraId="0000005D">
      <w:pPr>
        <w:numPr>
          <w:ilvl w:val="1"/>
          <w:numId w:val="4"/>
        </w:numPr>
        <w:spacing w:after="0" w:afterAutospacing="0" w:before="0" w:beforeAutospacing="0" w:lineRule="auto"/>
        <w:ind w:left="1440" w:hanging="360"/>
      </w:pPr>
      <w:r w:rsidDel="00000000" w:rsidR="00000000" w:rsidRPr="00000000">
        <w:rPr>
          <w:rtl w:val="0"/>
        </w:rPr>
        <w:t xml:space="preserve">Keep your hands and feet to yourself.</w:t>
      </w:r>
    </w:p>
    <w:p w:rsidR="00000000" w:rsidDel="00000000" w:rsidP="00000000" w:rsidRDefault="00000000" w:rsidRPr="00000000" w14:paraId="0000005E">
      <w:pPr>
        <w:numPr>
          <w:ilvl w:val="1"/>
          <w:numId w:val="4"/>
        </w:numPr>
        <w:spacing w:after="0" w:afterAutospacing="0" w:before="0" w:beforeAutospacing="0" w:lineRule="auto"/>
        <w:ind w:left="1440" w:hanging="360"/>
      </w:pPr>
      <w:r w:rsidDel="00000000" w:rsidR="00000000" w:rsidRPr="00000000">
        <w:rPr>
          <w:rtl w:val="0"/>
        </w:rPr>
        <w:t xml:space="preserve">Use kind words and avoid </w:t>
      </w:r>
      <w:commentRangeStart w:id="52"/>
      <w:r w:rsidDel="00000000" w:rsidR="00000000" w:rsidRPr="00000000">
        <w:rPr>
          <w:rtl w:val="0"/>
        </w:rPr>
        <w:t xml:space="preserve">name-calling</w:t>
      </w:r>
      <w:commentRangeEnd w:id="52"/>
      <w:r w:rsidDel="00000000" w:rsidR="00000000" w:rsidRPr="00000000">
        <w:commentReference w:id="52"/>
      </w:r>
      <w:r w:rsidDel="00000000" w:rsidR="00000000" w:rsidRPr="00000000">
        <w:rPr>
          <w:rtl w:val="0"/>
        </w:rPr>
        <w:t xml:space="preserve">.</w:t>
      </w:r>
    </w:p>
    <w:p w:rsidR="00000000" w:rsidDel="00000000" w:rsidP="00000000" w:rsidRDefault="00000000" w:rsidRPr="00000000" w14:paraId="0000005F">
      <w:pPr>
        <w:numPr>
          <w:ilvl w:val="1"/>
          <w:numId w:val="4"/>
        </w:numPr>
        <w:spacing w:after="0" w:afterAutospacing="0" w:before="0" w:beforeAutospacing="0" w:lineRule="auto"/>
        <w:ind w:left="1440" w:hanging="360"/>
      </w:pPr>
      <w:r w:rsidDel="00000000" w:rsidR="00000000" w:rsidRPr="00000000">
        <w:rPr>
          <w:rtl w:val="0"/>
        </w:rPr>
        <w:t xml:space="preserve">Include everyone and avoid </w:t>
      </w:r>
      <w:commentRangeStart w:id="53"/>
      <w:r w:rsidDel="00000000" w:rsidR="00000000" w:rsidRPr="00000000">
        <w:rPr>
          <w:rtl w:val="0"/>
        </w:rPr>
        <w:t xml:space="preserve">excluding</w:t>
      </w:r>
      <w:commentRangeEnd w:id="53"/>
      <w:r w:rsidDel="00000000" w:rsidR="00000000" w:rsidRPr="00000000">
        <w:commentReference w:id="53"/>
      </w:r>
      <w:r w:rsidDel="00000000" w:rsidR="00000000" w:rsidRPr="00000000">
        <w:rPr>
          <w:rtl w:val="0"/>
        </w:rPr>
        <w:t xml:space="preserve"> anyone.</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bCs w:val="1"/>
          <w:rtl w:val="0"/>
        </w:rPr>
        <w:t xml:space="preserve">Be a Good Listener:</w:t>
        <w:br w:type="textWrapping"/>
      </w:r>
    </w:p>
    <w:p w:rsidR="00000000" w:rsidDel="00000000" w:rsidP="00000000" w:rsidRDefault="00000000" w:rsidRPr="00000000" w14:paraId="00000061">
      <w:pPr>
        <w:numPr>
          <w:ilvl w:val="1"/>
          <w:numId w:val="4"/>
        </w:numPr>
        <w:spacing w:after="0" w:afterAutospacing="0" w:before="0" w:beforeAutospacing="0" w:lineRule="auto"/>
        <w:ind w:left="1440" w:hanging="360"/>
      </w:pPr>
      <w:r w:rsidDel="00000000" w:rsidR="00000000" w:rsidRPr="00000000">
        <w:rPr>
          <w:rtl w:val="0"/>
        </w:rPr>
        <w:t xml:space="preserve">Pay attention during lessons and discussions.</w:t>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rtl w:val="0"/>
        </w:rPr>
        <w:t xml:space="preserve">Avoid distractions like side conversations or playing with objects.</w:t>
      </w:r>
    </w:p>
    <w:p w:rsidR="00000000" w:rsidDel="00000000" w:rsidP="00000000" w:rsidRDefault="00000000" w:rsidRPr="00000000" w14:paraId="00000063">
      <w:pPr>
        <w:numPr>
          <w:ilvl w:val="1"/>
          <w:numId w:val="4"/>
        </w:numPr>
        <w:spacing w:after="0" w:afterAutospacing="0" w:before="0" w:beforeAutospacing="0" w:lineRule="auto"/>
        <w:ind w:left="1440" w:hanging="360"/>
      </w:pPr>
      <w:r w:rsidDel="00000000" w:rsidR="00000000" w:rsidRPr="00000000">
        <w:rPr>
          <w:rtl w:val="0"/>
        </w:rPr>
        <w:t xml:space="preserve">Show that you are listening by making </w:t>
      </w:r>
      <w:commentRangeStart w:id="54"/>
      <w:r w:rsidDel="00000000" w:rsidR="00000000" w:rsidRPr="00000000">
        <w:rPr>
          <w:rtl w:val="0"/>
        </w:rPr>
        <w:t xml:space="preserve">eye</w:t>
      </w:r>
      <w:ins w:author="Virata Pusuluri" w:id="16" w:date="2025-06-22T13:09:10Z">
        <w:r w:rsidDel="00000000" w:rsidR="00000000" w:rsidRPr="00000000">
          <w:rPr>
            <w:rtl w:val="0"/>
          </w:rPr>
          <w:t xml:space="preserve">-</w:t>
        </w:r>
      </w:ins>
      <w:del w:author="Virata Pusuluri" w:id="16" w:date="2025-06-22T13:09:10Z">
        <w:r w:rsidDel="00000000" w:rsidR="00000000" w:rsidRPr="00000000">
          <w:rPr>
            <w:rtl w:val="0"/>
          </w:rPr>
          <w:delText xml:space="preserve"> </w:delText>
        </w:r>
      </w:del>
      <w:r w:rsidDel="00000000" w:rsidR="00000000" w:rsidRPr="00000000">
        <w:rPr>
          <w:rtl w:val="0"/>
        </w:rPr>
        <w:t xml:space="preserve">contact</w:t>
      </w:r>
      <w:commentRangeEnd w:id="54"/>
      <w:r w:rsidDel="00000000" w:rsidR="00000000" w:rsidRPr="00000000">
        <w:commentReference w:id="54"/>
      </w:r>
      <w:r w:rsidDel="00000000" w:rsidR="00000000" w:rsidRPr="00000000">
        <w:rPr>
          <w:rtl w:val="0"/>
        </w:rPr>
        <w:t xml:space="preserve"> and nodding.</w:t>
      </w:r>
    </w:p>
    <w:p w:rsidR="00000000" w:rsidDel="00000000" w:rsidP="00000000" w:rsidRDefault="00000000" w:rsidRPr="00000000" w14:paraId="00000064">
      <w:pPr>
        <w:numPr>
          <w:ilvl w:val="1"/>
          <w:numId w:val="4"/>
        </w:numPr>
        <w:spacing w:after="0" w:afterAutospacing="0" w:before="0" w:beforeAutospacing="0" w:lineRule="auto"/>
        <w:ind w:left="1440" w:hanging="360"/>
      </w:pPr>
      <w:r w:rsidDel="00000000" w:rsidR="00000000" w:rsidRPr="00000000">
        <w:rPr>
          <w:rtl w:val="0"/>
        </w:rPr>
        <w:t xml:space="preserve">Ask clarifying questions if you don't understand something.</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bCs w:val="1"/>
          <w:rtl w:val="0"/>
        </w:rPr>
        <w:t xml:space="preserve">Be Responsible:</w:t>
        <w:br w:type="textWrapping"/>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rtl w:val="0"/>
        </w:rPr>
        <w:t xml:space="preserve">Come to class on time.</w:t>
      </w:r>
    </w:p>
    <w:p w:rsidR="00000000" w:rsidDel="00000000" w:rsidP="00000000" w:rsidRDefault="00000000" w:rsidRPr="00000000" w14:paraId="00000067">
      <w:pPr>
        <w:numPr>
          <w:ilvl w:val="1"/>
          <w:numId w:val="4"/>
        </w:numPr>
        <w:spacing w:after="0" w:afterAutospacing="0" w:before="0" w:beforeAutospacing="0" w:lineRule="auto"/>
        <w:ind w:left="1440" w:hanging="360"/>
      </w:pPr>
      <w:r w:rsidDel="00000000" w:rsidR="00000000" w:rsidRPr="00000000">
        <w:rPr>
          <w:rtl w:val="0"/>
        </w:rPr>
        <w:t xml:space="preserve">Complete assignments and turn them in on time.</w:t>
      </w:r>
    </w:p>
    <w:p w:rsidR="00000000" w:rsidDel="00000000" w:rsidP="00000000" w:rsidRDefault="00000000" w:rsidRPr="00000000" w14:paraId="00000068">
      <w:pPr>
        <w:numPr>
          <w:ilvl w:val="1"/>
          <w:numId w:val="4"/>
        </w:numPr>
        <w:spacing w:after="0" w:afterAutospacing="0" w:before="0" w:beforeAutospacing="0" w:lineRule="auto"/>
        <w:ind w:left="1440" w:hanging="360"/>
      </w:pPr>
      <w:r w:rsidDel="00000000" w:rsidR="00000000" w:rsidRPr="00000000">
        <w:rPr>
          <w:rtl w:val="0"/>
        </w:rPr>
        <w:t xml:space="preserve">Keep your workspace clean and organized.</w:t>
      </w:r>
    </w:p>
    <w:p w:rsidR="00000000" w:rsidDel="00000000" w:rsidP="00000000" w:rsidRDefault="00000000" w:rsidRPr="00000000" w14:paraId="00000069">
      <w:pPr>
        <w:numPr>
          <w:ilvl w:val="1"/>
          <w:numId w:val="4"/>
        </w:numPr>
        <w:spacing w:after="0" w:afterAutospacing="0" w:before="0" w:beforeAutospacing="0" w:lineRule="auto"/>
        <w:ind w:left="1440" w:hanging="360"/>
      </w:pPr>
      <w:r w:rsidDel="00000000" w:rsidR="00000000" w:rsidRPr="00000000">
        <w:rPr>
          <w:rtl w:val="0"/>
        </w:rPr>
        <w:t xml:space="preserve">Take care of classroom materials and equipment.</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pPr>
      <w:commentRangeStart w:id="55"/>
      <w:r w:rsidDel="00000000" w:rsidR="00000000" w:rsidRPr="00000000">
        <w:rPr>
          <w:b w:val="1"/>
          <w:bCs w:val="1"/>
          <w:rtl w:val="0"/>
        </w:rPr>
        <w:t xml:space="preserve">Participate</w:t>
      </w:r>
      <w:commentRangeEnd w:id="55"/>
      <w:r w:rsidDel="00000000" w:rsidR="00000000" w:rsidRPr="00000000">
        <w:commentReference w:id="55"/>
      </w:r>
      <w:r w:rsidDel="00000000" w:rsidR="00000000" w:rsidRPr="00000000">
        <w:rPr>
          <w:b w:val="1"/>
          <w:bCs w:val="1"/>
          <w:rtl w:val="0"/>
        </w:rPr>
        <w:t xml:space="preserve"> Actively:</w:t>
        <w:br w:type="textWrapping"/>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rtl w:val="0"/>
        </w:rPr>
        <w:t xml:space="preserve">Share your ideas and thoughts during discussions.</w:t>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rtl w:val="0"/>
        </w:rPr>
        <w:t xml:space="preserve">Ask questions when you need clarification.</w:t>
      </w:r>
    </w:p>
    <w:p w:rsidR="00000000" w:rsidDel="00000000" w:rsidP="00000000" w:rsidRDefault="00000000" w:rsidRPr="00000000" w14:paraId="0000006D">
      <w:pPr>
        <w:numPr>
          <w:ilvl w:val="1"/>
          <w:numId w:val="4"/>
        </w:numPr>
        <w:spacing w:after="0" w:afterAutospacing="0" w:before="0" w:beforeAutospacing="0" w:lineRule="auto"/>
        <w:ind w:left="1440" w:hanging="360"/>
      </w:pPr>
      <w:r w:rsidDel="00000000" w:rsidR="00000000" w:rsidRPr="00000000">
        <w:rPr>
          <w:rtl w:val="0"/>
        </w:rPr>
        <w:t xml:space="preserve">Offer to help others when needed.</w:t>
      </w:r>
    </w:p>
    <w:p w:rsidR="00000000" w:rsidDel="00000000" w:rsidP="00000000" w:rsidRDefault="00000000" w:rsidRPr="00000000" w14:paraId="0000006E">
      <w:pPr>
        <w:numPr>
          <w:ilvl w:val="1"/>
          <w:numId w:val="4"/>
        </w:numPr>
        <w:spacing w:after="240" w:before="0" w:beforeAutospacing="0" w:lineRule="auto"/>
        <w:ind w:left="1440" w:hanging="360"/>
      </w:pPr>
      <w:r w:rsidDel="00000000" w:rsidR="00000000" w:rsidRPr="00000000">
        <w:rPr>
          <w:rtl w:val="0"/>
        </w:rPr>
        <w:t xml:space="preserve">Engage in group activities and contribute positively.</w:t>
      </w:r>
    </w:p>
    <w:p w:rsidR="00000000" w:rsidDel="00000000" w:rsidP="00000000" w:rsidRDefault="00000000" w:rsidRPr="00000000" w14:paraId="0000006F">
      <w:pPr>
        <w:spacing w:after="240" w:before="240" w:lineRule="auto"/>
        <w:rPr>
          <w:b w:val="1"/>
          <w:bCs w:val="1"/>
          <w:sz w:val="34"/>
          <w:szCs w:val="34"/>
          <w:u w:val="single"/>
        </w:rPr>
      </w:pPr>
      <w:r w:rsidDel="00000000" w:rsidR="00000000" w:rsidRPr="00000000">
        <w:rPr>
          <w:b w:val="1"/>
          <w:bCs w:val="1"/>
          <w:sz w:val="34"/>
          <w:szCs w:val="34"/>
          <w:u w:val="single"/>
          <w:rtl w:val="0"/>
        </w:rPr>
        <w:t xml:space="preserve">Meditation </w:t>
      </w:r>
      <w:commentRangeStart w:id="56"/>
      <w:r w:rsidDel="00000000" w:rsidR="00000000" w:rsidRPr="00000000">
        <w:rPr>
          <w:b w:val="1"/>
          <w:bCs w:val="1"/>
          <w:sz w:val="34"/>
          <w:szCs w:val="34"/>
          <w:u w:val="single"/>
          <w:rtl w:val="0"/>
        </w:rPr>
        <w:t xml:space="preserve">Gathering</w:t>
      </w:r>
      <w:r w:rsidDel="00000000" w:rsidR="00000000" w:rsidRPr="00000000">
        <w:rPr>
          <w:b w:val="1"/>
          <w:bCs w:val="1"/>
          <w:sz w:val="34"/>
          <w:szCs w:val="34"/>
          <w:u w:val="single"/>
          <w:rtl w:val="0"/>
        </w:rPr>
        <w:t xml:space="preserve"> </w:t>
      </w:r>
      <w:commentRangeEnd w:id="56"/>
      <w:r w:rsidDel="00000000" w:rsidR="00000000" w:rsidRPr="00000000">
        <w:commentReference w:id="56"/>
      </w:r>
      <w:r w:rsidDel="00000000" w:rsidR="00000000" w:rsidRPr="00000000">
        <w:rPr>
          <w:b w:val="1"/>
          <w:bCs w:val="1"/>
          <w:sz w:val="34"/>
          <w:szCs w:val="34"/>
          <w:u w:val="single"/>
          <w:rtl w:val="0"/>
        </w:rPr>
        <w:t xml:space="preserve">Manners</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b w:val="1"/>
          <w:bCs w:val="1"/>
          <w:rtl w:val="0"/>
        </w:rPr>
        <w:t xml:space="preserve">Respect the Space:</w:t>
        <w:br w:type="textWrapping"/>
      </w:r>
    </w:p>
    <w:p w:rsidR="00000000" w:rsidDel="00000000" w:rsidP="00000000" w:rsidRDefault="00000000" w:rsidRPr="00000000" w14:paraId="00000071">
      <w:pPr>
        <w:numPr>
          <w:ilvl w:val="1"/>
          <w:numId w:val="2"/>
        </w:numPr>
        <w:spacing w:after="0" w:afterAutospacing="0" w:before="0" w:beforeAutospacing="0" w:lineRule="auto"/>
        <w:ind w:left="1440" w:hanging="360"/>
      </w:pPr>
      <w:r w:rsidDel="00000000" w:rsidR="00000000" w:rsidRPr="00000000">
        <w:rPr>
          <w:rtl w:val="0"/>
        </w:rPr>
        <w:t xml:space="preserve">Arrive on time and settle in quietly.</w:t>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rtl w:val="0"/>
        </w:rPr>
        <w:t xml:space="preserve">Maintain silence or speak in </w:t>
      </w:r>
      <w:commentRangeStart w:id="57"/>
      <w:r w:rsidDel="00000000" w:rsidR="00000000" w:rsidRPr="00000000">
        <w:rPr>
          <w:rtl w:val="0"/>
        </w:rPr>
        <w:t xml:space="preserve">hushed</w:t>
      </w:r>
      <w:commentRangeEnd w:id="57"/>
      <w:r w:rsidDel="00000000" w:rsidR="00000000" w:rsidRPr="00000000">
        <w:commentReference w:id="57"/>
      </w:r>
      <w:r w:rsidDel="00000000" w:rsidR="00000000" w:rsidRPr="00000000">
        <w:rPr>
          <w:rtl w:val="0"/>
        </w:rPr>
        <w:t xml:space="preserve"> tones.</w:t>
      </w:r>
    </w:p>
    <w:p w:rsidR="00000000" w:rsidDel="00000000" w:rsidP="00000000" w:rsidRDefault="00000000" w:rsidRPr="00000000" w14:paraId="00000073">
      <w:pPr>
        <w:numPr>
          <w:ilvl w:val="1"/>
          <w:numId w:val="2"/>
        </w:numPr>
        <w:spacing w:after="0" w:afterAutospacing="0" w:before="0" w:beforeAutospacing="0" w:lineRule="auto"/>
        <w:ind w:left="1440" w:hanging="360"/>
      </w:pPr>
      <w:r w:rsidDel="00000000" w:rsidR="00000000" w:rsidRPr="00000000">
        <w:rPr>
          <w:rtl w:val="0"/>
        </w:rPr>
        <w:t xml:space="preserve">Turn off your phone or put it on silent mode.</w:t>
      </w:r>
    </w:p>
    <w:p w:rsidR="00000000" w:rsidDel="00000000" w:rsidP="00000000" w:rsidRDefault="00000000" w:rsidRPr="00000000" w14:paraId="00000074">
      <w:pPr>
        <w:numPr>
          <w:ilvl w:val="1"/>
          <w:numId w:val="2"/>
        </w:numPr>
        <w:spacing w:after="0" w:afterAutospacing="0" w:before="0" w:beforeAutospacing="0" w:lineRule="auto"/>
        <w:ind w:left="1440" w:hanging="360"/>
      </w:pPr>
      <w:r w:rsidDel="00000000" w:rsidR="00000000" w:rsidRPr="00000000">
        <w:rPr>
          <w:rtl w:val="0"/>
        </w:rPr>
        <w:t xml:space="preserve">Avoid </w:t>
      </w:r>
      <w:r w:rsidDel="00000000" w:rsidR="00000000" w:rsidRPr="00000000">
        <w:rPr>
          <w:rtl w:val="0"/>
        </w:rPr>
        <w:t xml:space="preserve">unnecessary</w:t>
      </w:r>
      <w:r w:rsidDel="00000000" w:rsidR="00000000" w:rsidRPr="00000000">
        <w:rPr>
          <w:rtl w:val="0"/>
        </w:rPr>
        <w:t xml:space="preserve"> movement or </w:t>
      </w:r>
      <w:commentRangeStart w:id="58"/>
      <w:r w:rsidDel="00000000" w:rsidR="00000000" w:rsidRPr="00000000">
        <w:rPr>
          <w:rtl w:val="0"/>
        </w:rPr>
        <w:t xml:space="preserve">distractions</w:t>
      </w:r>
      <w:commentRangeEnd w:id="58"/>
      <w:r w:rsidDel="00000000" w:rsidR="00000000" w:rsidRPr="00000000">
        <w:commentReference w:id="58"/>
      </w:r>
      <w:r w:rsidDel="00000000" w:rsidR="00000000" w:rsidRPr="00000000">
        <w:rPr>
          <w:rtl w:val="0"/>
        </w:rPr>
        <w:t xml:space="preserve">.</w:t>
      </w:r>
    </w:p>
    <w:p w:rsidR="00000000" w:rsidDel="00000000" w:rsidP="00000000" w:rsidRDefault="00000000" w:rsidRPr="00000000" w14:paraId="00000075">
      <w:pPr>
        <w:numPr>
          <w:ilvl w:val="2"/>
          <w:numId w:val="2"/>
        </w:numPr>
        <w:spacing w:after="0" w:afterAutospacing="0" w:before="0" w:beforeAutospacing="0" w:lineRule="auto"/>
        <w:ind w:left="2160" w:hanging="360"/>
        <w:rPr>
          <w:u w:val="none"/>
        </w:rPr>
      </w:pPr>
      <w:r w:rsidDel="00000000" w:rsidR="00000000" w:rsidRPr="00000000">
        <w:rPr>
          <w:rtl w:val="0"/>
        </w:rPr>
        <w:t xml:space="preserve">If you need to move or use the restroom, do so silently and without disturbing others. Open/close doors without any noise. Do not ever close doors with a </w:t>
      </w:r>
      <w:commentRangeStart w:id="59"/>
      <w:r w:rsidDel="00000000" w:rsidR="00000000" w:rsidRPr="00000000">
        <w:rPr>
          <w:rtl w:val="0"/>
        </w:rPr>
        <w:t xml:space="preserve">loud bang</w:t>
      </w:r>
      <w:commentRangeEnd w:id="59"/>
      <w:r w:rsidDel="00000000" w:rsidR="00000000" w:rsidRPr="00000000">
        <w:commentReference w:id="59"/>
      </w:r>
      <w:r w:rsidDel="00000000" w:rsidR="00000000" w:rsidRPr="00000000">
        <w:rPr>
          <w:rtl w:val="0"/>
        </w:rPr>
        <w:t xml:space="preserve">. </w:t>
      </w:r>
    </w:p>
    <w:p w:rsidR="00000000" w:rsidDel="00000000" w:rsidP="00000000" w:rsidRDefault="00000000" w:rsidRPr="00000000" w14:paraId="00000076">
      <w:pPr>
        <w:numPr>
          <w:ilvl w:val="1"/>
          <w:numId w:val="2"/>
        </w:numPr>
        <w:spacing w:after="0" w:afterAutospacing="0" w:before="0" w:beforeAutospacing="0" w:lineRule="auto"/>
        <w:ind w:left="1440" w:hanging="360"/>
      </w:pPr>
      <w:r w:rsidDel="00000000" w:rsidR="00000000" w:rsidRPr="00000000">
        <w:rPr>
          <w:rtl w:val="0"/>
        </w:rPr>
        <w:t xml:space="preserve">Treat the space with </w:t>
      </w:r>
      <w:commentRangeStart w:id="60"/>
      <w:r w:rsidDel="00000000" w:rsidR="00000000" w:rsidRPr="00000000">
        <w:rPr>
          <w:rtl w:val="0"/>
        </w:rPr>
        <w:t xml:space="preserve">reverence</w:t>
      </w:r>
      <w:commentRangeEnd w:id="60"/>
      <w:r w:rsidDel="00000000" w:rsidR="00000000" w:rsidRPr="00000000">
        <w:commentReference w:id="60"/>
      </w:r>
      <w:r w:rsidDel="00000000" w:rsidR="00000000" w:rsidRPr="00000000">
        <w:rPr>
          <w:rtl w:val="0"/>
        </w:rPr>
        <w:t xml:space="preserve"> and </w:t>
      </w:r>
      <w:commentRangeStart w:id="61"/>
      <w:r w:rsidDel="00000000" w:rsidR="00000000" w:rsidRPr="00000000">
        <w:rPr>
          <w:rtl w:val="0"/>
        </w:rPr>
        <w:t xml:space="preserve">respect</w:t>
      </w:r>
      <w:commentRangeEnd w:id="61"/>
      <w:r w:rsidDel="00000000" w:rsidR="00000000" w:rsidRPr="00000000">
        <w:commentReference w:id="61"/>
      </w:r>
      <w:r w:rsidDel="00000000" w:rsidR="00000000" w:rsidRPr="00000000">
        <w:rPr>
          <w:rtl w:val="0"/>
        </w:rPr>
        <w:t xml:space="preserve">.</w:t>
        <w:br w:type="textWrapping"/>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b w:val="1"/>
          <w:bCs w:val="1"/>
          <w:rtl w:val="0"/>
        </w:rPr>
        <w:t xml:space="preserve">Respect the Teacher/Guide:</w:t>
        <w:br w:type="textWrapping"/>
      </w:r>
    </w:p>
    <w:p w:rsidR="00000000" w:rsidDel="00000000" w:rsidP="00000000" w:rsidRDefault="00000000" w:rsidRPr="00000000" w14:paraId="00000078">
      <w:pPr>
        <w:numPr>
          <w:ilvl w:val="1"/>
          <w:numId w:val="2"/>
        </w:numPr>
        <w:spacing w:after="0" w:afterAutospacing="0" w:before="0" w:beforeAutospacing="0" w:lineRule="auto"/>
        <w:ind w:left="1440" w:hanging="360"/>
      </w:pPr>
      <w:r w:rsidDel="00000000" w:rsidR="00000000" w:rsidRPr="00000000">
        <w:rPr>
          <w:rtl w:val="0"/>
        </w:rPr>
        <w:t xml:space="preserve">Listen </w:t>
      </w:r>
      <w:commentRangeStart w:id="62"/>
      <w:r w:rsidDel="00000000" w:rsidR="00000000" w:rsidRPr="00000000">
        <w:rPr>
          <w:rtl w:val="0"/>
        </w:rPr>
        <w:t xml:space="preserve">attentively</w:t>
      </w:r>
      <w:commentRangeEnd w:id="62"/>
      <w:r w:rsidDel="00000000" w:rsidR="00000000" w:rsidRPr="00000000">
        <w:commentReference w:id="62"/>
      </w:r>
      <w:r w:rsidDel="00000000" w:rsidR="00000000" w:rsidRPr="00000000">
        <w:rPr>
          <w:rtl w:val="0"/>
        </w:rPr>
        <w:t xml:space="preserve"> to instructions and </w:t>
      </w:r>
      <w:commentRangeStart w:id="63"/>
      <w:r w:rsidDel="00000000" w:rsidR="00000000" w:rsidRPr="00000000">
        <w:rPr>
          <w:rtl w:val="0"/>
        </w:rPr>
        <w:t xml:space="preserve">guidance</w:t>
      </w:r>
      <w:commentRangeEnd w:id="63"/>
      <w:r w:rsidDel="00000000" w:rsidR="00000000" w:rsidRPr="00000000">
        <w:commentReference w:id="63"/>
      </w:r>
      <w:r w:rsidDel="00000000" w:rsidR="00000000" w:rsidRPr="00000000">
        <w:rPr>
          <w:rtl w:val="0"/>
        </w:rPr>
        <w:t xml:space="preserve">.</w:t>
      </w:r>
    </w:p>
    <w:p w:rsidR="00000000" w:rsidDel="00000000" w:rsidP="00000000" w:rsidRDefault="00000000" w:rsidRPr="00000000" w14:paraId="00000079">
      <w:pPr>
        <w:numPr>
          <w:ilvl w:val="1"/>
          <w:numId w:val="2"/>
        </w:numPr>
        <w:spacing w:after="0" w:afterAutospacing="0" w:before="0" w:beforeAutospacing="0" w:lineRule="auto"/>
        <w:ind w:left="1440" w:hanging="360"/>
      </w:pPr>
      <w:r w:rsidDel="00000000" w:rsidR="00000000" w:rsidRPr="00000000">
        <w:rPr>
          <w:rtl w:val="0"/>
        </w:rPr>
        <w:t xml:space="preserve">Follow the meditation practices as instructed.</w:t>
      </w:r>
    </w:p>
    <w:p w:rsidR="00000000" w:rsidDel="00000000" w:rsidP="00000000" w:rsidRDefault="00000000" w:rsidRPr="00000000" w14:paraId="0000007A">
      <w:pPr>
        <w:numPr>
          <w:ilvl w:val="1"/>
          <w:numId w:val="2"/>
        </w:numPr>
        <w:spacing w:after="0" w:afterAutospacing="0" w:before="0" w:beforeAutospacing="0" w:lineRule="auto"/>
        <w:ind w:left="1440" w:hanging="360"/>
      </w:pPr>
      <w:r w:rsidDel="00000000" w:rsidR="00000000" w:rsidRPr="00000000">
        <w:rPr>
          <w:rtl w:val="0"/>
        </w:rPr>
        <w:t xml:space="preserve">Avoid </w:t>
      </w:r>
      <w:commentRangeStart w:id="64"/>
      <w:r w:rsidDel="00000000" w:rsidR="00000000" w:rsidRPr="00000000">
        <w:rPr>
          <w:rtl w:val="0"/>
        </w:rPr>
        <w:t xml:space="preserve">interrupting</w:t>
      </w:r>
      <w:commentRangeEnd w:id="64"/>
      <w:r w:rsidDel="00000000" w:rsidR="00000000" w:rsidRPr="00000000">
        <w:commentReference w:id="64"/>
      </w:r>
      <w:r w:rsidDel="00000000" w:rsidR="00000000" w:rsidRPr="00000000">
        <w:rPr>
          <w:rtl w:val="0"/>
        </w:rPr>
        <w:t xml:space="preserve"> or asking questions during </w:t>
      </w:r>
      <w:ins w:author="Virata Pusuluri" w:id="17" w:date="2025-05-09T13:40:06Z">
        <w:r w:rsidDel="00000000" w:rsidR="00000000" w:rsidRPr="00000000">
          <w:rPr>
            <w:rtl w:val="0"/>
            <w:rPrChange w:author="Virata Pusuluri" w:id="18" w:date="2025-05-09T13:40:06Z">
              <w:rPr/>
            </w:rPrChange>
          </w:rPr>
          <w:t xml:space="preserve">meditation</w:t>
        </w:r>
      </w:ins>
      <w:del w:author="Virata Pusuluri" w:id="17" w:date="2025-05-09T13:40:06Z">
        <w:r w:rsidDel="00000000" w:rsidR="00000000" w:rsidRPr="00000000">
          <w:rPr>
            <w:rtl w:val="0"/>
          </w:rPr>
          <w:delText xml:space="preserve">the session</w:delText>
        </w:r>
      </w:del>
      <w:r w:rsidDel="00000000" w:rsidR="00000000" w:rsidRPr="00000000">
        <w:rPr>
          <w:rtl w:val="0"/>
        </w:rPr>
        <w:t xml:space="preserve">.</w:t>
      </w:r>
    </w:p>
    <w:p w:rsidR="00000000" w:rsidDel="00000000" w:rsidP="00000000" w:rsidRDefault="00000000" w:rsidRPr="00000000" w14:paraId="0000007B">
      <w:pPr>
        <w:numPr>
          <w:ilvl w:val="1"/>
          <w:numId w:val="2"/>
        </w:numPr>
        <w:spacing w:after="0" w:afterAutospacing="0" w:before="0" w:beforeAutospacing="0" w:lineRule="auto"/>
        <w:ind w:left="1440" w:hanging="360"/>
      </w:pPr>
      <w:r w:rsidDel="00000000" w:rsidR="00000000" w:rsidRPr="00000000">
        <w:rPr>
          <w:rtl w:val="0"/>
        </w:rPr>
        <w:t xml:space="preserve">Show </w:t>
      </w:r>
      <w:commentRangeStart w:id="65"/>
      <w:r w:rsidDel="00000000" w:rsidR="00000000" w:rsidRPr="00000000">
        <w:rPr>
          <w:rtl w:val="0"/>
        </w:rPr>
        <w:t xml:space="preserve">gratitude</w:t>
      </w:r>
      <w:commentRangeEnd w:id="65"/>
      <w:r w:rsidDel="00000000" w:rsidR="00000000" w:rsidRPr="00000000">
        <w:commentReference w:id="65"/>
      </w:r>
      <w:r w:rsidDel="00000000" w:rsidR="00000000" w:rsidRPr="00000000">
        <w:rPr>
          <w:rtl w:val="0"/>
        </w:rPr>
        <w:t xml:space="preserve"> for their guidance.</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Respect Other Participants:</w:t>
        <w:br w:type="textWrapping"/>
      </w:r>
    </w:p>
    <w:p w:rsidR="00000000" w:rsidDel="00000000" w:rsidP="00000000" w:rsidRDefault="00000000" w:rsidRPr="00000000" w14:paraId="0000007D">
      <w:pPr>
        <w:numPr>
          <w:ilvl w:val="1"/>
          <w:numId w:val="2"/>
        </w:numPr>
        <w:spacing w:after="0" w:afterAutospacing="0" w:before="0" w:beforeAutospacing="0" w:lineRule="auto"/>
        <w:ind w:left="1440" w:hanging="360"/>
      </w:pPr>
      <w:r w:rsidDel="00000000" w:rsidR="00000000" w:rsidRPr="00000000">
        <w:rPr>
          <w:rtl w:val="0"/>
        </w:rPr>
        <w:t xml:space="preserve">Be mindful of others' space and avoid disturbing them.</w:t>
      </w:r>
    </w:p>
    <w:p w:rsidR="00000000" w:rsidDel="00000000" w:rsidP="00000000" w:rsidRDefault="00000000" w:rsidRPr="00000000" w14:paraId="0000007E">
      <w:pPr>
        <w:numPr>
          <w:ilvl w:val="1"/>
          <w:numId w:val="2"/>
        </w:numPr>
        <w:spacing w:after="0" w:afterAutospacing="0" w:before="0" w:beforeAutospacing="0" w:lineRule="auto"/>
        <w:ind w:left="1440" w:hanging="360"/>
      </w:pPr>
      <w:r w:rsidDel="00000000" w:rsidR="00000000" w:rsidRPr="00000000">
        <w:rPr>
          <w:rtl w:val="0"/>
        </w:rPr>
        <w:t xml:space="preserve">Refrain</w:t>
      </w:r>
      <w:r w:rsidDel="00000000" w:rsidR="00000000" w:rsidRPr="00000000">
        <w:rPr>
          <w:rtl w:val="0"/>
        </w:rPr>
        <w:t xml:space="preserve"> from strong scents or perfumes.</w:t>
      </w:r>
    </w:p>
    <w:p w:rsidR="00000000" w:rsidDel="00000000" w:rsidP="00000000" w:rsidRDefault="00000000" w:rsidRPr="00000000" w14:paraId="0000007F">
      <w:pPr>
        <w:numPr>
          <w:ilvl w:val="1"/>
          <w:numId w:val="2"/>
        </w:numPr>
        <w:spacing w:after="0" w:afterAutospacing="0" w:before="0" w:beforeAutospacing="0" w:lineRule="auto"/>
        <w:ind w:left="1440" w:hanging="360"/>
      </w:pPr>
      <w:r w:rsidDel="00000000" w:rsidR="00000000" w:rsidRPr="00000000">
        <w:rPr>
          <w:rtl w:val="0"/>
        </w:rPr>
        <w:t xml:space="preserve">Dress </w:t>
      </w:r>
      <w:commentRangeStart w:id="66"/>
      <w:commentRangeStart w:id="67"/>
      <w:r w:rsidDel="00000000" w:rsidR="00000000" w:rsidRPr="00000000">
        <w:rPr>
          <w:rtl w:val="0"/>
        </w:rPr>
        <w:t xml:space="preserve">modestly</w:t>
      </w:r>
      <w:commentRangeEnd w:id="66"/>
      <w:r w:rsidDel="00000000" w:rsidR="00000000" w:rsidRPr="00000000">
        <w:commentReference w:id="66"/>
      </w:r>
      <w:commentRangeEnd w:id="67"/>
      <w:r w:rsidDel="00000000" w:rsidR="00000000" w:rsidRPr="00000000">
        <w:commentReference w:id="67"/>
      </w:r>
      <w:r w:rsidDel="00000000" w:rsidR="00000000" w:rsidRPr="00000000">
        <w:rPr>
          <w:rtl w:val="0"/>
        </w:rPr>
        <w:t xml:space="preserve"> and comfortably.</w:t>
      </w:r>
    </w:p>
    <w:p w:rsidR="00000000" w:rsidDel="00000000" w:rsidP="00000000" w:rsidRDefault="00000000" w:rsidRPr="00000000" w14:paraId="00000080">
      <w:pPr>
        <w:numPr>
          <w:ilvl w:val="1"/>
          <w:numId w:val="2"/>
        </w:numPr>
        <w:spacing w:after="0" w:afterAutospacing="0" w:before="0" w:beforeAutospacing="0" w:lineRule="auto"/>
        <w:ind w:left="1440" w:hanging="360"/>
      </w:pPr>
      <w:r w:rsidDel="00000000" w:rsidR="00000000" w:rsidRPr="00000000">
        <w:rPr>
          <w:rtl w:val="0"/>
        </w:rPr>
        <w:t xml:space="preserve">Maintain a peaceful and respectful </w:t>
      </w:r>
      <w:commentRangeStart w:id="68"/>
      <w:r w:rsidDel="00000000" w:rsidR="00000000" w:rsidRPr="00000000">
        <w:rPr>
          <w:rtl w:val="0"/>
        </w:rPr>
        <w:t xml:space="preserve">demeanor</w:t>
      </w:r>
      <w:commentRangeEnd w:id="68"/>
      <w:r w:rsidDel="00000000" w:rsidR="00000000" w:rsidRPr="00000000">
        <w:commentReference w:id="68"/>
      </w:r>
      <w:r w:rsidDel="00000000" w:rsidR="00000000" w:rsidRPr="00000000">
        <w:rPr>
          <w:rtl w:val="0"/>
        </w:rPr>
        <w:t xml:space="preserve">.</w:t>
        <w:br w:type="textWrapping"/>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b w:val="1"/>
          <w:bCs w:val="1"/>
          <w:rtl w:val="0"/>
        </w:rPr>
        <w:t xml:space="preserve">Be Mindful of Your Body:</w:t>
        <w:br w:type="textWrapping"/>
      </w:r>
    </w:p>
    <w:p w:rsidR="00000000" w:rsidDel="00000000" w:rsidP="00000000" w:rsidRDefault="00000000" w:rsidRPr="00000000" w14:paraId="00000082">
      <w:pPr>
        <w:numPr>
          <w:ilvl w:val="1"/>
          <w:numId w:val="2"/>
        </w:numPr>
        <w:spacing w:after="0" w:afterAutospacing="0" w:before="0" w:beforeAutospacing="0" w:lineRule="auto"/>
        <w:ind w:left="1440" w:hanging="360"/>
      </w:pPr>
      <w:r w:rsidDel="00000000" w:rsidR="00000000" w:rsidRPr="00000000">
        <w:rPr>
          <w:rtl w:val="0"/>
        </w:rPr>
        <w:t xml:space="preserve">Maintain good posture and avoid slouching.</w:t>
      </w:r>
    </w:p>
    <w:p w:rsidR="00000000" w:rsidDel="00000000" w:rsidP="00000000" w:rsidRDefault="00000000" w:rsidRPr="00000000" w14:paraId="00000083">
      <w:pPr>
        <w:numPr>
          <w:ilvl w:val="1"/>
          <w:numId w:val="2"/>
        </w:numPr>
        <w:spacing w:after="0" w:afterAutospacing="0" w:before="0" w:beforeAutospacing="0" w:lineRule="auto"/>
        <w:ind w:left="1440" w:hanging="360"/>
      </w:pPr>
      <w:r w:rsidDel="00000000" w:rsidR="00000000" w:rsidRPr="00000000">
        <w:rPr>
          <w:rtl w:val="0"/>
        </w:rPr>
        <w:t xml:space="preserve">If you need to adjust your position, do so slowly and quietly.</w:t>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rtl w:val="0"/>
        </w:rPr>
        <w:t xml:space="preserve">Be aware of your breath and body sensations.</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bCs w:val="1"/>
          <w:rtl w:val="0"/>
        </w:rPr>
        <w:t xml:space="preserve">Be Present and Focused:</w:t>
        <w:br w:type="textWrapping"/>
      </w:r>
    </w:p>
    <w:p w:rsidR="00000000" w:rsidDel="00000000" w:rsidP="00000000" w:rsidRDefault="00000000" w:rsidRPr="00000000" w14:paraId="00000086">
      <w:pPr>
        <w:numPr>
          <w:ilvl w:val="1"/>
          <w:numId w:val="2"/>
        </w:numPr>
        <w:spacing w:after="0" w:afterAutospacing="0" w:before="0" w:beforeAutospacing="0" w:lineRule="auto"/>
        <w:ind w:left="1440" w:hanging="360"/>
      </w:pPr>
      <w:r w:rsidDel="00000000" w:rsidR="00000000" w:rsidRPr="00000000">
        <w:rPr>
          <w:rtl w:val="0"/>
        </w:rPr>
        <w:t xml:space="preserve">Try to clear your mind of </w:t>
      </w:r>
      <w:commentRangeStart w:id="69"/>
      <w:r w:rsidDel="00000000" w:rsidR="00000000" w:rsidRPr="00000000">
        <w:rPr>
          <w:rtl w:val="0"/>
        </w:rPr>
        <w:t xml:space="preserve">distractions</w:t>
      </w:r>
      <w:commentRangeEnd w:id="69"/>
      <w:r w:rsidDel="00000000" w:rsidR="00000000" w:rsidRPr="00000000">
        <w:commentReference w:id="69"/>
      </w:r>
      <w:r w:rsidDel="00000000" w:rsidR="00000000" w:rsidRPr="00000000">
        <w:rPr>
          <w:rtl w:val="0"/>
        </w:rPr>
        <w:t xml:space="preserve"> and worries.</w:t>
      </w:r>
    </w:p>
    <w:p w:rsidR="00000000" w:rsidDel="00000000" w:rsidP="00000000" w:rsidRDefault="00000000" w:rsidRPr="00000000" w14:paraId="00000087">
      <w:pPr>
        <w:numPr>
          <w:ilvl w:val="1"/>
          <w:numId w:val="2"/>
        </w:numPr>
        <w:spacing w:after="0" w:afterAutospacing="0" w:before="0" w:beforeAutospacing="0" w:lineRule="auto"/>
        <w:ind w:left="1440" w:hanging="360"/>
      </w:pPr>
      <w:r w:rsidDel="00000000" w:rsidR="00000000" w:rsidRPr="00000000">
        <w:rPr>
          <w:rtl w:val="0"/>
        </w:rPr>
        <w:t xml:space="preserve">Focus on the present moment and the meditation practice.</w:t>
      </w:r>
    </w:p>
    <w:p w:rsidR="00000000" w:rsidDel="00000000" w:rsidP="00000000" w:rsidRDefault="00000000" w:rsidRPr="00000000" w14:paraId="00000088">
      <w:pPr>
        <w:numPr>
          <w:ilvl w:val="1"/>
          <w:numId w:val="2"/>
        </w:numPr>
        <w:spacing w:after="240" w:before="0" w:beforeAutospacing="0" w:lineRule="auto"/>
        <w:ind w:left="1440" w:hanging="360"/>
      </w:pPr>
      <w:r w:rsidDel="00000000" w:rsidR="00000000" w:rsidRPr="00000000">
        <w:rPr>
          <w:rtl w:val="0"/>
        </w:rPr>
        <w:t xml:space="preserve">Observe your thoughts and emotions without </w:t>
      </w:r>
      <w:commentRangeStart w:id="70"/>
      <w:r w:rsidDel="00000000" w:rsidR="00000000" w:rsidRPr="00000000">
        <w:rPr>
          <w:rtl w:val="0"/>
        </w:rPr>
        <w:t xml:space="preserve">judgment</w:t>
      </w:r>
      <w:commentRangeEnd w:id="70"/>
      <w:r w:rsidDel="00000000" w:rsidR="00000000" w:rsidRPr="00000000">
        <w:commentReference w:id="70"/>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By following these manners, you can create a positive and </w:t>
      </w:r>
      <w:commentRangeStart w:id="71"/>
      <w:r w:rsidDel="00000000" w:rsidR="00000000" w:rsidRPr="00000000">
        <w:rPr>
          <w:rtl w:val="0"/>
        </w:rPr>
        <w:t xml:space="preserve">conducive</w:t>
      </w:r>
      <w:commentRangeEnd w:id="71"/>
      <w:r w:rsidDel="00000000" w:rsidR="00000000" w:rsidRPr="00000000">
        <w:commentReference w:id="71"/>
      </w:r>
      <w:r w:rsidDel="00000000" w:rsidR="00000000" w:rsidRPr="00000000">
        <w:rPr>
          <w:rtl w:val="0"/>
        </w:rPr>
        <w:t xml:space="preserve"> environment for learning in the classroom and for deepening your meditation practice in a group setting.</w:t>
      </w:r>
    </w:p>
    <w:p w:rsidR="00000000" w:rsidDel="00000000" w:rsidP="00000000" w:rsidRDefault="00000000" w:rsidRPr="00000000" w14:paraId="0000008A">
      <w:pPr>
        <w:rPr/>
      </w:pPr>
      <w:r w:rsidDel="00000000" w:rsidR="00000000" w:rsidRPr="00000000">
        <w:rPr>
          <w:rtl w:val="0"/>
        </w:rPr>
      </w:r>
    </w:p>
    <w:sectPr>
      <w:headerReference r:id="rId7" w:type="default"/>
      <w:pgSz w:h="16834" w:w="11909" w:orient="portrait"/>
      <w:pgMar w:bottom="1440" w:top="1440" w:left="1440" w:right="1440" w:header="720" w:footer="720"/>
      <w:pgNumType w:start="1"/>
      <w:sectPrChange w:author="Virata Pusuluri" w:id="0" w:date="2025-12-11T15:55:54Z">
        <w:sectPr w:rsidR="000000" w:rsidDel="000000" w:rsidRPr="000000" w:rsidSect="000000">
          <w:pgMar w:bottom="1440" w:top="1440" w:left="1440" w:right="1440" w:header="720" w:footer="720"/>
          <w:pgNumType w:start="1"/>
          <w:pgSz w:h="16834" w:w="11909"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rata Pusuluri" w:id="6" w:date="2025-01-31T13:12:21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Kindness</w:t>
        </w:r>
      </w:ins>
    </w:p>
  </w:comment>
  <w:comment w:author="Virata Pusuluri" w:id="3" w:date="2025-01-31T13:12:02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sorry</w:t>
        </w:r>
      </w:ins>
    </w:p>
  </w:comment>
  <w:comment w:author="Virata Pusuluri" w:id="59" w:date="2025-02-14T18:02:53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noise</w:t>
        </w:r>
      </w:ins>
    </w:p>
  </w:comment>
  <w:comment w:author="Virata Pusuluri" w:id="30" w:date="2025-01-26T18:18:27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కృతజ్ఞత</w:t>
        </w:r>
      </w:ins>
    </w:p>
  </w:comment>
  <w:comment w:author="Virata Pusuluri" w:id="25" w:date="2025-01-26T18:42:07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w:t>
        </w:r>
      </w:ins>
    </w:p>
  </w:comment>
  <w:comment w:author="Virata Pusuluri" w:id="66" w:date="2025-01-31T03:18:20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simple way</w:t>
        </w:r>
      </w:ins>
    </w:p>
  </w:comment>
  <w:comment w:author="krishna pusuluri" w:id="67" w:date="2025-01-31T22:25:46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wearing proper dresses, and covering your body</w:t>
        </w:r>
      </w:ins>
    </w:p>
  </w:comment>
  <w:comment w:author="Virata Pusuluri" w:id="23" w:date="2025-01-31T01:32:14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simple way</w:t>
        </w:r>
      </w:ins>
    </w:p>
  </w:comment>
  <w:comment w:author="Virata Pusuluri" w:id="44" w:date="2025-01-31T03:17:31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నీతి, నిజాయితీ</w:t>
        </w:r>
      </w:ins>
    </w:p>
  </w:comment>
  <w:comment w:author="Virata Pusuluri" w:id="5" w:date="2025-01-26T18:08:20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fun of others by calling Nicknames</w:t>
        </w:r>
      </w:ins>
    </w:p>
  </w:comment>
  <w:comment w:author="Virata Pusuluri" w:id="32" w:date="2025-01-17T16:34:16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position</w:t>
        </w:r>
      </w:ins>
    </w:p>
  </w:comment>
  <w:comment w:author="Virata Pusuluri" w:id="8" w:date="2025-01-17T16:12:50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about leaving</w:t>
        </w:r>
      </w:ins>
    </w:p>
  </w:comment>
  <w:comment w:author="Virata Pusuluri" w:id="34" w:date="2025-01-26T18:21:5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ఆధారంలేని పుకారు</w:t>
        </w:r>
      </w:ins>
    </w:p>
  </w:comment>
  <w:comment w:author="krishna pusuluri" w:id="35" w:date="2025-01-31T22:25:34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secretly about others, without knowing the truth.</w:t>
        </w:r>
      </w:ins>
    </w:p>
  </w:comment>
  <w:comment w:author="Virata Pusuluri" w:id="17" w:date="2025-01-26T18:15:4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care of others in a friendly and loving way</w:t>
        </w:r>
      </w:ins>
    </w:p>
  </w:comment>
  <w:comment w:author="Virata Pusuluri" w:id="10" w:date="2025-01-17T16:25:25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Neat</w:t>
        </w:r>
      </w:ins>
    </w:p>
  </w:comment>
  <w:comment w:author="Virata Pusuluri" w:id="51" w:date="2025-01-31T03:05:1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stopping</w:t>
        </w:r>
      </w:ins>
    </w:p>
  </w:comment>
  <w:comment w:author="Virata Pusuluri" w:id="69" w:date="2025-01-31T03:12:49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disturbances</w:t>
        </w:r>
      </w:ins>
    </w:p>
  </w:comment>
  <w:comment w:author="Virata Pusuluri" w:id="57" w:date="2025-01-31T03:07:3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గుసగుస</w:t>
        </w:r>
      </w:ins>
    </w:p>
  </w:comment>
  <w:comment w:author="Virata Pusuluri" w:id="7" w:date="2025-01-17T16:03:05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Dishes</w:t>
        </w:r>
      </w:ins>
    </w:p>
  </w:comment>
  <w:comment w:author="Virata Pusuluri" w:id="52" w:date="2025-01-31T03:04:5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insulting</w:t>
        </w:r>
      </w:ins>
    </w:p>
  </w:comment>
  <w:comment w:author="Virata Pusuluri" w:id="33" w:date="2025-01-17T16:34:48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sitting straight or bending our back</w:t>
        </w:r>
      </w:ins>
    </w:p>
  </w:comment>
  <w:comment w:author="Virata Pusuluri" w:id="63" w:date="2025-01-31T03:11:28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of leading</w:t>
        </w:r>
      </w:ins>
    </w:p>
  </w:comment>
  <w:comment w:author="Virata Pusuluri" w:id="53" w:date="2025-01-31T03:05:03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leaving</w:t>
        </w:r>
      </w:ins>
    </w:p>
  </w:comment>
  <w:comment w:author="Virata Pusuluri" w:id="38" w:date="2025-01-31T03:15:29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relating to religion or God</w:t>
        </w:r>
      </w:ins>
    </w:p>
  </w:comment>
  <w:comment w:author="Virata Pusuluri" w:id="4" w:date="2025-02-03T18:37:07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children</w:t>
        </w:r>
      </w:ins>
    </w:p>
  </w:comment>
  <w:comment w:author="Virata Pusuluri" w:id="42" w:date="2025-01-31T03:16:41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తప్పు అనే నమ్మకాలకు సంబంధించిన</w:t>
        </w:r>
      </w:ins>
    </w:p>
  </w:comment>
  <w:comment w:author="krishna pusuluri" w:id="43" w:date="2025-01-31T22:25:45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what is right or wrong</w:t>
        </w:r>
      </w:ins>
    </w:p>
  </w:comment>
  <w:comment w:author="Virata Pusuluri" w:id="58" w:date="2025-01-31T03:08:06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disturbance</w:t>
        </w:r>
      </w:ins>
    </w:p>
  </w:comment>
  <w:comment w:author="Virata Pusuluri" w:id="71" w:date="2025-01-31T03:14:35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useful or good</w:t>
        </w:r>
      </w:ins>
    </w:p>
  </w:comment>
  <w:comment w:author="Virata Pusuluri" w:id="29" w:date="2025-01-31T03:01:13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w:t>
        </w:r>
      </w:ins>
    </w:p>
  </w:comment>
  <w:comment w:author="Virata Pusuluri" w:id="37" w:date="2025-01-31T03:02:2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forgiving</w:t>
        </w:r>
      </w:ins>
    </w:p>
  </w:comment>
  <w:comment w:author="Virata Pusuluri" w:id="15" w:date="2025-01-31T03:20: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w:t>
        </w:r>
      </w:ins>
    </w:p>
  </w:comment>
  <w:comment w:author="krishna pusuluri" w:id="16" w:date="2025-01-31T22:25:44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సలహా</w:t>
        </w:r>
      </w:ins>
    </w:p>
  </w:comment>
  <w:comment w:author="Virata Pusuluri" w:id="27" w:date="2025-01-31T03:00:33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way</w:t>
        </w:r>
      </w:ins>
    </w:p>
  </w:comment>
  <w:comment w:author="Virata Pusuluri" w:id="1" w:date="2025-01-31T01:27:35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w:t>
        </w:r>
      </w:ins>
    </w:p>
  </w:comment>
  <w:comment w:author="Virata Pusuluri" w:id="13" w:date="2025-01-31T01:27:35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w:t>
        </w:r>
      </w:ins>
    </w:p>
  </w:comment>
  <w:comment w:author="Virata Pusuluri" w:id="28" w:date="2025-01-31T03:00:44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suitable</w:t>
        </w:r>
      </w:ins>
    </w:p>
  </w:comment>
  <w:comment w:author="Virata Pusuluri" w:id="55" w:date="2025-01-31T12:52:39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part ; joining</w:t>
        </w:r>
      </w:ins>
    </w:p>
  </w:comment>
  <w:comment w:author="Virata Pusuluri" w:id="64" w:date="2025-01-31T03:10:19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మధ్యలో మాట్లాడటం</w:t>
        </w:r>
      </w:ins>
    </w:p>
  </w:comment>
  <w:comment w:author="Virata Pusuluri" w:id="11" w:date="2025-01-17T16:27:22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something at the proper time</w:t>
        </w:r>
      </w:ins>
    </w:p>
  </w:comment>
  <w:comment w:author="Virata Pusuluri" w:id="14" w:date="2025-01-31T01:28:35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సందర్భాలు</w:t>
        </w:r>
      </w:ins>
    </w:p>
  </w:comment>
  <w:comment w:author="Virata Pusuluri" w:id="9" w:date="2025-01-31T12:48:55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between people</w:t>
        </w:r>
      </w:ins>
    </w:p>
  </w:comment>
  <w:comment w:author="Virata Pusuluri" w:id="31" w:date="2025-01-31T03:03:48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w:t>
        </w:r>
      </w:ins>
    </w:p>
  </w:comment>
  <w:comment w:author="Virata Pusuluri" w:id="65" w:date="2025-01-31T03:10:4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thankful</w:t>
        </w:r>
      </w:ins>
    </w:p>
  </w:comment>
  <w:comment w:author="Virata Pusuluri" w:id="36" w:date="2025-01-31T03:02:41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w:t>
        </w:r>
      </w:ins>
    </w:p>
  </w:comment>
  <w:comment w:author="Virata Pusuluri" w:id="60" w:date="2025-01-31T03:08:54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భక్తిగా</w:t>
        </w:r>
      </w:ins>
    </w:p>
  </w:comment>
  <w:comment w:author="Virata Pusuluri" w:id="61" w:date="2025-01-31T03:09:1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గౌరవంగా</w:t>
        </w:r>
      </w:ins>
    </w:p>
  </w:comment>
  <w:comment w:author="Virata Pusuluri" w:id="21" w:date="2025-01-31T02:58:19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caring</w:t>
        </w:r>
      </w:ins>
    </w:p>
  </w:comment>
  <w:comment w:author="Virata Pusuluri" w:id="24" w:date="2025-01-31T02:59:57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talk in a proud way about oneself or one's achievements</w:t>
        </w:r>
      </w:ins>
    </w:p>
  </w:comment>
  <w:comment w:author="Virata Pusuluri" w:id="62" w:date="2025-01-31T03:09:41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దృష్టి పెట్టి</w:t>
        </w:r>
      </w:ins>
    </w:p>
  </w:comment>
  <w:comment w:author="krishna pusuluri" w:id="56" w:date="2025-01-31T22:25:53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Collective; With everybody</w:t>
        </w:r>
      </w:ins>
    </w:p>
  </w:comment>
  <w:comment w:author="Virata Pusuluri" w:id="0" w:date="2025-01-17T15:43:31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lot</w:t>
        </w:r>
      </w:ins>
    </w:p>
  </w:comment>
  <w:comment w:author="Virata Pusuluri" w:id="49" w:date="2025-01-31T01:46:17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అవసరమైన</w:t>
        </w:r>
      </w:ins>
    </w:p>
  </w:comment>
  <w:comment w:author="Virata Pusuluri" w:id="47" w:date="2025-01-31T12:47:14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people behavior</w:t>
        </w:r>
      </w:ins>
    </w:p>
  </w:comment>
  <w:comment w:author="krishna pusuluri" w:id="48" w:date="2025-01-31T22:25:5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మంచి వ్యక్తిత్వం</w:t>
        </w:r>
      </w:ins>
    </w:p>
  </w:comment>
  <w:comment w:author="krishna pusuluri" w:id="50" w:date="2025-01-31T22:25:53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careful and not hurt others</w:t>
        </w:r>
      </w:ins>
    </w:p>
  </w:comment>
  <w:comment w:author="Virata Pusuluri" w:id="40" w:date="2025-01-31T01:39:52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study of myth ; Study something which we don't know if it is real or not.</w:t>
        </w:r>
      </w:ins>
    </w:p>
  </w:comment>
  <w:comment w:author="Virata Pusuluri" w:id="45" w:date="2025-01-31T12:45:21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w:t>
        </w:r>
      </w:ins>
    </w:p>
  </w:comment>
  <w:comment w:author="krishna pusuluri" w:id="46" w:date="2025-01-31T22:25:49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w:t>
        </w:r>
      </w:ins>
    </w:p>
  </w:comment>
  <w:comment w:author="Virata Pusuluri" w:id="12" w:date="2025-01-30T23:40:1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believe</w:t>
        </w:r>
      </w:ins>
    </w:p>
  </w:comment>
  <w:comment w:author="krishna pusuluri" w:id="54" w:date="2025-01-31T22:25:53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to someone, looking into their eyes</w:t>
        </w:r>
      </w:ins>
    </w:p>
  </w:comment>
  <w:comment w:author="Virata Pusuluri" w:id="39" w:date="2025-01-31T01:38:21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behavior of a society.</w:t>
        </w:r>
      </w:ins>
    </w:p>
  </w:comment>
  <w:comment w:author="Virata Pusuluri" w:id="2" w:date="2025-01-17T15:54:44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Stopping</w:t>
        </w:r>
      </w:ins>
    </w:p>
  </w:comment>
  <w:comment w:author="krishna pusuluri" w:id="22" w:date="2025-01-31T22:25:5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humble</w:t>
        </w:r>
      </w:ins>
    </w:p>
  </w:comment>
  <w:comment w:author="Virata Pusuluri" w:id="18" w:date="2025-01-30T23:40:40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others happily without complaining</w:t>
        </w:r>
      </w:ins>
    </w:p>
  </w:comment>
  <w:comment w:author="krishna pusuluri" w:id="26" w:date="2025-01-31T22:25:52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 మర్యాదగా</w:t>
        </w:r>
      </w:ins>
    </w:p>
  </w:comment>
  <w:comment w:author="Virata Pusuluri" w:id="41" w:date="2025-01-31T01:40:58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long poem from olden days.</w:t>
        </w:r>
      </w:ins>
    </w:p>
  </w:comment>
  <w:comment w:author="Virata Pusuluri" w:id="19" w:date="2025-01-31T02:58:04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lovingly</w:t>
        </w:r>
      </w:ins>
    </w:p>
  </w:comment>
  <w:comment w:author="Virata Pusuluri" w:id="20" w:date="2025-01-30T23:40:57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snacks</w:t>
        </w:r>
      </w:ins>
    </w:p>
  </w:comment>
  <w:comment w:author="krishna pusuluri" w:id="70" w:date="2025-01-31T22:25:53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w:t>
        </w:r>
      </w:ins>
    </w:p>
  </w:comment>
  <w:comment w:author="krishna pusuluri" w:id="68" w:date="2025-01-31T22:25:53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12-11T15:55:54Z"/>
          <w:rFonts w:ascii="Arial" w:cs="Arial" w:eastAsia="Arial" w:hAnsi="Arial"/>
          <w:b w:val="0"/>
          <w:bCs w:val="0"/>
          <w:i w:val="0"/>
          <w:iCs w:val="0"/>
          <w:smallCaps w:val="0"/>
          <w:strike w:val="0"/>
          <w:color w:val="000000"/>
          <w:sz w:val="22"/>
          <w:szCs w:val="22"/>
          <w:u w:val="none"/>
          <w:shd w:fill="auto" w:val="clear"/>
          <w:vertAlign w:val="baseline"/>
        </w:rPr>
      </w:pPr>
      <w:ins w:author="Virata Pusuluri" w:id="19" w:date="2025-12-11T15:55:5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ప్రవర్తన; Behavior</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ins w:author="Virata Pusuluri" w:id="19" w:date="2025-12-11T15:55:54Z"/>
        <w:rPrChange w:author="Virata Pusuluri" w:id="0" w:date="2025-12-11T15:55:54Z">
          <w:rPr/>
        </w:rPrChange>
      </w:rPr>
    </w:pPr>
    <w:ins w:author="Virata Pusuluri" w:id="19" w:date="2025-12-11T15:55:54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