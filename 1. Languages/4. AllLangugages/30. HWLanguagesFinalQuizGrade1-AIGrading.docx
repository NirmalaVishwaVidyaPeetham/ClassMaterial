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AI Prompt: </w:t>
      </w:r>
      <w:r w:rsidDel="00000000" w:rsidR="00000000" w:rsidRPr="00000000">
        <w:rPr>
          <w:rFonts w:ascii="Google Sans Text" w:cs="Google Sans Text" w:eastAsia="Google Sans Text" w:hAnsi="Google Sans Text"/>
          <w:i w:val="0"/>
          <w:iCs w:val="0"/>
          <w:color w:val="1b1c1d"/>
          <w:sz w:val="24"/>
          <w:szCs w:val="24"/>
          <w:rtl w:val="0"/>
        </w:rPr>
        <w:t xml:space="preserve">Using the material in this document's folder, answer all the questions. The students' responses are given in the document as 'Answers', which may or may not be correct. Use your answers to grade the student responses and create a new canvas with a table with these columns: (1) Question number, (2) AI answer, (3) Source (4) Student answer (5)) Points earned. Points earned should be 1 if the student’s answer is correct, else </w:t>
      </w:r>
      <w:r w:rsidDel="00000000" w:rsidR="00000000" w:rsidRPr="00000000">
        <w:rPr>
          <w:rFonts w:ascii="Google Sans Text" w:cs="Google Sans Text" w:eastAsia="Google Sans Text" w:hAnsi="Google Sans Text"/>
          <w:color w:val="1b1c1d"/>
          <w:sz w:val="24"/>
          <w:szCs w:val="24"/>
          <w:rtl w:val="0"/>
        </w:rPr>
        <w:t xml:space="preserve">0</w:t>
      </w:r>
      <w:r w:rsidDel="00000000" w:rsidR="00000000" w:rsidRPr="00000000">
        <w:rPr>
          <w:rFonts w:ascii="Google Sans Text" w:cs="Google Sans Text" w:eastAsia="Google Sans Text" w:hAnsi="Google Sans Text"/>
          <w:i w:val="0"/>
          <w:iCs w:val="0"/>
          <w:color w:val="1b1c1d"/>
          <w:sz w:val="24"/>
          <w:szCs w:val="24"/>
          <w:rtl w:val="0"/>
        </w:rPr>
        <w:t xml:space="preserve">. At the end, give the total score for the student and out of how much. Also give the summary of grading at the end. At the top of the canvas, add this prompt. So the canvas document should have four sections - this prompt, the table, total score, grading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Question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AI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Student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Points earned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open-minded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open-minded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strike w:val="1"/>
                <w:color w:val="1b1c1d"/>
                <w:sz w:val="20"/>
                <w:szCs w:val="20"/>
                <w:shd w:fill="auto" w:val="clear"/>
              </w:rPr>
            </w:pPr>
            <w:r w:rsidDel="00000000" w:rsidR="00000000" w:rsidRPr="00000000">
              <w:rPr>
                <w:rFonts w:ascii="Google Sans Text" w:cs="Google Sans Text" w:eastAsia="Google Sans Text" w:hAnsi="Google Sans Text"/>
                <w:i w:val="0"/>
                <w:iCs w:val="0"/>
                <w:strike w:val="1"/>
                <w:color w:val="1b1c1d"/>
                <w:sz w:val="20"/>
                <w:szCs w:val="20"/>
                <w:shd w:fill="auto" w:val="clear"/>
                <w:rtl w:val="0"/>
              </w:rPr>
              <w:t xml:space="preserve">Not available in provided text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(Men of God)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no answer for a bad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powerful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powerful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bombs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bombs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strike w:val="1"/>
                <w:color w:val="1b1c1d"/>
                <w:sz w:val="20"/>
                <w:szCs w:val="20"/>
                <w:shd w:fill="auto" w:val="clear"/>
                <w:rtl w:val="0"/>
              </w:rPr>
              <w:t xml:space="preserve">Not available in provided text </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know the answer for a bad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w:t>
            </w:r>
            <w:del w:author="Virata Pusuluri" w:id="0" w:date="2025-08-07T18:25:10Z">
              <w:r w:rsidDel="00000000" w:rsidR="00000000" w:rsidRPr="00000000">
                <w:rPr>
                  <w:rFonts w:ascii="Google Sans Text" w:cs="Google Sans Text" w:eastAsia="Google Sans Text" w:hAnsi="Google Sans Text"/>
                  <w:i w:val="0"/>
                  <w:iCs w:val="0"/>
                  <w:color w:val="1b1c1d"/>
                  <w:sz w:val="20"/>
                  <w:szCs w:val="20"/>
                  <w:shd w:fill="auto" w:val="clear"/>
                  <w:rtl w:val="0"/>
                </w:rPr>
                <w:delText xml:space="preserve">i</w:delText>
              </w:r>
            </w:del>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A short sound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or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or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Guru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Guru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ఉ (u)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ఉ (u)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Guru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Guru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A long vowel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Laghu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Laghu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కా (ka:)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కా (ka:)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గణం (Ganam)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knowledge of Chandassu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know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Savarṇadīrghasandhi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Guṇasandhi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Guṇasandhi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Gunas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Gunas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Total Score: 46 out of 50</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Summary of Grading:</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student's total score 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46 out of 50</w:t>
      </w:r>
      <w:r w:rsidDel="00000000" w:rsidR="00000000" w:rsidRPr="00000000">
        <w:rPr>
          <w:rFonts w:ascii="Google Sans Text" w:cs="Google Sans Text" w:eastAsia="Google Sans Text" w:hAnsi="Google Sans Text"/>
          <w:i w:val="0"/>
          <w:iCs w:val="0"/>
          <w:color w:val="1b1c1d"/>
          <w:sz w:val="24"/>
          <w:szCs w:val="24"/>
          <w:rtl w:val="0"/>
        </w:rPr>
        <w:t xml:space="preserve">. This is an excellent performance, demonstrating a strong understanding of the topics.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Areas for Improvement:</w:t>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The student missed points on questions where the source document itself indicated no answer or a "bad question." In a real quiz, such questions might be removed or rephrased.</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