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Use the topics from this folder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4"/>
            <w:szCs w:val="24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23"/>
            <w:szCs w:val="23"/>
            <w:shd w:fill="e9eef6" w:val="clear"/>
            <w:rtl w:val="0"/>
          </w:rPr>
          <w:t xml:space="preserve">4. All</w:t>
        </w:r>
      </w:hyperlink>
      <w:ins w:author="Virata Pusuluri" w:id="0" w:date="2025-10-27T14:04:32Z">
        <w:r w:rsidDel="00000000" w:rsidR="00000000" w:rsidRPr="00000000">
          <w:fldChar w:fldCharType="begin"/>
        </w:r>
        <w:r w:rsidDel="00000000" w:rsidR="00000000" w:rsidRPr="00000000">
          <w:instrText xml:space="preserve">HYPERLINK "https://drive.google.com/open?id=10OqSJg6koWJBvpfQHDRDLNkeWe7rUTJI"</w: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" w:cs="Roboto" w:eastAsia="Roboto" w:hAnsi="Roboto"/>
            <w:b w:val="1"/>
            <w:bCs w:val="1"/>
            <w:sz w:val="23"/>
            <w:szCs w:val="23"/>
            <w:shd w:fill="e9eef6" w:val="clear"/>
            <w:rtl w:val="0"/>
          </w:rPr>
          <w:t xml:space="preserve"> </w:t>
        </w:r>
        <w:r w:rsidDel="00000000" w:rsidR="00000000" w:rsidRPr="00000000">
          <w:fldChar w:fldCharType="end"/>
        </w:r>
      </w:ins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sz w:val="23"/>
            <w:szCs w:val="23"/>
            <w:shd w:fill="e9eef6" w:val="clear"/>
            <w:rtl w:val="0"/>
          </w:rPr>
          <w:t xml:space="preserve">Langu</w:t>
        </w:r>
      </w:hyperlink>
      <w:del w:author="Virata Pusuluri" w:id="1" w:date="2025-10-27T14:05:17Z">
        <w:r w:rsidDel="00000000" w:rsidR="00000000" w:rsidRPr="00000000">
          <w:fldChar w:fldCharType="begin"/>
        </w:r>
        <w:r w:rsidDel="00000000" w:rsidR="00000000" w:rsidRPr="00000000">
          <w:delInstrText xml:space="preserve">HYPERLINK "https://drive.google.com/open?id=10OqSJg6koWJBvpfQHDRDLNkeWe7rUTJI"</w:delInstrText>
        </w:r>
        <w:r w:rsidDel="00000000" w:rsidR="00000000" w:rsidRPr="00000000">
          <w:fldChar w:fldCharType="separate"/>
        </w:r>
        <w:r w:rsidDel="00000000" w:rsidR="00000000" w:rsidRPr="00000000">
          <w:rPr>
            <w:rFonts w:ascii="Roboto" w:cs="Roboto" w:eastAsia="Roboto" w:hAnsi="Roboto"/>
            <w:b w:val="1"/>
            <w:bCs w:val="1"/>
            <w:sz w:val="23"/>
            <w:szCs w:val="23"/>
            <w:shd w:fill="e9eef6" w:val="clear"/>
            <w:rtl w:val="0"/>
          </w:rPr>
          <w:delText xml:space="preserve">g</w:delText>
        </w:r>
        <w:r w:rsidDel="00000000" w:rsidR="00000000" w:rsidRPr="00000000">
          <w:fldChar w:fldCharType="end"/>
        </w:r>
      </w:del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sz w:val="23"/>
            <w:szCs w:val="23"/>
            <w:shd w:fill="e9eef6" w:val="clear"/>
            <w:rtl w:val="0"/>
          </w:rPr>
          <w:t xml:space="preserve">ages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  and create a quiz with 50 questions on the speech on scientific viewpoint, phonetics, chandassu and sandhis. Use a combination of multiple choice, fill in the blanks, true/false, and one-line answer formats.</w:t>
      </w:r>
    </w:p>
    <w:p w:rsidR="00000000" w:rsidDel="00000000" w:rsidP="00000000" w:rsidRDefault="00000000" w:rsidRPr="00000000" w14:paraId="00000002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1: The Scientific Viewpoint (Speech by Shri Mataji)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According to Shri Mataji's speech, what should be the attitude towards Sahaja Yoga?</w:t>
        <w:br w:type="textWrapping"/>
        <w:br w:type="textWrapping"/>
        <w:t xml:space="preserve">a) Blind faith</w:t>
        <w:br w:type="textWrapping"/>
        <w:br w:type="textWrapping"/>
        <w:t xml:space="preserve">b) Open-minded and scientific</w:t>
        <w:br w:type="textWrapping"/>
        <w:br w:type="textWrapping"/>
        <w:t xml:space="preserve">c) Complete rejection</w:t>
        <w:br w:type="textWrapping"/>
        <w:br w:type="textWrapping"/>
        <w:t xml:space="preserve">d) Ignorance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Shri Mataji emphasizes that if a hypothesis is put before you, it must first be ______, experimented with, and then accepted as a law.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Shri Mataji states that following something blindly is as wrong as not following it at all.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term did William Blake use to describe seekers, according to Shri Mataji?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do scientists often focus on, according to the speech, rather than the underlying disease?</w:t>
        <w:br w:type="textWrapping"/>
        <w:br w:type="textWrapping"/>
        <w:t xml:space="preserve">a) The cause</w:t>
        <w:br w:type="textWrapping"/>
        <w:br w:type="textWrapping"/>
        <w:t xml:space="preserve">b) The symptoms</w:t>
        <w:br w:type="textWrapping"/>
        <w:br w:type="textWrapping"/>
        <w:t xml:space="preserve">c) The cure</w:t>
        <w:br w:type="textWrapping"/>
        <w:br w:type="textWrapping"/>
        <w:t xml:space="preserve">d) The future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Shri Mataji declares that God is the reality, the all-pervading power is the reality, and its ______ and powers is the reality.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speech claims that human beings have seven subtle centers, or chakras.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examples of destructive forces produced by science are mentioned in the speech?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is stated to be the purpose of self-realization or "getting a second birth"?</w:t>
        <w:br w:type="textWrapping"/>
        <w:br w:type="textWrapping"/>
        <w:t xml:space="preserve">a) Gaining wealth</w:t>
        <w:br w:type="textWrapping"/>
        <w:br w:type="textWrapping"/>
        <w:t xml:space="preserve">b) Achieving political power</w:t>
        <w:br w:type="textWrapping"/>
        <w:br w:type="textWrapping"/>
        <w:t xml:space="preserve">c) Realizing the all-pervading power</w:t>
        <w:br w:type="textWrapping"/>
        <w:br w:type="textWrapping"/>
        <w:t xml:space="preserve">d) Becoming famous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speech suggests that seekers are not interested in money, religious rituals, or the ______.</w:t>
      </w:r>
    </w:p>
    <w:p w:rsidR="00000000" w:rsidDel="00000000" w:rsidP="00000000" w:rsidRDefault="00000000" w:rsidRPr="00000000" w14:paraId="0000000E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2: Phonetics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In the phonetic alphabet, what is the phonetic representation for the Telugu vowel 'ఆ'?</w:t>
        <w:br w:type="textWrapping"/>
        <w:br w:type="textWrapping"/>
        <w:t xml:space="preserve">a) a</w:t>
        <w:br w:type="textWrapping"/>
        <w:br w:type="textWrapping"/>
        <w:t xml:space="preserve">b) i:</w:t>
        <w:br w:type="textWrapping"/>
        <w:br w:type="textWrapping"/>
        <w:t xml:space="preserve">c) a:</w:t>
        <w:br w:type="textWrapping"/>
        <w:br w:type="textWrapping"/>
        <w:t xml:space="preserve">d) u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phonetic representation for 'ఇ' in Telugu is ______.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phonetic representation for 'ఊ' in Telugu is 'u:'.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Hindi equivalent for the Telugu vowel 'అ' according to the phonetic alphabet sheet?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Which English phonetic example corresponds to 'అ' (a) according to the IPA-consistent phonetic alphabet?</w:t>
        <w:br w:type="textWrapping"/>
        <w:br w:type="textWrapping"/>
        <w:t xml:space="preserve">a) ɑː</w:t>
        <w:br w:type="textWrapping"/>
        <w:br w:type="textWrapping"/>
        <w:t xml:space="preserve">b) ɪ</w:t>
        <w:br w:type="textWrapping"/>
        <w:br w:type="textWrapping"/>
        <w:t xml:space="preserve">c) ʌ (STRUT)</w:t>
        <w:br w:type="textWrapping"/>
        <w:br w:type="textWrapping"/>
        <w:t xml:space="preserve">d) i: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rtl w:val="0"/>
        </w:rPr>
        <w:t xml:space="preserve"> The phonetic representation 'ɑː' in the IPA-consistent phonetic alphabet corresponds to the Telugu vowel ______.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The phonetic representation for 'ఇ' (i) in the IPA-consistent sheet is 'ɪ'.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Hindi character for the Telugu letter 'ఈ'?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What is the phonetic representation for 'ఐ' (ai) in the older phonetic alphabet?</w:t>
        <w:br w:type="textWrapping"/>
        <w:br w:type="textWrapping"/>
        <w:t xml:space="preserve">a) aɪ</w:t>
        <w:br w:type="textWrapping"/>
        <w:br w:type="textWrapping"/>
        <w:t xml:space="preserve">b) ai</w:t>
        <w:br w:type="textWrapping"/>
        <w:br w:type="textWrapping"/>
        <w:t xml:space="preserve">c) eɪ</w:t>
        <w:br w:type="textWrapping"/>
        <w:br w:type="textWrapping"/>
        <w:t xml:space="preserve">d) oɪ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Telugu vowel 'ఓ' is represented phonetically as ______.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The Hindi character for 'ఋ' in Telugu is 'ऋ'.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According to the older phonetic alphabet, what is the phonetic representation for 'ఔ' (au)?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Which phonetic symbol is used for the Telugu letter 'ఎ' in the IPA-consistent phonetic alphabet?</w:t>
        <w:br w:type="textWrapping"/>
        <w:br w:type="textWrapping"/>
        <w:t xml:space="preserve">a) e</w:t>
        <w:br w:type="textWrapping"/>
        <w:br w:type="textWrapping"/>
        <w:t xml:space="preserve">b) ɛ</w:t>
        <w:br w:type="textWrapping"/>
        <w:br w:type="textWrapping"/>
        <w:t xml:space="preserve">c) æ</w:t>
        <w:br w:type="textWrapping"/>
        <w:br w:type="textWrapping"/>
        <w:t xml:space="preserve">d) ei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Telugu character for the phonetic representation 'u:' is ______.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The phonetic representation 'r̩' corresponds to the Telugu vowel 'ఋ'.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phonetic representation for 'ఓ' (o) in the IPA-consistent phonetic alphabet?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rtl w:val="0"/>
        </w:rPr>
        <w:t xml:space="preserve"> In the phonetic alphabet sheet, what is the Hindi character for the Telugu vowel 'ఉ'?</w:t>
        <w:br w:type="textWrapping"/>
        <w:br w:type="textWrapping"/>
        <w:t xml:space="preserve">a) अ</w:t>
        <w:br w:type="textWrapping"/>
        <w:br w:type="textWrapping"/>
        <w:t xml:space="preserve">b) उ</w:t>
        <w:br w:type="textWrapping"/>
        <w:br w:type="textWrapping"/>
        <w:t xml:space="preserve">c) ओ</w:t>
        <w:br w:type="textWrapping"/>
        <w:br w:type="textWrapping"/>
        <w:t xml:space="preserve">d) ए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Telugu character for the phonetic symbol 'i' is ______.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The phonetic representation for 'ఆ' in the older phonetic alphabet is 'a'.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What is the Hindi equivalent for the Telugu vowel 'ఐ'?</w:t>
      </w:r>
    </w:p>
    <w:p w:rsidR="00000000" w:rsidDel="00000000" w:rsidP="00000000" w:rsidRDefault="00000000" w:rsidRPr="00000000" w14:paraId="00000023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3: Chandassu (Prosody)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Chandassu, 'laghu' refers to:</w:t>
        <w:br w:type="textWrapping"/>
        <w:br w:type="textWrapping"/>
        <w:t xml:space="preserve">a) A long sound</w:t>
        <w:br w:type="textWrapping"/>
        <w:br w:type="textWrapping"/>
        <w:t xml:space="preserve">b) A short sound</w:t>
        <w:br w:type="textWrapping"/>
        <w:br w:type="textWrapping"/>
        <w:t xml:space="preserve">c) A stressed syllable</w:t>
        <w:br w:type="textWrapping"/>
        <w:br w:type="textWrapping"/>
        <w:t xml:space="preserve">d) An unstressed syllable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symbol used to denote a 'laghu' (short sound) in Chandassu is ______.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 'guru' (long sound) in Chandassu carries more metrical weight than a 'laghu'.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is the specific term for a long sound in Chandassu?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Which of the following vowels is considered a 'laghu' (short sound) in Telugu Chandassu?</w:t>
        <w:br w:type="textWrapping"/>
        <w:br w:type="textWrapping"/>
        <w:t xml:space="preserve">a) ఆ (a:)</w:t>
        <w:br w:type="textWrapping"/>
        <w:br w:type="textWrapping"/>
        <w:t xml:space="preserve">b) ఈ (i:)</w:t>
        <w:br w:type="textWrapping"/>
        <w:br w:type="textWrapping"/>
        <w:t xml:space="preserve">c) ఉ (u)</w:t>
        <w:br w:type="textWrapping"/>
        <w:br w:type="textWrapping"/>
        <w:t xml:space="preserve">d) ఏ (e:)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A syllable with a long vowel, such as 'రా' (ra:), is considered a ______ (guru/laghu).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A consonant followed by a short vowel and then a conjunct consonant (e.g., 'కృష్ణ') can form a 'guru'.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is the symbol used to denote a 'guru' (long sound) in Chandassu?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Which of the following is typically considered a 'guru' in Chandassu?</w:t>
        <w:br w:type="textWrapping"/>
        <w:br w:type="textWrapping"/>
        <w:t xml:space="preserve">a) A short vowel</w:t>
        <w:br w:type="textWrapping"/>
        <w:br w:type="textWrapping"/>
        <w:t xml:space="preserve">b) A long vowel</w:t>
        <w:br w:type="textWrapping"/>
        <w:br w:type="textWrapping"/>
        <w:t xml:space="preserve">c) A single consonant</w:t>
        <w:br w:type="textWrapping"/>
        <w:br w:type="textWrapping"/>
        <w:t xml:space="preserve">d) A short vowel followed by a single consonant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Chandassu, a syllable ending in a consonant is generally considered a ______ (guru/laghu).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 short vowel followed by a conjunct consonant can form a 'guru'.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Give an example of a word or syllable that is considered a 'laghu' in Telugu Chandassu.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rtl w:val="0"/>
        </w:rPr>
        <w:t xml:space="preserve"> Which of the following is an example of a 'guru' in Chandassu?</w:t>
        <w:br w:type="textWrapping"/>
        <w:br w:type="textWrapping"/>
        <w:t xml:space="preserve">a) క (ka)</w:t>
        <w:br w:type="textWrapping"/>
        <w:br w:type="textWrapping"/>
        <w:t xml:space="preserve">b) కి (ki)</w:t>
        <w:br w:type="textWrapping"/>
        <w:br w:type="textWrapping"/>
        <w:t xml:space="preserve">c) కా (ka:)</w:t>
        <w:br w:type="textWrapping"/>
        <w:br w:type="textWrapping"/>
        <w:t xml:space="preserve">d) కు (ku)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metrical unit in Chandassu is called a ______.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classification of a syllable as 'laghu' or 'guru' depends on both the vowel length and the presence of following consonants.</w:t>
      </w:r>
    </w:p>
    <w:p w:rsidR="00000000" w:rsidDel="00000000" w:rsidP="00000000" w:rsidRDefault="00000000" w:rsidRPr="00000000" w14:paraId="00000033">
      <w:pPr>
        <w:ind w:left="600" w:firstLine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Part 4: Sandhis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Which Sandhi rule states that if the first word ends and the second word begins with the same vowel, they join to form one long vowel?</w:t>
        <w:br w:type="textWrapping"/>
        <w:br w:type="textWrapping"/>
        <w:t xml:space="preserve">a) Guṇasandhi</w:t>
        <w:br w:type="textWrapping"/>
        <w:br w:type="textWrapping"/>
        <w:t xml:space="preserve">b) Vrddhisandhi</w:t>
        <w:br w:type="textWrapping"/>
        <w:br w:type="textWrapping"/>
        <w:t xml:space="preserve">c) Savarṇadīrghasandhi</w:t>
        <w:br w:type="textWrapping"/>
        <w:br w:type="textWrapping"/>
        <w:t xml:space="preserve">d) Yaṇādēśasandhi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Fill in the Blank: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Sandhi that results in -ē, -ō, and -ar when a word final -a is followed by -i, -u, or -r is called ______.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True/False: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Sandhi involving 'vasudha' + 'eka' resulting in 'vasudhaika' is an example of Guṇasandhi.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One-line Answer: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are the three resulting vowels collectively called in Guṇasandhi?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Multiple Choice: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the example 'mahā + aikyata = mahaiikyata', which Sandhi rule is applied?</w:t>
        <w:br w:type="textWrapping"/>
        <w:br w:type="textWrapping"/>
        <w:t xml:space="preserve">a) Savarṇadīrghasandhi</w:t>
        <w:br w:type="textWrapping"/>
        <w:br w:type="textWrapping"/>
        <w:t xml:space="preserve">b) Guṇasandhi</w:t>
        <w:br w:type="textWrapping"/>
        <w:br w:type="textWrapping"/>
        <w:t xml:space="preserve">c) Vrddhisandhi</w:t>
        <w:br w:type="textWrapping"/>
        <w:br w:type="textWrapping"/>
        <w:t xml:space="preserve">d) Yaṇādēśasandhi</w:t>
      </w:r>
    </w:p>
    <w:p w:rsidR="00000000" w:rsidDel="00000000" w:rsidP="00000000" w:rsidRDefault="00000000" w:rsidRPr="00000000" w14:paraId="00000039">
      <w:pPr>
        <w:shd w:fill="ffffff" w:val="clear"/>
        <w:spacing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hathura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0OqSJg6koWJBvpfQHDRDLNkeWe7rUTJI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0OqSJg6koWJBvpfQHDRDLNkeWe7rUTJI" TargetMode="External"/><Relationship Id="rId7" Type="http://schemas.openxmlformats.org/officeDocument/2006/relationships/hyperlink" Target="https://drive.google.com/open?id=10OqSJg6koWJBvpfQHDRDLNkeWe7rUTJI" TargetMode="External"/><Relationship Id="rId8" Type="http://schemas.openxmlformats.org/officeDocument/2006/relationships/hyperlink" Target="https://drive.google.com/open?id=10OqSJg6koWJBvpfQHDRDLNkeWe7rUTJ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Chathura-bold.ttf"/><Relationship Id="rId9" Type="http://schemas.openxmlformats.org/officeDocument/2006/relationships/font" Target="fonts/Chathu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