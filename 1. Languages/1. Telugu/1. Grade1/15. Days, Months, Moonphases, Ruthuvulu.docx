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Gautami" w:cs="Gautami" w:eastAsia="Gautami" w:hAnsi="Gautami"/>
          <w:b w:val="1"/>
          <w:bCs w:val="1"/>
          <w:u w:val="single"/>
          <w:rtl w:val="0"/>
        </w:rPr>
        <w:t xml:space="preserve">Weekdays (వారములు):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Sunday</w:t>
      </w:r>
      <w:ins w:author="Virata Pusuluri" w:id="0" w:date="2025-06-26T14:03:57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ఆదివారం (a:diva:raṁ)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Monday- సోమవారం (so:mava:raṁ)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Tuesday</w:t>
      </w:r>
      <w:ins w:author="Virata Pusuluri" w:id="1" w:date="2025-06-26T14:04:04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మంగళవారం (manɡaɭava:raṁ)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Wednesday- బుధవారం (buðʰava:raṁ)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Thursday- గురువారం (ɡuruva:raṁ)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Friday- శుక్రవారం (sʰukrava:raṁ)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Saturday- శనివారం (sʰaniva:raṁ)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Gautami" w:cs="Gautami" w:eastAsia="Gautami" w:hAnsi="Gautami"/>
          <w:b w:val="1"/>
          <w:bCs w:val="1"/>
          <w:u w:val="single"/>
          <w:rtl w:val="0"/>
        </w:rPr>
        <w:t xml:space="preserve">Months of the Year (నెలలు):  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(తెలుగు నెలలు చంద్రుడిని బట్టి, English నెలలు సూర్యుడిని బట్టి. కాబట్టి అవి ప్రతి సంవత్సరం ఒకేసారి రాకపోవచ్చు – English months are based on the Sun, while Telugu months are based on the moon, so they don’t match every year)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చైత్రము - tʃaiθramu - March-April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వైశాఖము - vaisʰa:kʰamu - April-May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జ్యేష్ఠము - dʒje:ʃtʰamu - May-June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ఆషాఢము - a:ʃa:dʰamu - June-July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శ్రావణము - sʰra:vaɳamu - July-August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భాద్రపదము - bʰa:ðrapaðamu - August-September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ఆశ్వయుజము - a:sʰvajudʒamu - September-October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కార్తీకము - ka:rθi:kamu - October-November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మార్గశిరము -  ma:rgasʰiramu - November-December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పుష్యము - puʃjamu - December-January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మాఘము - ma:ɡʰamu - January-February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ఫాల్గుణము - pʰa:lɡu</w:t>
      </w:r>
      <w:ins w:author="Virata Pusuluri" w:id="2" w:date="2025-06-11T19:26:12Z">
        <w:r w:rsidDel="00000000" w:rsidR="00000000" w:rsidRPr="00000000">
          <w:rPr>
            <w:rtl w:val="0"/>
            <w:rPrChange w:author="Virata Pusuluri" w:id="3" w:date="2025-06-11T19:26:12Z">
              <w:rPr/>
            </w:rPrChange>
          </w:rPr>
          <w:t xml:space="preserve">ɳ</w:t>
        </w:r>
      </w:ins>
      <w:del w:author="Virata Pusuluri" w:id="2" w:date="2025-06-11T19:26:12Z">
        <w:r w:rsidDel="00000000" w:rsidR="00000000" w:rsidRPr="00000000">
          <w:rPr>
            <w:rtl w:val="0"/>
          </w:rPr>
          <w:delText xml:space="preserve">ŋ</w:delText>
        </w:r>
      </w:del>
      <w:r w:rsidDel="00000000" w:rsidR="00000000" w:rsidRPr="00000000">
        <w:rPr>
          <w:rtl w:val="0"/>
        </w:rPr>
        <w:t xml:space="preserve">amu - February-March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Gautami" w:cs="Gautami" w:eastAsia="Gautami" w:hAnsi="Gautami"/>
          <w:b w:val="1"/>
          <w:bCs w:val="1"/>
          <w:u w:val="single"/>
          <w:rtl w:val="0"/>
        </w:rPr>
        <w:t xml:space="preserve">Month Days (తిథులు):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Shukla Paksha (Waxing - </w:t>
      </w:r>
      <w:r w:rsidDel="00000000" w:rsidR="00000000" w:rsidRPr="00000000">
        <w:rPr>
          <w:rtl w:val="0"/>
        </w:rPr>
        <w:t xml:space="preserve">growing</w:t>
      </w:r>
      <w:r w:rsidDel="00000000" w:rsidR="00000000" w:rsidRPr="00000000">
        <w:rPr>
          <w:rFonts w:ascii="Gautami" w:cs="Gautami" w:eastAsia="Gautami" w:hAnsi="Gautami"/>
          <w:rtl w:val="0"/>
        </w:rPr>
        <w:t xml:space="preserve">/increasing Moon) - శుక్ల పక్షం (15 రోజులు):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प्रतिपदा </w:t>
      </w:r>
      <w:r w:rsidDel="00000000" w:rsidR="00000000" w:rsidRPr="00000000">
        <w:rPr>
          <w:rtl w:val="0"/>
        </w:rPr>
        <w:t xml:space="preserve">(praθipaða:) - </w:t>
      </w:r>
      <w:r w:rsidDel="00000000" w:rsidR="00000000" w:rsidRPr="00000000">
        <w:rPr>
          <w:rFonts w:ascii="Gautami" w:cs="Gautami" w:eastAsia="Gautami" w:hAnsi="Gautami"/>
          <w:rtl w:val="0"/>
        </w:rPr>
        <w:t xml:space="preserve">పాడ్యమి (pa:djami) - The first day after the new moon.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द्वितीया (ðviθija:)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Gautami" w:cs="Gautami" w:eastAsia="Gautami" w:hAnsi="Gautami"/>
          <w:rtl w:val="0"/>
        </w:rPr>
        <w:t xml:space="preserve">విదియ (viðija)- The second day.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तृतीया (θr̩θi:ja:)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తదియ (θaðija)- The third day.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चतुर्थी</w:t>
      </w:r>
      <w:r w:rsidDel="00000000" w:rsidR="00000000" w:rsidRPr="00000000">
        <w:rPr>
          <w:rtl w:val="0"/>
        </w:rPr>
        <w:t xml:space="preserve"> (tʃaθurθʰi) - </w:t>
      </w:r>
      <w:r w:rsidDel="00000000" w:rsidR="00000000" w:rsidRPr="00000000">
        <w:rPr>
          <w:rFonts w:ascii="Gautami" w:cs="Gautami" w:eastAsia="Gautami" w:hAnsi="Gautami"/>
          <w:rtl w:val="0"/>
        </w:rPr>
        <w:t xml:space="preserve">చవితి (</w:t>
      </w:r>
      <w:r w:rsidDel="00000000" w:rsidR="00000000" w:rsidRPr="00000000">
        <w:rPr>
          <w:rtl w:val="0"/>
        </w:rPr>
        <w:t xml:space="preserve">tʃaviθi</w:t>
      </w:r>
      <w:r w:rsidDel="00000000" w:rsidR="00000000" w:rsidRPr="00000000">
        <w:rPr>
          <w:rtl w:val="0"/>
        </w:rPr>
        <w:t xml:space="preserve">)- The fourth day.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పంచమి (</w:t>
      </w:r>
      <w:r w:rsidDel="00000000" w:rsidR="00000000" w:rsidRPr="00000000">
        <w:rPr>
          <w:rtl w:val="0"/>
        </w:rPr>
        <w:t xml:space="preserve">pantʃami) -</w:t>
      </w:r>
      <w:r w:rsidDel="00000000" w:rsidR="00000000" w:rsidRPr="00000000">
        <w:rPr>
          <w:rtl w:val="0"/>
        </w:rPr>
        <w:t xml:space="preserve"> The fifth day.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షష్ఠి - ʃaʃtʰi- The sixth day.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సప్తమి - sapθami- The seventh day.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అష్టమి - aʃtami- The eighth day.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నవమి - navami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ninth day.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దశమి - ðasʰami- The tenth day.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ఏకాదశి - e:ka:ðasʰi- The eleventh day.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ద్వాదశి - ðva:ðasʰi- The twelfth day.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త్రయోదశి - θrajo:ðasʰi- The thirteenth day.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చతుర్దశి - tʃaθurðasʰi- The fourteenth day.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పూర్ణిమ/పౌర్ణమి - (pu:rɳima/paurɳami)- Full moon day.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Krishna Paksha (Waning - Decreasing/shrinking Moon) - కృష్ణ పక్షం (15 రోజులు):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प्रतिपदा (praθipaða:) - పాడ్యమి (pa:djami) - The first day after the new moon.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द्वितीया (ðviθija:)   - విదియ (viðija)- The second day.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तृतीया (θr̩θi:ja:)  తదియ (θaðija)- The third day.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चतुर्थी (tʃaθurθʰi) - చవితి (tʃaviθi)- The fourth day.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పంచమి (pantʃami) - The fifth day.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షష్ఠి - ʃaʃtʰi- The sixth day.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సప్తమి - sapθami- The seventh day.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అష్టమి - aʃtami- The eighth day.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నవమి - navami - The ninth day.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దశమి - ðasʰami- The tenth day.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ఏకాదశి - e:ka:ðasʰi- The eleventh day.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ద్వాదశి - ðva:ðasʰi- The twelfth day.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త్రయోదశి - θrajo:ðasʰi- The thirteenth day.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చతుర్దశి - tʃaθurðasʰi- The fourteenth day.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అమావాస్య - ama:va:sja - </w:t>
      </w:r>
      <w:r w:rsidDel="00000000" w:rsidR="00000000" w:rsidRPr="00000000">
        <w:rPr>
          <w:rtl w:val="0"/>
        </w:rPr>
        <w:t xml:space="preserve">New moon day.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Important Notes: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Each paksha (waxing or waning) has 15 tithis.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tithis don't always align perfectly with the solar days, so a tithi might begin or end in the middle of a day.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Some tithis are considered more auspicious than others for certain activities.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Gautami" w:cs="Gautami" w:eastAsia="Gautami" w:hAnsi="Gautami"/>
          <w:b w:val="1"/>
          <w:bCs w:val="1"/>
          <w:u w:val="single"/>
          <w:rtl w:val="0"/>
        </w:rPr>
        <w:t xml:space="preserve">Ruthuvulu (ఋతువులు) ~ seasons: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వసంత ఋతువు - vasaṁθa </w:t>
      </w:r>
      <w:r w:rsidDel="00000000" w:rsidR="00000000" w:rsidRPr="00000000">
        <w:rPr>
          <w:rtl w:val="0"/>
        </w:rPr>
        <w:t xml:space="preserve">r̩</w:t>
      </w:r>
      <w:r w:rsidDel="00000000" w:rsidR="00000000" w:rsidRPr="00000000">
        <w:rPr>
          <w:rtl w:val="0"/>
        </w:rPr>
        <w:t xml:space="preserve">uθuvu - Spring (March-May)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గ్రీష్మ ఋతువు -  ɡri:ʃma r̩uθuvu - Summer (May-July)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వర్ష ఋతువు - varʃa r̩uθuvu - Monsoon (July-September)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శరత్ ఋతువు/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శరదృతువు - sʰaraθ r̩uθuvu/sʰaraðr̩uθuvu - Autumn (September-November) (Fall) –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sʰaraθ + r̩uθuvu  = sʰaraðr̩uθuvu  (సంధి)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హేమంత ఋతువు - ɦe:maṁθa r̩uθuvu - Pre-winter (November-January)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శిశిర ఋతువు - sʰisʰira r̩uθuvu - Winter (January-March)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