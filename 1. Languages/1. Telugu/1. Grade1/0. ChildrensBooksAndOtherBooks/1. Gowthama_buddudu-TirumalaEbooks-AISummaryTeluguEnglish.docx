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Gautami" w:cs="Gautami" w:eastAsia="Gautami" w:hAnsi="Gautami"/>
          <w:b w:val="1"/>
          <w:bCs w:val="1"/>
          <w:u w:val="single"/>
          <w:rtl w:val="0"/>
        </w:rPr>
        <w:t xml:space="preserve">AI Chapter Summaries  (corrected + notes) - ఆధ్యాయాల సారాంశాలు</w:t>
      </w:r>
      <w:r w:rsidDel="00000000" w:rsidR="00000000" w:rsidRPr="00000000">
        <w:rPr>
          <w:b w:val="1"/>
          <w:bCs w:val="1"/>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Chapter 1 - </w:t>
      </w:r>
      <w:r w:rsidDel="00000000" w:rsidR="00000000" w:rsidRPr="00000000">
        <w:rPr>
          <w:rFonts w:ascii="Chathura" w:cs="Chathura" w:eastAsia="Chathura" w:hAnsi="Chathura"/>
          <w:color w:val="1f1f1f"/>
          <w:sz w:val="21"/>
          <w:szCs w:val="21"/>
          <w:highlight w:val="white"/>
          <w:u w:val="single"/>
          <w:rtl w:val="0"/>
        </w:rPr>
        <w:t xml:space="preserve">"జననం" (Birth)</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chapter "Jananam" describes the miraculous (</w:t>
      </w:r>
      <w:r w:rsidDel="00000000" w:rsidR="00000000" w:rsidRPr="00000000">
        <w:rPr>
          <w:rFonts w:ascii="Chathura" w:cs="Chathura" w:eastAsia="Chathura" w:hAnsi="Chathura"/>
          <w:color w:val="1f1f1f"/>
          <w:sz w:val="21"/>
          <w:szCs w:val="21"/>
          <w:highlight w:val="white"/>
          <w:rtl w:val="0"/>
        </w:rPr>
        <w:t xml:space="preserve">అద్భుతమైన)</w:t>
      </w:r>
      <w:r w:rsidDel="00000000" w:rsidR="00000000" w:rsidRPr="00000000">
        <w:rPr>
          <w:rtl w:val="0"/>
        </w:rPr>
        <w:t xml:space="preserve"> birth of Gautama Buddha. Queen Maya, wife of King Suddhodana, had a dream where a white elephant entered her womb (</w:t>
      </w:r>
      <w:r w:rsidDel="00000000" w:rsidR="00000000" w:rsidRPr="00000000">
        <w:rPr>
          <w:rFonts w:ascii="Chathura" w:cs="Chathura" w:eastAsia="Chathura" w:hAnsi="Chathura"/>
          <w:color w:val="1f1f1f"/>
          <w:sz w:val="21"/>
          <w:szCs w:val="21"/>
          <w:highlight w:val="white"/>
          <w:rtl w:val="0"/>
        </w:rPr>
        <w:t xml:space="preserve">గర్భం)</w:t>
      </w:r>
      <w:r w:rsidDel="00000000" w:rsidR="00000000" w:rsidRPr="00000000">
        <w:rPr>
          <w:rtl w:val="0"/>
        </w:rPr>
        <w:t xml:space="preserve">. This was interpreted (</w:t>
      </w:r>
      <w:r w:rsidDel="00000000" w:rsidR="00000000" w:rsidRPr="00000000">
        <w:rPr>
          <w:rFonts w:ascii="Chathura" w:cs="Chathura" w:eastAsia="Chathura" w:hAnsi="Chathura"/>
          <w:color w:val="1f1f1f"/>
          <w:sz w:val="21"/>
          <w:szCs w:val="21"/>
          <w:highlight w:val="white"/>
          <w:rtl w:val="0"/>
        </w:rPr>
        <w:t xml:space="preserve">అర్థం చేసుకున్నారు)</w:t>
      </w:r>
      <w:r w:rsidDel="00000000" w:rsidR="00000000" w:rsidRPr="00000000">
        <w:rPr>
          <w:rtl w:val="0"/>
        </w:rPr>
        <w:t xml:space="preserve"> as a sign (</w:t>
      </w:r>
      <w:r w:rsidDel="00000000" w:rsidR="00000000" w:rsidRPr="00000000">
        <w:rPr>
          <w:rFonts w:ascii="Chathura" w:cs="Chathura" w:eastAsia="Chathura" w:hAnsi="Chathura"/>
          <w:color w:val="1f1f1f"/>
          <w:sz w:val="21"/>
          <w:szCs w:val="21"/>
          <w:highlight w:val="white"/>
          <w:rtl w:val="0"/>
        </w:rPr>
        <w:t xml:space="preserve">సంకేతం)</w:t>
      </w:r>
      <w:r w:rsidDel="00000000" w:rsidR="00000000" w:rsidRPr="00000000">
        <w:rPr>
          <w:rtl w:val="0"/>
        </w:rPr>
        <w:t xml:space="preserve"> she would give birth to a remarkable (</w:t>
      </w:r>
      <w:r w:rsidDel="00000000" w:rsidR="00000000" w:rsidRPr="00000000">
        <w:rPr>
          <w:rFonts w:ascii="Chathura" w:cs="Chathura" w:eastAsia="Chathura" w:hAnsi="Chathura"/>
          <w:color w:val="1f1f1f"/>
          <w:sz w:val="21"/>
          <w:szCs w:val="21"/>
          <w:highlight w:val="white"/>
          <w:rtl w:val="0"/>
        </w:rPr>
        <w:t xml:space="preserve">అసాధారణ, గొప్ప )</w:t>
      </w:r>
      <w:r w:rsidDel="00000000" w:rsidR="00000000" w:rsidRPr="00000000">
        <w:rPr>
          <w:rtl w:val="0"/>
        </w:rPr>
        <w:t xml:space="preserve"> son. As predicted (</w:t>
      </w:r>
      <w:r w:rsidDel="00000000" w:rsidR="00000000" w:rsidRPr="00000000">
        <w:rPr>
          <w:rFonts w:ascii="Chathura" w:cs="Chathura" w:eastAsia="Chathura" w:hAnsi="Chathura"/>
          <w:color w:val="1f1f1f"/>
          <w:sz w:val="21"/>
          <w:szCs w:val="21"/>
          <w:highlight w:val="white"/>
          <w:rtl w:val="0"/>
        </w:rPr>
        <w:t xml:space="preserve">జోస్యం, tell future)</w:t>
      </w:r>
      <w:r w:rsidDel="00000000" w:rsidR="00000000" w:rsidRPr="00000000">
        <w:rPr>
          <w:rFonts w:ascii="Gautami" w:cs="Gautami" w:eastAsia="Gautami" w:hAnsi="Gautami"/>
          <w:rtl w:val="0"/>
        </w:rPr>
        <w:t xml:space="preserve">, Maya gave birth to a son, Siddhartha, under a sal tree in Lumbini gardens, accompanied (కూడి ఉండటం, కలసి ఉండటం) by miraculous events (సంఘటనలు).</w:t>
      </w:r>
      <w:r w:rsidDel="00000000" w:rsidR="00000000" w:rsidRPr="00000000">
        <w:rPr>
          <w:rtl w:val="0"/>
        </w:rPr>
        <w:t xml:space="preserve"> </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"జననం" అనే అధ్యాయం (chapter)  గౌతమ బుద్ధుని అద్భుతమైన జననాన్ని వివరిస్తుంది (describe, explain). రాజు శుద్ధోదనుని భార్య అయిన మాయాదేవి ఒక తెల్ల ఏనుగు తన గర్భంలో ప్రవేశించిందని కలగనింది.  ఆమె ఒక అసాధారణ కుమారునికి జన్మనిస్తుందనే సంకేతంగా (sign) దీనిని అర్థం చేసుకున్నారు (interpret). జోస్యం (predict) చెప్పినట్లుగానే మాయ లుంబినీ వనంలోని సాల వృక్షం క్రింద ఒక కుమారునికి  (సిద్ధార్థుడు) జన్మనిచ్చింది.  ఇది అద్భుత సంఘటనలతో (events) కూడి ఉంది.</w:t>
      </w:r>
      <w:r w:rsidDel="00000000" w:rsidR="00000000" w:rsidRPr="00000000">
        <w:rPr>
          <w:rtl w:val="0"/>
        </w:rPr>
      </w:r>
    </w:p>
    <w:p w:rsidR="00000000" w:rsidDel="00000000" w:rsidP="00000000" w:rsidRDefault="00000000" w:rsidRPr="00000000" w14:paraId="0000000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i w:val="1"/>
          <w:iCs w:val="1"/>
          <w:color w:val="1f1f1f"/>
          <w:sz w:val="21"/>
          <w:szCs w:val="21"/>
          <w:highlight w:val="white"/>
          <w:u w:val="single"/>
        </w:rPr>
      </w:pPr>
      <w:r w:rsidDel="00000000" w:rsidR="00000000" w:rsidRPr="00000000">
        <w:rPr>
          <w:rFonts w:ascii="Chathura" w:cs="Chathura" w:eastAsia="Chathura" w:hAnsi="Chathura"/>
          <w:b w:val="1"/>
          <w:bCs w:val="1"/>
          <w:i w:val="1"/>
          <w:iCs w:val="1"/>
          <w:color w:val="1f1f1f"/>
          <w:sz w:val="21"/>
          <w:szCs w:val="21"/>
          <w:highlight w:val="white"/>
          <w:u w:val="single"/>
          <w:rtl w:val="0"/>
        </w:rPr>
        <w:t xml:space="preserve">Chapter 2 - నామకరణం </w:t>
      </w:r>
      <w:r w:rsidDel="00000000" w:rsidR="00000000" w:rsidRPr="00000000">
        <w:rPr>
          <w:rFonts w:ascii="Roboto" w:cs="Roboto" w:eastAsia="Roboto" w:hAnsi="Roboto"/>
          <w:b w:val="1"/>
          <w:bCs w:val="1"/>
          <w:i w:val="1"/>
          <w:iCs w:val="1"/>
          <w:color w:val="1f1f1f"/>
          <w:sz w:val="21"/>
          <w:szCs w:val="21"/>
          <w:highlight w:val="white"/>
          <w:u w:val="single"/>
          <w:rtl w:val="0"/>
        </w:rPr>
        <w:t xml:space="preserve">(Naming)</w:t>
      </w:r>
    </w:p>
    <w:p w:rsidR="00000000" w:rsidDel="00000000" w:rsidP="00000000" w:rsidRDefault="00000000" w:rsidRPr="00000000" w14:paraId="0000000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Sages predicted that the child would either become a great ruler or a world savior (</w:t>
      </w:r>
      <w:r w:rsidDel="00000000" w:rsidR="00000000" w:rsidRPr="00000000">
        <w:rPr>
          <w:rFonts w:ascii="Chathura" w:cs="Chathura" w:eastAsia="Chathura" w:hAnsi="Chathura"/>
          <w:color w:val="1f1f1f"/>
          <w:sz w:val="21"/>
          <w:szCs w:val="21"/>
          <w:highlight w:val="white"/>
          <w:rtl w:val="0"/>
        </w:rPr>
        <w:t xml:space="preserve">రక్షకుడు)</w:t>
      </w:r>
      <w:r w:rsidDel="00000000" w:rsidR="00000000" w:rsidRPr="00000000">
        <w:rPr>
          <w:rtl w:val="0"/>
        </w:rPr>
        <w:t xml:space="preserve">, known as the Buddha, the enlightened (</w:t>
      </w:r>
      <w:r w:rsidDel="00000000" w:rsidR="00000000" w:rsidRPr="00000000">
        <w:rPr>
          <w:rFonts w:ascii="Chathura" w:cs="Chathura" w:eastAsia="Chathura" w:hAnsi="Chathura"/>
          <w:color w:val="1f1f1f"/>
          <w:sz w:val="21"/>
          <w:szCs w:val="21"/>
          <w:highlight w:val="white"/>
          <w:rtl w:val="0"/>
        </w:rPr>
        <w:t xml:space="preserve">జ్ఞానోదయుడు) </w:t>
      </w:r>
      <w:r w:rsidDel="00000000" w:rsidR="00000000" w:rsidRPr="00000000">
        <w:rPr>
          <w:rtl w:val="0"/>
        </w:rPr>
        <w:t xml:space="preserve">one. </w:t>
      </w:r>
      <w:r w:rsidDel="00000000" w:rsidR="00000000" w:rsidRPr="00000000">
        <w:rPr>
          <w:rFonts w:ascii="Roboto" w:cs="Roboto" w:eastAsia="Roboto" w:hAnsi="Roboto"/>
          <w:color w:val="1f1f1f"/>
          <w:sz w:val="21"/>
          <w:szCs w:val="21"/>
          <w:highlight w:val="white"/>
          <w:rtl w:val="0"/>
        </w:rPr>
        <w:t xml:space="preserve">From the day Gautama was born, all the </w:t>
      </w:r>
      <w:sdt>
        <w:sdtPr>
          <w:id w:val="-1988586932"/>
          <w:tag w:val="goog_rdk_0"/>
        </w:sdtPr>
        <w:sdtContent>
          <w:commentRangeStart w:id="0"/>
        </w:sdtContent>
      </w:sdt>
      <w:r w:rsidDel="00000000" w:rsidR="00000000" w:rsidRPr="00000000">
        <w:rPr>
          <w:rFonts w:ascii="Roboto" w:cs="Roboto" w:eastAsia="Roboto" w:hAnsi="Roboto"/>
          <w:color w:val="1f1f1f"/>
          <w:sz w:val="21"/>
          <w:szCs w:val="21"/>
          <w:highlight w:val="white"/>
          <w:rtl w:val="0"/>
        </w:rPr>
        <w:t xml:space="preserve">desires</w:t>
      </w:r>
      <w:commentRangeEnd w:id="0"/>
      <w:r w:rsidDel="00000000" w:rsidR="00000000" w:rsidRPr="00000000">
        <w:commentReference w:id="0"/>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Fonts w:ascii="Chathura" w:cs="Chathura" w:eastAsia="Chathura" w:hAnsi="Chathura"/>
          <w:color w:val="444746"/>
          <w:sz w:val="21"/>
          <w:szCs w:val="21"/>
          <w:highlight w:val="white"/>
          <w:rtl w:val="0"/>
        </w:rPr>
        <w:t xml:space="preserve">కోరికలు)</w:t>
      </w:r>
      <w:r w:rsidDel="00000000" w:rsidR="00000000" w:rsidRPr="00000000">
        <w:rPr>
          <w:rFonts w:ascii="Roboto" w:cs="Roboto" w:eastAsia="Roboto" w:hAnsi="Roboto"/>
          <w:color w:val="1f1f1f"/>
          <w:sz w:val="21"/>
          <w:szCs w:val="21"/>
          <w:highlight w:val="white"/>
          <w:rtl w:val="0"/>
        </w:rPr>
        <w:t xml:space="preserve"> of the Maharaja were </w:t>
      </w:r>
      <w:sdt>
        <w:sdtPr>
          <w:id w:val="1933708882"/>
          <w:tag w:val="goog_rdk_1"/>
        </w:sdtPr>
        <w:sdtContent>
          <w:commentRangeStart w:id="1"/>
        </w:sdtContent>
      </w:sdt>
      <w:r w:rsidDel="00000000" w:rsidR="00000000" w:rsidRPr="00000000">
        <w:rPr>
          <w:rFonts w:ascii="Roboto" w:cs="Roboto" w:eastAsia="Roboto" w:hAnsi="Roboto"/>
          <w:color w:val="1f1f1f"/>
          <w:sz w:val="21"/>
          <w:szCs w:val="21"/>
          <w:highlight w:val="white"/>
          <w:rtl w:val="0"/>
        </w:rPr>
        <w:t xml:space="preserve">fulfilled</w:t>
      </w:r>
      <w:commentRangeEnd w:id="1"/>
      <w:r w:rsidDel="00000000" w:rsidR="00000000" w:rsidRPr="00000000">
        <w:commentReference w:id="1"/>
      </w:r>
      <w:r w:rsidDel="00000000" w:rsidR="00000000" w:rsidRPr="00000000">
        <w:rPr>
          <w:rFonts w:ascii="Roboto" w:cs="Roboto" w:eastAsia="Roboto" w:hAnsi="Roboto"/>
          <w:color w:val="1f1f1f"/>
          <w:sz w:val="21"/>
          <w:szCs w:val="21"/>
          <w:highlight w:val="white"/>
          <w:rtl w:val="0"/>
        </w:rPr>
        <w:t xml:space="preserve"> (satisfied). </w:t>
      </w:r>
      <w:sdt>
        <w:sdtPr>
          <w:id w:val="-653237831"/>
          <w:tag w:val="goog_rdk_2"/>
        </w:sdtPr>
        <w:sdtContent>
          <w:commentRangeStart w:id="2"/>
        </w:sdtContent>
      </w:sdt>
      <w:r w:rsidDel="00000000" w:rsidR="00000000" w:rsidRPr="00000000">
        <w:rPr>
          <w:rFonts w:ascii="Roboto" w:cs="Roboto" w:eastAsia="Roboto" w:hAnsi="Roboto"/>
          <w:color w:val="1f1f1f"/>
          <w:sz w:val="21"/>
          <w:szCs w:val="21"/>
          <w:highlight w:val="white"/>
          <w:rtl w:val="0"/>
        </w:rPr>
        <w:t xml:space="preserve">Therefore</w:t>
      </w:r>
      <w:commentRangeEnd w:id="2"/>
      <w:r w:rsidDel="00000000" w:rsidR="00000000" w:rsidRPr="00000000">
        <w:commentReference w:id="2"/>
      </w:r>
      <w:r w:rsidDel="00000000" w:rsidR="00000000" w:rsidRPr="00000000">
        <w:rPr>
          <w:rFonts w:ascii="Roboto" w:cs="Roboto" w:eastAsia="Roboto" w:hAnsi="Roboto"/>
          <w:color w:val="1f1f1f"/>
          <w:sz w:val="21"/>
          <w:szCs w:val="21"/>
          <w:highlight w:val="white"/>
          <w:rtl w:val="0"/>
        </w:rPr>
        <w:t xml:space="preserve"> (so), the boy was named Sarvartha Siddha. Since he belonged to the Gautama </w:t>
      </w:r>
      <w:sdt>
        <w:sdtPr>
          <w:id w:val="1745720323"/>
          <w:tag w:val="goog_rdk_3"/>
        </w:sdtPr>
        <w:sdtContent>
          <w:commentRangeStart w:id="3"/>
        </w:sdtContent>
      </w:sdt>
      <w:r w:rsidDel="00000000" w:rsidR="00000000" w:rsidRPr="00000000">
        <w:rPr>
          <w:rFonts w:ascii="Roboto" w:cs="Roboto" w:eastAsia="Roboto" w:hAnsi="Roboto"/>
          <w:color w:val="1f1f1f"/>
          <w:sz w:val="21"/>
          <w:szCs w:val="21"/>
          <w:highlight w:val="white"/>
          <w:rtl w:val="0"/>
        </w:rPr>
        <w:t xml:space="preserve">clan</w:t>
      </w:r>
      <w:commentRangeEnd w:id="3"/>
      <w:r w:rsidDel="00000000" w:rsidR="00000000" w:rsidRPr="00000000">
        <w:commentReference w:id="3"/>
      </w:r>
      <w:r w:rsidDel="00000000" w:rsidR="00000000" w:rsidRPr="00000000">
        <w:rPr>
          <w:rFonts w:ascii="Chathura" w:cs="Chathura" w:eastAsia="Chathura" w:hAnsi="Chathura"/>
          <w:color w:val="1f1f1f"/>
          <w:sz w:val="21"/>
          <w:szCs w:val="21"/>
          <w:highlight w:val="white"/>
          <w:rtl w:val="0"/>
        </w:rPr>
        <w:t xml:space="preserve"> (గోత్రం, group of families), the name Gautama also came into use.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ఋషులు ఈ బిడ్డ గొప్ప పాలకుడు (రాజు, king)  లేదా ప్రపంచ రక్షకుడు (</w:t>
      </w:r>
      <w:r w:rsidDel="00000000" w:rsidR="00000000" w:rsidRPr="00000000">
        <w:rPr>
          <w:rtl w:val="0"/>
        </w:rPr>
        <w:t xml:space="preserve">savior)</w:t>
      </w:r>
      <w:r w:rsidDel="00000000" w:rsidR="00000000" w:rsidRPr="00000000">
        <w:rPr>
          <w:rFonts w:ascii="Chathura" w:cs="Chathura" w:eastAsia="Chathura" w:hAnsi="Chathura"/>
          <w:color w:val="1f1f1f"/>
          <w:sz w:val="21"/>
          <w:szCs w:val="21"/>
          <w:highlight w:val="white"/>
          <w:rtl w:val="0"/>
        </w:rPr>
        <w:t xml:space="preserve"> అవుతాడని, అతను బుద్ధుడు, జ్ఞానోదయుడు అని పిలువబడతాడని అంచనా (</w:t>
      </w:r>
      <w:r w:rsidDel="00000000" w:rsidR="00000000" w:rsidRPr="00000000">
        <w:rPr>
          <w:rtl w:val="0"/>
        </w:rPr>
        <w:t xml:space="preserve">predict) </w:t>
      </w:r>
      <w:r w:rsidDel="00000000" w:rsidR="00000000" w:rsidRPr="00000000">
        <w:rPr>
          <w:rFonts w:ascii="Chathura" w:cs="Chathura" w:eastAsia="Chathura" w:hAnsi="Chathura"/>
          <w:color w:val="1f1f1f"/>
          <w:sz w:val="21"/>
          <w:szCs w:val="21"/>
          <w:highlight w:val="white"/>
          <w:rtl w:val="0"/>
        </w:rPr>
        <w:t xml:space="preserve">వేశారు. గౌతముడు జన్మించిన </w:t>
      </w:r>
      <w:sdt>
        <w:sdtPr>
          <w:id w:val="-749011752"/>
          <w:tag w:val="goog_rdk_4"/>
        </w:sdtPr>
        <w:sdtContent>
          <w:commentRangeStart w:id="4"/>
        </w:sdtContent>
      </w:sdt>
      <w:r w:rsidDel="00000000" w:rsidR="00000000" w:rsidRPr="00000000">
        <w:rPr>
          <w:rFonts w:ascii="Chathura" w:cs="Chathura" w:eastAsia="Chathura" w:hAnsi="Chathura"/>
          <w:color w:val="1f1f1f"/>
          <w:sz w:val="21"/>
          <w:szCs w:val="21"/>
          <w:highlight w:val="white"/>
          <w:rtl w:val="0"/>
        </w:rPr>
        <w:t xml:space="preserve">నాటి</w:t>
      </w:r>
      <w:commentRangeEnd w:id="4"/>
      <w:r w:rsidDel="00000000" w:rsidR="00000000" w:rsidRPr="00000000">
        <w:commentReference w:id="4"/>
      </w:r>
      <w:r w:rsidDel="00000000" w:rsidR="00000000" w:rsidRPr="00000000">
        <w:rPr>
          <w:rFonts w:ascii="Chathura" w:cs="Chathura" w:eastAsia="Chathura" w:hAnsi="Chathura"/>
          <w:color w:val="1f1f1f"/>
          <w:sz w:val="21"/>
          <w:szCs w:val="21"/>
          <w:highlight w:val="white"/>
          <w:rtl w:val="0"/>
        </w:rPr>
        <w:t xml:space="preserve"> (అప్పటి) నుండి మహారాజు యొక్క అన్ని కోరికలు </w:t>
      </w:r>
      <w:sdt>
        <w:sdtPr>
          <w:id w:val="975228861"/>
          <w:tag w:val="goog_rdk_5"/>
        </w:sdtPr>
        <w:sdtContent>
          <w:commentRangeStart w:id="5"/>
        </w:sdtContent>
      </w:sdt>
      <w:r w:rsidDel="00000000" w:rsidR="00000000" w:rsidRPr="00000000">
        <w:rPr>
          <w:rFonts w:ascii="Chathura" w:cs="Chathura" w:eastAsia="Chathura" w:hAnsi="Chathura"/>
          <w:color w:val="1f1f1f"/>
          <w:sz w:val="21"/>
          <w:szCs w:val="21"/>
          <w:highlight w:val="white"/>
          <w:rtl w:val="0"/>
        </w:rPr>
        <w:t xml:space="preserve">నెరవేరాయి</w:t>
      </w:r>
      <w:commentRangeEnd w:id="5"/>
      <w:r w:rsidDel="00000000" w:rsidR="00000000" w:rsidRPr="00000000">
        <w:commentReference w:id="5"/>
      </w:r>
      <w:r w:rsidDel="00000000" w:rsidR="00000000" w:rsidRPr="00000000">
        <w:rPr>
          <w:rFonts w:ascii="Chathura" w:cs="Chathura" w:eastAsia="Chathura" w:hAnsi="Chathura"/>
          <w:color w:val="1f1f1f"/>
          <w:sz w:val="21"/>
          <w:szCs w:val="21"/>
          <w:highlight w:val="white"/>
          <w:rtl w:val="0"/>
        </w:rPr>
        <w:t xml:space="preserve"> (satisfied). అందువల్ల బాలుడికి సర్వార్థ (సర్వ = అన్నీ</w:t>
      </w:r>
      <w:sdt>
        <w:sdtPr>
          <w:id w:val="613601438"/>
          <w:tag w:val="goog_rdk_6"/>
        </w:sdtPr>
        <w:sdtContent>
          <w:ins w:author="Virata Pusuluri" w:id="1" w:date="2025-02-07T15:35:34Z">
            <w:r w:rsidDel="00000000" w:rsidR="00000000" w:rsidRPr="00000000">
              <w:rPr>
                <w:rFonts w:ascii="Roboto" w:cs="Roboto" w:eastAsia="Roboto" w:hAnsi="Roboto"/>
                <w:color w:val="1f1f1f"/>
                <w:sz w:val="21"/>
                <w:szCs w:val="21"/>
                <w:highlight w:val="white"/>
                <w:rtl w:val="0"/>
              </w:rPr>
              <w:t xml:space="preserve"> </w:t>
            </w:r>
          </w:ins>
        </w:sdtContent>
      </w:sdt>
      <w:r w:rsidDel="00000000" w:rsidR="00000000" w:rsidRPr="00000000">
        <w:rPr>
          <w:rFonts w:ascii="Chathura" w:cs="Chathura" w:eastAsia="Chathura" w:hAnsi="Chathura"/>
          <w:color w:val="1f1f1f"/>
          <w:sz w:val="21"/>
          <w:szCs w:val="21"/>
          <w:highlight w:val="white"/>
          <w:rtl w:val="0"/>
        </w:rPr>
        <w:t xml:space="preserve">; అర్థం = డబ్బులు, వస్తువులు) సిద్ధుడు అని పేరు పెట్టారు. అతను గౌతమ గోత్రానికి చెందినవాడు కాబట్టి గౌతముడు అనే పేరు కూడా వాడుకలోకి వచ్చింది. </w:t>
      </w:r>
      <w:r w:rsidDel="00000000" w:rsidR="00000000" w:rsidRPr="00000000">
        <w:rPr>
          <w:rtl w:val="0"/>
        </w:rPr>
      </w:r>
    </w:p>
    <w:p w:rsidR="00000000" w:rsidDel="00000000" w:rsidP="00000000" w:rsidRDefault="00000000" w:rsidRPr="00000000" w14:paraId="0000000E">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ab/>
        <w:tab/>
        <w:t xml:space="preserve">(గోత్రం అంటే మన పూర్వీకులు ఏ మహర్షి దగ్గర శిష్యరికం చేశారో చెబుతుంది. సహజయోగంలో ఎ</w:t>
      </w:r>
      <w:sdt>
        <w:sdtPr>
          <w:id w:val="-787953648"/>
          <w:tag w:val="goog_rdk_7"/>
        </w:sdtPr>
        <w:sdtContent>
          <w:ins w:author="Virata Pusuluri" w:id="2" w:date="2025-08-10T23:52:32Z">
            <w:r w:rsidDel="00000000" w:rsidR="00000000" w:rsidRPr="00000000">
              <w:rPr>
                <w:rFonts w:ascii="Roboto" w:cs="Roboto" w:eastAsia="Roboto" w:hAnsi="Roboto"/>
                <w:color w:val="1f1f1f"/>
                <w:sz w:val="21"/>
                <w:szCs w:val="21"/>
                <w:highlight w:val="white"/>
                <w:rtl w:val="0"/>
              </w:rPr>
              <w:t xml:space="preserve">w</w:t>
            </w:r>
          </w:ins>
        </w:sdtContent>
      </w:sdt>
      <w:r w:rsidDel="00000000" w:rsidR="00000000" w:rsidRPr="00000000">
        <w:rPr>
          <w:rFonts w:ascii="Chathura" w:cs="Chathura" w:eastAsia="Chathura" w:hAnsi="Chathura"/>
          <w:color w:val="1f1f1f"/>
          <w:sz w:val="21"/>
          <w:szCs w:val="21"/>
          <w:highlight w:val="white"/>
          <w:rtl w:val="0"/>
        </w:rPr>
        <w:t xml:space="preserve">లాగైతే ఒకే సామూహికతకు చెందిన వారు పెళ్లి చేసుకోరో అలాగే ఒకే గోత్రం వాళ్ళు కలసి పెళ్లి చేసుకోకూడదు.)</w:t>
      </w:r>
      <w:r w:rsidDel="00000000" w:rsidR="00000000" w:rsidRPr="00000000">
        <w:rPr>
          <w:rtl w:val="0"/>
        </w:rPr>
      </w:r>
    </w:p>
    <w:p w:rsidR="00000000" w:rsidDel="00000000" w:rsidP="00000000" w:rsidRDefault="00000000" w:rsidRPr="00000000" w14:paraId="0000000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i w:val="1"/>
          <w:iCs w:val="1"/>
          <w:color w:val="1f1f1f"/>
          <w:sz w:val="21"/>
          <w:szCs w:val="21"/>
          <w:highlight w:val="white"/>
          <w:u w:val="single"/>
        </w:rPr>
      </w:pPr>
      <w:r w:rsidDel="00000000" w:rsidR="00000000" w:rsidRPr="00000000">
        <w:rPr>
          <w:rFonts w:ascii="Chathura" w:cs="Chathura" w:eastAsia="Chathura" w:hAnsi="Chathura"/>
          <w:b w:val="1"/>
          <w:bCs w:val="1"/>
          <w:i w:val="1"/>
          <w:iCs w:val="1"/>
          <w:color w:val="1f1f1f"/>
          <w:sz w:val="21"/>
          <w:szCs w:val="21"/>
          <w:highlight w:val="white"/>
          <w:u w:val="single"/>
          <w:rtl w:val="0"/>
        </w:rPr>
        <w:t xml:space="preserve">Chapter 3 - మాతృవియోగం (Mother’s passing)</w:t>
      </w:r>
      <w:r w:rsidDel="00000000" w:rsidR="00000000" w:rsidRPr="00000000">
        <w:rPr>
          <w:rtl w:val="0"/>
        </w:rPr>
      </w:r>
    </w:p>
    <w:p w:rsidR="00000000" w:rsidDel="00000000" w:rsidP="00000000" w:rsidRDefault="00000000" w:rsidRPr="00000000" w14:paraId="00000011">
      <w:pPr>
        <w:rPr>
          <w:rFonts w:ascii="Roboto" w:cs="Roboto" w:eastAsia="Roboto" w:hAnsi="Roboto"/>
          <w:color w:val="1f1f1f"/>
          <w:sz w:val="21"/>
          <w:szCs w:val="21"/>
          <w:highlight w:val="white"/>
          <w:u w:val="single"/>
        </w:rPr>
      </w:pPr>
      <w:r w:rsidDel="00000000" w:rsidR="00000000" w:rsidRPr="00000000">
        <w:rPr>
          <w:rtl w:val="0"/>
        </w:rPr>
      </w:r>
    </w:p>
    <w:p w:rsidR="00000000" w:rsidDel="00000000" w:rsidP="00000000" w:rsidRDefault="00000000" w:rsidRPr="00000000" w14:paraId="00000012">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Queen Maya passes away (dies) on the seventh day after Siddhartha's birth, leaving King Suddhodana in deep sorrow (sadness). Despite his grief (sadness), the king fulfills (పూర్తి చేయడం) his duties towards his newborn son and the kingdom. Gautami, Siddhartha's stepmother (father’s second wife) , lovingly </w:t>
      </w:r>
      <w:sdt>
        <w:sdtPr>
          <w:id w:val="-211912150"/>
          <w:tag w:val="goog_rdk_8"/>
        </w:sdtPr>
        <w:sdtContent>
          <w:commentRangeStart w:id="6"/>
        </w:sdtContent>
      </w:sdt>
      <w:r w:rsidDel="00000000" w:rsidR="00000000" w:rsidRPr="00000000">
        <w:rPr>
          <w:rFonts w:ascii="Roboto" w:cs="Roboto" w:eastAsia="Roboto" w:hAnsi="Roboto"/>
          <w:color w:val="1f1f1f"/>
          <w:sz w:val="21"/>
          <w:szCs w:val="21"/>
          <w:highlight w:val="white"/>
          <w:rtl w:val="0"/>
        </w:rPr>
        <w:t xml:space="preserve">assumes</w:t>
      </w:r>
      <w:commentRangeEnd w:id="6"/>
      <w:r w:rsidDel="00000000" w:rsidR="00000000" w:rsidRPr="00000000">
        <w:commentReference w:id="6"/>
      </w:r>
      <w:r w:rsidDel="00000000" w:rsidR="00000000" w:rsidRPr="00000000">
        <w:rPr>
          <w:rFonts w:ascii="Chathura" w:cs="Chathura" w:eastAsia="Chathura" w:hAnsi="Chathura"/>
          <w:color w:val="1f1f1f"/>
          <w:sz w:val="21"/>
          <w:szCs w:val="21"/>
          <w:highlight w:val="white"/>
          <w:rtl w:val="0"/>
        </w:rPr>
        <w:t xml:space="preserve"> (takes) the responsibility of raising the child. King Suddhodana, mindful (గుర్తుంచుకుని) of the astrologers' predictions, builds a magnificent (అద్భుతమైన) palace to shield (protect) Siddhartha from the realities of suffering and impermanence (not permanent, not forever).</w:t>
      </w:r>
      <w:r w:rsidDel="00000000" w:rsidR="00000000" w:rsidRPr="00000000">
        <w:rPr>
          <w:rtl w:val="0"/>
        </w:rPr>
      </w:r>
    </w:p>
    <w:p w:rsidR="00000000" w:rsidDel="00000000" w:rsidP="00000000" w:rsidRDefault="00000000" w:rsidRPr="00000000" w14:paraId="0000001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సిద్ధార్థుడు జన్మించిన (పుట్టిన) ఏడవ రోజున రాణి మాయ మరణించింది (చనిపోవడం).  దీంతో రాజు శుద్ధ</w:t>
      </w:r>
      <w:sdt>
        <w:sdtPr>
          <w:id w:val="785694712"/>
          <w:tag w:val="goog_rdk_9"/>
        </w:sdtPr>
        <w:sdtContent>
          <w:del w:author="" w:id="3" w:date="1970-01-01T00:00:01Z">
            <w:r w:rsidDel="00000000" w:rsidR="00000000" w:rsidRPr="00000000">
              <w:rPr>
                <w:rFonts w:ascii="Roboto" w:cs="Roboto" w:eastAsia="Roboto" w:hAnsi="Roboto"/>
                <w:color w:val="1f1f1f"/>
                <w:sz w:val="21"/>
                <w:szCs w:val="21"/>
                <w:highlight w:val="white"/>
                <w:rtl w:val="0"/>
              </w:rPr>
              <w:delText xml:space="preserve">ో</w:delText>
            </w:r>
          </w:del>
        </w:sdtContent>
      </w:sdt>
      <w:r w:rsidDel="00000000" w:rsidR="00000000" w:rsidRPr="00000000">
        <w:rPr>
          <w:rFonts w:ascii="Chathura" w:cs="Chathura" w:eastAsia="Chathura" w:hAnsi="Chathura"/>
          <w:color w:val="1f1f1f"/>
          <w:sz w:val="21"/>
          <w:szCs w:val="21"/>
          <w:highlight w:val="white"/>
          <w:rtl w:val="0"/>
        </w:rPr>
        <w:t xml:space="preserve">దనుడు తీవ్ర (చాలా) దుఃఖంలో (బాధ) మునిగిపోయాడు. తను దుఃఖంలో ఉన్నప్పటికీ రాజు తన నవజాత (newborn) కొడుకు మరియు (and) రాజ్యం పట్ల (towards) తన బాధ్యతలను (responsibilities)  నెరవేర్చాడు (fulfill). సిద్ధార్థుని సవతి </w:t>
      </w:r>
      <w:sdt>
        <w:sdtPr>
          <w:id w:val="1561529436"/>
          <w:tag w:val="goog_rdk_10"/>
        </w:sdtPr>
        <w:sdtContent>
          <w:ins w:author="Virata Pusuluri" w:id="4" w:date="2024-11-19T19:12:21Z">
            <w:r w:rsidDel="00000000" w:rsidR="00000000" w:rsidRPr="00000000">
              <w:rPr>
                <w:rFonts w:ascii="Roboto" w:cs="Roboto" w:eastAsia="Roboto" w:hAnsi="Roboto"/>
                <w:color w:val="1f1f1f"/>
                <w:sz w:val="21"/>
                <w:szCs w:val="21"/>
                <w:highlight w:val="white"/>
                <w:rtl w:val="0"/>
              </w:rPr>
              <w:t xml:space="preserve"> </w:t>
            </w:r>
          </w:ins>
        </w:sdtContent>
      </w:sdt>
      <w:r w:rsidDel="00000000" w:rsidR="00000000" w:rsidRPr="00000000">
        <w:rPr>
          <w:rFonts w:ascii="Chathura" w:cs="Chathura" w:eastAsia="Chathura" w:hAnsi="Chathura"/>
          <w:color w:val="1f1f1f"/>
          <w:sz w:val="21"/>
          <w:szCs w:val="21"/>
          <w:highlight w:val="white"/>
          <w:rtl w:val="0"/>
        </w:rPr>
        <w:t xml:space="preserve">తల్లి (stepmother) గౌతమి ప్రేమతో పిల్లవాడిని పెంచే బాధ్యతను (responsibility)  స్వీకరించింది (తీసుకోవడం) . రాజు శుద్ధోదనుడు జ్యోతిష్కుల అంచనాలను గుర్తుంచుకుని సిద్ధార్థుడిని బాధ మరియు వైరాగ్యం (విరక్తి, freedom from all desires)  నుండి రక్షించడానికి (protect) ఒక అద్భుతమైన సౌధాన్ని</w:t>
      </w:r>
      <w:sdt>
        <w:sdtPr>
          <w:id w:val="1769341822"/>
          <w:tag w:val="goog_rdk_11"/>
        </w:sdtPr>
        <w:sdtContent>
          <w:ins w:author="Virata Pusuluri" w:id="5" w:date="2024-12-02T15:58:50Z">
            <w:r w:rsidDel="00000000" w:rsidR="00000000" w:rsidRPr="00000000">
              <w:rPr>
                <w:rFonts w:ascii="Roboto" w:cs="Roboto" w:eastAsia="Roboto" w:hAnsi="Roboto"/>
                <w:color w:val="1f1f1f"/>
                <w:sz w:val="21"/>
                <w:szCs w:val="21"/>
                <w:highlight w:val="white"/>
                <w:rtl w:val="0"/>
              </w:rPr>
              <w:t xml:space="preserve"> </w:t>
            </w:r>
          </w:ins>
        </w:sdtContent>
      </w:sdt>
      <w:r w:rsidDel="00000000" w:rsidR="00000000" w:rsidRPr="00000000">
        <w:rPr>
          <w:rFonts w:ascii="Chathura" w:cs="Chathura" w:eastAsia="Chathura" w:hAnsi="Chathura"/>
          <w:color w:val="1f1f1f"/>
          <w:sz w:val="21"/>
          <w:szCs w:val="21"/>
          <w:highlight w:val="white"/>
          <w:rtl w:val="0"/>
        </w:rPr>
        <w:t xml:space="preserve">(palace) అతని సేవకై నిర్మించాడు. </w:t>
      </w:r>
      <w:r w:rsidDel="00000000" w:rsidR="00000000" w:rsidRPr="00000000">
        <w:rPr>
          <w:rtl w:val="0"/>
        </w:rPr>
      </w:r>
    </w:p>
    <w:p w:rsidR="00000000" w:rsidDel="00000000" w:rsidP="00000000" w:rsidRDefault="00000000" w:rsidRPr="00000000" w14:paraId="0000001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i w:val="1"/>
          <w:iCs w:val="1"/>
          <w:color w:val="1f1f1f"/>
          <w:sz w:val="21"/>
          <w:szCs w:val="21"/>
          <w:highlight w:val="white"/>
          <w:u w:val="single"/>
        </w:rPr>
      </w:pPr>
      <w:r w:rsidDel="00000000" w:rsidR="00000000" w:rsidRPr="00000000">
        <w:rPr>
          <w:rFonts w:ascii="Chathura" w:cs="Chathura" w:eastAsia="Chathura" w:hAnsi="Chathura"/>
          <w:b w:val="1"/>
          <w:bCs w:val="1"/>
          <w:i w:val="1"/>
          <w:iCs w:val="1"/>
          <w:color w:val="1f1f1f"/>
          <w:sz w:val="21"/>
          <w:szCs w:val="21"/>
          <w:highlight w:val="white"/>
          <w:u w:val="single"/>
          <w:rtl w:val="0"/>
        </w:rPr>
        <w:t xml:space="preserve">Chapter 4 -  ధర్మ దేవత మరో రూపం (Another form of the God of Righteousness) </w:t>
      </w:r>
      <w:r w:rsidDel="00000000" w:rsidR="00000000" w:rsidRPr="00000000">
        <w:rPr>
          <w:rtl w:val="0"/>
        </w:rPr>
      </w:r>
    </w:p>
    <w:p w:rsidR="00000000" w:rsidDel="00000000" w:rsidP="00000000" w:rsidRDefault="00000000" w:rsidRPr="00000000" w14:paraId="0000001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Asita Maharshi, a revered</w:t>
      </w:r>
      <w:sdt>
        <w:sdtPr>
          <w:id w:val="-1818152623"/>
          <w:tag w:val="goog_rdk_12"/>
        </w:sdtPr>
        <w:sdtContent>
          <w:ins w:author="Sunitha Pusuluri" w:id="6" w:date="2024-10-22T16:26:32Z">
            <w:r w:rsidDel="00000000" w:rsidR="00000000" w:rsidRPr="00000000">
              <w:rPr>
                <w:rFonts w:ascii="Roboto" w:cs="Roboto" w:eastAsia="Roboto" w:hAnsi="Roboto"/>
                <w:color w:val="1f1f1f"/>
                <w:sz w:val="21"/>
                <w:szCs w:val="21"/>
                <w:highlight w:val="white"/>
                <w:rtl w:val="0"/>
              </w:rPr>
              <w:t xml:space="preserve"> (great)</w:t>
            </w:r>
          </w:ins>
        </w:sdtContent>
      </w:sdt>
      <w:r w:rsidDel="00000000" w:rsidR="00000000" w:rsidRPr="00000000">
        <w:rPr>
          <w:rFonts w:ascii="Roboto" w:cs="Roboto" w:eastAsia="Roboto" w:hAnsi="Roboto"/>
          <w:color w:val="1f1f1f"/>
          <w:sz w:val="21"/>
          <w:szCs w:val="21"/>
          <w:highlight w:val="white"/>
          <w:rtl w:val="0"/>
        </w:rPr>
        <w:t xml:space="preserve"> sage, visits Kapilavastu to see young Siddhartha. Upon seeing the child, the sage recognizes</w:t>
      </w:r>
      <w:sdt>
        <w:sdtPr>
          <w:id w:val="-675010614"/>
          <w:tag w:val="goog_rdk_13"/>
        </w:sdtPr>
        <w:sdtContent>
          <w:ins w:author="Virata Pusuluri" w:id="7" w:date="2025-01-15T15:52:11Z">
            <w:r w:rsidDel="00000000" w:rsidR="00000000" w:rsidRPr="00000000">
              <w:rPr>
                <w:rFonts w:ascii="Roboto" w:cs="Roboto" w:eastAsia="Roboto" w:hAnsi="Roboto"/>
                <w:color w:val="1f1f1f"/>
                <w:sz w:val="21"/>
                <w:szCs w:val="21"/>
                <w:highlight w:val="white"/>
                <w:rtl w:val="0"/>
              </w:rPr>
              <w:t xml:space="preserve"> </w:t>
            </w:r>
          </w:ins>
        </w:sdtContent>
      </w:sdt>
      <w:sdt>
        <w:sdtPr>
          <w:id w:val="-1908959318"/>
          <w:tag w:val="goog_rdk_14"/>
        </w:sdtPr>
        <w:sdtContent>
          <w:ins w:author="Sunitha Pusuluri" w:id="8" w:date="2024-10-22T16:26:48Z">
            <w:r w:rsidDel="00000000" w:rsidR="00000000" w:rsidRPr="00000000">
              <w:rPr>
                <w:rFonts w:ascii="Roboto" w:cs="Roboto" w:eastAsia="Roboto" w:hAnsi="Roboto"/>
                <w:color w:val="1f1f1f"/>
                <w:sz w:val="21"/>
                <w:szCs w:val="21"/>
                <w:highlight w:val="white"/>
                <w:rtl w:val="0"/>
              </w:rPr>
              <w:t xml:space="preserve">(finds out)</w:t>
            </w:r>
          </w:ins>
        </w:sdtContent>
      </w:sdt>
      <w:r w:rsidDel="00000000" w:rsidR="00000000" w:rsidRPr="00000000">
        <w:rPr>
          <w:rFonts w:ascii="Roboto" w:cs="Roboto" w:eastAsia="Roboto" w:hAnsi="Roboto"/>
          <w:color w:val="1f1f1f"/>
          <w:sz w:val="21"/>
          <w:szCs w:val="21"/>
          <w:highlight w:val="white"/>
          <w:rtl w:val="0"/>
        </w:rPr>
        <w:t xml:space="preserve"> him as the future embodiment</w:t>
      </w:r>
      <w:sdt>
        <w:sdtPr>
          <w:id w:val="938953066"/>
          <w:tag w:val="goog_rdk_15"/>
        </w:sdtPr>
        <w:sdtContent>
          <w:ins w:author="Sunitha Pusuluri" w:id="9" w:date="2024-10-22T16:29:22Z">
            <w:r w:rsidDel="00000000" w:rsidR="00000000" w:rsidRPr="00000000">
              <w:rPr>
                <w:rFonts w:ascii="Roboto" w:cs="Roboto" w:eastAsia="Roboto" w:hAnsi="Roboto"/>
                <w:color w:val="1f1f1f"/>
                <w:sz w:val="21"/>
                <w:szCs w:val="21"/>
                <w:highlight w:val="white"/>
                <w:rtl w:val="0"/>
              </w:rPr>
              <w:t xml:space="preserve">(symbol)</w:t>
            </w:r>
          </w:ins>
        </w:sdtContent>
      </w:sdt>
      <w:r w:rsidDel="00000000" w:rsidR="00000000" w:rsidRPr="00000000">
        <w:rPr>
          <w:rFonts w:ascii="Roboto" w:cs="Roboto" w:eastAsia="Roboto" w:hAnsi="Roboto"/>
          <w:color w:val="1f1f1f"/>
          <w:sz w:val="21"/>
          <w:szCs w:val="21"/>
          <w:highlight w:val="white"/>
          <w:rtl w:val="0"/>
        </w:rPr>
        <w:t xml:space="preserve"> of Dharma</w:t>
      </w:r>
      <w:sdt>
        <w:sdtPr>
          <w:id w:val="525887293"/>
          <w:tag w:val="goog_rdk_16"/>
        </w:sdtPr>
        <w:sdtContent>
          <w:ins w:author="Sunitha Pusuluri" w:id="10" w:date="2024-10-22T16:29:51Z">
            <w:r w:rsidDel="00000000" w:rsidR="00000000" w:rsidRPr="00000000">
              <w:rPr>
                <w:rFonts w:ascii="Roboto" w:cs="Roboto" w:eastAsia="Roboto" w:hAnsi="Roboto"/>
                <w:color w:val="1f1f1f"/>
                <w:sz w:val="21"/>
                <w:szCs w:val="21"/>
                <w:highlight w:val="white"/>
                <w:rtl w:val="0"/>
              </w:rPr>
              <w:t xml:space="preserve"> (righteousness)</w:t>
            </w:r>
          </w:ins>
        </w:sdtContent>
      </w:sdt>
      <w:r w:rsidDel="00000000" w:rsidR="00000000" w:rsidRPr="00000000">
        <w:rPr>
          <w:rFonts w:ascii="Roboto" w:cs="Roboto" w:eastAsia="Roboto" w:hAnsi="Roboto"/>
          <w:color w:val="1f1f1f"/>
          <w:sz w:val="21"/>
          <w:szCs w:val="21"/>
          <w:highlight w:val="white"/>
          <w:rtl w:val="0"/>
        </w:rPr>
        <w:t xml:space="preserve">, destined</w:t>
      </w:r>
      <w:sdt>
        <w:sdtPr>
          <w:id w:val="678370881"/>
          <w:tag w:val="goog_rdk_17"/>
        </w:sdtPr>
        <w:sdtContent>
          <w:ins w:author="" w:id="11" w:date="1970-01-01T00:00:01Z">
            <w:r w:rsidDel="00000000" w:rsidR="00000000" w:rsidRPr="00000000">
              <w:rPr>
                <w:rFonts w:ascii="Roboto" w:cs="Roboto" w:eastAsia="Roboto" w:hAnsi="Roboto"/>
                <w:color w:val="1f1f1f"/>
                <w:sz w:val="21"/>
                <w:szCs w:val="21"/>
                <w:highlight w:val="white"/>
                <w:rtl w:val="0"/>
              </w:rPr>
              <w:t xml:space="preserve"> </w:t>
            </w:r>
          </w:ins>
        </w:sdtContent>
      </w:sdt>
      <w:sdt>
        <w:sdtPr>
          <w:id w:val="-993613542"/>
          <w:tag w:val="goog_rdk_18"/>
        </w:sdtPr>
        <w:sdtContent>
          <w:ins w:author="Sunitha Pusuluri" w:id="12" w:date="2024-10-22T16:30:19Z">
            <w:r w:rsidDel="00000000" w:rsidR="00000000" w:rsidRPr="00000000">
              <w:rPr>
                <w:rFonts w:ascii="Roboto" w:cs="Roboto" w:eastAsia="Roboto" w:hAnsi="Roboto"/>
                <w:color w:val="1f1f1f"/>
                <w:sz w:val="21"/>
                <w:szCs w:val="21"/>
                <w:highlight w:val="white"/>
                <w:rtl w:val="0"/>
              </w:rPr>
              <w:t xml:space="preserve">(have chance)</w:t>
            </w:r>
          </w:ins>
        </w:sdtContent>
      </w:sdt>
      <w:r w:rsidDel="00000000" w:rsidR="00000000" w:rsidRPr="00000000">
        <w:rPr>
          <w:rFonts w:ascii="Roboto" w:cs="Roboto" w:eastAsia="Roboto" w:hAnsi="Roboto"/>
          <w:color w:val="1f1f1f"/>
          <w:sz w:val="21"/>
          <w:szCs w:val="21"/>
          <w:highlight w:val="white"/>
          <w:rtl w:val="0"/>
        </w:rPr>
        <w:t xml:space="preserve"> to either rule as a Chakravarti</w:t>
      </w:r>
      <w:sdt>
        <w:sdtPr>
          <w:id w:val="28767543"/>
          <w:tag w:val="goog_rdk_19"/>
        </w:sdtPr>
        <w:sdtContent>
          <w:ins w:author="Sunitha Pusuluri" w:id="13" w:date="2024-10-22T16:33:13Z">
            <w:r w:rsidDel="00000000" w:rsidR="00000000" w:rsidRPr="00000000">
              <w:rPr>
                <w:rFonts w:ascii="Roboto" w:cs="Roboto" w:eastAsia="Roboto" w:hAnsi="Roboto"/>
                <w:color w:val="1f1f1f"/>
                <w:sz w:val="21"/>
                <w:szCs w:val="21"/>
                <w:highlight w:val="white"/>
                <w:rtl w:val="0"/>
              </w:rPr>
              <w:t xml:space="preserve"> (king)</w:t>
            </w:r>
          </w:ins>
        </w:sdtContent>
      </w:sdt>
      <w:r w:rsidDel="00000000" w:rsidR="00000000" w:rsidRPr="00000000">
        <w:rPr>
          <w:rFonts w:ascii="Roboto" w:cs="Roboto" w:eastAsia="Roboto" w:hAnsi="Roboto"/>
          <w:color w:val="1f1f1f"/>
          <w:sz w:val="21"/>
          <w:szCs w:val="21"/>
          <w:highlight w:val="white"/>
          <w:rtl w:val="0"/>
        </w:rPr>
        <w:t xml:space="preserve"> or enlighten</w:t>
      </w:r>
      <w:sdt>
        <w:sdtPr>
          <w:id w:val="848027381"/>
          <w:tag w:val="goog_rdk_20"/>
        </w:sdtPr>
        <w:sdtContent>
          <w:ins w:author="" w:id="14" w:date="1970-01-01T00:00:01Z">
            <w:r w:rsidDel="00000000" w:rsidR="00000000" w:rsidRPr="00000000">
              <w:rPr>
                <w:rFonts w:ascii="Roboto" w:cs="Roboto" w:eastAsia="Roboto" w:hAnsi="Roboto"/>
                <w:color w:val="1f1f1f"/>
                <w:sz w:val="21"/>
                <w:szCs w:val="21"/>
                <w:highlight w:val="white"/>
                <w:rtl w:val="0"/>
              </w:rPr>
              <w:t xml:space="preserve"> </w:t>
            </w:r>
          </w:ins>
        </w:sdtContent>
      </w:sdt>
      <w:sdt>
        <w:sdtPr>
          <w:id w:val="-1759252936"/>
          <w:tag w:val="goog_rdk_21"/>
        </w:sdtPr>
        <w:sdtContent>
          <w:ins w:author="Sunitha Pusuluri" w:id="15" w:date="2024-10-22T16:35:06Z">
            <w:r w:rsidDel="00000000" w:rsidR="00000000" w:rsidRPr="00000000">
              <w:rPr>
                <w:rFonts w:ascii="Roboto" w:cs="Roboto" w:eastAsia="Roboto" w:hAnsi="Roboto"/>
                <w:color w:val="1f1f1f"/>
                <w:sz w:val="21"/>
                <w:szCs w:val="21"/>
                <w:highlight w:val="white"/>
                <w:rtl w:val="0"/>
              </w:rPr>
              <w:t xml:space="preserve">(</w:t>
            </w:r>
          </w:ins>
          <w:sdt>
            <w:sdtPr>
              <w:id w:val="1906652509"/>
              <w:tag w:val="goog_rdk_22"/>
            </w:sdtPr>
            <w:sdtContent>
              <w:ins w:author="Sunitha Pusuluri" w:id="15" w:date="2024-10-22T16:35:06Z">
                <w:r w:rsidDel="00000000" w:rsidR="00000000" w:rsidRPr="00000000">
                  <w:rPr>
                    <w:rFonts w:ascii="Roboto" w:cs="Roboto" w:eastAsia="Roboto" w:hAnsi="Roboto"/>
                    <w:color w:val="444746"/>
                    <w:sz w:val="21"/>
                    <w:szCs w:val="21"/>
                    <w:highlight w:val="white"/>
                    <w:rtl w:val="0"/>
                    <w:rPrChange w:author="Sunitha Pusuluri" w:id="16" w:date="2024-10-22T16:35:06Z">
                      <w:rPr>
                        <w:rFonts w:ascii="Roboto" w:cs="Roboto" w:eastAsia="Roboto" w:hAnsi="Roboto"/>
                        <w:color w:val="1f1f1f"/>
                        <w:sz w:val="21"/>
                        <w:szCs w:val="21"/>
                        <w:highlight w:val="white"/>
                      </w:rPr>
                    </w:rPrChange>
                  </w:rPr>
                  <w:t xml:space="preserve">జ్ఞానం కలిగించు)</w:t>
                </w:r>
              </w:ins>
            </w:sdtContent>
          </w:sdt>
          <w:ins w:author="Sunitha Pusuluri" w:id="15" w:date="2024-10-22T16:35:06Z"/>
        </w:sdtContent>
      </w:sdt>
      <w:r w:rsidDel="00000000" w:rsidR="00000000" w:rsidRPr="00000000">
        <w:rPr>
          <w:rFonts w:ascii="Roboto" w:cs="Roboto" w:eastAsia="Roboto" w:hAnsi="Roboto"/>
          <w:color w:val="1f1f1f"/>
          <w:sz w:val="21"/>
          <w:szCs w:val="21"/>
          <w:highlight w:val="white"/>
          <w:rtl w:val="0"/>
        </w:rPr>
        <w:t xml:space="preserve"> the world as a Buddha. At the age of eight, Siddhartha, under the guidance</w:t>
      </w:r>
      <w:sdt>
        <w:sdtPr>
          <w:id w:val="-882112792"/>
          <w:tag w:val="goog_rdk_23"/>
        </w:sdtPr>
        <w:sdtContent>
          <w:ins w:author="" w:id="17" w:date="1970-01-01T00:00:01Z">
            <w:r w:rsidDel="00000000" w:rsidR="00000000" w:rsidRPr="00000000">
              <w:rPr>
                <w:rFonts w:ascii="Roboto" w:cs="Roboto" w:eastAsia="Roboto" w:hAnsi="Roboto"/>
                <w:color w:val="1f1f1f"/>
                <w:sz w:val="21"/>
                <w:szCs w:val="21"/>
                <w:highlight w:val="white"/>
                <w:rtl w:val="0"/>
              </w:rPr>
              <w:t xml:space="preserve"> </w:t>
            </w:r>
          </w:ins>
        </w:sdtContent>
      </w:sdt>
      <w:sdt>
        <w:sdtPr>
          <w:id w:val="535498128"/>
          <w:tag w:val="goog_rdk_24"/>
        </w:sdtPr>
        <w:sdtContent>
          <w:ins w:author="Sunitha Pusuluri" w:id="18" w:date="2024-10-22T16:35:17Z">
            <w:r w:rsidDel="00000000" w:rsidR="00000000" w:rsidRPr="00000000">
              <w:rPr>
                <w:rFonts w:ascii="Roboto" w:cs="Roboto" w:eastAsia="Roboto" w:hAnsi="Roboto"/>
                <w:color w:val="1f1f1f"/>
                <w:sz w:val="21"/>
                <w:szCs w:val="21"/>
                <w:highlight w:val="white"/>
                <w:rtl w:val="0"/>
              </w:rPr>
              <w:t xml:space="preserve">(teaching)</w:t>
            </w:r>
          </w:ins>
        </w:sdtContent>
      </w:sdt>
      <w:r w:rsidDel="00000000" w:rsidR="00000000" w:rsidRPr="00000000">
        <w:rPr>
          <w:rFonts w:ascii="Roboto" w:cs="Roboto" w:eastAsia="Roboto" w:hAnsi="Roboto"/>
          <w:color w:val="1f1f1f"/>
          <w:sz w:val="21"/>
          <w:szCs w:val="21"/>
          <w:highlight w:val="white"/>
          <w:rtl w:val="0"/>
        </w:rPr>
        <w:t xml:space="preserve"> of the sage</w:t>
      </w:r>
      <w:sdt>
        <w:sdtPr>
          <w:id w:val="1164561495"/>
          <w:tag w:val="goog_rdk_25"/>
        </w:sdtPr>
        <w:sdtContent>
          <w:ins w:author="Sunitha Pusuluri" w:id="19" w:date="2024-10-22T16:35:52Z">
            <w:r w:rsidDel="00000000" w:rsidR="00000000" w:rsidRPr="00000000">
              <w:rPr>
                <w:rFonts w:ascii="Roboto" w:cs="Roboto" w:eastAsia="Roboto" w:hAnsi="Roboto"/>
                <w:color w:val="1f1f1f"/>
                <w:sz w:val="21"/>
                <w:szCs w:val="21"/>
                <w:highlight w:val="white"/>
                <w:rtl w:val="0"/>
              </w:rPr>
              <w:t xml:space="preserve">(saint, ఋషి)</w:t>
            </w:r>
          </w:ins>
        </w:sdtContent>
      </w:sdt>
      <w:r w:rsidDel="00000000" w:rsidR="00000000" w:rsidRPr="00000000">
        <w:rPr>
          <w:rFonts w:ascii="Roboto" w:cs="Roboto" w:eastAsia="Roboto" w:hAnsi="Roboto"/>
          <w:color w:val="1f1f1f"/>
          <w:sz w:val="21"/>
          <w:szCs w:val="21"/>
          <w:highlight w:val="white"/>
          <w:rtl w:val="0"/>
        </w:rPr>
        <w:t xml:space="preserve"> Vishwamitra, studied and mastered</w:t>
      </w:r>
      <w:sdt>
        <w:sdtPr>
          <w:id w:val="-1732457731"/>
          <w:tag w:val="goog_rdk_26"/>
        </w:sdtPr>
        <w:sdtContent>
          <w:ins w:author="Sunitha Pusuluri" w:id="20" w:date="2024-10-22T16:36:15Z">
            <w:r w:rsidDel="00000000" w:rsidR="00000000" w:rsidRPr="00000000">
              <w:rPr>
                <w:rFonts w:ascii="Roboto" w:cs="Roboto" w:eastAsia="Roboto" w:hAnsi="Roboto"/>
                <w:color w:val="1f1f1f"/>
                <w:sz w:val="21"/>
                <w:szCs w:val="21"/>
                <w:highlight w:val="white"/>
                <w:rtl w:val="0"/>
              </w:rPr>
              <w:t xml:space="preserve"> (become expert)</w:t>
            </w:r>
          </w:ins>
        </w:sdtContent>
      </w:sdt>
      <w:r w:rsidDel="00000000" w:rsidR="00000000" w:rsidRPr="00000000">
        <w:rPr>
          <w:rFonts w:ascii="Roboto" w:cs="Roboto" w:eastAsia="Roboto" w:hAnsi="Roboto"/>
          <w:color w:val="1f1f1f"/>
          <w:sz w:val="21"/>
          <w:szCs w:val="21"/>
          <w:highlight w:val="white"/>
          <w:rtl w:val="0"/>
        </w:rPr>
        <w:t xml:space="preserve"> Gayatri mantra, Vedas, Puranas and other subjects. </w:t>
      </w:r>
    </w:p>
    <w:p w:rsidR="00000000" w:rsidDel="00000000" w:rsidP="00000000" w:rsidRDefault="00000000" w:rsidRPr="00000000" w14:paraId="0000001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ఒకనాడు అసిత మహర్షి అనే ముని</w:t>
      </w:r>
      <w:sdt>
        <w:sdtPr>
          <w:id w:val="2736991"/>
          <w:tag w:val="goog_rdk_27"/>
        </w:sdtPr>
        <w:sdtContent>
          <w:ins w:author="Sunitha Pusuluri" w:id="21" w:date="2024-10-22T16:37:52Z">
            <w:r w:rsidDel="00000000" w:rsidR="00000000" w:rsidRPr="00000000">
              <w:rPr>
                <w:rFonts w:ascii="Roboto" w:cs="Roboto" w:eastAsia="Roboto" w:hAnsi="Roboto"/>
                <w:color w:val="1f1f1f"/>
                <w:sz w:val="21"/>
                <w:szCs w:val="21"/>
                <w:highlight w:val="white"/>
                <w:rtl w:val="0"/>
              </w:rPr>
              <w:t xml:space="preserve">(ఋషి)</w:t>
            </w:r>
          </w:ins>
        </w:sdtContent>
      </w:sdt>
      <w:r w:rsidDel="00000000" w:rsidR="00000000" w:rsidRPr="00000000">
        <w:rPr>
          <w:rFonts w:ascii="Chathura" w:cs="Chathura" w:eastAsia="Chathura" w:hAnsi="Chathura"/>
          <w:color w:val="1f1f1f"/>
          <w:sz w:val="21"/>
          <w:szCs w:val="21"/>
          <w:highlight w:val="white"/>
          <w:rtl w:val="0"/>
        </w:rPr>
        <w:t xml:space="preserve"> యువ</w:t>
      </w:r>
      <w:sdt>
        <w:sdtPr>
          <w:id w:val="1747328323"/>
          <w:tag w:val="goog_rdk_28"/>
        </w:sdtPr>
        <w:sdtContent>
          <w:ins w:author="Sunitha Pusuluri" w:id="22" w:date="2024-10-22T16:38:00Z">
            <w:r w:rsidDel="00000000" w:rsidR="00000000" w:rsidRPr="00000000">
              <w:rPr>
                <w:rFonts w:ascii="Roboto" w:cs="Roboto" w:eastAsia="Roboto" w:hAnsi="Roboto"/>
                <w:color w:val="1f1f1f"/>
                <w:sz w:val="21"/>
                <w:szCs w:val="21"/>
                <w:highlight w:val="white"/>
                <w:rtl w:val="0"/>
              </w:rPr>
              <w:t xml:space="preserve"> (young)</w:t>
            </w:r>
          </w:ins>
        </w:sdtContent>
      </w:sdt>
      <w:r w:rsidDel="00000000" w:rsidR="00000000" w:rsidRPr="00000000">
        <w:rPr>
          <w:rFonts w:ascii="Chathura" w:cs="Chathura" w:eastAsia="Chathura" w:hAnsi="Chathura"/>
          <w:color w:val="1f1f1f"/>
          <w:sz w:val="21"/>
          <w:szCs w:val="21"/>
          <w:highlight w:val="white"/>
          <w:rtl w:val="0"/>
        </w:rPr>
        <w:t xml:space="preserve"> సిద్ధార్థుడిని చూసేందుకు కపిలవస్తు సందర్శించాడు</w:t>
      </w:r>
      <w:sdt>
        <w:sdtPr>
          <w:id w:val="1570496686"/>
          <w:tag w:val="goog_rdk_29"/>
        </w:sdtPr>
        <w:sdtContent>
          <w:ins w:author="Sunitha Pusuluri" w:id="23" w:date="2024-10-22T16:38:11Z">
            <w:r w:rsidDel="00000000" w:rsidR="00000000" w:rsidRPr="00000000">
              <w:rPr>
                <w:rFonts w:ascii="Roboto" w:cs="Roboto" w:eastAsia="Roboto" w:hAnsi="Roboto"/>
                <w:color w:val="1f1f1f"/>
                <w:sz w:val="21"/>
                <w:szCs w:val="21"/>
                <w:highlight w:val="white"/>
                <w:rtl w:val="0"/>
              </w:rPr>
              <w:t xml:space="preserve"> (visit)</w:t>
            </w:r>
          </w:ins>
        </w:sdtContent>
      </w:sdt>
      <w:r w:rsidDel="00000000" w:rsidR="00000000" w:rsidRPr="00000000">
        <w:rPr>
          <w:rFonts w:ascii="Chathura" w:cs="Chathura" w:eastAsia="Chathura" w:hAnsi="Chathura"/>
          <w:color w:val="1f1f1f"/>
          <w:sz w:val="21"/>
          <w:szCs w:val="21"/>
          <w:highlight w:val="white"/>
          <w:rtl w:val="0"/>
        </w:rPr>
        <w:t xml:space="preserve">. బాలుడిని చూసిన వెంటనే భవిష్యత్తులో</w:t>
      </w:r>
      <w:sdt>
        <w:sdtPr>
          <w:id w:val="-1278067915"/>
          <w:tag w:val="goog_rdk_30"/>
        </w:sdtPr>
        <w:sdtContent>
          <w:ins w:author="Sunitha Pusuluri" w:id="24" w:date="2024-10-22T16:38:22Z">
            <w:r w:rsidDel="00000000" w:rsidR="00000000" w:rsidRPr="00000000">
              <w:rPr>
                <w:rFonts w:ascii="Roboto" w:cs="Roboto" w:eastAsia="Roboto" w:hAnsi="Roboto"/>
                <w:color w:val="1f1f1f"/>
                <w:sz w:val="21"/>
                <w:szCs w:val="21"/>
                <w:highlight w:val="white"/>
                <w:rtl w:val="0"/>
              </w:rPr>
              <w:t xml:space="preserve"> (in future)</w:t>
            </w:r>
          </w:ins>
        </w:sdtContent>
      </w:sdt>
      <w:r w:rsidDel="00000000" w:rsidR="00000000" w:rsidRPr="00000000">
        <w:rPr>
          <w:rFonts w:ascii="Chathura" w:cs="Chathura" w:eastAsia="Chathura" w:hAnsi="Chathura"/>
          <w:color w:val="1f1f1f"/>
          <w:sz w:val="21"/>
          <w:szCs w:val="21"/>
          <w:highlight w:val="white"/>
          <w:rtl w:val="0"/>
        </w:rPr>
        <w:t xml:space="preserve"> ధర్మ స్వరూపుడు</w:t>
      </w:r>
      <w:sdt>
        <w:sdtPr>
          <w:id w:val="-837508764"/>
          <w:tag w:val="goog_rdk_31"/>
        </w:sdtPr>
        <w:sdtContent>
          <w:ins w:author="Sunitha Pusuluri" w:id="25" w:date="2024-10-22T16:38:59Z">
            <w:r w:rsidDel="00000000" w:rsidR="00000000" w:rsidRPr="00000000">
              <w:rPr>
                <w:rFonts w:ascii="Roboto" w:cs="Roboto" w:eastAsia="Roboto" w:hAnsi="Roboto"/>
                <w:color w:val="1f1f1f"/>
                <w:sz w:val="21"/>
                <w:szCs w:val="21"/>
                <w:highlight w:val="white"/>
                <w:rtl w:val="0"/>
              </w:rPr>
              <w:t xml:space="preserve"> (symbol)</w:t>
            </w:r>
          </w:ins>
        </w:sdtContent>
      </w:sdt>
      <w:r w:rsidDel="00000000" w:rsidR="00000000" w:rsidRPr="00000000">
        <w:rPr>
          <w:rFonts w:ascii="Chathura" w:cs="Chathura" w:eastAsia="Chathura" w:hAnsi="Chathura"/>
          <w:color w:val="1f1f1f"/>
          <w:sz w:val="21"/>
          <w:szCs w:val="21"/>
          <w:highlight w:val="white"/>
          <w:rtl w:val="0"/>
        </w:rPr>
        <w:t xml:space="preserve"> అవుతాడని, చక్రవర్తిగా</w:t>
      </w:r>
      <w:sdt>
        <w:sdtPr>
          <w:id w:val="1098169754"/>
          <w:tag w:val="goog_rdk_32"/>
        </w:sdtPr>
        <w:sdtContent>
          <w:ins w:author="Sunitha Pusuluri" w:id="26" w:date="2024-10-24T08:54:17Z">
            <w:r w:rsidDel="00000000" w:rsidR="00000000" w:rsidRPr="00000000">
              <w:rPr>
                <w:rFonts w:ascii="Roboto" w:cs="Roboto" w:eastAsia="Roboto" w:hAnsi="Roboto"/>
                <w:color w:val="1f1f1f"/>
                <w:sz w:val="21"/>
                <w:szCs w:val="21"/>
                <w:highlight w:val="white"/>
                <w:rtl w:val="0"/>
              </w:rPr>
              <w:t xml:space="preserve">(king)</w:t>
            </w:r>
          </w:ins>
        </w:sdtContent>
      </w:sdt>
      <w:r w:rsidDel="00000000" w:rsidR="00000000" w:rsidRPr="00000000">
        <w:rPr>
          <w:rFonts w:ascii="Chathura" w:cs="Chathura" w:eastAsia="Chathura" w:hAnsi="Chathura"/>
          <w:color w:val="1f1f1f"/>
          <w:sz w:val="21"/>
          <w:szCs w:val="21"/>
          <w:highlight w:val="white"/>
          <w:rtl w:val="0"/>
        </w:rPr>
        <w:t xml:space="preserve"> పరిపాలించడం</w:t>
      </w:r>
      <w:sdt>
        <w:sdtPr>
          <w:id w:val="-579954340"/>
          <w:tag w:val="goog_rdk_33"/>
        </w:sdtPr>
        <w:sdtContent>
          <w:ins w:author="Sunitha Pusuluri" w:id="27" w:date="2024-10-24T08:54:33Z">
            <w:r w:rsidDel="00000000" w:rsidR="00000000" w:rsidRPr="00000000">
              <w:rPr>
                <w:rFonts w:ascii="Roboto" w:cs="Roboto" w:eastAsia="Roboto" w:hAnsi="Roboto"/>
                <w:color w:val="1f1f1f"/>
                <w:sz w:val="21"/>
                <w:szCs w:val="21"/>
                <w:highlight w:val="white"/>
                <w:rtl w:val="0"/>
              </w:rPr>
              <w:t xml:space="preserve">(rule)</w:t>
            </w:r>
          </w:ins>
        </w:sdtContent>
      </w:sdt>
      <w:r w:rsidDel="00000000" w:rsidR="00000000" w:rsidRPr="00000000">
        <w:rPr>
          <w:rFonts w:ascii="Chathura" w:cs="Chathura" w:eastAsia="Chathura" w:hAnsi="Chathura"/>
          <w:color w:val="1f1f1f"/>
          <w:sz w:val="21"/>
          <w:szCs w:val="21"/>
          <w:highlight w:val="white"/>
          <w:rtl w:val="0"/>
        </w:rPr>
        <w:t xml:space="preserve"> లేదా బుద్ధుడిగా ప్రపంచానికి</w:t>
      </w:r>
      <w:sdt>
        <w:sdtPr>
          <w:id w:val="1754731791"/>
          <w:tag w:val="goog_rdk_34"/>
        </w:sdtPr>
        <w:sdtContent>
          <w:ins w:author="Sunitha Pusuluri" w:id="28" w:date="2024-10-24T08:54:40Z">
            <w:r w:rsidDel="00000000" w:rsidR="00000000" w:rsidRPr="00000000">
              <w:rPr>
                <w:rFonts w:ascii="Roboto" w:cs="Roboto" w:eastAsia="Roboto" w:hAnsi="Roboto"/>
                <w:color w:val="1f1f1f"/>
                <w:sz w:val="21"/>
                <w:szCs w:val="21"/>
                <w:highlight w:val="white"/>
                <w:rtl w:val="0"/>
              </w:rPr>
              <w:t xml:space="preserve">(world)</w:t>
            </w:r>
          </w:ins>
        </w:sdtContent>
      </w:sdt>
      <w:r w:rsidDel="00000000" w:rsidR="00000000" w:rsidRPr="00000000">
        <w:rPr>
          <w:rFonts w:ascii="Chathura" w:cs="Chathura" w:eastAsia="Chathura" w:hAnsi="Chathura"/>
          <w:color w:val="1f1f1f"/>
          <w:sz w:val="21"/>
          <w:szCs w:val="21"/>
          <w:highlight w:val="white"/>
          <w:rtl w:val="0"/>
        </w:rPr>
        <w:t xml:space="preserve"> జ్ఞానోదయం</w:t>
      </w:r>
      <w:sdt>
        <w:sdtPr>
          <w:id w:val="1918273903"/>
          <w:tag w:val="goog_rdk_35"/>
        </w:sdtPr>
        <w:sdtContent>
          <w:ins w:author="Sunitha Pusuluri" w:id="29" w:date="2024-10-24T08:54:56Z">
            <w:r w:rsidDel="00000000" w:rsidR="00000000" w:rsidRPr="00000000">
              <w:rPr>
                <w:rFonts w:ascii="Roboto" w:cs="Roboto" w:eastAsia="Roboto" w:hAnsi="Roboto"/>
                <w:color w:val="1f1f1f"/>
                <w:sz w:val="21"/>
                <w:szCs w:val="21"/>
                <w:highlight w:val="white"/>
                <w:rtl w:val="0"/>
              </w:rPr>
              <w:t xml:space="preserve"> (give knowledge)</w:t>
            </w:r>
          </w:ins>
        </w:sdtContent>
      </w:sdt>
      <w:r w:rsidDel="00000000" w:rsidR="00000000" w:rsidRPr="00000000">
        <w:rPr>
          <w:rFonts w:ascii="Chathura" w:cs="Chathura" w:eastAsia="Chathura" w:hAnsi="Chathura"/>
          <w:color w:val="1f1f1f"/>
          <w:sz w:val="21"/>
          <w:szCs w:val="21"/>
          <w:highlight w:val="white"/>
          <w:rtl w:val="0"/>
        </w:rPr>
        <w:t xml:space="preserve"> చేయడం ఆయన విధి (duty) అని  గుర్తించాడు. ఎనిమిదేళ్ల వయసులో సిద్ధార్థుడు విశ్వామిత్ర మహర్షి మార్గదర్శకత్వంలో (guidance)  గాయత్రీ మంత్రం, వేదాలు, పురాణాలు మరియు</w:t>
      </w:r>
      <w:sdt>
        <w:sdtPr>
          <w:id w:val="-1187723299"/>
          <w:tag w:val="goog_rdk_36"/>
        </w:sdtPr>
        <w:sdtContent>
          <w:ins w:author="Sunitha Pusuluri" w:id="30" w:date="2024-10-24T08:55:21Z">
            <w:r w:rsidDel="00000000" w:rsidR="00000000" w:rsidRPr="00000000">
              <w:rPr>
                <w:rFonts w:ascii="Roboto" w:cs="Roboto" w:eastAsia="Roboto" w:hAnsi="Roboto"/>
                <w:color w:val="1f1f1f"/>
                <w:sz w:val="21"/>
                <w:szCs w:val="21"/>
                <w:highlight w:val="white"/>
                <w:rtl w:val="0"/>
              </w:rPr>
              <w:t xml:space="preserve"> (and)</w:t>
            </w:r>
          </w:ins>
        </w:sdtContent>
      </w:sdt>
      <w:r w:rsidDel="00000000" w:rsidR="00000000" w:rsidRPr="00000000">
        <w:rPr>
          <w:rFonts w:ascii="Chathura" w:cs="Chathura" w:eastAsia="Chathura" w:hAnsi="Chathura"/>
          <w:color w:val="1f1f1f"/>
          <w:sz w:val="21"/>
          <w:szCs w:val="21"/>
          <w:highlight w:val="white"/>
          <w:rtl w:val="0"/>
        </w:rPr>
        <w:t xml:space="preserve"> ఇతర</w:t>
      </w:r>
      <w:sdt>
        <w:sdtPr>
          <w:id w:val="-2108075057"/>
          <w:tag w:val="goog_rdk_37"/>
        </w:sdtPr>
        <w:sdtContent>
          <w:ins w:author="Sunitha Pusuluri" w:id="31" w:date="2024-10-24T08:55:27Z">
            <w:r w:rsidDel="00000000" w:rsidR="00000000" w:rsidRPr="00000000">
              <w:rPr>
                <w:rFonts w:ascii="Roboto" w:cs="Roboto" w:eastAsia="Roboto" w:hAnsi="Roboto"/>
                <w:color w:val="1f1f1f"/>
                <w:sz w:val="21"/>
                <w:szCs w:val="21"/>
                <w:highlight w:val="white"/>
                <w:rtl w:val="0"/>
              </w:rPr>
              <w:t xml:space="preserve"> (other)</w:t>
            </w:r>
          </w:ins>
        </w:sdtContent>
      </w:sdt>
      <w:r w:rsidDel="00000000" w:rsidR="00000000" w:rsidRPr="00000000">
        <w:rPr>
          <w:rFonts w:ascii="Chathura" w:cs="Chathura" w:eastAsia="Chathura" w:hAnsi="Chathura"/>
          <w:color w:val="1f1f1f"/>
          <w:sz w:val="21"/>
          <w:szCs w:val="21"/>
          <w:highlight w:val="white"/>
          <w:rtl w:val="0"/>
        </w:rPr>
        <w:t xml:space="preserve"> విషయాలను అభ్యసించి</w:t>
      </w:r>
      <w:sdt>
        <w:sdtPr>
          <w:id w:val="276820257"/>
          <w:tag w:val="goog_rdk_38"/>
        </w:sdtPr>
        <w:sdtContent>
          <w:ins w:author="Sunitha Pusuluri" w:id="32" w:date="2024-10-24T08:55:32Z">
            <w:r w:rsidDel="00000000" w:rsidR="00000000" w:rsidRPr="00000000">
              <w:rPr>
                <w:rFonts w:ascii="Roboto" w:cs="Roboto" w:eastAsia="Roboto" w:hAnsi="Roboto"/>
                <w:color w:val="1f1f1f"/>
                <w:sz w:val="21"/>
                <w:szCs w:val="21"/>
                <w:highlight w:val="white"/>
                <w:rtl w:val="0"/>
              </w:rPr>
              <w:t xml:space="preserve"> (learn)</w:t>
            </w:r>
          </w:ins>
        </w:sdtContent>
      </w:sdt>
      <w:r w:rsidDel="00000000" w:rsidR="00000000" w:rsidRPr="00000000">
        <w:rPr>
          <w:rFonts w:ascii="Chathura" w:cs="Chathura" w:eastAsia="Chathura" w:hAnsi="Chathura"/>
          <w:color w:val="1f1f1f"/>
          <w:sz w:val="21"/>
          <w:szCs w:val="21"/>
          <w:highlight w:val="white"/>
          <w:rtl w:val="0"/>
        </w:rPr>
        <w:t xml:space="preserve">, ప్రావీణ్యం (skills</w:t>
      </w:r>
      <w:sdt>
        <w:sdtPr>
          <w:id w:val="1055679195"/>
          <w:tag w:val="goog_rdk_39"/>
        </w:sdtPr>
        <w:sdtContent>
          <w:ins w:author="Sunitha Pusuluri" w:id="33" w:date="2024-10-24T08:55:40Z">
            <w:r w:rsidDel="00000000" w:rsidR="00000000" w:rsidRPr="00000000">
              <w:rPr>
                <w:rFonts w:ascii="Roboto" w:cs="Roboto" w:eastAsia="Roboto" w:hAnsi="Roboto"/>
                <w:color w:val="1f1f1f"/>
                <w:sz w:val="21"/>
                <w:szCs w:val="21"/>
                <w:highlight w:val="white"/>
                <w:rtl w:val="0"/>
              </w:rPr>
              <w:t xml:space="preserve">, expert</w:t>
            </w:r>
          </w:ins>
        </w:sdtContent>
      </w:sdt>
      <w:r w:rsidDel="00000000" w:rsidR="00000000" w:rsidRPr="00000000">
        <w:rPr>
          <w:rFonts w:ascii="Chathura" w:cs="Chathura" w:eastAsia="Chathura" w:hAnsi="Chathura"/>
          <w:color w:val="1f1f1f"/>
          <w:sz w:val="21"/>
          <w:szCs w:val="21"/>
          <w:highlight w:val="white"/>
          <w:rtl w:val="0"/>
        </w:rPr>
        <w:t xml:space="preserve">)  సంపాదించాడు. </w:t>
      </w:r>
      <w:r w:rsidDel="00000000" w:rsidR="00000000" w:rsidRPr="00000000">
        <w:rPr>
          <w:rtl w:val="0"/>
        </w:rPr>
      </w:r>
    </w:p>
    <w:p w:rsidR="00000000" w:rsidDel="00000000" w:rsidP="00000000" w:rsidRDefault="00000000" w:rsidRPr="00000000" w14:paraId="0000001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b w:val="1"/>
          <w:bCs w:val="1"/>
          <w:i w:val="1"/>
          <w:iCs w:val="1"/>
          <w:color w:val="1f1f1f"/>
          <w:sz w:val="21"/>
          <w:szCs w:val="21"/>
          <w:highlight w:val="white"/>
          <w:u w:val="single"/>
        </w:rPr>
      </w:pPr>
      <w:r w:rsidDel="00000000" w:rsidR="00000000" w:rsidRPr="00000000">
        <w:rPr>
          <w:rFonts w:ascii="Chathura" w:cs="Chathura" w:eastAsia="Chathura" w:hAnsi="Chathura"/>
          <w:b w:val="1"/>
          <w:bCs w:val="1"/>
          <w:i w:val="1"/>
          <w:iCs w:val="1"/>
          <w:color w:val="1f1f1f"/>
          <w:sz w:val="21"/>
          <w:szCs w:val="21"/>
          <w:highlight w:val="white"/>
          <w:u w:val="single"/>
          <w:rtl w:val="0"/>
        </w:rPr>
        <w:t xml:space="preserve">Chapter 5  -  దయామూర్తి (Kind Hearted)</w:t>
      </w:r>
      <w:r w:rsidDel="00000000" w:rsidR="00000000" w:rsidRPr="00000000">
        <w:rPr>
          <w:rtl w:val="0"/>
        </w:rPr>
      </w:r>
    </w:p>
    <w:p w:rsidR="00000000" w:rsidDel="00000000" w:rsidP="00000000" w:rsidRDefault="00000000" w:rsidRPr="00000000" w14:paraId="0000001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In this chapter, Siddhartha's compassionate</w:t>
      </w:r>
      <w:sdt>
        <w:sdtPr>
          <w:id w:val="-1932873356"/>
          <w:tag w:val="goog_rdk_40"/>
        </w:sdtPr>
        <w:sdtContent>
          <w:ins w:author="" w:id="34" w:date="1970-01-01T00:00:01Z">
            <w:r w:rsidDel="00000000" w:rsidR="00000000" w:rsidRPr="00000000">
              <w:rPr>
                <w:rFonts w:ascii="Roboto" w:cs="Roboto" w:eastAsia="Roboto" w:hAnsi="Roboto"/>
                <w:color w:val="1f1f1f"/>
                <w:sz w:val="21"/>
                <w:szCs w:val="21"/>
                <w:highlight w:val="white"/>
                <w:rtl w:val="0"/>
              </w:rPr>
              <w:t xml:space="preserve"> </w:t>
            </w:r>
          </w:ins>
        </w:sdtContent>
      </w:sdt>
      <w:sdt>
        <w:sdtPr>
          <w:id w:val="1914589722"/>
          <w:tag w:val="goog_rdk_41"/>
        </w:sdtPr>
        <w:sdtContent>
          <w:ins w:author="Sunitha Pusuluri" w:id="35" w:date="2024-10-24T08:55:52Z">
            <w:r w:rsidDel="00000000" w:rsidR="00000000" w:rsidRPr="00000000">
              <w:rPr>
                <w:rFonts w:ascii="Roboto" w:cs="Roboto" w:eastAsia="Roboto" w:hAnsi="Roboto"/>
                <w:color w:val="1f1f1f"/>
                <w:sz w:val="21"/>
                <w:szCs w:val="21"/>
                <w:highlight w:val="white"/>
                <w:rtl w:val="0"/>
              </w:rPr>
              <w:t xml:space="preserve">(kind)</w:t>
            </w:r>
          </w:ins>
        </w:sdtContent>
      </w:sdt>
      <w:r w:rsidDel="00000000" w:rsidR="00000000" w:rsidRPr="00000000">
        <w:rPr>
          <w:rFonts w:ascii="Roboto" w:cs="Roboto" w:eastAsia="Roboto" w:hAnsi="Roboto"/>
          <w:color w:val="1f1f1f"/>
          <w:sz w:val="21"/>
          <w:szCs w:val="21"/>
          <w:highlight w:val="white"/>
          <w:rtl w:val="0"/>
        </w:rPr>
        <w:t xml:space="preserve"> nature is highlighted</w:t>
      </w:r>
      <w:sdt>
        <w:sdtPr>
          <w:id w:val="-1742108259"/>
          <w:tag w:val="goog_rdk_42"/>
        </w:sdtPr>
        <w:sdtContent>
          <w:ins w:author="Sunitha Pusuluri" w:id="36" w:date="2024-10-24T08:56:01Z">
            <w:r w:rsidDel="00000000" w:rsidR="00000000" w:rsidRPr="00000000">
              <w:rPr>
                <w:rFonts w:ascii="Roboto" w:cs="Roboto" w:eastAsia="Roboto" w:hAnsi="Roboto"/>
                <w:color w:val="1f1f1f"/>
                <w:sz w:val="21"/>
                <w:szCs w:val="21"/>
                <w:highlight w:val="white"/>
                <w:rtl w:val="0"/>
              </w:rPr>
              <w:t xml:space="preserve"> </w:t>
            </w:r>
          </w:ins>
        </w:sdtContent>
      </w:sdt>
      <w:sdt>
        <w:sdtPr>
          <w:id w:val="505869258"/>
          <w:tag w:val="goog_rdk_43"/>
        </w:sdtPr>
        <w:sdtContent>
          <w:ins w:author="Virata Pusuluri" w:id="37" w:date="2024-12-15T23:21:27Z">
            <w:r w:rsidDel="00000000" w:rsidR="00000000" w:rsidRPr="00000000">
              <w:rPr>
                <w:rFonts w:ascii="Roboto" w:cs="Roboto" w:eastAsia="Roboto" w:hAnsi="Roboto"/>
                <w:color w:val="1f1f1f"/>
                <w:sz w:val="21"/>
                <w:szCs w:val="21"/>
                <w:highlight w:val="white"/>
                <w:rtl w:val="0"/>
              </w:rPr>
              <w:t xml:space="preserve">(</w:t>
            </w:r>
          </w:ins>
        </w:sdtContent>
      </w:sdt>
      <w:sdt>
        <w:sdtPr>
          <w:id w:val="-1842492129"/>
          <w:tag w:val="goog_rdk_44"/>
        </w:sdtPr>
        <w:sdtContent>
          <w:ins w:author="Sunitha Pusuluri" w:id="38" w:date="2024-10-24T08:56:01Z">
            <w:r w:rsidDel="00000000" w:rsidR="00000000" w:rsidRPr="00000000">
              <w:rPr>
                <w:rFonts w:ascii="Roboto" w:cs="Roboto" w:eastAsia="Roboto" w:hAnsi="Roboto"/>
                <w:color w:val="1f1f1f"/>
                <w:sz w:val="21"/>
                <w:szCs w:val="21"/>
                <w:highlight w:val="white"/>
                <w:rtl w:val="0"/>
              </w:rPr>
              <w:t xml:space="preserve">focused)</w:t>
            </w:r>
          </w:ins>
        </w:sdtContent>
      </w:sdt>
      <w:r w:rsidDel="00000000" w:rsidR="00000000" w:rsidRPr="00000000">
        <w:rPr>
          <w:rFonts w:ascii="Roboto" w:cs="Roboto" w:eastAsia="Roboto" w:hAnsi="Roboto"/>
          <w:color w:val="1f1f1f"/>
          <w:sz w:val="21"/>
          <w:szCs w:val="21"/>
          <w:highlight w:val="white"/>
          <w:rtl w:val="0"/>
        </w:rPr>
        <w:t xml:space="preserve">. He rescues a swan that was shot by his cousin Devadatta, refusing</w:t>
      </w:r>
      <w:sdt>
        <w:sdtPr>
          <w:id w:val="-2031419059"/>
          <w:tag w:val="goog_rdk_45"/>
        </w:sdtPr>
        <w:sdtContent>
          <w:ins w:author="Sunitha Pusuluri" w:id="39" w:date="2024-10-24T08:56:17Z">
            <w:r w:rsidDel="00000000" w:rsidR="00000000" w:rsidRPr="00000000">
              <w:rPr>
                <w:rFonts w:ascii="Roboto" w:cs="Roboto" w:eastAsia="Roboto" w:hAnsi="Roboto"/>
                <w:color w:val="1f1f1f"/>
                <w:sz w:val="21"/>
                <w:szCs w:val="21"/>
                <w:highlight w:val="white"/>
                <w:rtl w:val="0"/>
              </w:rPr>
              <w:t xml:space="preserve"> (not agreeing)</w:t>
            </w:r>
          </w:ins>
        </w:sdtContent>
      </w:sdt>
      <w:r w:rsidDel="00000000" w:rsidR="00000000" w:rsidRPr="00000000">
        <w:rPr>
          <w:rFonts w:ascii="Roboto" w:cs="Roboto" w:eastAsia="Roboto" w:hAnsi="Roboto"/>
          <w:color w:val="1f1f1f"/>
          <w:sz w:val="21"/>
          <w:szCs w:val="21"/>
          <w:highlight w:val="white"/>
          <w:rtl w:val="0"/>
        </w:rPr>
        <w:t xml:space="preserve"> to give it back, emphasizing</w:t>
      </w:r>
      <w:sdt>
        <w:sdtPr>
          <w:id w:val="1800840970"/>
          <w:tag w:val="goog_rdk_46"/>
        </w:sdtPr>
        <w:sdtContent>
          <w:ins w:author="Sunitha Pusuluri" w:id="40" w:date="2024-10-24T08:56:25Z">
            <w:r w:rsidDel="00000000" w:rsidR="00000000" w:rsidRPr="00000000">
              <w:rPr>
                <w:rFonts w:ascii="Roboto" w:cs="Roboto" w:eastAsia="Roboto" w:hAnsi="Roboto"/>
                <w:color w:val="1f1f1f"/>
                <w:sz w:val="21"/>
                <w:szCs w:val="21"/>
                <w:highlight w:val="white"/>
                <w:rtl w:val="0"/>
              </w:rPr>
              <w:t xml:space="preserve"> (telling)</w:t>
            </w:r>
          </w:ins>
        </w:sdtContent>
      </w:sdt>
      <w:r w:rsidDel="00000000" w:rsidR="00000000" w:rsidRPr="00000000">
        <w:rPr>
          <w:rFonts w:ascii="Roboto" w:cs="Roboto" w:eastAsia="Roboto" w:hAnsi="Roboto"/>
          <w:color w:val="1f1f1f"/>
          <w:sz w:val="21"/>
          <w:szCs w:val="21"/>
          <w:highlight w:val="white"/>
          <w:rtl w:val="0"/>
        </w:rPr>
        <w:t xml:space="preserve"> the importance of non-violence</w:t>
      </w:r>
      <w:sdt>
        <w:sdtPr>
          <w:id w:val="955846322"/>
          <w:tag w:val="goog_rdk_47"/>
        </w:sdtPr>
        <w:sdtContent>
          <w:ins w:author="Sunitha Pusuluri" w:id="41" w:date="2024-10-24T08:56:40Z">
            <w:r w:rsidDel="00000000" w:rsidR="00000000" w:rsidRPr="00000000">
              <w:rPr>
                <w:rFonts w:ascii="Roboto" w:cs="Roboto" w:eastAsia="Roboto" w:hAnsi="Roboto"/>
                <w:color w:val="1f1f1f"/>
                <w:sz w:val="21"/>
                <w:szCs w:val="21"/>
                <w:highlight w:val="white"/>
                <w:rtl w:val="0"/>
              </w:rPr>
              <w:t xml:space="preserve"> (not harming or shouting at others under any condition) </w:t>
            </w:r>
          </w:ins>
        </w:sdtContent>
      </w:sdt>
      <w:r w:rsidDel="00000000" w:rsidR="00000000" w:rsidRPr="00000000">
        <w:rPr>
          <w:rFonts w:ascii="Roboto" w:cs="Roboto" w:eastAsia="Roboto" w:hAnsi="Roboto"/>
          <w:color w:val="1f1f1f"/>
          <w:sz w:val="21"/>
          <w:szCs w:val="21"/>
          <w:highlight w:val="white"/>
          <w:rtl w:val="0"/>
        </w:rPr>
        <w:t xml:space="preserve"> and showcasing</w:t>
      </w:r>
      <w:sdt>
        <w:sdtPr>
          <w:id w:val="1808424739"/>
          <w:tag w:val="goog_rdk_48"/>
        </w:sdtPr>
        <w:sdtContent>
          <w:ins w:author="Sunitha Pusuluri" w:id="42" w:date="2024-10-24T08:57:50Z">
            <w:r w:rsidDel="00000000" w:rsidR="00000000" w:rsidRPr="00000000">
              <w:rPr>
                <w:rFonts w:ascii="Roboto" w:cs="Roboto" w:eastAsia="Roboto" w:hAnsi="Roboto"/>
                <w:color w:val="1f1f1f"/>
                <w:sz w:val="21"/>
                <w:szCs w:val="21"/>
                <w:highlight w:val="white"/>
                <w:rtl w:val="0"/>
              </w:rPr>
              <w:t xml:space="preserve"> (showing)</w:t>
            </w:r>
          </w:ins>
        </w:sdtContent>
      </w:sdt>
      <w:r w:rsidDel="00000000" w:rsidR="00000000" w:rsidRPr="00000000">
        <w:rPr>
          <w:rFonts w:ascii="Roboto" w:cs="Roboto" w:eastAsia="Roboto" w:hAnsi="Roboto"/>
          <w:color w:val="1f1f1f"/>
          <w:sz w:val="21"/>
          <w:szCs w:val="21"/>
          <w:highlight w:val="white"/>
          <w:rtl w:val="0"/>
        </w:rPr>
        <w:t xml:space="preserve"> his empathy</w:t>
      </w:r>
      <w:sdt>
        <w:sdtPr>
          <w:id w:val="-607481658"/>
          <w:tag w:val="goog_rdk_49"/>
        </w:sdtPr>
        <w:sdtContent>
          <w:ins w:author="Virata Pusuluri" w:id="43" w:date="2024-11-27T19:00:45Z">
            <w:r w:rsidDel="00000000" w:rsidR="00000000" w:rsidRPr="00000000">
              <w:rPr>
                <w:rFonts w:ascii="Roboto" w:cs="Roboto" w:eastAsia="Roboto" w:hAnsi="Roboto"/>
                <w:color w:val="1f1f1f"/>
                <w:sz w:val="21"/>
                <w:szCs w:val="21"/>
                <w:highlight w:val="white"/>
                <w:rtl w:val="0"/>
              </w:rPr>
              <w:t xml:space="preserve"> </w:t>
            </w:r>
          </w:ins>
        </w:sdtContent>
      </w:sdt>
      <w:sdt>
        <w:sdtPr>
          <w:id w:val="-103753307"/>
          <w:tag w:val="goog_rdk_50"/>
        </w:sdtPr>
        <w:sdtContent>
          <w:ins w:author="Sunitha Pusuluri" w:id="44" w:date="2024-10-24T08:57:57Z">
            <w:r w:rsidDel="00000000" w:rsidR="00000000" w:rsidRPr="00000000">
              <w:rPr>
                <w:rFonts w:ascii="Roboto" w:cs="Roboto" w:eastAsia="Roboto" w:hAnsi="Roboto"/>
                <w:color w:val="1f1f1f"/>
                <w:sz w:val="21"/>
                <w:szCs w:val="21"/>
                <w:highlight w:val="white"/>
                <w:rtl w:val="0"/>
              </w:rPr>
              <w:t xml:space="preserve">(love)</w:t>
            </w:r>
          </w:ins>
        </w:sdtContent>
      </w:sdt>
      <w:r w:rsidDel="00000000" w:rsidR="00000000" w:rsidRPr="00000000">
        <w:rPr>
          <w:rFonts w:ascii="Roboto" w:cs="Roboto" w:eastAsia="Roboto" w:hAnsi="Roboto"/>
          <w:color w:val="1f1f1f"/>
          <w:sz w:val="21"/>
          <w:szCs w:val="21"/>
          <w:highlight w:val="white"/>
          <w:rtl w:val="0"/>
        </w:rPr>
        <w:t xml:space="preserve"> for all living beings. </w:t>
      </w:r>
    </w:p>
    <w:p w:rsidR="00000000" w:rsidDel="00000000" w:rsidP="00000000" w:rsidRDefault="00000000" w:rsidRPr="00000000" w14:paraId="0000002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ఈ అధ్యాయంలో</w:t>
      </w:r>
      <w:sdt>
        <w:sdtPr>
          <w:id w:val="778899590"/>
          <w:tag w:val="goog_rdk_51"/>
        </w:sdtPr>
        <w:sdtContent>
          <w:ins w:author="Sunitha Pusuluri" w:id="45" w:date="2024-10-24T08:58:04Z">
            <w:r w:rsidDel="00000000" w:rsidR="00000000" w:rsidRPr="00000000">
              <w:rPr>
                <w:rFonts w:ascii="Roboto" w:cs="Roboto" w:eastAsia="Roboto" w:hAnsi="Roboto"/>
                <w:color w:val="1f1f1f"/>
                <w:sz w:val="21"/>
                <w:szCs w:val="21"/>
                <w:highlight w:val="white"/>
                <w:rtl w:val="0"/>
              </w:rPr>
              <w:t xml:space="preserve"> (chapter)</w:t>
            </w:r>
          </w:ins>
        </w:sdtContent>
      </w:sdt>
      <w:r w:rsidDel="00000000" w:rsidR="00000000" w:rsidRPr="00000000">
        <w:rPr>
          <w:rFonts w:ascii="Chathura" w:cs="Chathura" w:eastAsia="Chathura" w:hAnsi="Chathura"/>
          <w:color w:val="1f1f1f"/>
          <w:sz w:val="21"/>
          <w:szCs w:val="21"/>
          <w:highlight w:val="white"/>
          <w:rtl w:val="0"/>
        </w:rPr>
        <w:t xml:space="preserve"> సిద్ధార్థుడి కరుణామయ</w:t>
      </w:r>
      <w:sdt>
        <w:sdtPr>
          <w:id w:val="1319337658"/>
          <w:tag w:val="goog_rdk_52"/>
        </w:sdtPr>
        <w:sdtContent>
          <w:ins w:author="Sunitha Pusuluri" w:id="46" w:date="2024-10-24T08:58:08Z">
            <w:r w:rsidDel="00000000" w:rsidR="00000000" w:rsidRPr="00000000">
              <w:rPr>
                <w:rFonts w:ascii="Roboto" w:cs="Roboto" w:eastAsia="Roboto" w:hAnsi="Roboto"/>
                <w:color w:val="1f1f1f"/>
                <w:sz w:val="21"/>
                <w:szCs w:val="21"/>
                <w:highlight w:val="white"/>
                <w:rtl w:val="0"/>
              </w:rPr>
              <w:t xml:space="preserve"> (kind)</w:t>
            </w:r>
          </w:ins>
        </w:sdtContent>
      </w:sdt>
      <w:r w:rsidDel="00000000" w:rsidR="00000000" w:rsidRPr="00000000">
        <w:rPr>
          <w:rFonts w:ascii="Chathura" w:cs="Chathura" w:eastAsia="Chathura" w:hAnsi="Chathura"/>
          <w:color w:val="1f1f1f"/>
          <w:sz w:val="21"/>
          <w:szCs w:val="21"/>
          <w:highlight w:val="white"/>
          <w:rtl w:val="0"/>
        </w:rPr>
        <w:t xml:space="preserve"> స్వభావం</w:t>
      </w:r>
      <w:sdt>
        <w:sdtPr>
          <w:id w:val="1399117786"/>
          <w:tag w:val="goog_rdk_53"/>
        </w:sdtPr>
        <w:sdtContent>
          <w:ins w:author="Sunitha Pusuluri" w:id="47" w:date="2024-10-24T08:58:12Z">
            <w:r w:rsidDel="00000000" w:rsidR="00000000" w:rsidRPr="00000000">
              <w:rPr>
                <w:rFonts w:ascii="Roboto" w:cs="Roboto" w:eastAsia="Roboto" w:hAnsi="Roboto"/>
                <w:color w:val="1f1f1f"/>
                <w:sz w:val="21"/>
                <w:szCs w:val="21"/>
                <w:highlight w:val="white"/>
                <w:rtl w:val="0"/>
              </w:rPr>
              <w:t xml:space="preserve"> (nature ; behaviour)</w:t>
            </w:r>
            <w:sdt>
              <w:sdtPr>
                <w:id w:val="-524942324"/>
                <w:tag w:val="goog_rdk_54"/>
              </w:sdtPr>
              <w:sdtContent>
                <w:del w:author="Virata Pusuluri" w:id="48" w:date="2024-11-27T19:01:06Z">
                  <w:r w:rsidDel="00000000" w:rsidR="00000000" w:rsidRPr="00000000">
                    <w:rPr>
                      <w:rFonts w:ascii="Roboto" w:cs="Roboto" w:eastAsia="Roboto" w:hAnsi="Roboto"/>
                      <w:color w:val="1f1f1f"/>
                      <w:sz w:val="21"/>
                      <w:szCs w:val="21"/>
                      <w:highlight w:val="white"/>
                      <w:rtl w:val="0"/>
                    </w:rPr>
                    <w:delText xml:space="preserve">)</w:delText>
                  </w:r>
                </w:del>
              </w:sdtContent>
            </w:sdt>
          </w:ins>
        </w:sdtContent>
      </w:sdt>
      <w:r w:rsidDel="00000000" w:rsidR="00000000" w:rsidRPr="00000000">
        <w:rPr>
          <w:rFonts w:ascii="Chathura" w:cs="Chathura" w:eastAsia="Chathura" w:hAnsi="Chathura"/>
          <w:color w:val="1f1f1f"/>
          <w:sz w:val="21"/>
          <w:szCs w:val="21"/>
          <w:highlight w:val="white"/>
          <w:rtl w:val="0"/>
        </w:rPr>
        <w:t xml:space="preserve"> ప్రముఖంగా</w:t>
      </w:r>
      <w:sdt>
        <w:sdtPr>
          <w:id w:val="-69488360"/>
          <w:tag w:val="goog_rdk_55"/>
        </w:sdtPr>
        <w:sdtContent>
          <w:ins w:author="Sunitha Pusuluri" w:id="49" w:date="2024-10-24T08:58:22Z">
            <w:r w:rsidDel="00000000" w:rsidR="00000000" w:rsidRPr="00000000">
              <w:rPr>
                <w:rFonts w:ascii="Roboto" w:cs="Roboto" w:eastAsia="Roboto" w:hAnsi="Roboto"/>
                <w:color w:val="1f1f1f"/>
                <w:sz w:val="21"/>
                <w:szCs w:val="21"/>
                <w:highlight w:val="white"/>
                <w:rtl w:val="0"/>
              </w:rPr>
              <w:t xml:space="preserve"> (important)</w:t>
            </w:r>
          </w:ins>
        </w:sdtContent>
      </w:sdt>
      <w:r w:rsidDel="00000000" w:rsidR="00000000" w:rsidRPr="00000000">
        <w:rPr>
          <w:rFonts w:ascii="Chathura" w:cs="Chathura" w:eastAsia="Chathura" w:hAnsi="Chathura"/>
          <w:color w:val="1f1f1f"/>
          <w:sz w:val="21"/>
          <w:szCs w:val="21"/>
          <w:highlight w:val="white"/>
          <w:rtl w:val="0"/>
        </w:rPr>
        <w:t xml:space="preserve"> చూపబడింది</w:t>
      </w:r>
      <w:sdt>
        <w:sdtPr>
          <w:id w:val="-723597197"/>
          <w:tag w:val="goog_rdk_56"/>
        </w:sdtPr>
        <w:sdtContent>
          <w:ins w:author="Sunitha Pusuluri" w:id="50" w:date="2024-10-24T08:58:31Z">
            <w:r w:rsidDel="00000000" w:rsidR="00000000" w:rsidRPr="00000000">
              <w:rPr>
                <w:rFonts w:ascii="Roboto" w:cs="Roboto" w:eastAsia="Roboto" w:hAnsi="Roboto"/>
                <w:color w:val="1f1f1f"/>
                <w:sz w:val="21"/>
                <w:szCs w:val="21"/>
                <w:highlight w:val="white"/>
                <w:rtl w:val="0"/>
              </w:rPr>
              <w:t xml:space="preserve"> (show)</w:t>
            </w:r>
          </w:ins>
        </w:sdtContent>
      </w:sdt>
      <w:r w:rsidDel="00000000" w:rsidR="00000000" w:rsidRPr="00000000">
        <w:rPr>
          <w:rFonts w:ascii="Chathura" w:cs="Chathura" w:eastAsia="Chathura" w:hAnsi="Chathura"/>
          <w:color w:val="1f1f1f"/>
          <w:sz w:val="21"/>
          <w:szCs w:val="21"/>
          <w:highlight w:val="white"/>
          <w:rtl w:val="0"/>
        </w:rPr>
        <w:t xml:space="preserve">. తన బావ దేవదత్తుడు బాణంతో కొట్టిన హంసను అతను రక్షించి దానిని తిరిగి ఇవ్వడానికి నిరాకరించాడు </w:t>
      </w:r>
      <w:sdt>
        <w:sdtPr>
          <w:id w:val="1480821922"/>
          <w:tag w:val="goog_rdk_57"/>
        </w:sdtPr>
        <w:sdtContent>
          <w:ins w:author="Sunitha Pusuluri" w:id="51" w:date="2024-12-02T16:18:36Z">
            <w:r w:rsidDel="00000000" w:rsidR="00000000" w:rsidRPr="00000000">
              <w:rPr>
                <w:rFonts w:ascii="Roboto" w:cs="Roboto" w:eastAsia="Roboto" w:hAnsi="Roboto"/>
                <w:color w:val="1f1f1f"/>
                <w:sz w:val="21"/>
                <w:szCs w:val="21"/>
                <w:highlight w:val="white"/>
                <w:rtl w:val="0"/>
              </w:rPr>
              <w:t xml:space="preserve">(disagree)</w:t>
            </w:r>
          </w:ins>
        </w:sdtContent>
      </w:sdt>
      <w:r w:rsidDel="00000000" w:rsidR="00000000" w:rsidRPr="00000000">
        <w:rPr>
          <w:rFonts w:ascii="Chathura" w:cs="Chathura" w:eastAsia="Chathura" w:hAnsi="Chathura"/>
          <w:color w:val="1f1f1f"/>
          <w:sz w:val="21"/>
          <w:szCs w:val="21"/>
          <w:highlight w:val="white"/>
          <w:rtl w:val="0"/>
        </w:rPr>
        <w:t xml:space="preserve">.  అహింస</w:t>
      </w:r>
      <w:sdt>
        <w:sdtPr>
          <w:id w:val="-352537103"/>
          <w:tag w:val="goog_rdk_58"/>
        </w:sdtPr>
        <w:sdtContent>
          <w:ins w:author="Sunitha Pusuluri" w:id="52" w:date="2024-10-24T08:58:48Z">
            <w:r w:rsidDel="00000000" w:rsidR="00000000" w:rsidRPr="00000000">
              <w:rPr>
                <w:rFonts w:ascii="Roboto" w:cs="Roboto" w:eastAsia="Roboto" w:hAnsi="Roboto"/>
                <w:color w:val="1f1f1f"/>
                <w:sz w:val="21"/>
                <w:szCs w:val="21"/>
                <w:highlight w:val="white"/>
                <w:rtl w:val="0"/>
              </w:rPr>
              <w:t xml:space="preserve"> (being peaceful and not hurting others)</w:t>
            </w:r>
          </w:ins>
        </w:sdtContent>
      </w:sdt>
      <w:r w:rsidDel="00000000" w:rsidR="00000000" w:rsidRPr="00000000">
        <w:rPr>
          <w:rFonts w:ascii="Chathura" w:cs="Chathura" w:eastAsia="Chathura" w:hAnsi="Chathura"/>
          <w:color w:val="1f1f1f"/>
          <w:sz w:val="21"/>
          <w:szCs w:val="21"/>
          <w:highlight w:val="white"/>
          <w:rtl w:val="0"/>
        </w:rPr>
        <w:t xml:space="preserve"> యొక్క ప్రాముఖ్యతను</w:t>
      </w:r>
      <w:sdt>
        <w:sdtPr>
          <w:id w:val="1321082562"/>
          <w:tag w:val="goog_rdk_59"/>
        </w:sdtPr>
        <w:sdtContent>
          <w:ins w:author="Sunitha Pusuluri" w:id="53" w:date="2024-10-24T08:59:34Z">
            <w:r w:rsidDel="00000000" w:rsidR="00000000" w:rsidRPr="00000000">
              <w:rPr>
                <w:rFonts w:ascii="Roboto" w:cs="Roboto" w:eastAsia="Roboto" w:hAnsi="Roboto"/>
                <w:color w:val="1f1f1f"/>
                <w:sz w:val="21"/>
                <w:szCs w:val="21"/>
                <w:highlight w:val="white"/>
                <w:rtl w:val="0"/>
              </w:rPr>
              <w:t xml:space="preserve"> (importance)</w:t>
            </w:r>
          </w:ins>
        </w:sdtContent>
      </w:sdt>
      <w:r w:rsidDel="00000000" w:rsidR="00000000" w:rsidRPr="00000000">
        <w:rPr>
          <w:rFonts w:ascii="Chathura" w:cs="Chathura" w:eastAsia="Chathura" w:hAnsi="Chathura"/>
          <w:color w:val="1f1f1f"/>
          <w:sz w:val="21"/>
          <w:szCs w:val="21"/>
          <w:highlight w:val="white"/>
          <w:rtl w:val="0"/>
        </w:rPr>
        <w:t xml:space="preserve"> నొక్కి చెప్పాడు</w:t>
      </w:r>
      <w:sdt>
        <w:sdtPr>
          <w:id w:val="841212177"/>
          <w:tag w:val="goog_rdk_60"/>
        </w:sdtPr>
        <w:sdtContent>
          <w:ins w:author="Sunitha Pusuluri" w:id="54" w:date="2024-10-24T08:59:42Z">
            <w:r w:rsidDel="00000000" w:rsidR="00000000" w:rsidRPr="00000000">
              <w:rPr>
                <w:rFonts w:ascii="Roboto" w:cs="Roboto" w:eastAsia="Roboto" w:hAnsi="Roboto"/>
                <w:color w:val="1f1f1f"/>
                <w:sz w:val="21"/>
                <w:szCs w:val="21"/>
                <w:highlight w:val="white"/>
                <w:rtl w:val="0"/>
              </w:rPr>
              <w:t xml:space="preserve"> (highlight ; focus)</w:t>
            </w:r>
          </w:ins>
        </w:sdtContent>
      </w:sdt>
      <w:r w:rsidDel="00000000" w:rsidR="00000000" w:rsidRPr="00000000">
        <w:rPr>
          <w:rFonts w:ascii="Chathura" w:cs="Chathura" w:eastAsia="Chathura" w:hAnsi="Chathura"/>
          <w:color w:val="1f1f1f"/>
          <w:sz w:val="21"/>
          <w:szCs w:val="21"/>
          <w:highlight w:val="white"/>
          <w:rtl w:val="0"/>
        </w:rPr>
        <w:t xml:space="preserve">, మరియు</w:t>
      </w:r>
      <w:sdt>
        <w:sdtPr>
          <w:id w:val="51890920"/>
          <w:tag w:val="goog_rdk_61"/>
        </w:sdtPr>
        <w:sdtContent>
          <w:ins w:author="Sunitha Pusuluri" w:id="55" w:date="2024-10-24T09:00:30Z">
            <w:r w:rsidDel="00000000" w:rsidR="00000000" w:rsidRPr="00000000">
              <w:rPr>
                <w:rFonts w:ascii="Roboto" w:cs="Roboto" w:eastAsia="Roboto" w:hAnsi="Roboto"/>
                <w:color w:val="1f1f1f"/>
                <w:sz w:val="21"/>
                <w:szCs w:val="21"/>
                <w:highlight w:val="white"/>
                <w:rtl w:val="0"/>
              </w:rPr>
              <w:t xml:space="preserve"> (and)</w:t>
            </w:r>
          </w:ins>
        </w:sdtContent>
      </w:sdt>
      <w:r w:rsidDel="00000000" w:rsidR="00000000" w:rsidRPr="00000000">
        <w:rPr>
          <w:rFonts w:ascii="Chathura" w:cs="Chathura" w:eastAsia="Chathura" w:hAnsi="Chathura"/>
          <w:color w:val="1f1f1f"/>
          <w:sz w:val="21"/>
          <w:szCs w:val="21"/>
          <w:highlight w:val="white"/>
          <w:rtl w:val="0"/>
        </w:rPr>
        <w:t xml:space="preserve"> అన్ని జీవుల</w:t>
      </w:r>
      <w:sdt>
        <w:sdtPr>
          <w:id w:val="-348563947"/>
          <w:tag w:val="goog_rdk_62"/>
        </w:sdtPr>
        <w:sdtContent>
          <w:ins w:author="Sunitha Pusuluri" w:id="56" w:date="2024-10-24T09:00:34Z">
            <w:r w:rsidDel="00000000" w:rsidR="00000000" w:rsidRPr="00000000">
              <w:rPr>
                <w:rFonts w:ascii="Roboto" w:cs="Roboto" w:eastAsia="Roboto" w:hAnsi="Roboto"/>
                <w:color w:val="1f1f1f"/>
                <w:sz w:val="21"/>
                <w:szCs w:val="21"/>
                <w:highlight w:val="white"/>
                <w:rtl w:val="0"/>
              </w:rPr>
              <w:t xml:space="preserve"> (living beings)</w:t>
            </w:r>
          </w:ins>
        </w:sdtContent>
      </w:sdt>
      <w:r w:rsidDel="00000000" w:rsidR="00000000" w:rsidRPr="00000000">
        <w:rPr>
          <w:rFonts w:ascii="Chathura" w:cs="Chathura" w:eastAsia="Chathura" w:hAnsi="Chathura"/>
          <w:color w:val="1f1f1f"/>
          <w:sz w:val="21"/>
          <w:szCs w:val="21"/>
          <w:highlight w:val="white"/>
          <w:rtl w:val="0"/>
        </w:rPr>
        <w:t xml:space="preserve"> పట్ల</w:t>
      </w:r>
      <w:sdt>
        <w:sdtPr>
          <w:id w:val="2050322425"/>
          <w:tag w:val="goog_rdk_63"/>
        </w:sdtPr>
        <w:sdtContent>
          <w:ins w:author="Sunitha Pusuluri" w:id="57" w:date="2024-10-24T09:00:47Z">
            <w:r w:rsidDel="00000000" w:rsidR="00000000" w:rsidRPr="00000000">
              <w:rPr>
                <w:rFonts w:ascii="Roboto" w:cs="Roboto" w:eastAsia="Roboto" w:hAnsi="Roboto"/>
                <w:color w:val="1f1f1f"/>
                <w:sz w:val="21"/>
                <w:szCs w:val="21"/>
                <w:highlight w:val="white"/>
                <w:rtl w:val="0"/>
              </w:rPr>
              <w:t xml:space="preserve"> (towards)</w:t>
            </w:r>
          </w:ins>
        </w:sdtContent>
      </w:sdt>
      <w:r w:rsidDel="00000000" w:rsidR="00000000" w:rsidRPr="00000000">
        <w:rPr>
          <w:rFonts w:ascii="Chathura" w:cs="Chathura" w:eastAsia="Chathura" w:hAnsi="Chathura"/>
          <w:color w:val="1f1f1f"/>
          <w:sz w:val="21"/>
          <w:szCs w:val="21"/>
          <w:highlight w:val="white"/>
          <w:rtl w:val="0"/>
        </w:rPr>
        <w:t xml:space="preserve"> తనకున్న సానుభూతిని</w:t>
      </w:r>
      <w:sdt>
        <w:sdtPr>
          <w:id w:val="-1569076965"/>
          <w:tag w:val="goog_rdk_64"/>
        </w:sdtPr>
        <w:sdtContent>
          <w:ins w:author="Sunitha Pusuluri" w:id="58" w:date="2024-10-24T09:01:16Z">
            <w:r w:rsidDel="00000000" w:rsidR="00000000" w:rsidRPr="00000000">
              <w:rPr>
                <w:rFonts w:ascii="Roboto" w:cs="Roboto" w:eastAsia="Roboto" w:hAnsi="Roboto"/>
                <w:color w:val="1f1f1f"/>
                <w:sz w:val="21"/>
                <w:szCs w:val="21"/>
                <w:highlight w:val="white"/>
                <w:rtl w:val="0"/>
              </w:rPr>
              <w:t xml:space="preserve"> (care)</w:t>
            </w:r>
          </w:ins>
        </w:sdtContent>
      </w:sdt>
      <w:r w:rsidDel="00000000" w:rsidR="00000000" w:rsidRPr="00000000">
        <w:rPr>
          <w:rFonts w:ascii="Chathura" w:cs="Chathura" w:eastAsia="Chathura" w:hAnsi="Chathura"/>
          <w:color w:val="1f1f1f"/>
          <w:sz w:val="21"/>
          <w:szCs w:val="21"/>
          <w:highlight w:val="white"/>
          <w:rtl w:val="0"/>
        </w:rPr>
        <w:t xml:space="preserve"> ప్రదర్శించాడు</w:t>
      </w:r>
      <w:sdt>
        <w:sdtPr>
          <w:id w:val="683272718"/>
          <w:tag w:val="goog_rdk_65"/>
        </w:sdtPr>
        <w:sdtContent>
          <w:ins w:author="Sunitha Pusuluri" w:id="59" w:date="2024-10-24T09:01:19Z">
            <w:r w:rsidDel="00000000" w:rsidR="00000000" w:rsidRPr="00000000">
              <w:rPr>
                <w:rFonts w:ascii="Roboto" w:cs="Roboto" w:eastAsia="Roboto" w:hAnsi="Roboto"/>
                <w:color w:val="1f1f1f"/>
                <w:sz w:val="21"/>
                <w:szCs w:val="21"/>
                <w:highlight w:val="white"/>
                <w:rtl w:val="0"/>
              </w:rPr>
              <w:t xml:space="preserve"> (show ;  tell)</w:t>
            </w:r>
          </w:ins>
        </w:sdtContent>
      </w:sdt>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2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b w:val="1"/>
          <w:bCs w:val="1"/>
          <w:i w:val="1"/>
          <w:iCs w:val="1"/>
          <w:color w:val="1f1f1f"/>
          <w:sz w:val="21"/>
          <w:szCs w:val="21"/>
          <w:highlight w:val="white"/>
          <w:u w:val="single"/>
        </w:rPr>
      </w:pPr>
      <w:r w:rsidDel="00000000" w:rsidR="00000000" w:rsidRPr="00000000">
        <w:rPr>
          <w:rFonts w:ascii="Chathura" w:cs="Chathura" w:eastAsia="Chathura" w:hAnsi="Chathura"/>
          <w:b w:val="1"/>
          <w:bCs w:val="1"/>
          <w:i w:val="1"/>
          <w:iCs w:val="1"/>
          <w:color w:val="1f1f1f"/>
          <w:sz w:val="21"/>
          <w:szCs w:val="21"/>
          <w:highlight w:val="white"/>
          <w:u w:val="single"/>
          <w:rtl w:val="0"/>
        </w:rPr>
        <w:t xml:space="preserve">Chapter 6  -  వివాహం (Marriage)</w:t>
      </w:r>
      <w:r w:rsidDel="00000000" w:rsidR="00000000" w:rsidRPr="00000000">
        <w:rPr>
          <w:rtl w:val="0"/>
        </w:rPr>
      </w:r>
    </w:p>
    <w:p w:rsidR="00000000" w:rsidDel="00000000" w:rsidP="00000000" w:rsidRDefault="00000000" w:rsidRPr="00000000" w14:paraId="00000024">
      <w:pPr>
        <w:rPr>
          <w:rFonts w:ascii="Roboto" w:cs="Roboto" w:eastAsia="Roboto" w:hAnsi="Roboto"/>
          <w:b w:val="1"/>
          <w:bCs w:val="1"/>
          <w:i w:val="1"/>
          <w:iCs w:val="1"/>
          <w:color w:val="1f1f1f"/>
          <w:sz w:val="21"/>
          <w:szCs w:val="21"/>
          <w:highlight w:val="white"/>
          <w:u w:val="single"/>
        </w:rPr>
      </w:pPr>
      <w:r w:rsidDel="00000000" w:rsidR="00000000" w:rsidRPr="00000000">
        <w:rPr>
          <w:rtl w:val="0"/>
        </w:rPr>
      </w:r>
    </w:p>
    <w:p w:rsidR="00000000" w:rsidDel="00000000" w:rsidP="00000000" w:rsidRDefault="00000000" w:rsidRPr="00000000" w14:paraId="0000002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King Suddhodana, </w:t>
      </w:r>
      <w:sdt>
        <w:sdtPr>
          <w:id w:val="-403825098"/>
          <w:tag w:val="goog_rdk_66"/>
        </w:sdtPr>
        <w:sdtContent>
          <w:commentRangeStart w:id="7"/>
        </w:sdtContent>
      </w:sdt>
      <w:r w:rsidDel="00000000" w:rsidR="00000000" w:rsidRPr="00000000">
        <w:rPr>
          <w:rFonts w:ascii="Roboto" w:cs="Roboto" w:eastAsia="Roboto" w:hAnsi="Roboto"/>
          <w:color w:val="1f1f1f"/>
          <w:sz w:val="21"/>
          <w:szCs w:val="21"/>
          <w:highlight w:val="white"/>
          <w:rtl w:val="0"/>
        </w:rPr>
        <w:t xml:space="preserve">seeking</w:t>
      </w:r>
      <w:commentRangeEnd w:id="7"/>
      <w:r w:rsidDel="00000000" w:rsidR="00000000" w:rsidRPr="00000000">
        <w:commentReference w:id="7"/>
      </w:r>
      <w:r w:rsidDel="00000000" w:rsidR="00000000" w:rsidRPr="00000000">
        <w:rPr>
          <w:rFonts w:ascii="Roboto" w:cs="Roboto" w:eastAsia="Roboto" w:hAnsi="Roboto"/>
          <w:color w:val="1f1f1f"/>
          <w:sz w:val="21"/>
          <w:szCs w:val="21"/>
          <w:highlight w:val="white"/>
          <w:rtl w:val="0"/>
        </w:rPr>
        <w:t xml:space="preserve"> to </w:t>
      </w:r>
      <w:sdt>
        <w:sdtPr>
          <w:id w:val="-1281270025"/>
          <w:tag w:val="goog_rdk_67"/>
        </w:sdtPr>
        <w:sdtContent>
          <w:commentRangeStart w:id="8"/>
        </w:sdtContent>
      </w:sdt>
      <w:r w:rsidDel="00000000" w:rsidR="00000000" w:rsidRPr="00000000">
        <w:rPr>
          <w:rFonts w:ascii="Roboto" w:cs="Roboto" w:eastAsia="Roboto" w:hAnsi="Roboto"/>
          <w:color w:val="1f1f1f"/>
          <w:sz w:val="21"/>
          <w:szCs w:val="21"/>
          <w:highlight w:val="white"/>
          <w:rtl w:val="0"/>
        </w:rPr>
        <w:t xml:space="preserve">secure</w:t>
      </w:r>
      <w:commentRangeEnd w:id="8"/>
      <w:r w:rsidDel="00000000" w:rsidR="00000000" w:rsidRPr="00000000">
        <w:commentReference w:id="8"/>
      </w:r>
      <w:r w:rsidDel="00000000" w:rsidR="00000000" w:rsidRPr="00000000">
        <w:rPr>
          <w:rFonts w:ascii="Roboto" w:cs="Roboto" w:eastAsia="Roboto" w:hAnsi="Roboto"/>
          <w:color w:val="1f1f1f"/>
          <w:sz w:val="21"/>
          <w:szCs w:val="21"/>
          <w:highlight w:val="white"/>
          <w:rtl w:val="0"/>
        </w:rPr>
        <w:t xml:space="preserve"> Siddhartha's </w:t>
      </w:r>
      <w:sdt>
        <w:sdtPr>
          <w:id w:val="-1752433446"/>
          <w:tag w:val="goog_rdk_68"/>
        </w:sdtPr>
        <w:sdtContent>
          <w:commentRangeStart w:id="9"/>
        </w:sdtContent>
      </w:sdt>
      <w:r w:rsidDel="00000000" w:rsidR="00000000" w:rsidRPr="00000000">
        <w:rPr>
          <w:rFonts w:ascii="Roboto" w:cs="Roboto" w:eastAsia="Roboto" w:hAnsi="Roboto"/>
          <w:color w:val="1f1f1f"/>
          <w:sz w:val="21"/>
          <w:szCs w:val="21"/>
          <w:highlight w:val="white"/>
          <w:rtl w:val="0"/>
        </w:rPr>
        <w:t xml:space="preserve">commitment</w:t>
      </w:r>
      <w:commentRangeEnd w:id="9"/>
      <w:r w:rsidDel="00000000" w:rsidR="00000000" w:rsidRPr="00000000">
        <w:commentReference w:id="9"/>
      </w:r>
      <w:r w:rsidDel="00000000" w:rsidR="00000000" w:rsidRPr="00000000">
        <w:rPr>
          <w:rFonts w:ascii="Roboto" w:cs="Roboto" w:eastAsia="Roboto" w:hAnsi="Roboto"/>
          <w:color w:val="1f1f1f"/>
          <w:sz w:val="21"/>
          <w:szCs w:val="21"/>
          <w:highlight w:val="white"/>
          <w:rtl w:val="0"/>
        </w:rPr>
        <w:t xml:space="preserve"> to the kingdom and </w:t>
      </w:r>
      <w:sdt>
        <w:sdtPr>
          <w:id w:val="-1898077185"/>
          <w:tag w:val="goog_rdk_69"/>
        </w:sdtPr>
        <w:sdtContent>
          <w:commentRangeStart w:id="10"/>
        </w:sdtContent>
      </w:sdt>
      <w:r w:rsidDel="00000000" w:rsidR="00000000" w:rsidRPr="00000000">
        <w:rPr>
          <w:rFonts w:ascii="Roboto" w:cs="Roboto" w:eastAsia="Roboto" w:hAnsi="Roboto"/>
          <w:color w:val="1f1f1f"/>
          <w:sz w:val="21"/>
          <w:szCs w:val="21"/>
          <w:highlight w:val="white"/>
          <w:rtl w:val="0"/>
        </w:rPr>
        <w:t xml:space="preserve">dissuade</w:t>
      </w:r>
      <w:commentRangeEnd w:id="10"/>
      <w:r w:rsidDel="00000000" w:rsidR="00000000" w:rsidRPr="00000000">
        <w:commentReference w:id="10"/>
      </w:r>
      <w:r w:rsidDel="00000000" w:rsidR="00000000" w:rsidRPr="00000000">
        <w:rPr>
          <w:rFonts w:ascii="Roboto" w:cs="Roboto" w:eastAsia="Roboto" w:hAnsi="Roboto"/>
          <w:color w:val="1f1f1f"/>
          <w:sz w:val="21"/>
          <w:szCs w:val="21"/>
          <w:highlight w:val="white"/>
          <w:rtl w:val="0"/>
        </w:rPr>
        <w:t xml:space="preserve"> him from a life of </w:t>
      </w:r>
      <w:sdt>
        <w:sdtPr>
          <w:id w:val="854582039"/>
          <w:tag w:val="goog_rdk_70"/>
        </w:sdtPr>
        <w:sdtContent>
          <w:commentRangeStart w:id="11"/>
        </w:sdtContent>
      </w:sdt>
      <w:r w:rsidDel="00000000" w:rsidR="00000000" w:rsidRPr="00000000">
        <w:rPr>
          <w:rFonts w:ascii="Roboto" w:cs="Roboto" w:eastAsia="Roboto" w:hAnsi="Roboto"/>
          <w:color w:val="1f1f1f"/>
          <w:sz w:val="21"/>
          <w:szCs w:val="21"/>
          <w:highlight w:val="white"/>
          <w:rtl w:val="0"/>
        </w:rPr>
        <w:t xml:space="preserve">renunciation</w:t>
      </w:r>
      <w:commentRangeEnd w:id="11"/>
      <w:r w:rsidDel="00000000" w:rsidR="00000000" w:rsidRPr="00000000">
        <w:commentReference w:id="11"/>
      </w:r>
      <w:r w:rsidDel="00000000" w:rsidR="00000000" w:rsidRPr="00000000">
        <w:rPr>
          <w:rFonts w:ascii="Roboto" w:cs="Roboto" w:eastAsia="Roboto" w:hAnsi="Roboto"/>
          <w:color w:val="1f1f1f"/>
          <w:sz w:val="21"/>
          <w:szCs w:val="21"/>
          <w:highlight w:val="white"/>
          <w:rtl w:val="0"/>
        </w:rPr>
        <w:t xml:space="preserve">, arranges his marriage. Siddhartha agrees, </w:t>
      </w:r>
      <w:sdt>
        <w:sdtPr>
          <w:id w:val="-1965008382"/>
          <w:tag w:val="goog_rdk_71"/>
        </w:sdtPr>
        <w:sdtContent>
          <w:commentRangeStart w:id="12"/>
        </w:sdtContent>
      </w:sdt>
      <w:r w:rsidDel="00000000" w:rsidR="00000000" w:rsidRPr="00000000">
        <w:rPr>
          <w:rFonts w:ascii="Roboto" w:cs="Roboto" w:eastAsia="Roboto" w:hAnsi="Roboto"/>
          <w:color w:val="1f1f1f"/>
          <w:sz w:val="21"/>
          <w:szCs w:val="21"/>
          <w:highlight w:val="white"/>
          <w:rtl w:val="0"/>
        </w:rPr>
        <w:t xml:space="preserve">stipulating</w:t>
      </w:r>
      <w:commentRangeEnd w:id="12"/>
      <w:r w:rsidDel="00000000" w:rsidR="00000000" w:rsidRPr="00000000">
        <w:commentReference w:id="12"/>
      </w:r>
      <w:r w:rsidDel="00000000" w:rsidR="00000000" w:rsidRPr="00000000">
        <w:rPr>
          <w:rFonts w:ascii="Roboto" w:cs="Roboto" w:eastAsia="Roboto" w:hAnsi="Roboto"/>
          <w:color w:val="1f1f1f"/>
          <w:sz w:val="21"/>
          <w:szCs w:val="21"/>
          <w:highlight w:val="white"/>
          <w:rtl w:val="0"/>
        </w:rPr>
        <w:t xml:space="preserve"> that his bride must </w:t>
      </w:r>
      <w:sdt>
        <w:sdtPr>
          <w:id w:val="-75404950"/>
          <w:tag w:val="goog_rdk_72"/>
        </w:sdtPr>
        <w:sdtContent>
          <w:commentRangeStart w:id="13"/>
        </w:sdtContent>
      </w:sdt>
      <w:r w:rsidDel="00000000" w:rsidR="00000000" w:rsidRPr="00000000">
        <w:rPr>
          <w:rFonts w:ascii="Roboto" w:cs="Roboto" w:eastAsia="Roboto" w:hAnsi="Roboto"/>
          <w:color w:val="1f1f1f"/>
          <w:sz w:val="21"/>
          <w:szCs w:val="21"/>
          <w:highlight w:val="white"/>
          <w:rtl w:val="0"/>
        </w:rPr>
        <w:t xml:space="preserve">embody</w:t>
      </w:r>
      <w:commentRangeEnd w:id="13"/>
      <w:r w:rsidDel="00000000" w:rsidR="00000000" w:rsidRPr="00000000">
        <w:commentReference w:id="13"/>
      </w:r>
      <w:r w:rsidDel="00000000" w:rsidR="00000000" w:rsidRPr="00000000">
        <w:rPr>
          <w:rFonts w:ascii="Roboto" w:cs="Roboto" w:eastAsia="Roboto" w:hAnsi="Roboto"/>
          <w:color w:val="1f1f1f"/>
          <w:sz w:val="21"/>
          <w:szCs w:val="21"/>
          <w:highlight w:val="white"/>
          <w:rtl w:val="0"/>
        </w:rPr>
        <w:t xml:space="preserve"> qualities of truthfulness, </w:t>
      </w:r>
      <w:sdt>
        <w:sdtPr>
          <w:id w:val="-1414231264"/>
          <w:tag w:val="goog_rdk_73"/>
        </w:sdtPr>
        <w:sdtContent>
          <w:commentRangeStart w:id="14"/>
        </w:sdtContent>
      </w:sdt>
      <w:r w:rsidDel="00000000" w:rsidR="00000000" w:rsidRPr="00000000">
        <w:rPr>
          <w:rFonts w:ascii="Roboto" w:cs="Roboto" w:eastAsia="Roboto" w:hAnsi="Roboto"/>
          <w:color w:val="1f1f1f"/>
          <w:sz w:val="21"/>
          <w:szCs w:val="21"/>
          <w:highlight w:val="white"/>
          <w:rtl w:val="0"/>
        </w:rPr>
        <w:t xml:space="preserve">righteousness</w:t>
      </w:r>
      <w:commentRangeEnd w:id="14"/>
      <w:r w:rsidDel="00000000" w:rsidR="00000000" w:rsidRPr="00000000">
        <w:commentReference w:id="14"/>
      </w:r>
      <w:r w:rsidDel="00000000" w:rsidR="00000000" w:rsidRPr="00000000">
        <w:rPr>
          <w:rFonts w:ascii="Roboto" w:cs="Roboto" w:eastAsia="Roboto" w:hAnsi="Roboto"/>
          <w:color w:val="1f1f1f"/>
          <w:sz w:val="21"/>
          <w:szCs w:val="21"/>
          <w:highlight w:val="white"/>
          <w:rtl w:val="0"/>
        </w:rPr>
        <w:t xml:space="preserve">, and love. Yasodhara, daughter of King Dandapani, is chosen, and after Siddhartha displays his skills and knowledge, their wedding takes place, followed by his official </w:t>
      </w:r>
      <w:sdt>
        <w:sdtPr>
          <w:id w:val="-878071481"/>
          <w:tag w:val="goog_rdk_74"/>
        </w:sdtPr>
        <w:sdtContent>
          <w:commentRangeStart w:id="15"/>
        </w:sdtContent>
      </w:sdt>
      <w:r w:rsidDel="00000000" w:rsidR="00000000" w:rsidRPr="00000000">
        <w:rPr>
          <w:rFonts w:ascii="Roboto" w:cs="Roboto" w:eastAsia="Roboto" w:hAnsi="Roboto"/>
          <w:color w:val="1f1f1f"/>
          <w:sz w:val="21"/>
          <w:szCs w:val="21"/>
          <w:highlight w:val="white"/>
          <w:rtl w:val="0"/>
        </w:rPr>
        <w:t xml:space="preserve">crowning</w:t>
      </w:r>
      <w:commentRangeEnd w:id="15"/>
      <w:r w:rsidDel="00000000" w:rsidR="00000000" w:rsidRPr="00000000">
        <w:commentReference w:id="15"/>
      </w:r>
      <w:r w:rsidDel="00000000" w:rsidR="00000000" w:rsidRPr="00000000">
        <w:rPr>
          <w:rFonts w:ascii="Roboto" w:cs="Roboto" w:eastAsia="Roboto" w:hAnsi="Roboto"/>
          <w:color w:val="1f1f1f"/>
          <w:sz w:val="21"/>
          <w:szCs w:val="21"/>
          <w:highlight w:val="white"/>
          <w:rtl w:val="0"/>
        </w:rPr>
        <w:t xml:space="preserve"> as prince. </w:t>
      </w:r>
      <w:sdt>
        <w:sdtPr>
          <w:id w:val="-871177688"/>
          <w:tag w:val="goog_rdk_75"/>
        </w:sdtPr>
        <w:sdtContent>
          <w:ins w:author="Virata Pusuluri" w:id="60" w:date="2024-12-10T02:37:11Z">
            <w:r w:rsidDel="00000000" w:rsidR="00000000" w:rsidRPr="00000000">
              <w:rPr>
                <w:rFonts w:ascii="Roboto" w:cs="Roboto" w:eastAsia="Roboto" w:hAnsi="Roboto"/>
                <w:color w:val="1f1f1f"/>
                <w:sz w:val="21"/>
                <w:szCs w:val="21"/>
                <w:highlight w:val="white"/>
                <w:rtl w:val="0"/>
              </w:rPr>
              <w:tab/>
            </w:r>
          </w:ins>
        </w:sdtContent>
      </w:sdt>
      <w:r w:rsidDel="00000000" w:rsidR="00000000" w:rsidRPr="00000000">
        <w:rPr>
          <w:rtl w:val="0"/>
        </w:rPr>
      </w:r>
    </w:p>
    <w:p w:rsidR="00000000" w:rsidDel="00000000" w:rsidP="00000000" w:rsidRDefault="00000000" w:rsidRPr="00000000" w14:paraId="0000002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'వివాహం' అనే అధ్యాయంలో (chapter) రాజు శుద్ధోదనుడు తన కుమారుడు సిద్ధార్థుడు రాజ్యానికి </w:t>
      </w:r>
      <w:sdt>
        <w:sdtPr>
          <w:id w:val="-607179435"/>
          <w:tag w:val="goog_rdk_76"/>
        </w:sdtPr>
        <w:sdtContent>
          <w:commentRangeStart w:id="16"/>
        </w:sdtContent>
      </w:sdt>
      <w:r w:rsidDel="00000000" w:rsidR="00000000" w:rsidRPr="00000000">
        <w:rPr>
          <w:rFonts w:ascii="Chathura" w:cs="Chathura" w:eastAsia="Chathura" w:hAnsi="Chathura"/>
          <w:color w:val="1f1f1f"/>
          <w:sz w:val="21"/>
          <w:szCs w:val="21"/>
          <w:highlight w:val="white"/>
          <w:rtl w:val="0"/>
        </w:rPr>
        <w:t xml:space="preserve">కట్టుబడి</w:t>
      </w:r>
      <w:commentRangeEnd w:id="16"/>
      <w:r w:rsidDel="00000000" w:rsidR="00000000" w:rsidRPr="00000000">
        <w:commentReference w:id="16"/>
      </w:r>
      <w:r w:rsidDel="00000000" w:rsidR="00000000" w:rsidRPr="00000000">
        <w:rPr>
          <w:rFonts w:ascii="Chathura" w:cs="Chathura" w:eastAsia="Chathura" w:hAnsi="Chathura"/>
          <w:color w:val="1f1f1f"/>
          <w:sz w:val="21"/>
          <w:szCs w:val="21"/>
          <w:highlight w:val="white"/>
          <w:rtl w:val="0"/>
        </w:rPr>
        <w:t xml:space="preserve"> ఉండేలా మరియు </w:t>
      </w:r>
      <w:sdt>
        <w:sdtPr>
          <w:id w:val="-503787162"/>
          <w:tag w:val="goog_rdk_77"/>
        </w:sdtPr>
        <w:sdtContent>
          <w:commentRangeStart w:id="17"/>
        </w:sdtContent>
      </w:sdt>
      <w:r w:rsidDel="00000000" w:rsidR="00000000" w:rsidRPr="00000000">
        <w:rPr>
          <w:rFonts w:ascii="Chathura" w:cs="Chathura" w:eastAsia="Chathura" w:hAnsi="Chathura"/>
          <w:color w:val="1f1f1f"/>
          <w:sz w:val="21"/>
          <w:szCs w:val="21"/>
          <w:highlight w:val="white"/>
          <w:rtl w:val="0"/>
        </w:rPr>
        <w:t xml:space="preserve">సన్యాసం</w:t>
      </w:r>
      <w:commentRangeEnd w:id="17"/>
      <w:r w:rsidDel="00000000" w:rsidR="00000000" w:rsidRPr="00000000">
        <w:commentReference w:id="17"/>
      </w:r>
      <w:r w:rsidDel="00000000" w:rsidR="00000000" w:rsidRPr="00000000">
        <w:rPr>
          <w:rFonts w:ascii="Chathura" w:cs="Chathura" w:eastAsia="Chathura" w:hAnsi="Chathura"/>
          <w:color w:val="1f1f1f"/>
          <w:sz w:val="21"/>
          <w:szCs w:val="21"/>
          <w:highlight w:val="white"/>
          <w:rtl w:val="0"/>
        </w:rPr>
        <w:t xml:space="preserve"> తీసుకోకుండా ఉండేలా </w:t>
      </w:r>
      <w:sdt>
        <w:sdtPr>
          <w:id w:val="-615958699"/>
          <w:tag w:val="goog_rdk_78"/>
        </w:sdtPr>
        <w:sdtContent>
          <w:commentRangeStart w:id="18"/>
        </w:sdtContent>
      </w:sdt>
      <w:r w:rsidDel="00000000" w:rsidR="00000000" w:rsidRPr="00000000">
        <w:rPr>
          <w:rFonts w:ascii="Chathura" w:cs="Chathura" w:eastAsia="Chathura" w:hAnsi="Chathura"/>
          <w:color w:val="1f1f1f"/>
          <w:sz w:val="21"/>
          <w:szCs w:val="21"/>
          <w:highlight w:val="white"/>
          <w:rtl w:val="0"/>
        </w:rPr>
        <w:t xml:space="preserve">వివాహ</w:t>
      </w:r>
      <w:commentRangeEnd w:id="18"/>
      <w:r w:rsidDel="00000000" w:rsidR="00000000" w:rsidRPr="00000000">
        <w:commentReference w:id="18"/>
      </w:r>
      <w:r w:rsidDel="00000000" w:rsidR="00000000" w:rsidRPr="00000000">
        <w:rPr>
          <w:rFonts w:ascii="Roboto" w:cs="Roboto" w:eastAsia="Roboto" w:hAnsi="Roboto"/>
          <w:color w:val="1f1f1f"/>
          <w:sz w:val="21"/>
          <w:szCs w:val="21"/>
          <w:highlight w:val="white"/>
          <w:rtl w:val="0"/>
        </w:rPr>
        <w:t xml:space="preserve"> </w:t>
      </w:r>
      <w:sdt>
        <w:sdtPr>
          <w:id w:val="435959827"/>
          <w:tag w:val="goog_rdk_79"/>
        </w:sdtPr>
        <w:sdtContent>
          <w:commentRangeStart w:id="19"/>
        </w:sdtContent>
      </w:sdt>
      <w:r w:rsidDel="00000000" w:rsidR="00000000" w:rsidRPr="00000000">
        <w:rPr>
          <w:rFonts w:ascii="Chathura" w:cs="Chathura" w:eastAsia="Chathura" w:hAnsi="Chathura"/>
          <w:color w:val="1f1f1f"/>
          <w:sz w:val="21"/>
          <w:szCs w:val="21"/>
          <w:highlight w:val="white"/>
          <w:rtl w:val="0"/>
        </w:rPr>
        <w:t xml:space="preserve">ఏర్పాట్లు</w:t>
      </w:r>
      <w:commentRangeEnd w:id="19"/>
      <w:r w:rsidDel="00000000" w:rsidR="00000000" w:rsidRPr="00000000">
        <w:commentReference w:id="19"/>
      </w:r>
      <w:r w:rsidDel="00000000" w:rsidR="00000000" w:rsidRPr="00000000">
        <w:rPr>
          <w:rFonts w:ascii="Chathura" w:cs="Chathura" w:eastAsia="Chathura" w:hAnsi="Chathura"/>
          <w:color w:val="1f1f1f"/>
          <w:sz w:val="21"/>
          <w:szCs w:val="21"/>
          <w:highlight w:val="white"/>
          <w:rtl w:val="0"/>
        </w:rPr>
        <w:t xml:space="preserve"> చేసాడు. సిద్ధార్థుడు తనకు వచ్చే భార్య </w:t>
      </w:r>
      <w:sdt>
        <w:sdtPr>
          <w:id w:val="-240046998"/>
          <w:tag w:val="goog_rdk_80"/>
        </w:sdtPr>
        <w:sdtContent>
          <w:commentRangeStart w:id="20"/>
        </w:sdtContent>
      </w:sdt>
      <w:r w:rsidDel="00000000" w:rsidR="00000000" w:rsidRPr="00000000">
        <w:rPr>
          <w:rFonts w:ascii="Chathura" w:cs="Chathura" w:eastAsia="Chathura" w:hAnsi="Chathura"/>
          <w:color w:val="1f1f1f"/>
          <w:sz w:val="21"/>
          <w:szCs w:val="21"/>
          <w:highlight w:val="white"/>
          <w:rtl w:val="0"/>
        </w:rPr>
        <w:t xml:space="preserve">నిజాయితీ</w:t>
      </w:r>
      <w:commentRangeEnd w:id="20"/>
      <w:r w:rsidDel="00000000" w:rsidR="00000000" w:rsidRPr="00000000">
        <w:commentReference w:id="20"/>
      </w:r>
      <w:r w:rsidDel="00000000" w:rsidR="00000000" w:rsidRPr="00000000">
        <w:rPr>
          <w:rFonts w:ascii="Roboto" w:cs="Roboto" w:eastAsia="Roboto" w:hAnsi="Roboto"/>
          <w:color w:val="1f1f1f"/>
          <w:sz w:val="21"/>
          <w:szCs w:val="21"/>
          <w:highlight w:val="white"/>
          <w:rtl w:val="0"/>
        </w:rPr>
        <w:t xml:space="preserve">, </w:t>
      </w:r>
      <w:sdt>
        <w:sdtPr>
          <w:id w:val="538599056"/>
          <w:tag w:val="goog_rdk_81"/>
        </w:sdtPr>
        <w:sdtContent>
          <w:commentRangeStart w:id="21"/>
        </w:sdtContent>
      </w:sdt>
      <w:r w:rsidDel="00000000" w:rsidR="00000000" w:rsidRPr="00000000">
        <w:rPr>
          <w:rFonts w:ascii="Chathura" w:cs="Chathura" w:eastAsia="Chathura" w:hAnsi="Chathura"/>
          <w:color w:val="1f1f1f"/>
          <w:sz w:val="21"/>
          <w:szCs w:val="21"/>
          <w:highlight w:val="white"/>
          <w:rtl w:val="0"/>
        </w:rPr>
        <w:t xml:space="preserve">ధర్మం</w:t>
      </w:r>
      <w:commentRangeEnd w:id="21"/>
      <w:r w:rsidDel="00000000" w:rsidR="00000000" w:rsidRPr="00000000">
        <w:commentReference w:id="21"/>
      </w:r>
      <w:r w:rsidDel="00000000" w:rsidR="00000000" w:rsidRPr="00000000">
        <w:rPr>
          <w:rFonts w:ascii="Chathura" w:cs="Chathura" w:eastAsia="Chathura" w:hAnsi="Chathura"/>
          <w:color w:val="1f1f1f"/>
          <w:sz w:val="21"/>
          <w:szCs w:val="21"/>
          <w:highlight w:val="white"/>
          <w:rtl w:val="0"/>
        </w:rPr>
        <w:t xml:space="preserve"> మరియు ప్రేమ కలిగి ఉండాలని </w:t>
      </w:r>
      <w:sdt>
        <w:sdtPr>
          <w:id w:val="824049265"/>
          <w:tag w:val="goog_rdk_82"/>
        </w:sdtPr>
        <w:sdtContent>
          <w:commentRangeStart w:id="22"/>
        </w:sdtContent>
      </w:sdt>
      <w:r w:rsidDel="00000000" w:rsidR="00000000" w:rsidRPr="00000000">
        <w:rPr>
          <w:rFonts w:ascii="Chathura" w:cs="Chathura" w:eastAsia="Chathura" w:hAnsi="Chathura"/>
          <w:color w:val="1f1f1f"/>
          <w:sz w:val="21"/>
          <w:szCs w:val="21"/>
          <w:highlight w:val="white"/>
          <w:rtl w:val="0"/>
        </w:rPr>
        <w:t xml:space="preserve">కోరుతూ</w:t>
      </w:r>
      <w:commentRangeEnd w:id="22"/>
      <w:r w:rsidDel="00000000" w:rsidR="00000000" w:rsidRPr="00000000">
        <w:commentReference w:id="22"/>
      </w:r>
      <w:r w:rsidDel="00000000" w:rsidR="00000000" w:rsidRPr="00000000">
        <w:rPr>
          <w:rFonts w:ascii="Chathura" w:cs="Chathura" w:eastAsia="Chathura" w:hAnsi="Chathura"/>
          <w:color w:val="1f1f1f"/>
          <w:sz w:val="21"/>
          <w:szCs w:val="21"/>
          <w:highlight w:val="white"/>
          <w:rtl w:val="0"/>
        </w:rPr>
        <w:t xml:space="preserve"> వివాహానికి </w:t>
      </w:r>
      <w:sdt>
        <w:sdtPr>
          <w:id w:val="-1722131464"/>
          <w:tag w:val="goog_rdk_83"/>
        </w:sdtPr>
        <w:sdtContent>
          <w:commentRangeStart w:id="23"/>
        </w:sdtContent>
      </w:sdt>
      <w:r w:rsidDel="00000000" w:rsidR="00000000" w:rsidRPr="00000000">
        <w:rPr>
          <w:rFonts w:ascii="Chathura" w:cs="Chathura" w:eastAsia="Chathura" w:hAnsi="Chathura"/>
          <w:color w:val="1f1f1f"/>
          <w:sz w:val="21"/>
          <w:szCs w:val="21"/>
          <w:highlight w:val="white"/>
          <w:rtl w:val="0"/>
        </w:rPr>
        <w:t xml:space="preserve">అంగీకరించాడు</w:t>
      </w:r>
      <w:commentRangeEnd w:id="23"/>
      <w:r w:rsidDel="00000000" w:rsidR="00000000" w:rsidRPr="00000000">
        <w:commentReference w:id="23"/>
      </w:r>
      <w:r w:rsidDel="00000000" w:rsidR="00000000" w:rsidRPr="00000000">
        <w:rPr>
          <w:rFonts w:ascii="Chathura" w:cs="Chathura" w:eastAsia="Chathura" w:hAnsi="Chathura"/>
          <w:color w:val="1f1f1f"/>
          <w:sz w:val="21"/>
          <w:szCs w:val="21"/>
          <w:highlight w:val="white"/>
          <w:rtl w:val="0"/>
        </w:rPr>
        <w:t xml:space="preserve">. రాజు దండపాణి </w:t>
      </w:r>
      <w:sdt>
        <w:sdtPr>
          <w:id w:val="-919441150"/>
          <w:tag w:val="goog_rdk_84"/>
        </w:sdtPr>
        <w:sdtContent>
          <w:commentRangeStart w:id="24"/>
        </w:sdtContent>
      </w:sdt>
      <w:r w:rsidDel="00000000" w:rsidR="00000000" w:rsidRPr="00000000">
        <w:rPr>
          <w:rFonts w:ascii="Chathura" w:cs="Chathura" w:eastAsia="Chathura" w:hAnsi="Chathura"/>
          <w:color w:val="1f1f1f"/>
          <w:sz w:val="21"/>
          <w:szCs w:val="21"/>
          <w:highlight w:val="white"/>
          <w:rtl w:val="0"/>
        </w:rPr>
        <w:t xml:space="preserve">కుమార్తె</w:t>
      </w:r>
      <w:commentRangeEnd w:id="24"/>
      <w:r w:rsidDel="00000000" w:rsidR="00000000" w:rsidRPr="00000000">
        <w:commentReference w:id="24"/>
      </w:r>
      <w:r w:rsidDel="00000000" w:rsidR="00000000" w:rsidRPr="00000000">
        <w:rPr>
          <w:rFonts w:ascii="Chathura" w:cs="Chathura" w:eastAsia="Chathura" w:hAnsi="Chathura"/>
          <w:color w:val="1f1f1f"/>
          <w:sz w:val="21"/>
          <w:szCs w:val="21"/>
          <w:highlight w:val="white"/>
          <w:rtl w:val="0"/>
        </w:rPr>
        <w:t xml:space="preserve"> యశోధరను పెళ్ళికి ఎంపిక (choose) చేసారు. సిద్ధార్థుడు తన </w:t>
      </w:r>
      <w:sdt>
        <w:sdtPr>
          <w:id w:val="646461125"/>
          <w:tag w:val="goog_rdk_85"/>
        </w:sdtPr>
        <w:sdtContent>
          <w:commentRangeStart w:id="25"/>
        </w:sdtContent>
      </w:sdt>
      <w:sdt>
        <w:sdtPr>
          <w:id w:val="1689614028"/>
          <w:tag w:val="goog_rdk_86"/>
        </w:sdtPr>
        <w:sdtContent>
          <w:commentRangeStart w:id="26"/>
        </w:sdtContent>
      </w:sdt>
      <w:sdt>
        <w:sdtPr>
          <w:id w:val="-154182867"/>
          <w:tag w:val="goog_rdk_87"/>
        </w:sdtPr>
        <w:sdtContent>
          <w:commentRangeStart w:id="27"/>
        </w:sdtContent>
      </w:sdt>
      <w:r w:rsidDel="00000000" w:rsidR="00000000" w:rsidRPr="00000000">
        <w:rPr>
          <w:rFonts w:ascii="Chathura" w:cs="Chathura" w:eastAsia="Chathura" w:hAnsi="Chathura"/>
          <w:color w:val="1f1f1f"/>
          <w:sz w:val="21"/>
          <w:szCs w:val="21"/>
          <w:highlight w:val="white"/>
          <w:rtl w:val="0"/>
        </w:rPr>
        <w:t xml:space="preserve">నైపుణ్యాలను</w:t>
      </w:r>
      <w:sdt>
        <w:sdtPr>
          <w:id w:val="-1158717422"/>
          <w:tag w:val="goog_rdk_88"/>
        </w:sdtPr>
        <w:sdtContent>
          <w:ins w:author="Sunitha Pusuluri" w:id="61" w:date="2024-12-02T16:29:09Z">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Roboto" w:cs="Roboto" w:eastAsia="Roboto" w:hAnsi="Roboto"/>
                <w:color w:val="1f1f1f"/>
                <w:sz w:val="21"/>
                <w:szCs w:val="21"/>
                <w:highlight w:val="white"/>
                <w:rtl w:val="0"/>
              </w:rPr>
              <w:t xml:space="preserve"> </w:t>
            </w:r>
          </w:ins>
        </w:sdtContent>
      </w:sdt>
      <w:sdt>
        <w:sdtPr>
          <w:id w:val="2119184701"/>
          <w:tag w:val="goog_rdk_89"/>
        </w:sdtPr>
        <w:sdtContent>
          <w:ins w:author="" w:id="62" w:date="1970-01-01T00:00:01Z">
            <w:r w:rsidDel="00000000" w:rsidR="00000000" w:rsidRPr="00000000">
              <w:rPr>
                <w:rFonts w:ascii="Roboto" w:cs="Roboto" w:eastAsia="Roboto" w:hAnsi="Roboto"/>
                <w:color w:val="1f1f1f"/>
                <w:sz w:val="21"/>
                <w:szCs w:val="21"/>
                <w:highlight w:val="white"/>
                <w:rtl w:val="0"/>
              </w:rPr>
              <w:t xml:space="preserve">(బాగా చెయ్యగలగడం)</w:t>
            </w:r>
          </w:ins>
        </w:sdtContent>
      </w:sdt>
      <w:r w:rsidDel="00000000" w:rsidR="00000000" w:rsidRPr="00000000">
        <w:rPr>
          <w:rFonts w:ascii="Roboto" w:cs="Roboto" w:eastAsia="Roboto" w:hAnsi="Roboto"/>
          <w:color w:val="1f1f1f"/>
          <w:sz w:val="21"/>
          <w:szCs w:val="21"/>
          <w:highlight w:val="white"/>
          <w:rtl w:val="0"/>
        </w:rPr>
        <w:t xml:space="preserve"> </w:t>
      </w:r>
      <w:sdt>
        <w:sdtPr>
          <w:id w:val="-1434594785"/>
          <w:tag w:val="goog_rdk_90"/>
        </w:sdtPr>
        <w:sdtContent>
          <w:commentRangeStart w:id="28"/>
        </w:sdtContent>
      </w:sdt>
      <w:r w:rsidDel="00000000" w:rsidR="00000000" w:rsidRPr="00000000">
        <w:rPr>
          <w:rFonts w:ascii="Chathura" w:cs="Chathura" w:eastAsia="Chathura" w:hAnsi="Chathura"/>
          <w:color w:val="1f1f1f"/>
          <w:sz w:val="21"/>
          <w:szCs w:val="21"/>
          <w:highlight w:val="white"/>
          <w:rtl w:val="0"/>
        </w:rPr>
        <w:t xml:space="preserve">ప్రదర్శించిన</w:t>
      </w:r>
      <w:commentRangeEnd w:id="28"/>
      <w:r w:rsidDel="00000000" w:rsidR="00000000" w:rsidRPr="00000000">
        <w:commentReference w:id="28"/>
      </w:r>
      <w:r w:rsidDel="00000000" w:rsidR="00000000" w:rsidRPr="00000000">
        <w:rPr>
          <w:rFonts w:ascii="Chathura" w:cs="Chathura" w:eastAsia="Chathura" w:hAnsi="Chathura"/>
          <w:color w:val="1f1f1f"/>
          <w:sz w:val="21"/>
          <w:szCs w:val="21"/>
          <w:highlight w:val="white"/>
          <w:rtl w:val="0"/>
        </w:rPr>
        <w:t xml:space="preserve"> తర్వాత వారి వివాహం జరిగింది. తరువాత సిద్ధార్థుడు </w:t>
      </w:r>
      <w:sdt>
        <w:sdtPr>
          <w:id w:val="-365563912"/>
          <w:tag w:val="goog_rdk_91"/>
        </w:sdtPr>
        <w:sdtContent>
          <w:commentRangeStart w:id="29"/>
        </w:sdtContent>
      </w:sdt>
      <w:r w:rsidDel="00000000" w:rsidR="00000000" w:rsidRPr="00000000">
        <w:rPr>
          <w:rFonts w:ascii="Chathura" w:cs="Chathura" w:eastAsia="Chathura" w:hAnsi="Chathura"/>
          <w:color w:val="1f1f1f"/>
          <w:sz w:val="21"/>
          <w:szCs w:val="21"/>
          <w:highlight w:val="white"/>
          <w:rtl w:val="0"/>
        </w:rPr>
        <w:t xml:space="preserve">అధికారికంగా</w:t>
      </w:r>
      <w:commentRangeEnd w:id="29"/>
      <w:r w:rsidDel="00000000" w:rsidR="00000000" w:rsidRPr="00000000">
        <w:commentReference w:id="29"/>
      </w:r>
      <w:r w:rsidDel="00000000" w:rsidR="00000000" w:rsidRPr="00000000">
        <w:rPr>
          <w:rFonts w:ascii="Chathura" w:cs="Chathura" w:eastAsia="Chathura" w:hAnsi="Chathura"/>
          <w:color w:val="1f1f1f"/>
          <w:sz w:val="21"/>
          <w:szCs w:val="21"/>
          <w:highlight w:val="white"/>
          <w:rtl w:val="0"/>
        </w:rPr>
        <w:t xml:space="preserve"> యువరాజుగా పట్టాభిషిక్తుడయ్యాడు (crowning).</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29">
      <w:pPr>
        <w:rPr>
          <w:rFonts w:ascii="Roboto" w:cs="Roboto" w:eastAsia="Roboto" w:hAnsi="Roboto"/>
          <w:color w:val="1f1f1f"/>
          <w:sz w:val="21"/>
          <w:szCs w:val="21"/>
          <w:highlight w:val="white"/>
        </w:rPr>
      </w:pPr>
      <w:r w:rsidDel="00000000" w:rsidR="00000000" w:rsidRPr="00000000">
        <w:rPr>
          <w:rtl w:val="0"/>
        </w:rPr>
      </w:r>
    </w:p>
    <w:sdt>
      <w:sdtPr>
        <w:id w:val="1452211521"/>
        <w:tag w:val="goog_rdk_93"/>
      </w:sdtPr>
      <w:sdtContent>
        <w:p w:rsidR="00000000" w:rsidDel="00000000" w:rsidP="00000000" w:rsidRDefault="00000000" w:rsidRPr="00000000" w14:paraId="0000002A">
          <w:pPr>
            <w:rPr>
              <w:rFonts w:ascii="Roboto" w:cs="Roboto" w:eastAsia="Roboto" w:hAnsi="Roboto"/>
              <w:color w:val="1f1f1f"/>
              <w:sz w:val="20"/>
              <w:szCs w:val="20"/>
              <w:highlight w:val="white"/>
              <w:rPrChange w:author="Sunitha Pusuluri" w:id="63" w:date="2024-12-02T17:11:32Z">
                <w:rPr>
                  <w:rFonts w:ascii="Roboto" w:cs="Roboto" w:eastAsia="Roboto" w:hAnsi="Roboto"/>
                  <w:color w:val="1f1f1f"/>
                  <w:sz w:val="21"/>
                  <w:szCs w:val="21"/>
                  <w:highlight w:val="white"/>
                </w:rPr>
              </w:rPrChange>
            </w:rPr>
          </w:pPr>
          <w:sdt>
            <w:sdtPr>
              <w:id w:val="-2013546044"/>
              <w:tag w:val="goog_rdk_92"/>
            </w:sdtPr>
            <w:sdtContent>
              <w:r w:rsidDel="00000000" w:rsidR="00000000" w:rsidRPr="00000000">
                <w:rPr>
                  <w:rtl w:val="0"/>
                </w:rPr>
              </w:r>
            </w:sdtContent>
          </w:sdt>
        </w:p>
      </w:sdtContent>
    </w:sdt>
    <w:p w:rsidR="00000000" w:rsidDel="00000000" w:rsidP="00000000" w:rsidRDefault="00000000" w:rsidRPr="00000000" w14:paraId="0000002B">
      <w:pPr>
        <w:rPr>
          <w:rFonts w:ascii="Roboto" w:cs="Roboto" w:eastAsia="Roboto" w:hAnsi="Roboto"/>
          <w:b w:val="1"/>
          <w:bCs w:val="1"/>
          <w:i w:val="1"/>
          <w:iCs w:val="1"/>
          <w:color w:val="1f1f1f"/>
          <w:sz w:val="21"/>
          <w:szCs w:val="21"/>
          <w:highlight w:val="white"/>
          <w:u w:val="single"/>
        </w:rPr>
      </w:pPr>
      <w:r w:rsidDel="00000000" w:rsidR="00000000" w:rsidRPr="00000000">
        <w:rPr>
          <w:rFonts w:ascii="Chathura" w:cs="Chathura" w:eastAsia="Chathura" w:hAnsi="Chathura"/>
          <w:b w:val="1"/>
          <w:bCs w:val="1"/>
          <w:i w:val="1"/>
          <w:iCs w:val="1"/>
          <w:color w:val="1f1f1f"/>
          <w:sz w:val="21"/>
          <w:szCs w:val="21"/>
          <w:highlight w:val="white"/>
          <w:u w:val="single"/>
          <w:rtl w:val="0"/>
        </w:rPr>
        <w:t xml:space="preserve">Chapter 7  -  ఆంతర్మథనం (Inner Conflict)</w:t>
      </w:r>
      <w:r w:rsidDel="00000000" w:rsidR="00000000" w:rsidRPr="00000000">
        <w:rPr>
          <w:rtl w:val="0"/>
        </w:rPr>
      </w:r>
    </w:p>
    <w:p w:rsidR="00000000" w:rsidDel="00000000" w:rsidP="00000000" w:rsidRDefault="00000000" w:rsidRPr="00000000" w14:paraId="0000002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Siddhartha, while on a </w:t>
      </w:r>
      <w:sdt>
        <w:sdtPr>
          <w:id w:val="1996074224"/>
          <w:tag w:val="goog_rdk_94"/>
        </w:sdtPr>
        <w:sdtContent>
          <w:commentRangeStart w:id="30"/>
        </w:sdtContent>
      </w:sdt>
      <w:r w:rsidDel="00000000" w:rsidR="00000000" w:rsidRPr="00000000">
        <w:rPr>
          <w:rFonts w:ascii="Roboto" w:cs="Roboto" w:eastAsia="Roboto" w:hAnsi="Roboto"/>
          <w:color w:val="1f1f1f"/>
          <w:sz w:val="21"/>
          <w:szCs w:val="21"/>
          <w:highlight w:val="white"/>
          <w:rtl w:val="0"/>
        </w:rPr>
        <w:t xml:space="preserve">chariot</w:t>
      </w:r>
      <w:commentRangeEnd w:id="30"/>
      <w:r w:rsidDel="00000000" w:rsidR="00000000" w:rsidRPr="00000000">
        <w:commentReference w:id="30"/>
      </w:r>
      <w:r w:rsidDel="00000000" w:rsidR="00000000" w:rsidRPr="00000000">
        <w:rPr>
          <w:rFonts w:ascii="Roboto" w:cs="Roboto" w:eastAsia="Roboto" w:hAnsi="Roboto"/>
          <w:color w:val="1f1f1f"/>
          <w:sz w:val="21"/>
          <w:szCs w:val="21"/>
          <w:highlight w:val="white"/>
          <w:rtl w:val="0"/>
        </w:rPr>
        <w:t xml:space="preserve"> ride, </w:t>
      </w:r>
      <w:sdt>
        <w:sdtPr>
          <w:id w:val="461073935"/>
          <w:tag w:val="goog_rdk_95"/>
        </w:sdtPr>
        <w:sdtContent>
          <w:commentRangeStart w:id="31"/>
        </w:sdtContent>
      </w:sdt>
      <w:r w:rsidDel="00000000" w:rsidR="00000000" w:rsidRPr="00000000">
        <w:rPr>
          <w:rFonts w:ascii="Roboto" w:cs="Roboto" w:eastAsia="Roboto" w:hAnsi="Roboto"/>
          <w:color w:val="1f1f1f"/>
          <w:sz w:val="21"/>
          <w:szCs w:val="21"/>
          <w:highlight w:val="white"/>
          <w:rtl w:val="0"/>
        </w:rPr>
        <w:t xml:space="preserve">encounters</w:t>
      </w:r>
      <w:commentRangeEnd w:id="31"/>
      <w:r w:rsidDel="00000000" w:rsidR="00000000" w:rsidRPr="00000000">
        <w:commentReference w:id="31"/>
      </w:r>
      <w:r w:rsidDel="00000000" w:rsidR="00000000" w:rsidRPr="00000000">
        <w:rPr>
          <w:rFonts w:ascii="Roboto" w:cs="Roboto" w:eastAsia="Roboto" w:hAnsi="Roboto"/>
          <w:color w:val="1f1f1f"/>
          <w:sz w:val="21"/>
          <w:szCs w:val="21"/>
          <w:highlight w:val="white"/>
          <w:rtl w:val="0"/>
        </w:rPr>
        <w:t xml:space="preserve"> an old man suffering from ailments (diseases) , which deeply affects him. The charioteer (driver)  explains the inevitability (definite) of old age and suffering, leaving Siddhartha with a sense of unease (feeling bad). Subsequently </w:t>
      </w:r>
      <w:sdt>
        <w:sdtPr>
          <w:id w:val="714501652"/>
          <w:tag w:val="goog_rdk_96"/>
        </w:sdtPr>
        <w:sdtContent>
          <w:ins w:author="Virata Pusuluri" w:id="64" w:date="2025-02-05T17:00:18Z">
            <w:r w:rsidDel="00000000" w:rsidR="00000000" w:rsidRPr="00000000">
              <w:rPr>
                <w:rFonts w:ascii="Roboto" w:cs="Roboto" w:eastAsia="Roboto" w:hAnsi="Roboto"/>
                <w:color w:val="1f1f1f"/>
                <w:sz w:val="21"/>
                <w:szCs w:val="21"/>
                <w:highlight w:val="white"/>
                <w:rtl w:val="0"/>
              </w:rPr>
              <w:t xml:space="preserve">the</w:t>
            </w:r>
          </w:ins>
        </w:sdtContent>
      </w:sdt>
      <w:r w:rsidDel="00000000" w:rsidR="00000000" w:rsidRPr="00000000">
        <w:rPr>
          <w:rFonts w:ascii="Roboto" w:cs="Roboto" w:eastAsia="Roboto" w:hAnsi="Roboto"/>
          <w:color w:val="1f1f1f"/>
          <w:sz w:val="21"/>
          <w:szCs w:val="21"/>
          <w:highlight w:val="white"/>
          <w:rtl w:val="0"/>
        </w:rPr>
        <w:t xml:space="preserve">(afterwards) , he encounters a sick person, a corpse (dead body) , and an ascetic (sage), further intensifying</w:t>
      </w:r>
      <w:sdt>
        <w:sdtPr>
          <w:id w:val="342522853"/>
          <w:tag w:val="goog_rdk_97"/>
        </w:sdtPr>
        <w:sdtContent>
          <w:ins w:author="Virata Pusuluri" w:id="65" w:date="2024-12-09T16:28:16Z">
            <w:r w:rsidDel="00000000" w:rsidR="00000000" w:rsidRPr="00000000">
              <w:rPr>
                <w:rFonts w:ascii="Roboto" w:cs="Roboto" w:eastAsia="Roboto" w:hAnsi="Roboto"/>
                <w:color w:val="1f1f1f"/>
                <w:sz w:val="21"/>
                <w:szCs w:val="21"/>
                <w:highlight w:val="white"/>
                <w:rtl w:val="0"/>
              </w:rPr>
              <w:t xml:space="preserve">(Think strongly)</w:t>
            </w:r>
          </w:ins>
        </w:sdtContent>
      </w:sdt>
      <w:r w:rsidDel="00000000" w:rsidR="00000000" w:rsidRPr="00000000">
        <w:rPr>
          <w:rFonts w:ascii="Roboto" w:cs="Roboto" w:eastAsia="Roboto" w:hAnsi="Roboto"/>
          <w:color w:val="1f1f1f"/>
          <w:sz w:val="21"/>
          <w:szCs w:val="21"/>
          <w:highlight w:val="white"/>
          <w:rtl w:val="0"/>
        </w:rPr>
        <w:t xml:space="preserve"> his inner </w:t>
      </w:r>
      <w:sdt>
        <w:sdtPr>
          <w:id w:val="-1009874437"/>
          <w:tag w:val="goog_rdk_98"/>
        </w:sdtPr>
        <w:sdtContent>
          <w:commentRangeStart w:id="32"/>
        </w:sdtContent>
      </w:sdt>
      <w:r w:rsidDel="00000000" w:rsidR="00000000" w:rsidRPr="00000000">
        <w:rPr>
          <w:rFonts w:ascii="Roboto" w:cs="Roboto" w:eastAsia="Roboto" w:hAnsi="Roboto"/>
          <w:color w:val="1f1f1f"/>
          <w:sz w:val="21"/>
          <w:szCs w:val="21"/>
          <w:highlight w:val="white"/>
          <w:rtl w:val="0"/>
        </w:rPr>
        <w:t xml:space="preserve">turmoil</w:t>
      </w:r>
      <w:commentRangeEnd w:id="32"/>
      <w:r w:rsidDel="00000000" w:rsidR="00000000" w:rsidRPr="00000000">
        <w:commentReference w:id="32"/>
      </w:r>
      <w:r w:rsidDel="00000000" w:rsidR="00000000" w:rsidRPr="00000000">
        <w:rPr>
          <w:rFonts w:ascii="Roboto" w:cs="Roboto" w:eastAsia="Roboto" w:hAnsi="Roboto"/>
          <w:color w:val="1f1f1f"/>
          <w:sz w:val="21"/>
          <w:szCs w:val="21"/>
          <w:highlight w:val="white"/>
          <w:rtl w:val="0"/>
        </w:rPr>
        <w:t xml:space="preserve"> and </w:t>
      </w:r>
      <w:sdt>
        <w:sdtPr>
          <w:id w:val="-161938518"/>
          <w:tag w:val="goog_rdk_99"/>
        </w:sdtPr>
        <w:sdtContent>
          <w:commentRangeStart w:id="33"/>
        </w:sdtContent>
      </w:sdt>
      <w:r w:rsidDel="00000000" w:rsidR="00000000" w:rsidRPr="00000000">
        <w:rPr>
          <w:rFonts w:ascii="Roboto" w:cs="Roboto" w:eastAsia="Roboto" w:hAnsi="Roboto"/>
          <w:color w:val="1f1f1f"/>
          <w:sz w:val="21"/>
          <w:szCs w:val="21"/>
          <w:highlight w:val="white"/>
          <w:rtl w:val="0"/>
        </w:rPr>
        <w:t xml:space="preserve">prompting</w:t>
      </w:r>
      <w:commentRangeEnd w:id="33"/>
      <w:r w:rsidDel="00000000" w:rsidR="00000000" w:rsidRPr="00000000">
        <w:commentReference w:id="33"/>
      </w:r>
      <w:r w:rsidDel="00000000" w:rsidR="00000000" w:rsidRPr="00000000">
        <w:rPr>
          <w:rFonts w:ascii="Roboto" w:cs="Roboto" w:eastAsia="Roboto" w:hAnsi="Roboto"/>
          <w:color w:val="1f1f1f"/>
          <w:sz w:val="21"/>
          <w:szCs w:val="21"/>
          <w:highlight w:val="white"/>
          <w:rtl w:val="0"/>
        </w:rPr>
        <w:t xml:space="preserve"> him to </w:t>
      </w:r>
      <w:sdt>
        <w:sdtPr>
          <w:id w:val="1502952753"/>
          <w:tag w:val="goog_rdk_100"/>
        </w:sdtPr>
        <w:sdtContent>
          <w:commentRangeStart w:id="34"/>
        </w:sdtContent>
      </w:sdt>
      <w:r w:rsidDel="00000000" w:rsidR="00000000" w:rsidRPr="00000000">
        <w:rPr>
          <w:rFonts w:ascii="Roboto" w:cs="Roboto" w:eastAsia="Roboto" w:hAnsi="Roboto"/>
          <w:color w:val="1f1f1f"/>
          <w:sz w:val="21"/>
          <w:szCs w:val="21"/>
          <w:highlight w:val="white"/>
          <w:rtl w:val="0"/>
        </w:rPr>
        <w:t xml:space="preserve">contemplate</w:t>
      </w:r>
      <w:commentRangeEnd w:id="34"/>
      <w:r w:rsidDel="00000000" w:rsidR="00000000" w:rsidRPr="00000000">
        <w:commentReference w:id="34"/>
      </w:r>
      <w:r w:rsidDel="00000000" w:rsidR="00000000" w:rsidRPr="00000000">
        <w:rPr>
          <w:rFonts w:ascii="Roboto" w:cs="Roboto" w:eastAsia="Roboto" w:hAnsi="Roboto"/>
          <w:color w:val="1f1f1f"/>
          <w:sz w:val="21"/>
          <w:szCs w:val="21"/>
          <w:highlight w:val="white"/>
          <w:rtl w:val="0"/>
        </w:rPr>
        <w:t xml:space="preserve"> the nature of life, death, and suffering. These experiences</w:t>
      </w:r>
      <w:sdt>
        <w:sdtPr>
          <w:id w:val="1586520789"/>
          <w:tag w:val="goog_rdk_101"/>
        </w:sdtPr>
        <w:sdtContent>
          <w:ins w:author="Sunitha Pusuluri" w:id="66" w:date="2024-12-02T16:58:06Z">
            <w:r w:rsidDel="00000000" w:rsidR="00000000" w:rsidRPr="00000000">
              <w:rPr>
                <w:rFonts w:ascii="Roboto" w:cs="Roboto" w:eastAsia="Roboto" w:hAnsi="Roboto"/>
                <w:color w:val="1f1f1f"/>
                <w:sz w:val="21"/>
                <w:szCs w:val="21"/>
                <w:highlight w:val="white"/>
                <w:rtl w:val="0"/>
              </w:rPr>
              <w:t xml:space="preserve"> </w:t>
            </w:r>
          </w:ins>
        </w:sdtContent>
      </w:sdt>
      <w:sdt>
        <w:sdtPr>
          <w:id w:val="691543001"/>
          <w:tag w:val="goog_rdk_102"/>
        </w:sdtPr>
        <w:sdtContent>
          <w:ins w:author="Virata Pusuluri" w:id="67" w:date="2024-12-09T16:28:17Z">
            <w:r w:rsidDel="00000000" w:rsidR="00000000" w:rsidRPr="00000000">
              <w:rPr>
                <w:rFonts w:ascii="Roboto" w:cs="Roboto" w:eastAsia="Roboto" w:hAnsi="Roboto"/>
                <w:color w:val="1f1f1f"/>
                <w:sz w:val="21"/>
                <w:szCs w:val="21"/>
                <w:highlight w:val="white"/>
                <w:rtl w:val="0"/>
              </w:rPr>
              <w:t xml:space="preserve">(Feel)</w:t>
            </w:r>
          </w:ins>
        </w:sdtContent>
      </w:sdt>
      <w:r w:rsidDel="00000000" w:rsidR="00000000" w:rsidRPr="00000000">
        <w:rPr>
          <w:rFonts w:ascii="Roboto" w:cs="Roboto" w:eastAsia="Roboto" w:hAnsi="Roboto"/>
          <w:color w:val="1f1f1f"/>
          <w:sz w:val="21"/>
          <w:szCs w:val="21"/>
          <w:highlight w:val="white"/>
          <w:rtl w:val="0"/>
        </w:rPr>
        <w:t xml:space="preserve"> lead Siddhartha to the </w:t>
      </w:r>
      <w:sdt>
        <w:sdtPr>
          <w:id w:val="-1954134749"/>
          <w:tag w:val="goog_rdk_103"/>
        </w:sdtPr>
        <w:sdtContent>
          <w:commentRangeStart w:id="35"/>
        </w:sdtContent>
      </w:sdt>
      <w:r w:rsidDel="00000000" w:rsidR="00000000" w:rsidRPr="00000000">
        <w:rPr>
          <w:rFonts w:ascii="Roboto" w:cs="Roboto" w:eastAsia="Roboto" w:hAnsi="Roboto"/>
          <w:color w:val="1f1f1f"/>
          <w:sz w:val="21"/>
          <w:szCs w:val="21"/>
          <w:highlight w:val="white"/>
          <w:rtl w:val="0"/>
        </w:rPr>
        <w:t xml:space="preserve">profound</w:t>
      </w:r>
      <w:commentRangeEnd w:id="35"/>
      <w:r w:rsidDel="00000000" w:rsidR="00000000" w:rsidRPr="00000000">
        <w:commentReference w:id="35"/>
      </w:r>
      <w:r w:rsidDel="00000000" w:rsidR="00000000" w:rsidRPr="00000000">
        <w:rPr>
          <w:rFonts w:ascii="Roboto" w:cs="Roboto" w:eastAsia="Roboto" w:hAnsi="Roboto"/>
          <w:color w:val="1f1f1f"/>
          <w:sz w:val="21"/>
          <w:szCs w:val="21"/>
          <w:highlight w:val="white"/>
          <w:rtl w:val="0"/>
        </w:rPr>
        <w:t xml:space="preserve"> realization that he must </w:t>
      </w:r>
      <w:sdt>
        <w:sdtPr>
          <w:id w:val="1337076533"/>
          <w:tag w:val="goog_rdk_104"/>
        </w:sdtPr>
        <w:sdtContent>
          <w:commentRangeStart w:id="36"/>
        </w:sdtContent>
      </w:sdt>
      <w:r w:rsidDel="00000000" w:rsidR="00000000" w:rsidRPr="00000000">
        <w:rPr>
          <w:rFonts w:ascii="Roboto" w:cs="Roboto" w:eastAsia="Roboto" w:hAnsi="Roboto"/>
          <w:color w:val="1f1f1f"/>
          <w:sz w:val="21"/>
          <w:szCs w:val="21"/>
          <w:highlight w:val="white"/>
          <w:rtl w:val="0"/>
        </w:rPr>
        <w:t xml:space="preserve">renounce</w:t>
      </w:r>
      <w:commentRangeEnd w:id="36"/>
      <w:r w:rsidDel="00000000" w:rsidR="00000000" w:rsidRPr="00000000">
        <w:commentReference w:id="36"/>
      </w:r>
      <w:r w:rsidDel="00000000" w:rsidR="00000000" w:rsidRPr="00000000">
        <w:rPr>
          <w:rFonts w:ascii="Roboto" w:cs="Roboto" w:eastAsia="Roboto" w:hAnsi="Roboto"/>
          <w:color w:val="1f1f1f"/>
          <w:sz w:val="21"/>
          <w:szCs w:val="21"/>
          <w:highlight w:val="white"/>
          <w:rtl w:val="0"/>
        </w:rPr>
        <w:t xml:space="preserve"> his worldly life and </w:t>
      </w:r>
      <w:sdt>
        <w:sdtPr>
          <w:id w:val="-764201500"/>
          <w:tag w:val="goog_rdk_105"/>
        </w:sdtPr>
        <w:sdtContent>
          <w:commentRangeStart w:id="37"/>
        </w:sdtContent>
      </w:sdt>
      <w:r w:rsidDel="00000000" w:rsidR="00000000" w:rsidRPr="00000000">
        <w:rPr>
          <w:rFonts w:ascii="Roboto" w:cs="Roboto" w:eastAsia="Roboto" w:hAnsi="Roboto"/>
          <w:color w:val="1f1f1f"/>
          <w:sz w:val="21"/>
          <w:szCs w:val="21"/>
          <w:highlight w:val="white"/>
          <w:rtl w:val="0"/>
        </w:rPr>
        <w:t xml:space="preserve">seek</w:t>
      </w:r>
      <w:commentRangeEnd w:id="37"/>
      <w:r w:rsidDel="00000000" w:rsidR="00000000" w:rsidRPr="00000000">
        <w:commentReference w:id="37"/>
      </w:r>
      <w:r w:rsidDel="00000000" w:rsidR="00000000" w:rsidRPr="00000000">
        <w:rPr>
          <w:rFonts w:ascii="Roboto" w:cs="Roboto" w:eastAsia="Roboto" w:hAnsi="Roboto"/>
          <w:color w:val="1f1f1f"/>
          <w:sz w:val="21"/>
          <w:szCs w:val="21"/>
          <w:highlight w:val="white"/>
          <w:rtl w:val="0"/>
        </w:rPr>
        <w:t xml:space="preserve"> a path to </w:t>
      </w:r>
      <w:sdt>
        <w:sdtPr>
          <w:id w:val="95052123"/>
          <w:tag w:val="goog_rdk_106"/>
        </w:sdtPr>
        <w:sdtContent>
          <w:commentRangeStart w:id="38"/>
        </w:sdtContent>
      </w:sdt>
      <w:r w:rsidDel="00000000" w:rsidR="00000000" w:rsidRPr="00000000">
        <w:rPr>
          <w:rFonts w:ascii="Roboto" w:cs="Roboto" w:eastAsia="Roboto" w:hAnsi="Roboto"/>
          <w:color w:val="1f1f1f"/>
          <w:sz w:val="21"/>
          <w:szCs w:val="21"/>
          <w:highlight w:val="white"/>
          <w:rtl w:val="0"/>
        </w:rPr>
        <w:t xml:space="preserve">overcome</w:t>
      </w:r>
      <w:commentRangeEnd w:id="38"/>
      <w:r w:rsidDel="00000000" w:rsidR="00000000" w:rsidRPr="00000000">
        <w:commentReference w:id="38"/>
      </w:r>
      <w:r w:rsidDel="00000000" w:rsidR="00000000" w:rsidRPr="00000000">
        <w:rPr>
          <w:rFonts w:ascii="Roboto" w:cs="Roboto" w:eastAsia="Roboto" w:hAnsi="Roboto"/>
          <w:color w:val="1f1f1f"/>
          <w:sz w:val="21"/>
          <w:szCs w:val="21"/>
          <w:highlight w:val="white"/>
          <w:rtl w:val="0"/>
        </w:rPr>
        <w:t xml:space="preserve"> suffering, setting the stage for his future journey towards </w:t>
      </w:r>
      <w:sdt>
        <w:sdtPr>
          <w:id w:val="390008235"/>
          <w:tag w:val="goog_rdk_107"/>
        </w:sdtPr>
        <w:sdtContent>
          <w:commentRangeStart w:id="39"/>
        </w:sdtContent>
      </w:sdt>
      <w:r w:rsidDel="00000000" w:rsidR="00000000" w:rsidRPr="00000000">
        <w:rPr>
          <w:rFonts w:ascii="Roboto" w:cs="Roboto" w:eastAsia="Roboto" w:hAnsi="Roboto"/>
          <w:color w:val="1f1f1f"/>
          <w:sz w:val="21"/>
          <w:szCs w:val="21"/>
          <w:highlight w:val="white"/>
          <w:rtl w:val="0"/>
        </w:rPr>
        <w:t xml:space="preserve">enlightenment</w:t>
      </w:r>
      <w:commentRangeEnd w:id="39"/>
      <w:r w:rsidDel="00000000" w:rsidR="00000000" w:rsidRPr="00000000">
        <w:commentReference w:id="39"/>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2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సిద్ధార్థుడు </w:t>
      </w:r>
      <w:sdt>
        <w:sdtPr>
          <w:id w:val="-1557871902"/>
          <w:tag w:val="goog_rdk_108"/>
        </w:sdtPr>
        <w:sdtContent>
          <w:commentRangeStart w:id="40"/>
        </w:sdtContent>
      </w:sdt>
      <w:r w:rsidDel="00000000" w:rsidR="00000000" w:rsidRPr="00000000">
        <w:rPr>
          <w:rFonts w:ascii="Chathura" w:cs="Chathura" w:eastAsia="Chathura" w:hAnsi="Chathura"/>
          <w:color w:val="1f1f1f"/>
          <w:sz w:val="21"/>
          <w:szCs w:val="21"/>
          <w:highlight w:val="white"/>
          <w:rtl w:val="0"/>
        </w:rPr>
        <w:t xml:space="preserve">రథంపై</w:t>
      </w:r>
      <w:commentRangeEnd w:id="40"/>
      <w:r w:rsidDel="00000000" w:rsidR="00000000" w:rsidRPr="00000000">
        <w:commentReference w:id="40"/>
      </w:r>
      <w:r w:rsidDel="00000000" w:rsidR="00000000" w:rsidRPr="00000000">
        <w:rPr>
          <w:rFonts w:ascii="Roboto" w:cs="Roboto" w:eastAsia="Roboto" w:hAnsi="Roboto"/>
          <w:color w:val="1f1f1f"/>
          <w:sz w:val="21"/>
          <w:szCs w:val="21"/>
          <w:highlight w:val="white"/>
          <w:rtl w:val="0"/>
        </w:rPr>
        <w:t xml:space="preserve"> </w:t>
      </w:r>
      <w:sdt>
        <w:sdtPr>
          <w:id w:val="1589611319"/>
          <w:tag w:val="goog_rdk_109"/>
        </w:sdtPr>
        <w:sdtContent>
          <w:commentRangeStart w:id="41"/>
        </w:sdtContent>
      </w:sdt>
      <w:r w:rsidDel="00000000" w:rsidR="00000000" w:rsidRPr="00000000">
        <w:rPr>
          <w:rFonts w:ascii="Chathura" w:cs="Chathura" w:eastAsia="Chathura" w:hAnsi="Chathura"/>
          <w:color w:val="1f1f1f"/>
          <w:sz w:val="21"/>
          <w:szCs w:val="21"/>
          <w:highlight w:val="white"/>
          <w:rtl w:val="0"/>
        </w:rPr>
        <w:t xml:space="preserve">ప్రయాణిస్తున్నప్పుడు</w:t>
      </w:r>
      <w:commentRangeEnd w:id="41"/>
      <w:r w:rsidDel="00000000" w:rsidR="00000000" w:rsidRPr="00000000">
        <w:commentReference w:id="41"/>
      </w:r>
      <w:r w:rsidDel="00000000" w:rsidR="00000000" w:rsidRPr="00000000">
        <w:rPr>
          <w:rFonts w:ascii="Roboto" w:cs="Roboto" w:eastAsia="Roboto" w:hAnsi="Roboto"/>
          <w:color w:val="1f1f1f"/>
          <w:sz w:val="21"/>
          <w:szCs w:val="21"/>
          <w:highlight w:val="white"/>
          <w:rtl w:val="0"/>
        </w:rPr>
        <w:t xml:space="preserve"> </w:t>
      </w:r>
      <w:sdt>
        <w:sdtPr>
          <w:id w:val="-1666413128"/>
          <w:tag w:val="goog_rdk_110"/>
        </w:sdtPr>
        <w:sdtContent>
          <w:commentRangeStart w:id="42"/>
        </w:sdtContent>
      </w:sdt>
      <w:r w:rsidDel="00000000" w:rsidR="00000000" w:rsidRPr="00000000">
        <w:rPr>
          <w:rFonts w:ascii="Chathura" w:cs="Chathura" w:eastAsia="Chathura" w:hAnsi="Chathura"/>
          <w:color w:val="1f1f1f"/>
          <w:sz w:val="21"/>
          <w:szCs w:val="21"/>
          <w:highlight w:val="white"/>
          <w:rtl w:val="0"/>
        </w:rPr>
        <w:t xml:space="preserve">వ్యాధితో</w:t>
      </w:r>
      <w:commentRangeEnd w:id="42"/>
      <w:r w:rsidDel="00000000" w:rsidR="00000000" w:rsidRPr="00000000">
        <w:commentReference w:id="42"/>
      </w:r>
      <w:r w:rsidDel="00000000" w:rsidR="00000000" w:rsidRPr="00000000">
        <w:rPr>
          <w:rFonts w:ascii="Roboto" w:cs="Roboto" w:eastAsia="Roboto" w:hAnsi="Roboto"/>
          <w:color w:val="1f1f1f"/>
          <w:sz w:val="21"/>
          <w:szCs w:val="21"/>
          <w:highlight w:val="white"/>
          <w:rtl w:val="0"/>
        </w:rPr>
        <w:t xml:space="preserve"> </w:t>
      </w:r>
      <w:sdt>
        <w:sdtPr>
          <w:id w:val="641117459"/>
          <w:tag w:val="goog_rdk_111"/>
        </w:sdtPr>
        <w:sdtContent>
          <w:commentRangeStart w:id="43"/>
        </w:sdtContent>
      </w:sdt>
      <w:r w:rsidDel="00000000" w:rsidR="00000000" w:rsidRPr="00000000">
        <w:rPr>
          <w:rFonts w:ascii="Chathura" w:cs="Chathura" w:eastAsia="Chathura" w:hAnsi="Chathura"/>
          <w:color w:val="1f1f1f"/>
          <w:sz w:val="21"/>
          <w:szCs w:val="21"/>
          <w:highlight w:val="white"/>
          <w:rtl w:val="0"/>
        </w:rPr>
        <w:t xml:space="preserve">బాధపడుతున్న</w:t>
      </w:r>
      <w:commentRangeEnd w:id="43"/>
      <w:r w:rsidDel="00000000" w:rsidR="00000000" w:rsidRPr="00000000">
        <w:commentReference w:id="43"/>
      </w:r>
      <w:r w:rsidDel="00000000" w:rsidR="00000000" w:rsidRPr="00000000">
        <w:rPr>
          <w:rFonts w:ascii="Chathura" w:cs="Chathura" w:eastAsia="Chathura" w:hAnsi="Chathura"/>
          <w:color w:val="1f1f1f"/>
          <w:sz w:val="21"/>
          <w:szCs w:val="21"/>
          <w:highlight w:val="white"/>
          <w:rtl w:val="0"/>
        </w:rPr>
        <w:t xml:space="preserve"> ఒక </w:t>
      </w:r>
      <w:sdt>
        <w:sdtPr>
          <w:id w:val="1563502524"/>
          <w:tag w:val="goog_rdk_112"/>
        </w:sdtPr>
        <w:sdtContent>
          <w:commentRangeStart w:id="44"/>
        </w:sdtContent>
      </w:sdt>
      <w:r w:rsidDel="00000000" w:rsidR="00000000" w:rsidRPr="00000000">
        <w:rPr>
          <w:rFonts w:ascii="Chathura" w:cs="Chathura" w:eastAsia="Chathura" w:hAnsi="Chathura"/>
          <w:color w:val="1f1f1f"/>
          <w:sz w:val="21"/>
          <w:szCs w:val="21"/>
          <w:highlight w:val="white"/>
          <w:rtl w:val="0"/>
        </w:rPr>
        <w:t xml:space="preserve">ముసలి</w:t>
      </w:r>
      <w:commentRangeEnd w:id="44"/>
      <w:r w:rsidDel="00000000" w:rsidR="00000000" w:rsidRPr="00000000">
        <w:commentReference w:id="44"/>
      </w:r>
      <w:r w:rsidDel="00000000" w:rsidR="00000000" w:rsidRPr="00000000">
        <w:rPr>
          <w:rFonts w:ascii="Roboto" w:cs="Roboto" w:eastAsia="Roboto" w:hAnsi="Roboto"/>
          <w:color w:val="1f1f1f"/>
          <w:sz w:val="21"/>
          <w:szCs w:val="21"/>
          <w:highlight w:val="white"/>
          <w:rtl w:val="0"/>
        </w:rPr>
        <w:t xml:space="preserve"> </w:t>
      </w:r>
      <w:sdt>
        <w:sdtPr>
          <w:id w:val="1942201141"/>
          <w:tag w:val="goog_rdk_113"/>
        </w:sdtPr>
        <w:sdtContent>
          <w:commentRangeStart w:id="45"/>
        </w:sdtContent>
      </w:sdt>
      <w:r w:rsidDel="00000000" w:rsidR="00000000" w:rsidRPr="00000000">
        <w:rPr>
          <w:rFonts w:ascii="Chathura" w:cs="Chathura" w:eastAsia="Chathura" w:hAnsi="Chathura"/>
          <w:color w:val="1f1f1f"/>
          <w:sz w:val="21"/>
          <w:szCs w:val="21"/>
          <w:highlight w:val="white"/>
          <w:rtl w:val="0"/>
        </w:rPr>
        <w:t xml:space="preserve">వ్యక్తిని</w:t>
      </w:r>
      <w:commentRangeEnd w:id="45"/>
      <w:r w:rsidDel="00000000" w:rsidR="00000000" w:rsidRPr="00000000">
        <w:commentReference w:id="45"/>
      </w:r>
      <w:r w:rsidDel="00000000" w:rsidR="00000000" w:rsidRPr="00000000">
        <w:rPr>
          <w:rFonts w:ascii="Chathura" w:cs="Chathura" w:eastAsia="Chathura" w:hAnsi="Chathura"/>
          <w:color w:val="1f1f1f"/>
          <w:sz w:val="21"/>
          <w:szCs w:val="21"/>
          <w:highlight w:val="white"/>
          <w:rtl w:val="0"/>
        </w:rPr>
        <w:t xml:space="preserve"> చూసి</w:t>
      </w:r>
      <w:sdt>
        <w:sdtPr>
          <w:id w:val="1832305733"/>
          <w:tag w:val="goog_rdk_114"/>
        </w:sdtPr>
        <w:sdtContent>
          <w:ins w:author="" w:id="68" w:date="1970-01-01T00:00:01Z">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Roboto" w:cs="Roboto" w:eastAsia="Roboto" w:hAnsi="Roboto"/>
          <w:color w:val="1f1f1f"/>
          <w:sz w:val="21"/>
          <w:szCs w:val="21"/>
          <w:highlight w:val="white"/>
          <w:rtl w:val="0"/>
        </w:rPr>
        <w:t xml:space="preserve"> </w:t>
      </w:r>
      <w:sdt>
        <w:sdtPr>
          <w:id w:val="-1689098778"/>
          <w:tag w:val="goog_rdk_115"/>
        </w:sdtPr>
        <w:sdtContent>
          <w:commentRangeStart w:id="46"/>
        </w:sdtContent>
      </w:sdt>
      <w:r w:rsidDel="00000000" w:rsidR="00000000" w:rsidRPr="00000000">
        <w:rPr>
          <w:rFonts w:ascii="Chathura" w:cs="Chathura" w:eastAsia="Chathura" w:hAnsi="Chathura"/>
          <w:color w:val="1f1f1f"/>
          <w:sz w:val="21"/>
          <w:szCs w:val="21"/>
          <w:highlight w:val="white"/>
          <w:rtl w:val="0"/>
        </w:rPr>
        <w:t xml:space="preserve">తీవ్రంగా</w:t>
      </w:r>
      <w:commentRangeEnd w:id="46"/>
      <w:r w:rsidDel="00000000" w:rsidR="00000000" w:rsidRPr="00000000">
        <w:commentReference w:id="46"/>
      </w:r>
      <w:r w:rsidDel="00000000" w:rsidR="00000000" w:rsidRPr="00000000">
        <w:rPr>
          <w:rFonts w:ascii="Roboto" w:cs="Roboto" w:eastAsia="Roboto" w:hAnsi="Roboto"/>
          <w:color w:val="1f1f1f"/>
          <w:sz w:val="21"/>
          <w:szCs w:val="21"/>
          <w:highlight w:val="white"/>
          <w:rtl w:val="0"/>
        </w:rPr>
        <w:t xml:space="preserve"> </w:t>
      </w:r>
      <w:sdt>
        <w:sdtPr>
          <w:id w:val="211220271"/>
          <w:tag w:val="goog_rdk_116"/>
        </w:sdtPr>
        <w:sdtContent>
          <w:commentRangeStart w:id="47"/>
        </w:sdtContent>
      </w:sdt>
      <w:r w:rsidDel="00000000" w:rsidR="00000000" w:rsidRPr="00000000">
        <w:rPr>
          <w:rFonts w:ascii="Chathura" w:cs="Chathura" w:eastAsia="Chathura" w:hAnsi="Chathura"/>
          <w:color w:val="1f1f1f"/>
          <w:sz w:val="21"/>
          <w:szCs w:val="21"/>
          <w:highlight w:val="white"/>
          <w:rtl w:val="0"/>
        </w:rPr>
        <w:t xml:space="preserve">కలత</w:t>
      </w:r>
      <w:commentRangeEnd w:id="47"/>
      <w:r w:rsidDel="00000000" w:rsidR="00000000" w:rsidRPr="00000000">
        <w:commentReference w:id="47"/>
      </w:r>
      <w:r w:rsidDel="00000000" w:rsidR="00000000" w:rsidRPr="00000000">
        <w:rPr>
          <w:rFonts w:ascii="Chathura" w:cs="Chathura" w:eastAsia="Chathura" w:hAnsi="Chathura"/>
          <w:color w:val="1f1f1f"/>
          <w:sz w:val="21"/>
          <w:szCs w:val="21"/>
          <w:highlight w:val="white"/>
          <w:rtl w:val="0"/>
        </w:rPr>
        <w:t xml:space="preserve"> చెందాడు. </w:t>
      </w:r>
      <w:sdt>
        <w:sdtPr>
          <w:id w:val="-675066298"/>
          <w:tag w:val="goog_rdk_117"/>
        </w:sdtPr>
        <w:sdtContent>
          <w:commentRangeStart w:id="48"/>
        </w:sdtContent>
      </w:sdt>
      <w:r w:rsidDel="00000000" w:rsidR="00000000" w:rsidRPr="00000000">
        <w:rPr>
          <w:rFonts w:ascii="Chathura" w:cs="Chathura" w:eastAsia="Chathura" w:hAnsi="Chathura"/>
          <w:color w:val="1f1f1f"/>
          <w:sz w:val="21"/>
          <w:szCs w:val="21"/>
          <w:highlight w:val="white"/>
          <w:rtl w:val="0"/>
        </w:rPr>
        <w:t xml:space="preserve">వృద్ధాప్యం</w:t>
      </w:r>
      <w:commentRangeEnd w:id="48"/>
      <w:r w:rsidDel="00000000" w:rsidR="00000000" w:rsidRPr="00000000">
        <w:commentReference w:id="48"/>
      </w:r>
      <w:r w:rsidDel="00000000" w:rsidR="00000000" w:rsidRPr="00000000">
        <w:rPr>
          <w:rFonts w:ascii="Chathura" w:cs="Chathura" w:eastAsia="Chathura" w:hAnsi="Chathura"/>
          <w:color w:val="1f1f1f"/>
          <w:sz w:val="21"/>
          <w:szCs w:val="21"/>
          <w:highlight w:val="white"/>
          <w:rtl w:val="0"/>
        </w:rPr>
        <w:t xml:space="preserve"> మరియు </w:t>
      </w:r>
      <w:sdt>
        <w:sdtPr>
          <w:id w:val="-14900478"/>
          <w:tag w:val="goog_rdk_118"/>
        </w:sdtPr>
        <w:sdtContent>
          <w:commentRangeStart w:id="49"/>
        </w:sdtContent>
      </w:sdt>
      <w:r w:rsidDel="00000000" w:rsidR="00000000" w:rsidRPr="00000000">
        <w:rPr>
          <w:rFonts w:ascii="Chathura" w:cs="Chathura" w:eastAsia="Chathura" w:hAnsi="Chathura"/>
          <w:color w:val="1f1f1f"/>
          <w:sz w:val="21"/>
          <w:szCs w:val="21"/>
          <w:highlight w:val="white"/>
          <w:rtl w:val="0"/>
        </w:rPr>
        <w:t xml:space="preserve">దుఃఖం</w:t>
      </w:r>
      <w:commentRangeEnd w:id="49"/>
      <w:r w:rsidDel="00000000" w:rsidR="00000000" w:rsidRPr="00000000">
        <w:commentReference w:id="49"/>
      </w:r>
      <w:r w:rsidDel="00000000" w:rsidR="00000000" w:rsidRPr="00000000">
        <w:rPr>
          <w:rFonts w:ascii="Chathura" w:cs="Chathura" w:eastAsia="Chathura" w:hAnsi="Chathura"/>
          <w:color w:val="1f1f1f"/>
          <w:sz w:val="21"/>
          <w:szCs w:val="21"/>
          <w:highlight w:val="white"/>
          <w:rtl w:val="0"/>
        </w:rPr>
        <w:t xml:space="preserve"> యొక్క </w:t>
      </w:r>
      <w:sdt>
        <w:sdtPr>
          <w:id w:val="163921051"/>
          <w:tag w:val="goog_rdk_119"/>
        </w:sdtPr>
        <w:sdtContent>
          <w:commentRangeStart w:id="50"/>
        </w:sdtContent>
      </w:sdt>
      <w:r w:rsidDel="00000000" w:rsidR="00000000" w:rsidRPr="00000000">
        <w:rPr>
          <w:rFonts w:ascii="Chathura" w:cs="Chathura" w:eastAsia="Chathura" w:hAnsi="Chathura"/>
          <w:color w:val="1f1f1f"/>
          <w:sz w:val="21"/>
          <w:szCs w:val="21"/>
          <w:highlight w:val="white"/>
          <w:rtl w:val="0"/>
        </w:rPr>
        <w:t xml:space="preserve">అనివార్యతను</w:t>
      </w:r>
      <w:commentRangeEnd w:id="50"/>
      <w:r w:rsidDel="00000000" w:rsidR="00000000" w:rsidRPr="00000000">
        <w:commentReference w:id="50"/>
      </w:r>
      <w:r w:rsidDel="00000000" w:rsidR="00000000" w:rsidRPr="00000000">
        <w:rPr>
          <w:rFonts w:ascii="Chathura" w:cs="Chathura" w:eastAsia="Chathura" w:hAnsi="Chathura"/>
          <w:color w:val="1f1f1f"/>
          <w:sz w:val="21"/>
          <w:szCs w:val="21"/>
          <w:highlight w:val="white"/>
          <w:rtl w:val="0"/>
        </w:rPr>
        <w:t xml:space="preserve"> సారథి</w:t>
      </w:r>
      <w:sdt>
        <w:sdtPr>
          <w:id w:val="1091173920"/>
          <w:tag w:val="goog_rdk_120"/>
        </w:sdtPr>
        <w:sdtContent>
          <w:ins w:author="" w:id="69" w:date="1970-01-01T00:00:01Z">
            <w:r w:rsidDel="00000000" w:rsidR="00000000" w:rsidRPr="00000000">
              <w:rPr>
                <w:rFonts w:ascii="Roboto" w:cs="Roboto" w:eastAsia="Roboto" w:hAnsi="Roboto"/>
                <w:color w:val="1f1f1f"/>
                <w:sz w:val="21"/>
                <w:szCs w:val="21"/>
                <w:highlight w:val="white"/>
                <w:rtl w:val="0"/>
              </w:rPr>
              <w:t xml:space="preserve"> (leader)</w:t>
            </w:r>
          </w:ins>
        </w:sdtContent>
      </w:sdt>
      <w:sdt>
        <w:sdtPr>
          <w:id w:val="-227400478"/>
          <w:tag w:val="goog_rdk_121"/>
        </w:sdtPr>
        <w:sdtContent>
          <w:del w:author="" w:id="69" w:date="1970-01-01T00:00:01Z">
            <w:r w:rsidDel="00000000" w:rsidR="00000000" w:rsidRPr="00000000">
              <w:rPr>
                <w:rFonts w:ascii="Roboto" w:cs="Roboto" w:eastAsia="Roboto" w:hAnsi="Roboto"/>
                <w:color w:val="1f1f1f"/>
                <w:sz w:val="21"/>
                <w:szCs w:val="21"/>
                <w:highlight w:val="white"/>
                <w:rtl w:val="0"/>
              </w:rPr>
              <w:delText xml:space="preserve"> </w:delText>
            </w:r>
          </w:del>
        </w:sdtContent>
      </w:sdt>
      <w:sdt>
        <w:sdtPr>
          <w:id w:val="240033056"/>
          <w:tag w:val="goog_rdk_122"/>
        </w:sdtPr>
        <w:sdtContent>
          <w:commentRangeStart w:id="51"/>
        </w:sdtContent>
      </w:sdt>
      <w:r w:rsidDel="00000000" w:rsidR="00000000" w:rsidRPr="00000000">
        <w:rPr>
          <w:rFonts w:ascii="Chathura" w:cs="Chathura" w:eastAsia="Chathura" w:hAnsi="Chathura"/>
          <w:color w:val="1f1f1f"/>
          <w:sz w:val="21"/>
          <w:szCs w:val="21"/>
          <w:highlight w:val="white"/>
          <w:rtl w:val="0"/>
        </w:rPr>
        <w:t xml:space="preserve">వివరించడంతో</w:t>
      </w:r>
      <w:sdt>
        <w:sdtPr>
          <w:id w:val="-261679735"/>
          <w:tag w:val="goog_rdk_123"/>
        </w:sdtPr>
        <w:sdtContent>
          <w:ins w:author="" w:id="70" w:date="1970-01-01T00:00:01Z">
            <w:commentRangeEnd w:id="51"/>
            <w:r w:rsidDel="00000000" w:rsidR="00000000" w:rsidRPr="00000000">
              <w:commentReference w:id="51"/>
            </w:r>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Chathura" w:cs="Chathura" w:eastAsia="Chathura" w:hAnsi="Chathura"/>
          <w:color w:val="1f1f1f"/>
          <w:sz w:val="21"/>
          <w:szCs w:val="21"/>
          <w:highlight w:val="white"/>
          <w:rtl w:val="0"/>
        </w:rPr>
        <w:t xml:space="preserve">  సిద్ధార్థుడు </w:t>
      </w:r>
      <w:sdt>
        <w:sdtPr>
          <w:id w:val="-1189168946"/>
          <w:tag w:val="goog_rdk_124"/>
        </w:sdtPr>
        <w:sdtContent>
          <w:commentRangeStart w:id="52"/>
        </w:sdtContent>
      </w:sdt>
      <w:r w:rsidDel="00000000" w:rsidR="00000000" w:rsidRPr="00000000">
        <w:rPr>
          <w:rFonts w:ascii="Chathura" w:cs="Chathura" w:eastAsia="Chathura" w:hAnsi="Chathura"/>
          <w:color w:val="1f1f1f"/>
          <w:sz w:val="21"/>
          <w:szCs w:val="21"/>
          <w:highlight w:val="white"/>
          <w:rtl w:val="0"/>
        </w:rPr>
        <w:t xml:space="preserve">అసౌకర్యానికి</w:t>
      </w:r>
      <w:commentRangeEnd w:id="52"/>
      <w:r w:rsidDel="00000000" w:rsidR="00000000" w:rsidRPr="00000000">
        <w:commentReference w:id="52"/>
      </w:r>
      <w:r w:rsidDel="00000000" w:rsidR="00000000" w:rsidRPr="00000000">
        <w:rPr>
          <w:rFonts w:ascii="Chathura" w:cs="Chathura" w:eastAsia="Chathura" w:hAnsi="Chathura"/>
          <w:color w:val="1f1f1f"/>
          <w:sz w:val="21"/>
          <w:szCs w:val="21"/>
          <w:highlight w:val="white"/>
          <w:rtl w:val="0"/>
        </w:rPr>
        <w:t xml:space="preserve"> గురయ్యాడు. </w:t>
      </w:r>
      <w:sdt>
        <w:sdtPr>
          <w:id w:val="-804386012"/>
          <w:tag w:val="goog_rdk_125"/>
        </w:sdtPr>
        <w:sdtContent>
          <w:commentRangeStart w:id="53"/>
        </w:sdtContent>
      </w:sdt>
      <w:r w:rsidDel="00000000" w:rsidR="00000000" w:rsidRPr="00000000">
        <w:rPr>
          <w:rFonts w:ascii="Chathura" w:cs="Chathura" w:eastAsia="Chathura" w:hAnsi="Chathura"/>
          <w:color w:val="1f1f1f"/>
          <w:sz w:val="21"/>
          <w:szCs w:val="21"/>
          <w:highlight w:val="white"/>
          <w:rtl w:val="0"/>
        </w:rPr>
        <w:t xml:space="preserve">తదనంతరం</w:t>
      </w:r>
      <w:commentRangeEnd w:id="53"/>
      <w:r w:rsidDel="00000000" w:rsidR="00000000" w:rsidRPr="00000000">
        <w:commentReference w:id="53"/>
      </w:r>
      <w:r w:rsidDel="00000000" w:rsidR="00000000" w:rsidRPr="00000000">
        <w:rPr>
          <w:rFonts w:ascii="Chathura" w:cs="Chathura" w:eastAsia="Chathura" w:hAnsi="Chathura"/>
          <w:color w:val="1f1f1f"/>
          <w:sz w:val="21"/>
          <w:szCs w:val="21"/>
          <w:highlight w:val="white"/>
          <w:rtl w:val="0"/>
        </w:rPr>
        <w:t xml:space="preserve"> అతను ఒక </w:t>
      </w:r>
      <w:sdt>
        <w:sdtPr>
          <w:id w:val="1241261163"/>
          <w:tag w:val="goog_rdk_126"/>
        </w:sdtPr>
        <w:sdtContent>
          <w:commentRangeStart w:id="54"/>
        </w:sdtContent>
      </w:sdt>
      <w:r w:rsidDel="00000000" w:rsidR="00000000" w:rsidRPr="00000000">
        <w:rPr>
          <w:rFonts w:ascii="Chathura" w:cs="Chathura" w:eastAsia="Chathura" w:hAnsi="Chathura"/>
          <w:color w:val="1f1f1f"/>
          <w:sz w:val="21"/>
          <w:szCs w:val="21"/>
          <w:highlight w:val="white"/>
          <w:rtl w:val="0"/>
        </w:rPr>
        <w:t xml:space="preserve">రోగిని</w:t>
      </w:r>
      <w:commentRangeEnd w:id="54"/>
      <w:r w:rsidDel="00000000" w:rsidR="00000000" w:rsidRPr="00000000">
        <w:commentReference w:id="54"/>
      </w:r>
      <w:r w:rsidDel="00000000" w:rsidR="00000000" w:rsidRPr="00000000">
        <w:rPr>
          <w:rFonts w:ascii="Chathura" w:cs="Chathura" w:eastAsia="Chathura" w:hAnsi="Chathura"/>
          <w:color w:val="1f1f1f"/>
          <w:sz w:val="21"/>
          <w:szCs w:val="21"/>
          <w:highlight w:val="white"/>
          <w:rtl w:val="0"/>
        </w:rPr>
        <w:t xml:space="preserve">, ఒక </w:t>
      </w:r>
      <w:sdt>
        <w:sdtPr>
          <w:id w:val="1684087733"/>
          <w:tag w:val="goog_rdk_127"/>
        </w:sdtPr>
        <w:sdtContent>
          <w:commentRangeStart w:id="55"/>
        </w:sdtContent>
      </w:sdt>
      <w:r w:rsidDel="00000000" w:rsidR="00000000" w:rsidRPr="00000000">
        <w:rPr>
          <w:rFonts w:ascii="Chathura" w:cs="Chathura" w:eastAsia="Chathura" w:hAnsi="Chathura"/>
          <w:color w:val="1f1f1f"/>
          <w:sz w:val="21"/>
          <w:szCs w:val="21"/>
          <w:highlight w:val="white"/>
          <w:rtl w:val="0"/>
        </w:rPr>
        <w:t xml:space="preserve">శవాన్ని</w:t>
      </w:r>
      <w:commentRangeEnd w:id="55"/>
      <w:r w:rsidDel="00000000" w:rsidR="00000000" w:rsidRPr="00000000">
        <w:commentReference w:id="55"/>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Chathura" w:cs="Chathura" w:eastAsia="Chathura" w:hAnsi="Chathura"/>
          <w:color w:val="1f1f1f"/>
          <w:sz w:val="21"/>
          <w:szCs w:val="21"/>
          <w:highlight w:val="white"/>
          <w:rtl w:val="0"/>
        </w:rPr>
        <w:t xml:space="preserve">మరియు ఒక </w:t>
      </w:r>
      <w:sdt>
        <w:sdtPr>
          <w:id w:val="-1890277907"/>
          <w:tag w:val="goog_rdk_128"/>
        </w:sdtPr>
        <w:sdtContent>
          <w:commentRangeStart w:id="56"/>
        </w:sdtContent>
      </w:sdt>
      <w:r w:rsidDel="00000000" w:rsidR="00000000" w:rsidRPr="00000000">
        <w:rPr>
          <w:rFonts w:ascii="Chathura" w:cs="Chathura" w:eastAsia="Chathura" w:hAnsi="Chathura"/>
          <w:color w:val="1f1f1f"/>
          <w:sz w:val="21"/>
          <w:szCs w:val="21"/>
          <w:highlight w:val="white"/>
          <w:rtl w:val="0"/>
        </w:rPr>
        <w:t xml:space="preserve">సన్యాసి</w:t>
      </w:r>
      <w:commentRangeEnd w:id="56"/>
      <w:r w:rsidDel="00000000" w:rsidR="00000000" w:rsidRPr="00000000">
        <w:commentReference w:id="56"/>
      </w:r>
      <w:r w:rsidDel="00000000" w:rsidR="00000000" w:rsidRPr="00000000">
        <w:rPr>
          <w:rFonts w:ascii="Chathura" w:cs="Chathura" w:eastAsia="Chathura" w:hAnsi="Chathura"/>
          <w:color w:val="1f1f1f"/>
          <w:sz w:val="21"/>
          <w:szCs w:val="21"/>
          <w:highlight w:val="white"/>
          <w:rtl w:val="0"/>
        </w:rPr>
        <w:t xml:space="preserve">ని </w:t>
      </w:r>
      <w:sdt>
        <w:sdtPr>
          <w:id w:val="-237762145"/>
          <w:tag w:val="goog_rdk_129"/>
        </w:sdtPr>
        <w:sdtContent>
          <w:commentRangeStart w:id="57"/>
        </w:sdtContent>
      </w:sdt>
      <w:r w:rsidDel="00000000" w:rsidR="00000000" w:rsidRPr="00000000">
        <w:rPr>
          <w:rFonts w:ascii="Chathura" w:cs="Chathura" w:eastAsia="Chathura" w:hAnsi="Chathura"/>
          <w:color w:val="1f1f1f"/>
          <w:sz w:val="21"/>
          <w:szCs w:val="21"/>
          <w:highlight w:val="white"/>
          <w:rtl w:val="0"/>
        </w:rPr>
        <w:t xml:space="preserve">గమనించాడు</w:t>
      </w:r>
      <w:commentRangeEnd w:id="57"/>
      <w:r w:rsidDel="00000000" w:rsidR="00000000" w:rsidRPr="00000000">
        <w:commentReference w:id="57"/>
      </w:r>
      <w:r w:rsidDel="00000000" w:rsidR="00000000" w:rsidRPr="00000000">
        <w:rPr>
          <w:rFonts w:ascii="Chathura" w:cs="Chathura" w:eastAsia="Chathura" w:hAnsi="Chathura"/>
          <w:color w:val="1f1f1f"/>
          <w:sz w:val="21"/>
          <w:szCs w:val="21"/>
          <w:highlight w:val="white"/>
          <w:rtl w:val="0"/>
        </w:rPr>
        <w:t xml:space="preserve">. ఇది అతని </w:t>
      </w:r>
      <w:sdt>
        <w:sdtPr>
          <w:id w:val="-723475095"/>
          <w:tag w:val="goog_rdk_130"/>
        </w:sdtPr>
        <w:sdtContent>
          <w:commentRangeStart w:id="58"/>
        </w:sdtContent>
      </w:sdt>
      <w:r w:rsidDel="00000000" w:rsidR="00000000" w:rsidRPr="00000000">
        <w:rPr>
          <w:rFonts w:ascii="Chathura" w:cs="Chathura" w:eastAsia="Chathura" w:hAnsi="Chathura"/>
          <w:color w:val="1f1f1f"/>
          <w:sz w:val="21"/>
          <w:szCs w:val="21"/>
          <w:highlight w:val="white"/>
          <w:rtl w:val="0"/>
        </w:rPr>
        <w:t xml:space="preserve">అంతర్గత</w:t>
      </w:r>
      <w:commentRangeEnd w:id="58"/>
      <w:r w:rsidDel="00000000" w:rsidR="00000000" w:rsidRPr="00000000">
        <w:commentReference w:id="58"/>
      </w:r>
      <w:r w:rsidDel="00000000" w:rsidR="00000000" w:rsidRPr="00000000">
        <w:rPr>
          <w:rFonts w:ascii="Roboto" w:cs="Roboto" w:eastAsia="Roboto" w:hAnsi="Roboto"/>
          <w:color w:val="1f1f1f"/>
          <w:sz w:val="21"/>
          <w:szCs w:val="21"/>
          <w:highlight w:val="white"/>
          <w:rtl w:val="0"/>
        </w:rPr>
        <w:t xml:space="preserve"> </w:t>
      </w:r>
      <w:sdt>
        <w:sdtPr>
          <w:id w:val="-1568037154"/>
          <w:tag w:val="goog_rdk_131"/>
        </w:sdtPr>
        <w:sdtContent>
          <w:commentRangeStart w:id="59"/>
        </w:sdtContent>
      </w:sdt>
      <w:r w:rsidDel="00000000" w:rsidR="00000000" w:rsidRPr="00000000">
        <w:rPr>
          <w:rFonts w:ascii="Chathura" w:cs="Chathura" w:eastAsia="Chathura" w:hAnsi="Chathura"/>
          <w:color w:val="1f1f1f"/>
          <w:sz w:val="21"/>
          <w:szCs w:val="21"/>
          <w:highlight w:val="white"/>
          <w:rtl w:val="0"/>
        </w:rPr>
        <w:t xml:space="preserve">సంఘర్షాన్ని</w:t>
      </w:r>
      <w:commentRangeEnd w:id="59"/>
      <w:r w:rsidDel="00000000" w:rsidR="00000000" w:rsidRPr="00000000">
        <w:commentReference w:id="59"/>
      </w:r>
      <w:r w:rsidDel="00000000" w:rsidR="00000000" w:rsidRPr="00000000">
        <w:rPr>
          <w:rFonts w:ascii="Chathura" w:cs="Chathura" w:eastAsia="Chathura" w:hAnsi="Chathura"/>
          <w:color w:val="1f1f1f"/>
          <w:sz w:val="21"/>
          <w:szCs w:val="21"/>
          <w:highlight w:val="white"/>
          <w:rtl w:val="0"/>
        </w:rPr>
        <w:t xml:space="preserve"> మరింత </w:t>
      </w:r>
      <w:sdt>
        <w:sdtPr>
          <w:id w:val="-567776857"/>
          <w:tag w:val="goog_rdk_132"/>
        </w:sdtPr>
        <w:sdtContent>
          <w:commentRangeStart w:id="60"/>
        </w:sdtContent>
      </w:sdt>
      <w:r w:rsidDel="00000000" w:rsidR="00000000" w:rsidRPr="00000000">
        <w:rPr>
          <w:rFonts w:ascii="Chathura" w:cs="Chathura" w:eastAsia="Chathura" w:hAnsi="Chathura"/>
          <w:color w:val="1f1f1f"/>
          <w:sz w:val="21"/>
          <w:szCs w:val="21"/>
          <w:highlight w:val="white"/>
          <w:rtl w:val="0"/>
        </w:rPr>
        <w:t xml:space="preserve">తీవ్రతరం</w:t>
      </w:r>
      <w:commentRangeEnd w:id="60"/>
      <w:r w:rsidDel="00000000" w:rsidR="00000000" w:rsidRPr="00000000">
        <w:commentReference w:id="60"/>
      </w:r>
      <w:r w:rsidDel="00000000" w:rsidR="00000000" w:rsidRPr="00000000">
        <w:rPr>
          <w:rFonts w:ascii="Chathura" w:cs="Chathura" w:eastAsia="Chathura" w:hAnsi="Chathura"/>
          <w:color w:val="1f1f1f"/>
          <w:sz w:val="21"/>
          <w:szCs w:val="21"/>
          <w:highlight w:val="white"/>
          <w:rtl w:val="0"/>
        </w:rPr>
        <w:t xml:space="preserve"> చేసింది.   </w:t>
      </w:r>
      <w:sdt>
        <w:sdtPr>
          <w:id w:val="1053389773"/>
          <w:tag w:val="goog_rdk_133"/>
        </w:sdtPr>
        <w:sdtContent>
          <w:commentRangeStart w:id="61"/>
        </w:sdtContent>
      </w:sdt>
      <w:r w:rsidDel="00000000" w:rsidR="00000000" w:rsidRPr="00000000">
        <w:rPr>
          <w:rFonts w:ascii="Chathura" w:cs="Chathura" w:eastAsia="Chathura" w:hAnsi="Chathura"/>
          <w:color w:val="1f1f1f"/>
          <w:sz w:val="21"/>
          <w:szCs w:val="21"/>
          <w:highlight w:val="white"/>
          <w:rtl w:val="0"/>
        </w:rPr>
        <w:t xml:space="preserve">జీవితం</w:t>
      </w:r>
      <w:commentRangeEnd w:id="61"/>
      <w:r w:rsidDel="00000000" w:rsidR="00000000" w:rsidRPr="00000000">
        <w:commentReference w:id="61"/>
      </w:r>
      <w:r w:rsidDel="00000000" w:rsidR="00000000" w:rsidRPr="00000000">
        <w:rPr>
          <w:rFonts w:ascii="Roboto" w:cs="Roboto" w:eastAsia="Roboto" w:hAnsi="Roboto"/>
          <w:color w:val="1f1f1f"/>
          <w:sz w:val="21"/>
          <w:szCs w:val="21"/>
          <w:highlight w:val="white"/>
          <w:rtl w:val="0"/>
        </w:rPr>
        <w:t xml:space="preserve">, </w:t>
      </w:r>
      <w:sdt>
        <w:sdtPr>
          <w:id w:val="1397051693"/>
          <w:tag w:val="goog_rdk_134"/>
        </w:sdtPr>
        <w:sdtContent>
          <w:commentRangeStart w:id="62"/>
        </w:sdtContent>
      </w:sdt>
      <w:r w:rsidDel="00000000" w:rsidR="00000000" w:rsidRPr="00000000">
        <w:rPr>
          <w:rFonts w:ascii="Chathura" w:cs="Chathura" w:eastAsia="Chathura" w:hAnsi="Chathura"/>
          <w:color w:val="1f1f1f"/>
          <w:sz w:val="21"/>
          <w:szCs w:val="21"/>
          <w:highlight w:val="white"/>
          <w:rtl w:val="0"/>
        </w:rPr>
        <w:t xml:space="preserve">మరణం</w:t>
      </w:r>
      <w:commentRangeEnd w:id="62"/>
      <w:r w:rsidDel="00000000" w:rsidR="00000000" w:rsidRPr="00000000">
        <w:commentReference w:id="62"/>
      </w:r>
      <w:r w:rsidDel="00000000" w:rsidR="00000000" w:rsidRPr="00000000">
        <w:rPr>
          <w:rFonts w:ascii="Chathura" w:cs="Chathura" w:eastAsia="Chathura" w:hAnsi="Chathura"/>
          <w:color w:val="1f1f1f"/>
          <w:sz w:val="21"/>
          <w:szCs w:val="21"/>
          <w:highlight w:val="white"/>
          <w:rtl w:val="0"/>
        </w:rPr>
        <w:t xml:space="preserve"> మరియు </w:t>
      </w:r>
      <w:sdt>
        <w:sdtPr>
          <w:id w:val="-804717867"/>
          <w:tag w:val="goog_rdk_135"/>
        </w:sdtPr>
        <w:sdtContent>
          <w:commentRangeStart w:id="63"/>
        </w:sdtContent>
      </w:sdt>
      <w:r w:rsidDel="00000000" w:rsidR="00000000" w:rsidRPr="00000000">
        <w:rPr>
          <w:rFonts w:ascii="Chathura" w:cs="Chathura" w:eastAsia="Chathura" w:hAnsi="Chathura"/>
          <w:color w:val="1f1f1f"/>
          <w:sz w:val="21"/>
          <w:szCs w:val="21"/>
          <w:highlight w:val="white"/>
          <w:rtl w:val="0"/>
        </w:rPr>
        <w:t xml:space="preserve">దుఃఖం</w:t>
      </w:r>
      <w:commentRangeEnd w:id="63"/>
      <w:r w:rsidDel="00000000" w:rsidR="00000000" w:rsidRPr="00000000">
        <w:commentReference w:id="63"/>
      </w:r>
      <w:r w:rsidDel="00000000" w:rsidR="00000000" w:rsidRPr="00000000">
        <w:rPr>
          <w:rFonts w:ascii="Chathura" w:cs="Chathura" w:eastAsia="Chathura" w:hAnsi="Chathura"/>
          <w:color w:val="1f1f1f"/>
          <w:sz w:val="21"/>
          <w:szCs w:val="21"/>
          <w:highlight w:val="white"/>
          <w:rtl w:val="0"/>
        </w:rPr>
        <w:t xml:space="preserve"> యొక్క </w:t>
      </w:r>
      <w:sdt>
        <w:sdtPr>
          <w:id w:val="-1504198652"/>
          <w:tag w:val="goog_rdk_136"/>
        </w:sdtPr>
        <w:sdtContent>
          <w:commentRangeStart w:id="64"/>
        </w:sdtContent>
      </w:sdt>
      <w:r w:rsidDel="00000000" w:rsidR="00000000" w:rsidRPr="00000000">
        <w:rPr>
          <w:rFonts w:ascii="Chathura" w:cs="Chathura" w:eastAsia="Chathura" w:hAnsi="Chathura"/>
          <w:color w:val="1f1f1f"/>
          <w:sz w:val="21"/>
          <w:szCs w:val="21"/>
          <w:highlight w:val="white"/>
          <w:rtl w:val="0"/>
        </w:rPr>
        <w:t xml:space="preserve">స్వభావం</w:t>
      </w:r>
      <w:commentRangeEnd w:id="64"/>
      <w:r w:rsidDel="00000000" w:rsidR="00000000" w:rsidRPr="00000000">
        <w:commentReference w:id="64"/>
      </w:r>
      <w:r w:rsidDel="00000000" w:rsidR="00000000" w:rsidRPr="00000000">
        <w:rPr>
          <w:rFonts w:ascii="Chathura" w:cs="Chathura" w:eastAsia="Chathura" w:hAnsi="Chathura"/>
          <w:color w:val="1f1f1f"/>
          <w:sz w:val="21"/>
          <w:szCs w:val="21"/>
          <w:highlight w:val="white"/>
          <w:rtl w:val="0"/>
        </w:rPr>
        <w:t xml:space="preserve"> గురించి ఆలోచింపజేసింది. ఈ </w:t>
      </w:r>
      <w:sdt>
        <w:sdtPr>
          <w:id w:val="219372939"/>
          <w:tag w:val="goog_rdk_137"/>
        </w:sdtPr>
        <w:sdtContent>
          <w:commentRangeStart w:id="65"/>
        </w:sdtContent>
      </w:sdt>
      <w:r w:rsidDel="00000000" w:rsidR="00000000" w:rsidRPr="00000000">
        <w:rPr>
          <w:rFonts w:ascii="Chathura" w:cs="Chathura" w:eastAsia="Chathura" w:hAnsi="Chathura"/>
          <w:color w:val="1f1f1f"/>
          <w:sz w:val="21"/>
          <w:szCs w:val="21"/>
          <w:highlight w:val="white"/>
          <w:rtl w:val="0"/>
        </w:rPr>
        <w:t xml:space="preserve">అనుభవాలు</w:t>
      </w:r>
      <w:commentRangeEnd w:id="65"/>
      <w:r w:rsidDel="00000000" w:rsidR="00000000" w:rsidRPr="00000000">
        <w:commentReference w:id="65"/>
      </w:r>
      <w:r w:rsidDel="00000000" w:rsidR="00000000" w:rsidRPr="00000000">
        <w:rPr>
          <w:rFonts w:ascii="Chathura" w:cs="Chathura" w:eastAsia="Chathura" w:hAnsi="Chathura"/>
          <w:color w:val="1f1f1f"/>
          <w:sz w:val="21"/>
          <w:szCs w:val="21"/>
          <w:highlight w:val="white"/>
          <w:rtl w:val="0"/>
        </w:rPr>
        <w:t xml:space="preserve"> సిద్ధార్థునిలో  తన </w:t>
      </w:r>
      <w:sdt>
        <w:sdtPr>
          <w:id w:val="-1702775156"/>
          <w:tag w:val="goog_rdk_138"/>
        </w:sdtPr>
        <w:sdtContent>
          <w:commentRangeStart w:id="66"/>
        </w:sdtContent>
      </w:sdt>
      <w:r w:rsidDel="00000000" w:rsidR="00000000" w:rsidRPr="00000000">
        <w:rPr>
          <w:rFonts w:ascii="Chathura" w:cs="Chathura" w:eastAsia="Chathura" w:hAnsi="Chathura"/>
          <w:color w:val="1f1f1f"/>
          <w:sz w:val="21"/>
          <w:szCs w:val="21"/>
          <w:highlight w:val="white"/>
          <w:rtl w:val="0"/>
        </w:rPr>
        <w:t xml:space="preserve">భౌతిక</w:t>
      </w:r>
      <w:commentRangeEnd w:id="66"/>
      <w:r w:rsidDel="00000000" w:rsidR="00000000" w:rsidRPr="00000000">
        <w:commentReference w:id="66"/>
      </w:r>
      <w:r w:rsidDel="00000000" w:rsidR="00000000" w:rsidRPr="00000000">
        <w:rPr>
          <w:rFonts w:ascii="Chathura" w:cs="Chathura" w:eastAsia="Chathura" w:hAnsi="Chathura"/>
          <w:color w:val="1f1f1f"/>
          <w:sz w:val="21"/>
          <w:szCs w:val="21"/>
          <w:highlight w:val="white"/>
          <w:rtl w:val="0"/>
        </w:rPr>
        <w:t xml:space="preserve"> జీవితాన్ని </w:t>
      </w:r>
      <w:sdt>
        <w:sdtPr>
          <w:id w:val="-333318826"/>
          <w:tag w:val="goog_rdk_139"/>
        </w:sdtPr>
        <w:sdtContent>
          <w:commentRangeStart w:id="67"/>
        </w:sdtContent>
      </w:sdt>
      <w:r w:rsidDel="00000000" w:rsidR="00000000" w:rsidRPr="00000000">
        <w:rPr>
          <w:rFonts w:ascii="Chathura" w:cs="Chathura" w:eastAsia="Chathura" w:hAnsi="Chathura"/>
          <w:color w:val="1f1f1f"/>
          <w:sz w:val="21"/>
          <w:szCs w:val="21"/>
          <w:highlight w:val="white"/>
          <w:rtl w:val="0"/>
        </w:rPr>
        <w:t xml:space="preserve">త్యజించి</w:t>
      </w:r>
      <w:commentRangeEnd w:id="67"/>
      <w:r w:rsidDel="00000000" w:rsidR="00000000" w:rsidRPr="00000000">
        <w:commentReference w:id="67"/>
      </w:r>
      <w:r w:rsidDel="00000000" w:rsidR="00000000" w:rsidRPr="00000000">
        <w:rPr>
          <w:rFonts w:ascii="Chathura" w:cs="Chathura" w:eastAsia="Chathura" w:hAnsi="Chathura"/>
          <w:color w:val="1f1f1f"/>
          <w:sz w:val="21"/>
          <w:szCs w:val="21"/>
          <w:highlight w:val="white"/>
          <w:rtl w:val="0"/>
        </w:rPr>
        <w:t xml:space="preserve"> దుఃఖాన్ని </w:t>
      </w:r>
      <w:sdt>
        <w:sdtPr>
          <w:id w:val="1036074828"/>
          <w:tag w:val="goog_rdk_140"/>
        </w:sdtPr>
        <w:sdtContent>
          <w:commentRangeStart w:id="68"/>
        </w:sdtContent>
      </w:sdt>
      <w:r w:rsidDel="00000000" w:rsidR="00000000" w:rsidRPr="00000000">
        <w:rPr>
          <w:rFonts w:ascii="Chathura" w:cs="Chathura" w:eastAsia="Chathura" w:hAnsi="Chathura"/>
          <w:color w:val="1f1f1f"/>
          <w:sz w:val="21"/>
          <w:szCs w:val="21"/>
          <w:highlight w:val="white"/>
          <w:rtl w:val="0"/>
        </w:rPr>
        <w:t xml:space="preserve">అధిగమించే</w:t>
      </w:r>
      <w:commentRangeEnd w:id="68"/>
      <w:r w:rsidDel="00000000" w:rsidR="00000000" w:rsidRPr="00000000">
        <w:commentReference w:id="68"/>
      </w:r>
      <w:r w:rsidDel="00000000" w:rsidR="00000000" w:rsidRPr="00000000">
        <w:rPr>
          <w:rFonts w:ascii="Roboto" w:cs="Roboto" w:eastAsia="Roboto" w:hAnsi="Roboto"/>
          <w:color w:val="1f1f1f"/>
          <w:sz w:val="21"/>
          <w:szCs w:val="21"/>
          <w:highlight w:val="white"/>
          <w:rtl w:val="0"/>
        </w:rPr>
        <w:t xml:space="preserve"> </w:t>
      </w:r>
      <w:sdt>
        <w:sdtPr>
          <w:id w:val="1230397825"/>
          <w:tag w:val="goog_rdk_141"/>
        </w:sdtPr>
        <w:sdtContent>
          <w:commentRangeStart w:id="69"/>
        </w:sdtContent>
      </w:sdt>
      <w:r w:rsidDel="00000000" w:rsidR="00000000" w:rsidRPr="00000000">
        <w:rPr>
          <w:rFonts w:ascii="Chathura" w:cs="Chathura" w:eastAsia="Chathura" w:hAnsi="Chathura"/>
          <w:color w:val="1f1f1f"/>
          <w:sz w:val="21"/>
          <w:szCs w:val="21"/>
          <w:highlight w:val="white"/>
          <w:rtl w:val="0"/>
        </w:rPr>
        <w:t xml:space="preserve">మార్గాన్ని</w:t>
      </w:r>
      <w:r w:rsidDel="00000000" w:rsidR="00000000" w:rsidRPr="00000000">
        <w:rPr>
          <w:rFonts w:ascii="Roboto" w:cs="Roboto" w:eastAsia="Roboto" w:hAnsi="Roboto"/>
          <w:color w:val="1f1f1f"/>
          <w:sz w:val="21"/>
          <w:szCs w:val="21"/>
          <w:highlight w:val="white"/>
          <w:rtl w:val="0"/>
        </w:rPr>
        <w:t xml:space="preserve"> </w:t>
      </w:r>
      <w:commentRangeEnd w:id="69"/>
      <w:r w:rsidDel="00000000" w:rsidR="00000000" w:rsidRPr="00000000">
        <w:commentReference w:id="69"/>
      </w:r>
      <w:r w:rsidDel="00000000" w:rsidR="00000000" w:rsidRPr="00000000">
        <w:rPr>
          <w:rFonts w:ascii="Chathura" w:cs="Chathura" w:eastAsia="Chathura" w:hAnsi="Chathura"/>
          <w:color w:val="1f1f1f"/>
          <w:sz w:val="21"/>
          <w:szCs w:val="21"/>
          <w:highlight w:val="white"/>
          <w:rtl w:val="0"/>
        </w:rPr>
        <w:t xml:space="preserve">వెతకాలనే బలమైన కోరికకు  (</w:t>
      </w:r>
      <w:sdt>
        <w:sdtPr>
          <w:id w:val="84225959"/>
          <w:tag w:val="goog_rdk_142"/>
        </w:sdtPr>
        <w:sdtContent>
          <w:commentRangeStart w:id="70"/>
        </w:sdtContent>
      </w:sdt>
      <w:r w:rsidDel="00000000" w:rsidR="00000000" w:rsidRPr="00000000">
        <w:rPr>
          <w:rFonts w:ascii="Chathura" w:cs="Chathura" w:eastAsia="Chathura" w:hAnsi="Chathura"/>
          <w:strike w:val="1"/>
          <w:color w:val="1f1f1f"/>
          <w:sz w:val="21"/>
          <w:szCs w:val="21"/>
          <w:highlight w:val="white"/>
          <w:rtl w:val="0"/>
        </w:rPr>
        <w:t xml:space="preserve">లోతైన</w:t>
      </w:r>
      <w:commentRangeEnd w:id="70"/>
      <w:r w:rsidDel="00000000" w:rsidR="00000000" w:rsidRPr="00000000">
        <w:commentReference w:id="70"/>
      </w:r>
      <w:r w:rsidDel="00000000" w:rsidR="00000000" w:rsidRPr="00000000">
        <w:rPr>
          <w:rFonts w:ascii="Roboto" w:cs="Roboto" w:eastAsia="Roboto" w:hAnsi="Roboto"/>
          <w:strike w:val="1"/>
          <w:color w:val="1f1f1f"/>
          <w:sz w:val="21"/>
          <w:szCs w:val="21"/>
          <w:highlight w:val="white"/>
          <w:rtl w:val="0"/>
        </w:rPr>
        <w:t xml:space="preserve"> </w:t>
      </w:r>
      <w:sdt>
        <w:sdtPr>
          <w:id w:val="-1774742323"/>
          <w:tag w:val="goog_rdk_143"/>
        </w:sdtPr>
        <w:sdtContent>
          <w:commentRangeStart w:id="71"/>
        </w:sdtContent>
      </w:sdt>
      <w:r w:rsidDel="00000000" w:rsidR="00000000" w:rsidRPr="00000000">
        <w:rPr>
          <w:rFonts w:ascii="Chathura" w:cs="Chathura" w:eastAsia="Chathura" w:hAnsi="Chathura"/>
          <w:strike w:val="1"/>
          <w:color w:val="1f1f1f"/>
          <w:sz w:val="21"/>
          <w:szCs w:val="21"/>
          <w:highlight w:val="white"/>
          <w:rtl w:val="0"/>
        </w:rPr>
        <w:t xml:space="preserve">అవగాహనకు</w:t>
      </w:r>
      <w:commentRangeEnd w:id="71"/>
      <w:r w:rsidDel="00000000" w:rsidR="00000000" w:rsidRPr="00000000">
        <w:commentReference w:id="71"/>
      </w:r>
      <w:r w:rsidDel="00000000" w:rsidR="00000000" w:rsidRPr="00000000">
        <w:rPr>
          <w:rFonts w:ascii="Chathura" w:cs="Chathura" w:eastAsia="Chathura" w:hAnsi="Chathura"/>
          <w:color w:val="1f1f1f"/>
          <w:sz w:val="21"/>
          <w:szCs w:val="21"/>
          <w:highlight w:val="white"/>
          <w:rtl w:val="0"/>
        </w:rPr>
        <w:t xml:space="preserve">) దారితీసాయి. </w:t>
      </w:r>
      <w:sdt>
        <w:sdtPr>
          <w:id w:val="814344758"/>
          <w:tag w:val="goog_rdk_144"/>
        </w:sdtPr>
        <w:sdtContent>
          <w:commentRangeStart w:id="72"/>
        </w:sdtContent>
      </w:sdt>
      <w:r w:rsidDel="00000000" w:rsidR="00000000" w:rsidRPr="00000000">
        <w:rPr>
          <w:rFonts w:ascii="Chathura" w:cs="Chathura" w:eastAsia="Chathura" w:hAnsi="Chathura"/>
          <w:color w:val="1f1f1f"/>
          <w:sz w:val="21"/>
          <w:szCs w:val="21"/>
          <w:highlight w:val="white"/>
          <w:rtl w:val="0"/>
        </w:rPr>
        <w:t xml:space="preserve">జ్ఞానోదయం</w:t>
      </w:r>
      <w:commentRangeEnd w:id="72"/>
      <w:r w:rsidDel="00000000" w:rsidR="00000000" w:rsidRPr="00000000">
        <w:commentReference w:id="72"/>
      </w:r>
      <w:r w:rsidDel="00000000" w:rsidR="00000000" w:rsidRPr="00000000">
        <w:rPr>
          <w:rFonts w:ascii="Chathura" w:cs="Chathura" w:eastAsia="Chathura" w:hAnsi="Chathura"/>
          <w:color w:val="1f1f1f"/>
          <w:sz w:val="21"/>
          <w:szCs w:val="21"/>
          <w:highlight w:val="white"/>
          <w:rtl w:val="0"/>
        </w:rPr>
        <w:t xml:space="preserve"> వైపు అతని </w:t>
      </w:r>
      <w:sdt>
        <w:sdtPr>
          <w:id w:val="920172916"/>
          <w:tag w:val="goog_rdk_145"/>
        </w:sdtPr>
        <w:sdtContent>
          <w:commentRangeStart w:id="73"/>
        </w:sdtContent>
      </w:sdt>
      <w:r w:rsidDel="00000000" w:rsidR="00000000" w:rsidRPr="00000000">
        <w:rPr>
          <w:rFonts w:ascii="Chathura" w:cs="Chathura" w:eastAsia="Chathura" w:hAnsi="Chathura"/>
          <w:color w:val="1f1f1f"/>
          <w:sz w:val="21"/>
          <w:szCs w:val="21"/>
          <w:highlight w:val="white"/>
          <w:rtl w:val="0"/>
        </w:rPr>
        <w:t xml:space="preserve">భవిష్యత్తు</w:t>
      </w:r>
      <w:commentRangeEnd w:id="73"/>
      <w:r w:rsidDel="00000000" w:rsidR="00000000" w:rsidRPr="00000000">
        <w:commentReference w:id="73"/>
      </w:r>
      <w:r w:rsidDel="00000000" w:rsidR="00000000" w:rsidRPr="00000000">
        <w:rPr>
          <w:rFonts w:ascii="Roboto" w:cs="Roboto" w:eastAsia="Roboto" w:hAnsi="Roboto"/>
          <w:color w:val="1f1f1f"/>
          <w:sz w:val="21"/>
          <w:szCs w:val="21"/>
          <w:highlight w:val="white"/>
          <w:rtl w:val="0"/>
        </w:rPr>
        <w:t xml:space="preserve"> </w:t>
      </w:r>
      <w:sdt>
        <w:sdtPr>
          <w:id w:val="87234773"/>
          <w:tag w:val="goog_rdk_146"/>
        </w:sdtPr>
        <w:sdtContent>
          <w:commentRangeStart w:id="74"/>
        </w:sdtContent>
      </w:sdt>
      <w:r w:rsidDel="00000000" w:rsidR="00000000" w:rsidRPr="00000000">
        <w:rPr>
          <w:rFonts w:ascii="Chathura" w:cs="Chathura" w:eastAsia="Chathura" w:hAnsi="Chathura"/>
          <w:color w:val="1f1f1f"/>
          <w:sz w:val="21"/>
          <w:szCs w:val="21"/>
          <w:highlight w:val="white"/>
          <w:rtl w:val="0"/>
        </w:rPr>
        <w:t xml:space="preserve">ప్రయాణానికి</w:t>
      </w:r>
      <w:commentRangeEnd w:id="74"/>
      <w:r w:rsidDel="00000000" w:rsidR="00000000" w:rsidRPr="00000000">
        <w:commentReference w:id="74"/>
      </w:r>
      <w:r w:rsidDel="00000000" w:rsidR="00000000" w:rsidRPr="00000000">
        <w:rPr>
          <w:rFonts w:ascii="Roboto" w:cs="Roboto" w:eastAsia="Roboto" w:hAnsi="Roboto"/>
          <w:color w:val="1f1f1f"/>
          <w:sz w:val="21"/>
          <w:szCs w:val="21"/>
          <w:highlight w:val="white"/>
          <w:rtl w:val="0"/>
        </w:rPr>
        <w:t xml:space="preserve"> </w:t>
      </w:r>
      <w:sdt>
        <w:sdtPr>
          <w:id w:val="-731251092"/>
          <w:tag w:val="goog_rdk_147"/>
        </w:sdtPr>
        <w:sdtContent>
          <w:commentRangeStart w:id="75"/>
        </w:sdtContent>
      </w:sdt>
      <w:r w:rsidDel="00000000" w:rsidR="00000000" w:rsidRPr="00000000">
        <w:rPr>
          <w:rFonts w:ascii="Chathura" w:cs="Chathura" w:eastAsia="Chathura" w:hAnsi="Chathura"/>
          <w:color w:val="1f1f1f"/>
          <w:sz w:val="21"/>
          <w:szCs w:val="21"/>
          <w:highlight w:val="white"/>
          <w:rtl w:val="0"/>
        </w:rPr>
        <w:t xml:space="preserve">నాంది పలికాయి.</w:t>
      </w:r>
      <w:commentRangeEnd w:id="75"/>
      <w:r w:rsidDel="00000000" w:rsidR="00000000" w:rsidRPr="00000000">
        <w:commentReference w:id="75"/>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3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b w:val="1"/>
          <w:bCs w:val="1"/>
          <w:color w:val="1f1f1f"/>
          <w:sz w:val="21"/>
          <w:szCs w:val="21"/>
          <w:highlight w:val="white"/>
          <w:u w:val="single"/>
        </w:rPr>
      </w:pPr>
      <w:r w:rsidDel="00000000" w:rsidR="00000000" w:rsidRPr="00000000">
        <w:rPr>
          <w:rFonts w:ascii="Chathura" w:cs="Chathura" w:eastAsia="Chathura" w:hAnsi="Chathura"/>
          <w:b w:val="1"/>
          <w:bCs w:val="1"/>
          <w:color w:val="1f1f1f"/>
          <w:sz w:val="21"/>
          <w:szCs w:val="21"/>
          <w:highlight w:val="white"/>
          <w:u w:val="single"/>
          <w:rtl w:val="0"/>
        </w:rPr>
        <w:t xml:space="preserve">Chapters 8,9,10,11 - పుత్రోదయం (Birth of a son), మహాభినిష్క్రమణం (Great </w:t>
      </w:r>
      <w:sdt>
        <w:sdtPr>
          <w:id w:val="1232245412"/>
          <w:tag w:val="goog_rdk_148"/>
        </w:sdtPr>
        <w:sdtContent>
          <w:commentRangeStart w:id="76"/>
        </w:sdtContent>
      </w:sdt>
      <w:r w:rsidDel="00000000" w:rsidR="00000000" w:rsidRPr="00000000">
        <w:rPr>
          <w:rFonts w:ascii="Roboto" w:cs="Roboto" w:eastAsia="Roboto" w:hAnsi="Roboto"/>
          <w:b w:val="1"/>
          <w:bCs w:val="1"/>
          <w:color w:val="1f1f1f"/>
          <w:sz w:val="21"/>
          <w:szCs w:val="21"/>
          <w:highlight w:val="white"/>
          <w:u w:val="single"/>
          <w:rtl w:val="0"/>
        </w:rPr>
        <w:t xml:space="preserve">renunciation</w:t>
      </w:r>
      <w:commentRangeEnd w:id="76"/>
      <w:r w:rsidDel="00000000" w:rsidR="00000000" w:rsidRPr="00000000">
        <w:commentReference w:id="76"/>
      </w:r>
      <w:r w:rsidDel="00000000" w:rsidR="00000000" w:rsidRPr="00000000">
        <w:rPr>
          <w:rFonts w:ascii="Chathura" w:cs="Chathura" w:eastAsia="Chathura" w:hAnsi="Chathura"/>
          <w:b w:val="1"/>
          <w:bCs w:val="1"/>
          <w:color w:val="1f1f1f"/>
          <w:sz w:val="21"/>
          <w:szCs w:val="21"/>
          <w:highlight w:val="white"/>
          <w:u w:val="single"/>
          <w:rtl w:val="0"/>
        </w:rPr>
        <w:t xml:space="preserve">), దేవుడు లేని దేవాలయం (Temple without a God), దుఃఖ సముద్రం (Sea of </w:t>
      </w:r>
      <w:sdt>
        <w:sdtPr>
          <w:id w:val="543203820"/>
          <w:tag w:val="goog_rdk_149"/>
        </w:sdtPr>
        <w:sdtContent>
          <w:commentRangeStart w:id="77"/>
        </w:sdtContent>
      </w:sdt>
      <w:r w:rsidDel="00000000" w:rsidR="00000000" w:rsidRPr="00000000">
        <w:rPr>
          <w:rFonts w:ascii="Roboto" w:cs="Roboto" w:eastAsia="Roboto" w:hAnsi="Roboto"/>
          <w:b w:val="1"/>
          <w:bCs w:val="1"/>
          <w:color w:val="1f1f1f"/>
          <w:sz w:val="21"/>
          <w:szCs w:val="21"/>
          <w:highlight w:val="white"/>
          <w:u w:val="single"/>
          <w:rtl w:val="0"/>
        </w:rPr>
        <w:t xml:space="preserve">sorrow</w:t>
      </w:r>
      <w:commentRangeEnd w:id="77"/>
      <w:r w:rsidDel="00000000" w:rsidR="00000000" w:rsidRPr="00000000">
        <w:commentReference w:id="77"/>
      </w:r>
      <w:r w:rsidDel="00000000" w:rsidR="00000000" w:rsidRPr="00000000">
        <w:rPr>
          <w:rFonts w:ascii="Roboto" w:cs="Roboto" w:eastAsia="Roboto" w:hAnsi="Roboto"/>
          <w:b w:val="1"/>
          <w:bCs w:val="1"/>
          <w:color w:val="1f1f1f"/>
          <w:sz w:val="21"/>
          <w:szCs w:val="21"/>
          <w:highlight w:val="white"/>
          <w:u w:val="single"/>
          <w:rtl w:val="0"/>
        </w:rPr>
        <w:t xml:space="preserve">)</w:t>
      </w:r>
    </w:p>
    <w:p w:rsidR="00000000" w:rsidDel="00000000" w:rsidP="00000000" w:rsidRDefault="00000000" w:rsidRPr="00000000" w14:paraId="00000032">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33">
      <w:pPr>
        <w:numPr>
          <w:ilvl w:val="0"/>
          <w:numId w:val="3"/>
        </w:numPr>
        <w:shd w:fill="ffffff" w:val="clear"/>
        <w:spacing w:before="24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పుత్రోదయం (</w:t>
      </w:r>
      <w:r w:rsidDel="00000000" w:rsidR="00000000" w:rsidRPr="00000000">
        <w:rPr>
          <w:rFonts w:ascii="Roboto" w:cs="Roboto" w:eastAsia="Roboto" w:hAnsi="Roboto"/>
          <w:b w:val="1"/>
          <w:bCs w:val="1"/>
          <w:color w:val="1f1f1f"/>
          <w:sz w:val="21"/>
          <w:szCs w:val="21"/>
          <w:highlight w:val="white"/>
          <w:u w:val="single"/>
          <w:rtl w:val="0"/>
        </w:rPr>
        <w:t xml:space="preserve">Birth of a son)</w:t>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Chathura" w:cs="Chathura" w:eastAsia="Chathura" w:hAnsi="Chathura"/>
          <w:color w:val="1f1f1f"/>
          <w:sz w:val="21"/>
          <w:szCs w:val="21"/>
          <w:highlight w:val="white"/>
          <w:rtl w:val="0"/>
        </w:rPr>
        <w:t xml:space="preserve"> తన కుమారుడు రాహులుడు (బంధనము) పుట్టినప్పటికీ సిద్ధార్థునికి ఆనందం కలగలేదు. </w:t>
      </w:r>
      <w:sdt>
        <w:sdtPr>
          <w:id w:val="-795091448"/>
          <w:tag w:val="goog_rdk_150"/>
        </w:sdtPr>
        <w:sdtContent>
          <w:commentRangeStart w:id="78"/>
        </w:sdtContent>
      </w:sdt>
      <w:r w:rsidDel="00000000" w:rsidR="00000000" w:rsidRPr="00000000">
        <w:rPr>
          <w:rFonts w:ascii="Chathura" w:cs="Chathura" w:eastAsia="Chathura" w:hAnsi="Chathura"/>
          <w:color w:val="1f1f1f"/>
          <w:sz w:val="21"/>
          <w:szCs w:val="21"/>
          <w:highlight w:val="white"/>
          <w:rtl w:val="0"/>
        </w:rPr>
        <w:t xml:space="preserve">సంసారం</w:t>
      </w:r>
      <w:commentRangeEnd w:id="78"/>
      <w:r w:rsidDel="00000000" w:rsidR="00000000" w:rsidRPr="00000000">
        <w:commentReference w:id="78"/>
      </w:r>
      <w:r w:rsidDel="00000000" w:rsidR="00000000" w:rsidRPr="00000000">
        <w:rPr>
          <w:rFonts w:ascii="Chathura" w:cs="Chathura" w:eastAsia="Chathura" w:hAnsi="Chathura"/>
          <w:color w:val="1f1f1f"/>
          <w:sz w:val="21"/>
          <w:szCs w:val="21"/>
          <w:highlight w:val="white"/>
          <w:rtl w:val="0"/>
        </w:rPr>
        <w:t xml:space="preserve"> పట్ల అతనికి </w:t>
      </w:r>
      <w:sdt>
        <w:sdtPr>
          <w:id w:val="2019871887"/>
          <w:tag w:val="goog_rdk_151"/>
        </w:sdtPr>
        <w:sdtContent>
          <w:commentRangeStart w:id="79"/>
        </w:sdtContent>
      </w:sdt>
      <w:r w:rsidDel="00000000" w:rsidR="00000000" w:rsidRPr="00000000">
        <w:rPr>
          <w:rFonts w:ascii="Chathura" w:cs="Chathura" w:eastAsia="Chathura" w:hAnsi="Chathura"/>
          <w:color w:val="1f1f1f"/>
          <w:sz w:val="21"/>
          <w:szCs w:val="21"/>
          <w:highlight w:val="white"/>
          <w:rtl w:val="0"/>
        </w:rPr>
        <w:t xml:space="preserve">అభిలాష</w:t>
      </w:r>
      <w:commentRangeEnd w:id="79"/>
      <w:r w:rsidDel="00000000" w:rsidR="00000000" w:rsidRPr="00000000">
        <w:commentReference w:id="79"/>
      </w:r>
      <w:r w:rsidDel="00000000" w:rsidR="00000000" w:rsidRPr="00000000">
        <w:rPr>
          <w:rFonts w:ascii="Chathura" w:cs="Chathura" w:eastAsia="Chathura" w:hAnsi="Chathura"/>
          <w:color w:val="1f1f1f"/>
          <w:sz w:val="21"/>
          <w:szCs w:val="21"/>
          <w:highlight w:val="white"/>
          <w:rtl w:val="0"/>
        </w:rPr>
        <w:t xml:space="preserve"> తగ్గుతోందని ఇది తెలియజేస్తుంది.</w:t>
      </w:r>
      <w:r w:rsidDel="00000000" w:rsidR="00000000" w:rsidRPr="00000000">
        <w:rPr>
          <w:rtl w:val="0"/>
        </w:rPr>
      </w:r>
    </w:p>
    <w:p w:rsidR="00000000" w:rsidDel="00000000" w:rsidP="00000000" w:rsidRDefault="00000000" w:rsidRPr="00000000" w14:paraId="00000034">
      <w:pPr>
        <w:numPr>
          <w:ilvl w:val="1"/>
          <w:numId w:val="3"/>
        </w:numPr>
        <w:spacing w:after="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Siddhartha's joyless </w:t>
      </w:r>
      <w:sdt>
        <w:sdtPr>
          <w:id w:val="1770458142"/>
          <w:tag w:val="goog_rdk_152"/>
        </w:sdtPr>
        <w:sdtContent>
          <w:commentRangeStart w:id="80"/>
        </w:sdtContent>
      </w:sdt>
      <w:r w:rsidDel="00000000" w:rsidR="00000000" w:rsidRPr="00000000">
        <w:rPr>
          <w:rFonts w:ascii="Roboto" w:cs="Roboto" w:eastAsia="Roboto" w:hAnsi="Roboto"/>
          <w:color w:val="1f1f1f"/>
          <w:sz w:val="21"/>
          <w:szCs w:val="21"/>
          <w:highlight w:val="white"/>
          <w:rtl w:val="0"/>
        </w:rPr>
        <w:t xml:space="preserve">reaction</w:t>
      </w:r>
      <w:commentRangeEnd w:id="80"/>
      <w:r w:rsidDel="00000000" w:rsidR="00000000" w:rsidRPr="00000000">
        <w:commentReference w:id="80"/>
      </w:r>
      <w:r w:rsidDel="00000000" w:rsidR="00000000" w:rsidRPr="00000000">
        <w:rPr>
          <w:rFonts w:ascii="Roboto" w:cs="Roboto" w:eastAsia="Roboto" w:hAnsi="Roboto"/>
          <w:color w:val="1f1f1f"/>
          <w:sz w:val="21"/>
          <w:szCs w:val="21"/>
          <w:highlight w:val="white"/>
          <w:rtl w:val="0"/>
        </w:rPr>
        <w:t xml:space="preserve"> to the birth of his son, Rahul (</w:t>
      </w:r>
      <w:sdt>
        <w:sdtPr>
          <w:id w:val="-1761012869"/>
          <w:tag w:val="goog_rdk_153"/>
        </w:sdtPr>
        <w:sdtContent>
          <w:commentRangeStart w:id="81"/>
        </w:sdtContent>
      </w:sdt>
      <w:r w:rsidDel="00000000" w:rsidR="00000000" w:rsidRPr="00000000">
        <w:rPr>
          <w:rFonts w:ascii="Roboto" w:cs="Roboto" w:eastAsia="Roboto" w:hAnsi="Roboto"/>
          <w:color w:val="001d35"/>
          <w:sz w:val="21"/>
          <w:szCs w:val="21"/>
          <w:highlight w:val="white"/>
          <w:rtl w:val="0"/>
        </w:rPr>
        <w:t xml:space="preserve">bondage</w:t>
      </w:r>
      <w:sdt>
        <w:sdtPr>
          <w:id w:val="-463678519"/>
          <w:tag w:val="goog_rdk_154"/>
        </w:sdtPr>
        <w:sdtContent>
          <w:ins w:author="" w:id="71" w:date="1970-01-01T00:00:01Z">
            <w:commentRangeEnd w:id="81"/>
            <w:r w:rsidDel="00000000" w:rsidR="00000000" w:rsidRPr="00000000">
              <w:commentReference w:id="81"/>
            </w:r>
            <w:r w:rsidDel="00000000" w:rsidR="00000000" w:rsidRPr="00000000">
              <w:rPr>
                <w:rFonts w:ascii="Roboto" w:cs="Roboto" w:eastAsia="Roboto" w:hAnsi="Roboto"/>
                <w:color w:val="001d35"/>
                <w:sz w:val="21"/>
                <w:szCs w:val="21"/>
                <w:highlight w:val="white"/>
                <w:rtl w:val="0"/>
              </w:rPr>
              <w:t xml:space="preserve">(Relationship)</w:t>
            </w:r>
          </w:ins>
        </w:sdtContent>
      </w:sdt>
      <w:r w:rsidDel="00000000" w:rsidR="00000000" w:rsidRPr="00000000">
        <w:rPr>
          <w:rFonts w:ascii="Roboto" w:cs="Roboto" w:eastAsia="Roboto" w:hAnsi="Roboto"/>
          <w:b w:val="1"/>
          <w:bCs w:val="1"/>
          <w:color w:val="001d35"/>
          <w:sz w:val="21"/>
          <w:szCs w:val="21"/>
          <w:highlight w:val="white"/>
          <w:rtl w:val="0"/>
        </w:rPr>
        <w:t xml:space="preserve">)</w:t>
      </w:r>
      <w:r w:rsidDel="00000000" w:rsidR="00000000" w:rsidRPr="00000000">
        <w:rPr>
          <w:rFonts w:ascii="Roboto" w:cs="Roboto" w:eastAsia="Roboto" w:hAnsi="Roboto"/>
          <w:color w:val="1f1f1f"/>
          <w:sz w:val="21"/>
          <w:szCs w:val="21"/>
          <w:highlight w:val="white"/>
          <w:rtl w:val="0"/>
        </w:rPr>
        <w:t xml:space="preserve">, </w:t>
      </w:r>
      <w:sdt>
        <w:sdtPr>
          <w:id w:val="423145285"/>
          <w:tag w:val="goog_rdk_155"/>
        </w:sdtPr>
        <w:sdtContent>
          <w:commentRangeStart w:id="82"/>
        </w:sdtContent>
      </w:sdt>
      <w:r w:rsidDel="00000000" w:rsidR="00000000" w:rsidRPr="00000000">
        <w:rPr>
          <w:rFonts w:ascii="Roboto" w:cs="Roboto" w:eastAsia="Roboto" w:hAnsi="Roboto"/>
          <w:color w:val="1f1f1f"/>
          <w:sz w:val="21"/>
          <w:szCs w:val="21"/>
          <w:highlight w:val="white"/>
          <w:rtl w:val="0"/>
        </w:rPr>
        <w:t xml:space="preserve">further</w:t>
      </w:r>
      <w:commentRangeEnd w:id="82"/>
      <w:r w:rsidDel="00000000" w:rsidR="00000000" w:rsidRPr="00000000">
        <w:commentReference w:id="82"/>
      </w:r>
      <w:r w:rsidDel="00000000" w:rsidR="00000000" w:rsidRPr="00000000">
        <w:rPr>
          <w:rFonts w:ascii="Roboto" w:cs="Roboto" w:eastAsia="Roboto" w:hAnsi="Roboto"/>
          <w:color w:val="1f1f1f"/>
          <w:sz w:val="21"/>
          <w:szCs w:val="21"/>
          <w:highlight w:val="white"/>
          <w:rtl w:val="0"/>
        </w:rPr>
        <w:t xml:space="preserve"> </w:t>
      </w:r>
      <w:sdt>
        <w:sdtPr>
          <w:id w:val="-225366323"/>
          <w:tag w:val="goog_rdk_156"/>
        </w:sdtPr>
        <w:sdtContent>
          <w:commentRangeStart w:id="83"/>
        </w:sdtContent>
      </w:sdt>
      <w:r w:rsidDel="00000000" w:rsidR="00000000" w:rsidRPr="00000000">
        <w:rPr>
          <w:rFonts w:ascii="Roboto" w:cs="Roboto" w:eastAsia="Roboto" w:hAnsi="Roboto"/>
          <w:color w:val="1f1f1f"/>
          <w:sz w:val="21"/>
          <w:szCs w:val="21"/>
          <w:highlight w:val="white"/>
          <w:rtl w:val="0"/>
        </w:rPr>
        <w:t xml:space="preserve">emphasizes</w:t>
      </w:r>
      <w:commentRangeEnd w:id="83"/>
      <w:r w:rsidDel="00000000" w:rsidR="00000000" w:rsidRPr="00000000">
        <w:commentReference w:id="83"/>
      </w:r>
      <w:r w:rsidDel="00000000" w:rsidR="00000000" w:rsidRPr="00000000">
        <w:rPr>
          <w:rFonts w:ascii="Roboto" w:cs="Roboto" w:eastAsia="Roboto" w:hAnsi="Roboto"/>
          <w:color w:val="1f1f1f"/>
          <w:sz w:val="21"/>
          <w:szCs w:val="21"/>
          <w:highlight w:val="white"/>
          <w:rtl w:val="0"/>
        </w:rPr>
        <w:t xml:space="preserve"> his growing </w:t>
      </w:r>
      <w:sdt>
        <w:sdtPr>
          <w:id w:val="-1987655820"/>
          <w:tag w:val="goog_rdk_157"/>
        </w:sdtPr>
        <w:sdtContent>
          <w:commentRangeStart w:id="84"/>
        </w:sdtContent>
      </w:sdt>
      <w:r w:rsidDel="00000000" w:rsidR="00000000" w:rsidRPr="00000000">
        <w:rPr>
          <w:rFonts w:ascii="Roboto" w:cs="Roboto" w:eastAsia="Roboto" w:hAnsi="Roboto"/>
          <w:color w:val="1f1f1f"/>
          <w:sz w:val="21"/>
          <w:szCs w:val="21"/>
          <w:highlight w:val="white"/>
          <w:rtl w:val="0"/>
        </w:rPr>
        <w:t xml:space="preserve">disillusionment</w:t>
      </w:r>
      <w:commentRangeEnd w:id="84"/>
      <w:r w:rsidDel="00000000" w:rsidR="00000000" w:rsidRPr="00000000">
        <w:commentReference w:id="84"/>
      </w:r>
      <w:r w:rsidDel="00000000" w:rsidR="00000000" w:rsidRPr="00000000">
        <w:rPr>
          <w:rFonts w:ascii="Roboto" w:cs="Roboto" w:eastAsia="Roboto" w:hAnsi="Roboto"/>
          <w:color w:val="1f1f1f"/>
          <w:sz w:val="21"/>
          <w:szCs w:val="21"/>
          <w:highlight w:val="white"/>
          <w:rtl w:val="0"/>
        </w:rPr>
        <w:t xml:space="preserve"> with worldly attachments.</w:t>
      </w:r>
      <w:r w:rsidDel="00000000" w:rsidR="00000000" w:rsidRPr="00000000">
        <w:rPr>
          <w:rtl w:val="0"/>
        </w:rPr>
      </w:r>
    </w:p>
    <w:p w:rsidR="00000000" w:rsidDel="00000000" w:rsidP="00000000" w:rsidRDefault="00000000" w:rsidRPr="00000000" w14:paraId="00000035">
      <w:pPr>
        <w:numPr>
          <w:ilvl w:val="0"/>
          <w:numId w:val="3"/>
        </w:numPr>
        <w:shd w:fill="ffffff" w:val="clear"/>
        <w:spacing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మహాభినిష్క్రమణం </w:t>
      </w:r>
      <w:r w:rsidDel="00000000" w:rsidR="00000000" w:rsidRPr="00000000">
        <w:rPr>
          <w:rFonts w:ascii="Roboto" w:cs="Roboto" w:eastAsia="Roboto" w:hAnsi="Roboto"/>
          <w:b w:val="1"/>
          <w:bCs w:val="1"/>
          <w:color w:val="1f1f1f"/>
          <w:sz w:val="21"/>
          <w:szCs w:val="21"/>
          <w:highlight w:val="white"/>
          <w:u w:val="single"/>
          <w:rtl w:val="0"/>
        </w:rPr>
        <w:t xml:space="preserve">(Great renunciation)</w:t>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Chathura" w:cs="Chathura" w:eastAsia="Chathura" w:hAnsi="Chathura"/>
          <w:color w:val="1f1f1f"/>
          <w:sz w:val="21"/>
          <w:szCs w:val="21"/>
          <w:highlight w:val="white"/>
          <w:rtl w:val="0"/>
        </w:rPr>
        <w:t xml:space="preserve"> సిద్ధార్థుడు తన భార్య, కుమారుడు మరియు </w:t>
      </w:r>
      <w:sdt>
        <w:sdtPr>
          <w:id w:val="-1297030653"/>
          <w:tag w:val="goog_rdk_158"/>
        </w:sdtPr>
        <w:sdtContent>
          <w:commentRangeStart w:id="85"/>
        </w:sdtContent>
      </w:sdt>
      <w:r w:rsidDel="00000000" w:rsidR="00000000" w:rsidRPr="00000000">
        <w:rPr>
          <w:rFonts w:ascii="Chathura" w:cs="Chathura" w:eastAsia="Chathura" w:hAnsi="Chathura"/>
          <w:color w:val="1f1f1f"/>
          <w:sz w:val="21"/>
          <w:szCs w:val="21"/>
          <w:highlight w:val="white"/>
          <w:rtl w:val="0"/>
        </w:rPr>
        <w:t xml:space="preserve">రాజభోగాలను</w:t>
      </w:r>
      <w:commentRangeEnd w:id="85"/>
      <w:r w:rsidDel="00000000" w:rsidR="00000000" w:rsidRPr="00000000">
        <w:commentReference w:id="85"/>
      </w:r>
      <w:r w:rsidDel="00000000" w:rsidR="00000000" w:rsidRPr="00000000">
        <w:rPr>
          <w:rFonts w:ascii="Roboto" w:cs="Roboto" w:eastAsia="Roboto" w:hAnsi="Roboto"/>
          <w:color w:val="1f1f1f"/>
          <w:sz w:val="21"/>
          <w:szCs w:val="21"/>
          <w:highlight w:val="white"/>
          <w:rtl w:val="0"/>
        </w:rPr>
        <w:t xml:space="preserve"> </w:t>
      </w:r>
      <w:sdt>
        <w:sdtPr>
          <w:id w:val="-631613585"/>
          <w:tag w:val="goog_rdk_159"/>
        </w:sdtPr>
        <w:sdtContent>
          <w:commentRangeStart w:id="86"/>
        </w:sdtContent>
      </w:sdt>
      <w:r w:rsidDel="00000000" w:rsidR="00000000" w:rsidRPr="00000000">
        <w:rPr>
          <w:rFonts w:ascii="Chathura" w:cs="Chathura" w:eastAsia="Chathura" w:hAnsi="Chathura"/>
          <w:color w:val="1f1f1f"/>
          <w:sz w:val="21"/>
          <w:szCs w:val="21"/>
          <w:highlight w:val="white"/>
          <w:rtl w:val="0"/>
        </w:rPr>
        <w:t xml:space="preserve">వదిలివేసి</w:t>
      </w:r>
      <w:commentRangeEnd w:id="86"/>
      <w:r w:rsidDel="00000000" w:rsidR="00000000" w:rsidRPr="00000000">
        <w:commentReference w:id="86"/>
      </w:r>
      <w:r w:rsidDel="00000000" w:rsidR="00000000" w:rsidRPr="00000000">
        <w:rPr>
          <w:rFonts w:ascii="Roboto" w:cs="Roboto" w:eastAsia="Roboto" w:hAnsi="Roboto"/>
          <w:color w:val="1f1f1f"/>
          <w:sz w:val="21"/>
          <w:szCs w:val="21"/>
          <w:highlight w:val="white"/>
          <w:rtl w:val="0"/>
        </w:rPr>
        <w:t xml:space="preserve">, </w:t>
      </w:r>
      <w:sdt>
        <w:sdtPr>
          <w:id w:val="-889607773"/>
          <w:tag w:val="goog_rdk_160"/>
        </w:sdtPr>
        <w:sdtContent>
          <w:commentRangeStart w:id="87"/>
        </w:sdtContent>
      </w:sdt>
      <w:r w:rsidDel="00000000" w:rsidR="00000000" w:rsidRPr="00000000">
        <w:rPr>
          <w:rFonts w:ascii="Chathura" w:cs="Chathura" w:eastAsia="Chathura" w:hAnsi="Chathura"/>
          <w:color w:val="1f1f1f"/>
          <w:sz w:val="21"/>
          <w:szCs w:val="21"/>
          <w:highlight w:val="white"/>
          <w:rtl w:val="0"/>
        </w:rPr>
        <w:t xml:space="preserve">ఆధ్యాత్మిక</w:t>
      </w:r>
      <w:commentRangeEnd w:id="87"/>
      <w:r w:rsidDel="00000000" w:rsidR="00000000" w:rsidRPr="00000000">
        <w:commentReference w:id="87"/>
      </w:r>
      <w:r w:rsidDel="00000000" w:rsidR="00000000" w:rsidRPr="00000000">
        <w:rPr>
          <w:rFonts w:ascii="Chathura" w:cs="Chathura" w:eastAsia="Chathura" w:hAnsi="Chathura"/>
          <w:color w:val="1f1f1f"/>
          <w:sz w:val="21"/>
          <w:szCs w:val="21"/>
          <w:highlight w:val="white"/>
          <w:rtl w:val="0"/>
        </w:rPr>
        <w:t xml:space="preserve"> మార్గం కోసం అర్ధరాత్రి బయలుదేరాడు.</w:t>
      </w:r>
      <w:r w:rsidDel="00000000" w:rsidR="00000000" w:rsidRPr="00000000">
        <w:rPr>
          <w:rtl w:val="0"/>
        </w:rPr>
      </w:r>
    </w:p>
    <w:p w:rsidR="00000000" w:rsidDel="00000000" w:rsidP="00000000" w:rsidRDefault="00000000" w:rsidRPr="00000000" w14:paraId="00000036">
      <w:pPr>
        <w:numPr>
          <w:ilvl w:val="1"/>
          <w:numId w:val="3"/>
        </w:numPr>
        <w:spacing w:after="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Siddhartha's "Great Renunciation</w:t>
      </w:r>
      <w:sdt>
        <w:sdtPr>
          <w:id w:val="-1818783978"/>
          <w:tag w:val="goog_rdk_161"/>
        </w:sdtPr>
        <w:sdtContent>
          <w:del w:author="Virata Pusuluri" w:id="72" w:date="2024-11-26T01:50:04Z">
            <w:r w:rsidDel="00000000" w:rsidR="00000000" w:rsidRPr="00000000">
              <w:rPr>
                <w:rFonts w:ascii="Roboto" w:cs="Roboto" w:eastAsia="Roboto" w:hAnsi="Roboto"/>
                <w:color w:val="1f1f1f"/>
                <w:sz w:val="21"/>
                <w:szCs w:val="21"/>
                <w:highlight w:val="white"/>
                <w:rtl w:val="0"/>
              </w:rPr>
              <w:delText xml:space="preserve">"</w:delText>
            </w:r>
          </w:del>
        </w:sdtContent>
      </w:sdt>
      <w:r w:rsidDel="00000000" w:rsidR="00000000" w:rsidRPr="00000000">
        <w:rPr>
          <w:rFonts w:ascii="Roboto" w:cs="Roboto" w:eastAsia="Roboto" w:hAnsi="Roboto"/>
          <w:color w:val="1f1f1f"/>
          <w:sz w:val="21"/>
          <w:szCs w:val="21"/>
          <w:highlight w:val="white"/>
          <w:rtl w:val="0"/>
        </w:rPr>
        <w:t xml:space="preserve"> leads him to leave his wife, child, and palace in the middle of the night to seek spiritual liberation.</w:t>
      </w:r>
      <w:r w:rsidDel="00000000" w:rsidR="00000000" w:rsidRPr="00000000">
        <w:rPr>
          <w:rtl w:val="0"/>
        </w:rPr>
      </w:r>
    </w:p>
    <w:p w:rsidR="00000000" w:rsidDel="00000000" w:rsidP="00000000" w:rsidRDefault="00000000" w:rsidRPr="00000000" w14:paraId="00000037">
      <w:pPr>
        <w:numPr>
          <w:ilvl w:val="0"/>
          <w:numId w:val="3"/>
        </w:numPr>
        <w:shd w:fill="ffffff" w:val="clear"/>
        <w:spacing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దేవుడు లేని దేవాలయం</w:t>
      </w:r>
      <w:r w:rsidDel="00000000" w:rsidR="00000000" w:rsidRPr="00000000">
        <w:rPr>
          <w:rFonts w:ascii="Roboto" w:cs="Roboto" w:eastAsia="Roboto" w:hAnsi="Roboto"/>
          <w:b w:val="1"/>
          <w:bCs w:val="1"/>
          <w:color w:val="1f1f1f"/>
          <w:sz w:val="21"/>
          <w:szCs w:val="21"/>
          <w:highlight w:val="white"/>
          <w:u w:val="single"/>
          <w:rtl w:val="0"/>
        </w:rPr>
        <w:t xml:space="preserve"> (Temple without a God)</w:t>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Chathura" w:cs="Chathura" w:eastAsia="Chathura" w:hAnsi="Chathura"/>
          <w:color w:val="1f1f1f"/>
          <w:sz w:val="21"/>
          <w:szCs w:val="21"/>
          <w:highlight w:val="white"/>
          <w:rtl w:val="0"/>
        </w:rPr>
        <w:t xml:space="preserve"> సిద్ధార్థుడు వెళ్ళిపోవడంతో  కపిలవస్తు నగరం తన </w:t>
      </w:r>
      <w:sdt>
        <w:sdtPr>
          <w:id w:val="16514640"/>
          <w:tag w:val="goog_rdk_162"/>
        </w:sdtPr>
        <w:sdtContent>
          <w:commentRangeStart w:id="88"/>
        </w:sdtContent>
      </w:sdt>
      <w:r w:rsidDel="00000000" w:rsidR="00000000" w:rsidRPr="00000000">
        <w:rPr>
          <w:rFonts w:ascii="Chathura" w:cs="Chathura" w:eastAsia="Chathura" w:hAnsi="Chathura"/>
          <w:color w:val="1f1f1f"/>
          <w:sz w:val="21"/>
          <w:szCs w:val="21"/>
          <w:highlight w:val="white"/>
          <w:rtl w:val="0"/>
        </w:rPr>
        <w:t xml:space="preserve">దైవిక</w:t>
      </w:r>
      <w:commentRangeEnd w:id="88"/>
      <w:r w:rsidDel="00000000" w:rsidR="00000000" w:rsidRPr="00000000">
        <w:commentReference w:id="88"/>
      </w:r>
      <w:r w:rsidDel="00000000" w:rsidR="00000000" w:rsidRPr="00000000">
        <w:rPr>
          <w:rFonts w:ascii="Roboto" w:cs="Roboto" w:eastAsia="Roboto" w:hAnsi="Roboto"/>
          <w:color w:val="1f1f1f"/>
          <w:sz w:val="21"/>
          <w:szCs w:val="21"/>
          <w:highlight w:val="white"/>
          <w:rtl w:val="0"/>
        </w:rPr>
        <w:t xml:space="preserve"> </w:t>
      </w:r>
      <w:sdt>
        <w:sdtPr>
          <w:id w:val="1629534182"/>
          <w:tag w:val="goog_rdk_163"/>
        </w:sdtPr>
        <w:sdtContent>
          <w:commentRangeStart w:id="89"/>
        </w:sdtContent>
      </w:sdt>
      <w:r w:rsidDel="00000000" w:rsidR="00000000" w:rsidRPr="00000000">
        <w:rPr>
          <w:rFonts w:ascii="Chathura" w:cs="Chathura" w:eastAsia="Chathura" w:hAnsi="Chathura"/>
          <w:color w:val="1f1f1f"/>
          <w:sz w:val="21"/>
          <w:szCs w:val="21"/>
          <w:highlight w:val="white"/>
          <w:rtl w:val="0"/>
        </w:rPr>
        <w:t xml:space="preserve">ఉనికిని</w:t>
      </w:r>
      <w:commentRangeEnd w:id="89"/>
      <w:r w:rsidDel="00000000" w:rsidR="00000000" w:rsidRPr="00000000">
        <w:commentReference w:id="89"/>
      </w:r>
      <w:r w:rsidDel="00000000" w:rsidR="00000000" w:rsidRPr="00000000">
        <w:rPr>
          <w:rFonts w:ascii="Roboto" w:cs="Roboto" w:eastAsia="Roboto" w:hAnsi="Roboto"/>
          <w:color w:val="1f1f1f"/>
          <w:sz w:val="21"/>
          <w:szCs w:val="21"/>
          <w:highlight w:val="white"/>
          <w:rtl w:val="0"/>
        </w:rPr>
        <w:t xml:space="preserve"> </w:t>
      </w:r>
      <w:sdt>
        <w:sdtPr>
          <w:id w:val="1828758506"/>
          <w:tag w:val="goog_rdk_164"/>
        </w:sdtPr>
        <w:sdtContent>
          <w:commentRangeStart w:id="90"/>
        </w:sdtContent>
      </w:sdt>
      <w:r w:rsidDel="00000000" w:rsidR="00000000" w:rsidRPr="00000000">
        <w:rPr>
          <w:rFonts w:ascii="Chathura" w:cs="Chathura" w:eastAsia="Chathura" w:hAnsi="Chathura"/>
          <w:color w:val="1f1f1f"/>
          <w:sz w:val="21"/>
          <w:szCs w:val="21"/>
          <w:highlight w:val="white"/>
          <w:rtl w:val="0"/>
        </w:rPr>
        <w:t xml:space="preserve">కోల్పోయినట్లుగా</w:t>
      </w:r>
      <w:commentRangeEnd w:id="90"/>
      <w:r w:rsidDel="00000000" w:rsidR="00000000" w:rsidRPr="00000000">
        <w:commentReference w:id="90"/>
      </w:r>
      <w:r w:rsidDel="00000000" w:rsidR="00000000" w:rsidRPr="00000000">
        <w:rPr>
          <w:rFonts w:ascii="Chathura" w:cs="Chathura" w:eastAsia="Chathura" w:hAnsi="Chathura"/>
          <w:color w:val="1f1f1f"/>
          <w:sz w:val="21"/>
          <w:szCs w:val="21"/>
          <w:highlight w:val="white"/>
          <w:rtl w:val="0"/>
        </w:rPr>
        <w:t xml:space="preserve"> అనిపించింది.</w:t>
      </w:r>
      <w:r w:rsidDel="00000000" w:rsidR="00000000" w:rsidRPr="00000000">
        <w:rPr>
          <w:rtl w:val="0"/>
        </w:rPr>
      </w:r>
    </w:p>
    <w:p w:rsidR="00000000" w:rsidDel="00000000" w:rsidP="00000000" w:rsidRDefault="00000000" w:rsidRPr="00000000" w14:paraId="00000038">
      <w:pPr>
        <w:numPr>
          <w:ilvl w:val="1"/>
          <w:numId w:val="3"/>
        </w:numPr>
        <w:spacing w:after="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Siddhartha's </w:t>
      </w:r>
      <w:sdt>
        <w:sdtPr>
          <w:id w:val="1653996105"/>
          <w:tag w:val="goog_rdk_165"/>
        </w:sdtPr>
        <w:sdtContent>
          <w:commentRangeStart w:id="91"/>
        </w:sdtContent>
      </w:sdt>
      <w:r w:rsidDel="00000000" w:rsidR="00000000" w:rsidRPr="00000000">
        <w:rPr>
          <w:rFonts w:ascii="Roboto" w:cs="Roboto" w:eastAsia="Roboto" w:hAnsi="Roboto"/>
          <w:color w:val="1f1f1f"/>
          <w:sz w:val="21"/>
          <w:szCs w:val="21"/>
          <w:highlight w:val="white"/>
          <w:rtl w:val="0"/>
        </w:rPr>
        <w:t xml:space="preserve">departure</w:t>
      </w:r>
      <w:commentRangeEnd w:id="91"/>
      <w:r w:rsidDel="00000000" w:rsidR="00000000" w:rsidRPr="00000000">
        <w:commentReference w:id="91"/>
      </w:r>
      <w:r w:rsidDel="00000000" w:rsidR="00000000" w:rsidRPr="00000000">
        <w:rPr>
          <w:rFonts w:ascii="Roboto" w:cs="Roboto" w:eastAsia="Roboto" w:hAnsi="Roboto"/>
          <w:color w:val="1f1f1f"/>
          <w:sz w:val="21"/>
          <w:szCs w:val="21"/>
          <w:highlight w:val="white"/>
          <w:rtl w:val="0"/>
        </w:rPr>
        <w:t xml:space="preserve"> leaves the city of Kapilavastu feeling empty and </w:t>
      </w:r>
      <w:sdt>
        <w:sdtPr>
          <w:id w:val="1557886788"/>
          <w:tag w:val="goog_rdk_166"/>
        </w:sdtPr>
        <w:sdtContent>
          <w:commentRangeStart w:id="92"/>
        </w:sdtContent>
      </w:sdt>
      <w:r w:rsidDel="00000000" w:rsidR="00000000" w:rsidRPr="00000000">
        <w:rPr>
          <w:rFonts w:ascii="Roboto" w:cs="Roboto" w:eastAsia="Roboto" w:hAnsi="Roboto"/>
          <w:color w:val="1f1f1f"/>
          <w:sz w:val="21"/>
          <w:szCs w:val="21"/>
          <w:highlight w:val="white"/>
          <w:rtl w:val="0"/>
        </w:rPr>
        <w:t xml:space="preserve">devoid</w:t>
      </w:r>
      <w:commentRangeEnd w:id="92"/>
      <w:r w:rsidDel="00000000" w:rsidR="00000000" w:rsidRPr="00000000">
        <w:commentReference w:id="92"/>
      </w:r>
      <w:r w:rsidDel="00000000" w:rsidR="00000000" w:rsidRPr="00000000">
        <w:rPr>
          <w:rFonts w:ascii="Roboto" w:cs="Roboto" w:eastAsia="Roboto" w:hAnsi="Roboto"/>
          <w:color w:val="1f1f1f"/>
          <w:sz w:val="21"/>
          <w:szCs w:val="21"/>
          <w:highlight w:val="white"/>
          <w:rtl w:val="0"/>
        </w:rPr>
        <w:t xml:space="preserve"> of its divine </w:t>
      </w:r>
      <w:sdt>
        <w:sdtPr>
          <w:id w:val="1801229101"/>
          <w:tag w:val="goog_rdk_167"/>
        </w:sdtPr>
        <w:sdtContent>
          <w:commentRangeStart w:id="93"/>
        </w:sdtContent>
      </w:sdt>
      <w:r w:rsidDel="00000000" w:rsidR="00000000" w:rsidRPr="00000000">
        <w:rPr>
          <w:rFonts w:ascii="Roboto" w:cs="Roboto" w:eastAsia="Roboto" w:hAnsi="Roboto"/>
          <w:color w:val="1f1f1f"/>
          <w:sz w:val="21"/>
          <w:szCs w:val="21"/>
          <w:highlight w:val="white"/>
          <w:rtl w:val="0"/>
        </w:rPr>
        <w:t xml:space="preserve">presence</w:t>
      </w:r>
      <w:commentRangeEnd w:id="93"/>
      <w:r w:rsidDel="00000000" w:rsidR="00000000" w:rsidRPr="00000000">
        <w:commentReference w:id="93"/>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39">
      <w:pPr>
        <w:numPr>
          <w:ilvl w:val="0"/>
          <w:numId w:val="3"/>
        </w:numPr>
        <w:shd w:fill="ffffff" w:val="clear"/>
        <w:spacing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దుఃఖ సముద్రం </w:t>
      </w:r>
      <w:r w:rsidDel="00000000" w:rsidR="00000000" w:rsidRPr="00000000">
        <w:rPr>
          <w:rFonts w:ascii="Roboto" w:cs="Roboto" w:eastAsia="Roboto" w:hAnsi="Roboto"/>
          <w:b w:val="1"/>
          <w:bCs w:val="1"/>
          <w:color w:val="1f1f1f"/>
          <w:sz w:val="21"/>
          <w:szCs w:val="21"/>
          <w:highlight w:val="white"/>
          <w:u w:val="single"/>
          <w:rtl w:val="0"/>
        </w:rPr>
        <w:t xml:space="preserve">(Sea of sorrow)</w:t>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Chathura" w:cs="Chathura" w:eastAsia="Chathura" w:hAnsi="Chathura"/>
          <w:color w:val="1f1f1f"/>
          <w:sz w:val="21"/>
          <w:szCs w:val="21"/>
          <w:highlight w:val="white"/>
          <w:rtl w:val="0"/>
        </w:rPr>
        <w:t xml:space="preserve"> సిద్ధార్థుడు వెళ్ళిపోయిన </w:t>
      </w:r>
      <w:sdt>
        <w:sdtPr>
          <w:id w:val="108540270"/>
          <w:tag w:val="goog_rdk_168"/>
        </w:sdtPr>
        <w:sdtContent>
          <w:commentRangeStart w:id="94"/>
        </w:sdtContent>
      </w:sdt>
      <w:r w:rsidDel="00000000" w:rsidR="00000000" w:rsidRPr="00000000">
        <w:rPr>
          <w:rFonts w:ascii="Chathura" w:cs="Chathura" w:eastAsia="Chathura" w:hAnsi="Chathura"/>
          <w:color w:val="1f1f1f"/>
          <w:sz w:val="21"/>
          <w:szCs w:val="21"/>
          <w:highlight w:val="white"/>
          <w:rtl w:val="0"/>
        </w:rPr>
        <w:t xml:space="preserve">వార్త</w:t>
      </w:r>
      <w:commentRangeEnd w:id="94"/>
      <w:r w:rsidDel="00000000" w:rsidR="00000000" w:rsidRPr="00000000">
        <w:commentReference w:id="94"/>
      </w:r>
      <w:r w:rsidDel="00000000" w:rsidR="00000000" w:rsidRPr="00000000">
        <w:rPr>
          <w:rFonts w:ascii="Chathura" w:cs="Chathura" w:eastAsia="Chathura" w:hAnsi="Chathura"/>
          <w:color w:val="1f1f1f"/>
          <w:sz w:val="21"/>
          <w:szCs w:val="21"/>
          <w:highlight w:val="white"/>
          <w:rtl w:val="0"/>
        </w:rPr>
        <w:t xml:space="preserve"> అతని కుటుంబాన్ని మరియు రాజ్యాన్ని తీవ్ర దుఃఖంలో ముంచెత్తింది.</w:t>
      </w:r>
      <w:r w:rsidDel="00000000" w:rsidR="00000000" w:rsidRPr="00000000">
        <w:rPr>
          <w:rtl w:val="0"/>
        </w:rPr>
      </w:r>
    </w:p>
    <w:p w:rsidR="00000000" w:rsidDel="00000000" w:rsidP="00000000" w:rsidRDefault="00000000" w:rsidRPr="00000000" w14:paraId="0000003A">
      <w:pPr>
        <w:numPr>
          <w:ilvl w:val="1"/>
          <w:numId w:val="3"/>
        </w:numPr>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The news of Siddhartha's </w:t>
      </w:r>
      <w:sdt>
        <w:sdtPr>
          <w:id w:val="-244626008"/>
          <w:tag w:val="goog_rdk_169"/>
        </w:sdtPr>
        <w:sdtContent>
          <w:commentRangeStart w:id="95"/>
        </w:sdtContent>
      </w:sdt>
      <w:r w:rsidDel="00000000" w:rsidR="00000000" w:rsidRPr="00000000">
        <w:rPr>
          <w:rFonts w:ascii="Roboto" w:cs="Roboto" w:eastAsia="Roboto" w:hAnsi="Roboto"/>
          <w:color w:val="1f1f1f"/>
          <w:sz w:val="21"/>
          <w:szCs w:val="21"/>
          <w:highlight w:val="white"/>
          <w:rtl w:val="0"/>
        </w:rPr>
        <w:t xml:space="preserve">departure</w:t>
      </w:r>
      <w:sdt>
        <w:sdtPr>
          <w:id w:val="-1778053534"/>
          <w:tag w:val="goog_rdk_170"/>
        </w:sdtPr>
        <w:sdtContent>
          <w:ins w:author="Virata Pusuluri" w:id="73" w:date="2025-01-06T20:19:07Z">
            <w:commentRangeEnd w:id="95"/>
            <w:r w:rsidDel="00000000" w:rsidR="00000000" w:rsidRPr="00000000">
              <w:commentReference w:id="95"/>
            </w:r>
            <w:r w:rsidDel="00000000" w:rsidR="00000000" w:rsidRPr="00000000">
              <w:rPr>
                <w:rFonts w:ascii="Roboto" w:cs="Roboto" w:eastAsia="Roboto" w:hAnsi="Roboto"/>
                <w:color w:val="1f1f1f"/>
                <w:sz w:val="21"/>
                <w:szCs w:val="21"/>
                <w:highlight w:val="white"/>
                <w:rtl w:val="0"/>
              </w:rPr>
              <w:t xml:space="preserve"> (Leave ; going away)</w:t>
            </w:r>
          </w:ins>
        </w:sdtContent>
      </w:sdt>
      <w:r w:rsidDel="00000000" w:rsidR="00000000" w:rsidRPr="00000000">
        <w:rPr>
          <w:rFonts w:ascii="Roboto" w:cs="Roboto" w:eastAsia="Roboto" w:hAnsi="Roboto"/>
          <w:color w:val="1f1f1f"/>
          <w:sz w:val="21"/>
          <w:szCs w:val="21"/>
          <w:highlight w:val="white"/>
          <w:rtl w:val="0"/>
        </w:rPr>
        <w:t xml:space="preserve"> </w:t>
      </w:r>
      <w:sdt>
        <w:sdtPr>
          <w:id w:val="1927502026"/>
          <w:tag w:val="goog_rdk_171"/>
        </w:sdtPr>
        <w:sdtContent>
          <w:commentRangeStart w:id="96"/>
        </w:sdtContent>
      </w:sdt>
      <w:r w:rsidDel="00000000" w:rsidR="00000000" w:rsidRPr="00000000">
        <w:rPr>
          <w:rFonts w:ascii="Roboto" w:cs="Roboto" w:eastAsia="Roboto" w:hAnsi="Roboto"/>
          <w:color w:val="1f1f1f"/>
          <w:sz w:val="21"/>
          <w:szCs w:val="21"/>
          <w:highlight w:val="white"/>
          <w:rtl w:val="0"/>
        </w:rPr>
        <w:t xml:space="preserve">plunges</w:t>
      </w:r>
      <w:commentRangeEnd w:id="96"/>
      <w:r w:rsidDel="00000000" w:rsidR="00000000" w:rsidRPr="00000000">
        <w:commentReference w:id="96"/>
      </w:r>
      <w:r w:rsidDel="00000000" w:rsidR="00000000" w:rsidRPr="00000000">
        <w:rPr>
          <w:rFonts w:ascii="Roboto" w:cs="Roboto" w:eastAsia="Roboto" w:hAnsi="Roboto"/>
          <w:color w:val="1f1f1f"/>
          <w:sz w:val="21"/>
          <w:szCs w:val="21"/>
          <w:highlight w:val="white"/>
          <w:rtl w:val="0"/>
        </w:rPr>
        <w:t xml:space="preserve"> his family and the kingdom into a sea of </w:t>
      </w:r>
      <w:sdt>
        <w:sdtPr>
          <w:id w:val="1768592377"/>
          <w:tag w:val="goog_rdk_172"/>
        </w:sdtPr>
        <w:sdtContent>
          <w:commentRangeStart w:id="97"/>
        </w:sdtContent>
      </w:sdt>
      <w:r w:rsidDel="00000000" w:rsidR="00000000" w:rsidRPr="00000000">
        <w:rPr>
          <w:rFonts w:ascii="Roboto" w:cs="Roboto" w:eastAsia="Roboto" w:hAnsi="Roboto"/>
          <w:color w:val="1f1f1f"/>
          <w:sz w:val="21"/>
          <w:szCs w:val="21"/>
          <w:highlight w:val="white"/>
          <w:rtl w:val="0"/>
        </w:rPr>
        <w:t xml:space="preserve">sorrow</w:t>
      </w:r>
      <w:commentRangeEnd w:id="97"/>
      <w:r w:rsidDel="00000000" w:rsidR="00000000" w:rsidRPr="00000000">
        <w:commentReference w:id="97"/>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3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Chapters 12, 13, 14, 15, 16:</w:t>
      </w:r>
      <w:r w:rsidDel="00000000" w:rsidR="00000000" w:rsidRPr="00000000">
        <w:rPr>
          <w:rtl w:val="0"/>
        </w:rPr>
      </w:r>
    </w:p>
    <w:p w:rsidR="00000000" w:rsidDel="00000000" w:rsidP="00000000" w:rsidRDefault="00000000" w:rsidRPr="00000000" w14:paraId="0000003D">
      <w:pPr>
        <w:numPr>
          <w:ilvl w:val="0"/>
          <w:numId w:val="4"/>
        </w:numPr>
        <w:shd w:fill="ffffff" w:val="clear"/>
        <w:spacing w:after="0" w:before="240" w:lineRule="auto"/>
        <w:ind w:left="720" w:hanging="360"/>
        <w:rPr/>
      </w:pPr>
      <w:r w:rsidDel="00000000" w:rsidR="00000000" w:rsidRPr="00000000">
        <w:rPr>
          <w:rFonts w:ascii="Chathura" w:cs="Chathura" w:eastAsia="Chathura" w:hAnsi="Chathura"/>
          <w:b w:val="1"/>
          <w:bCs w:val="1"/>
          <w:color w:val="1f1f1f"/>
          <w:sz w:val="21"/>
          <w:szCs w:val="21"/>
          <w:highlight w:val="white"/>
          <w:rtl w:val="0"/>
        </w:rPr>
        <w:t xml:space="preserve">కఠోర తపస్సు (Severe Austerities)</w:t>
      </w:r>
      <w:r w:rsidDel="00000000" w:rsidR="00000000" w:rsidRPr="00000000">
        <w:rPr>
          <w:rtl w:val="0"/>
        </w:rPr>
      </w:r>
    </w:p>
    <w:p w:rsidR="00000000" w:rsidDel="00000000" w:rsidP="00000000" w:rsidRDefault="00000000" w:rsidRPr="00000000" w14:paraId="0000003E">
      <w:pPr>
        <w:numPr>
          <w:ilvl w:val="1"/>
          <w:numId w:val="4"/>
        </w:numPr>
        <w:spacing w:after="0" w:before="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 practiced </w:t>
      </w:r>
      <w:sdt>
        <w:sdtPr>
          <w:id w:val="-1420179362"/>
          <w:tag w:val="goog_rdk_173"/>
        </w:sdtPr>
        <w:sdtContent>
          <w:commentRangeStart w:id="98"/>
        </w:sdtContent>
      </w:sdt>
      <w:r w:rsidDel="00000000" w:rsidR="00000000" w:rsidRPr="00000000">
        <w:rPr>
          <w:rFonts w:ascii="Roboto" w:cs="Roboto" w:eastAsia="Roboto" w:hAnsi="Roboto"/>
          <w:color w:val="1f1f1f"/>
          <w:sz w:val="21"/>
          <w:szCs w:val="21"/>
          <w:highlight w:val="white"/>
          <w:rtl w:val="0"/>
        </w:rPr>
        <w:t xml:space="preserve">intense</w:t>
      </w:r>
      <w:sdt>
        <w:sdtPr>
          <w:id w:val="1509876283"/>
          <w:tag w:val="goog_rdk_174"/>
        </w:sdtPr>
        <w:sdtContent>
          <w:ins w:author="Virata Pusuluri" w:id="74" w:date="2024-12-09T16:27:13Z">
            <w:commentRangeEnd w:id="98"/>
            <w:r w:rsidDel="00000000" w:rsidR="00000000" w:rsidRPr="00000000">
              <w:commentReference w:id="98"/>
            </w:r>
            <w:r w:rsidDel="00000000" w:rsidR="00000000" w:rsidRPr="00000000">
              <w:rPr>
                <w:rFonts w:ascii="Roboto" w:cs="Roboto" w:eastAsia="Roboto" w:hAnsi="Roboto"/>
                <w:color w:val="1f1f1f"/>
                <w:sz w:val="21"/>
                <w:szCs w:val="21"/>
                <w:highlight w:val="white"/>
                <w:rtl w:val="0"/>
              </w:rPr>
              <w:t xml:space="preserve">(strong) </w:t>
            </w:r>
          </w:ins>
        </w:sdtContent>
      </w:sdt>
      <w:sdt>
        <w:sdtPr>
          <w:id w:val="-1423485267"/>
          <w:tag w:val="goog_rdk_175"/>
        </w:sdtPr>
        <w:sdtContent>
          <w:del w:author="Virata Pusuluri" w:id="74" w:date="2024-12-09T16:27:13Z">
            <w:r w:rsidDel="00000000" w:rsidR="00000000" w:rsidRPr="00000000">
              <w:rPr>
                <w:rFonts w:ascii="Roboto" w:cs="Roboto" w:eastAsia="Roboto" w:hAnsi="Roboto"/>
                <w:color w:val="1f1f1f"/>
                <w:sz w:val="21"/>
                <w:szCs w:val="21"/>
                <w:highlight w:val="white"/>
                <w:rtl w:val="0"/>
              </w:rPr>
              <w:delText xml:space="preserve"> </w:delText>
            </w:r>
          </w:del>
        </w:sdtContent>
      </w:sdt>
      <w:sdt>
        <w:sdtPr>
          <w:id w:val="1901481319"/>
          <w:tag w:val="goog_rdk_176"/>
        </w:sdtPr>
        <w:sdtContent>
          <w:commentRangeStart w:id="99"/>
        </w:sdtContent>
      </w:sdt>
      <w:r w:rsidDel="00000000" w:rsidR="00000000" w:rsidRPr="00000000">
        <w:rPr>
          <w:rFonts w:ascii="Roboto" w:cs="Roboto" w:eastAsia="Roboto" w:hAnsi="Roboto"/>
          <w:color w:val="1f1f1f"/>
          <w:sz w:val="21"/>
          <w:szCs w:val="21"/>
          <w:highlight w:val="white"/>
          <w:rtl w:val="0"/>
        </w:rPr>
        <w:t xml:space="preserve">austerities</w:t>
      </w:r>
      <w:commentRangeEnd w:id="99"/>
      <w:r w:rsidDel="00000000" w:rsidR="00000000" w:rsidRPr="00000000">
        <w:commentReference w:id="99"/>
      </w:r>
      <w:r w:rsidDel="00000000" w:rsidR="00000000" w:rsidRPr="00000000">
        <w:rPr>
          <w:rFonts w:ascii="Roboto" w:cs="Roboto" w:eastAsia="Roboto" w:hAnsi="Roboto"/>
          <w:color w:val="1f1f1f"/>
          <w:sz w:val="21"/>
          <w:szCs w:val="21"/>
          <w:highlight w:val="white"/>
          <w:rtl w:val="0"/>
        </w:rPr>
        <w:t xml:space="preserve"> for </w:t>
      </w:r>
      <w:sdt>
        <w:sdtPr>
          <w:id w:val="978926749"/>
          <w:tag w:val="goog_rdk_177"/>
        </w:sdtPr>
        <w:sdtContent>
          <w:ins w:author="Virata Pusuluri" w:id="75" w:date="2025-01-21T18:16:18Z">
            <w:r w:rsidDel="00000000" w:rsidR="00000000" w:rsidRPr="00000000">
              <w:rPr>
                <w:rFonts w:ascii="Roboto" w:cs="Roboto" w:eastAsia="Roboto" w:hAnsi="Roboto"/>
                <w:color w:val="1f1f1f"/>
                <w:sz w:val="21"/>
                <w:szCs w:val="21"/>
                <w:highlight w:val="white"/>
                <w:rtl w:val="0"/>
              </w:rPr>
              <w:t xml:space="preserve">6</w:t>
            </w:r>
          </w:ins>
        </w:sdtContent>
      </w:sdt>
      <w:sdt>
        <w:sdtPr>
          <w:id w:val="-436590253"/>
          <w:tag w:val="goog_rdk_178"/>
        </w:sdtPr>
        <w:sdtContent>
          <w:del w:author="Virata Pusuluri" w:id="75" w:date="2025-01-21T18:16:18Z">
            <w:r w:rsidDel="00000000" w:rsidR="00000000" w:rsidRPr="00000000">
              <w:rPr>
                <w:rFonts w:ascii="Roboto" w:cs="Roboto" w:eastAsia="Roboto" w:hAnsi="Roboto"/>
                <w:color w:val="1f1f1f"/>
                <w:sz w:val="21"/>
                <w:szCs w:val="21"/>
                <w:highlight w:val="white"/>
                <w:rtl w:val="0"/>
              </w:rPr>
              <w:delText xml:space="preserve">six</w:delText>
            </w:r>
          </w:del>
        </w:sdtContent>
      </w:sdt>
      <w:r w:rsidDel="00000000" w:rsidR="00000000" w:rsidRPr="00000000">
        <w:rPr>
          <w:rFonts w:ascii="Roboto" w:cs="Roboto" w:eastAsia="Roboto" w:hAnsi="Roboto"/>
          <w:color w:val="1f1f1f"/>
          <w:sz w:val="21"/>
          <w:szCs w:val="21"/>
          <w:highlight w:val="white"/>
          <w:rtl w:val="0"/>
        </w:rPr>
        <w:t xml:space="preserve"> years in Uruvela but found them </w:t>
      </w:r>
      <w:sdt>
        <w:sdtPr>
          <w:id w:val="1865888746"/>
          <w:tag w:val="goog_rdk_179"/>
        </w:sdtPr>
        <w:sdtContent>
          <w:commentRangeStart w:id="100"/>
        </w:sdtContent>
      </w:sdt>
      <w:r w:rsidDel="00000000" w:rsidR="00000000" w:rsidRPr="00000000">
        <w:rPr>
          <w:rFonts w:ascii="Roboto" w:cs="Roboto" w:eastAsia="Roboto" w:hAnsi="Roboto"/>
          <w:color w:val="1f1f1f"/>
          <w:sz w:val="21"/>
          <w:szCs w:val="21"/>
          <w:highlight w:val="white"/>
          <w:rtl w:val="0"/>
        </w:rPr>
        <w:t xml:space="preserve">futile</w:t>
      </w:r>
      <w:sdt>
        <w:sdtPr>
          <w:id w:val="-1947597801"/>
          <w:tag w:val="goog_rdk_180"/>
        </w:sdtPr>
        <w:sdtContent>
          <w:ins w:author="Virata Pusuluri" w:id="76" w:date="2024-12-09T16:28:19Z">
            <w:commentRangeEnd w:id="100"/>
            <w:r w:rsidDel="00000000" w:rsidR="00000000" w:rsidRPr="00000000">
              <w:commentReference w:id="100"/>
            </w:r>
            <w:r w:rsidDel="00000000" w:rsidR="00000000" w:rsidRPr="00000000">
              <w:rPr>
                <w:rFonts w:ascii="Roboto" w:cs="Roboto" w:eastAsia="Roboto" w:hAnsi="Roboto"/>
                <w:color w:val="1f1f1f"/>
                <w:sz w:val="21"/>
                <w:szCs w:val="21"/>
                <w:highlight w:val="white"/>
                <w:rtl w:val="0"/>
              </w:rPr>
              <w:t xml:space="preserve">(waste)</w:t>
            </w:r>
          </w:ins>
        </w:sdtContent>
      </w:sdt>
      <w:r w:rsidDel="00000000" w:rsidR="00000000" w:rsidRPr="00000000">
        <w:rPr>
          <w:rFonts w:ascii="Roboto" w:cs="Roboto" w:eastAsia="Roboto" w:hAnsi="Roboto"/>
          <w:color w:val="1f1f1f"/>
          <w:sz w:val="21"/>
          <w:szCs w:val="21"/>
          <w:highlight w:val="white"/>
          <w:rtl w:val="0"/>
        </w:rPr>
        <w:t xml:space="preserve"> for </w:t>
      </w:r>
      <w:sdt>
        <w:sdtPr>
          <w:id w:val="-486542306"/>
          <w:tag w:val="goog_rdk_181"/>
        </w:sdtPr>
        <w:sdtContent>
          <w:commentRangeStart w:id="101"/>
        </w:sdtContent>
      </w:sdt>
      <w:r w:rsidDel="00000000" w:rsidR="00000000" w:rsidRPr="00000000">
        <w:rPr>
          <w:rFonts w:ascii="Roboto" w:cs="Roboto" w:eastAsia="Roboto" w:hAnsi="Roboto"/>
          <w:color w:val="1f1f1f"/>
          <w:sz w:val="21"/>
          <w:szCs w:val="21"/>
          <w:highlight w:val="white"/>
          <w:rtl w:val="0"/>
        </w:rPr>
        <w:t xml:space="preserve">attaining</w:t>
      </w:r>
      <w:sdt>
        <w:sdtPr>
          <w:id w:val="1113242999"/>
          <w:tag w:val="goog_rdk_182"/>
        </w:sdtPr>
        <w:sdtContent>
          <w:ins w:author="Virata Pusuluri" w:id="77" w:date="2024-12-09T16:27:55Z">
            <w:commentRangeEnd w:id="101"/>
            <w:r w:rsidDel="00000000" w:rsidR="00000000" w:rsidRPr="00000000">
              <w:commentReference w:id="101"/>
            </w:r>
            <w:r w:rsidDel="00000000" w:rsidR="00000000" w:rsidRPr="00000000">
              <w:rPr>
                <w:rFonts w:ascii="Roboto" w:cs="Roboto" w:eastAsia="Roboto" w:hAnsi="Roboto"/>
                <w:color w:val="1f1f1f"/>
                <w:sz w:val="21"/>
                <w:szCs w:val="21"/>
                <w:highlight w:val="white"/>
                <w:rtl w:val="0"/>
              </w:rPr>
              <w:t xml:space="preserve">(get)</w:t>
            </w:r>
          </w:ins>
        </w:sdtContent>
      </w:sdt>
      <w:r w:rsidDel="00000000" w:rsidR="00000000" w:rsidRPr="00000000">
        <w:rPr>
          <w:rFonts w:ascii="Roboto" w:cs="Roboto" w:eastAsia="Roboto" w:hAnsi="Roboto"/>
          <w:color w:val="1f1f1f"/>
          <w:sz w:val="21"/>
          <w:szCs w:val="21"/>
          <w:highlight w:val="white"/>
          <w:rtl w:val="0"/>
        </w:rPr>
        <w:t xml:space="preserve"> </w:t>
      </w:r>
      <w:sdt>
        <w:sdtPr>
          <w:id w:val="-406928709"/>
          <w:tag w:val="goog_rdk_183"/>
        </w:sdtPr>
        <w:sdtContent>
          <w:commentRangeStart w:id="102"/>
        </w:sdtContent>
      </w:sdt>
      <w:r w:rsidDel="00000000" w:rsidR="00000000" w:rsidRPr="00000000">
        <w:rPr>
          <w:rFonts w:ascii="Roboto" w:cs="Roboto" w:eastAsia="Roboto" w:hAnsi="Roboto"/>
          <w:color w:val="1f1f1f"/>
          <w:sz w:val="21"/>
          <w:szCs w:val="21"/>
          <w:highlight w:val="white"/>
          <w:rtl w:val="0"/>
        </w:rPr>
        <w:t xml:space="preserve">liberation</w:t>
      </w:r>
      <w:sdt>
        <w:sdtPr>
          <w:id w:val="1198142214"/>
          <w:tag w:val="goog_rdk_184"/>
        </w:sdtPr>
        <w:sdtContent>
          <w:ins w:author="Virata Pusuluri" w:id="78" w:date="2024-12-09T16:28:18Z">
            <w:commentRangeEnd w:id="102"/>
            <w:r w:rsidDel="00000000" w:rsidR="00000000" w:rsidRPr="00000000">
              <w:commentReference w:id="102"/>
            </w:r>
            <w:r w:rsidDel="00000000" w:rsidR="00000000" w:rsidRPr="00000000">
              <w:rPr>
                <w:rFonts w:ascii="Roboto" w:cs="Roboto" w:eastAsia="Roboto" w:hAnsi="Roboto"/>
                <w:color w:val="1f1f1f"/>
                <w:sz w:val="21"/>
                <w:szCs w:val="21"/>
                <w:highlight w:val="white"/>
                <w:rtl w:val="0"/>
              </w:rPr>
              <w:t xml:space="preserve">(freedom)</w:t>
            </w:r>
          </w:ins>
        </w:sdtContent>
      </w:sdt>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sdt>
      <w:sdtPr>
        <w:id w:val="2095269738"/>
        <w:tag w:val="goog_rdk_193"/>
      </w:sdtPr>
      <w:sdtContent>
        <w:p w:rsidR="00000000" w:rsidDel="00000000" w:rsidP="00000000" w:rsidRDefault="00000000" w:rsidRPr="00000000" w14:paraId="0000003F">
          <w:pPr>
            <w:spacing w:after="0" w:before="0" w:lineRule="auto"/>
            <w:ind w:left="385.51181102362193" w:firstLine="0"/>
            <w:rPr>
              <w:rFonts w:ascii="Arial" w:cs="Arial" w:eastAsia="Arial" w:hAnsi="Arial"/>
              <w:b w:val="0"/>
              <w:bCs w:val="0"/>
              <w:i w:val="0"/>
              <w:iCs w:val="0"/>
              <w:smallCaps w:val="0"/>
              <w:strike w:val="0"/>
              <w:color w:val="000000"/>
              <w:sz w:val="22"/>
              <w:szCs w:val="22"/>
              <w:u w:val="none"/>
              <w:shd w:fill="auto" w:val="clear"/>
              <w:vertAlign w:val="baseline"/>
              <w:rPrChange w:author="Virata Pusuluri" w:id="83" w:date="2024-12-06T16:11:02Z">
                <w:rPr>
                  <w:color w:val="1f1f1f"/>
                  <w:sz w:val="21"/>
                  <w:szCs w:val="21"/>
                </w:rPr>
              </w:rPrChange>
            </w:rPr>
            <w:pPrChange w:author="Virata Pusuluri" w:id="0" w:date="2024-12-06T16:11:02Z">
              <w:pPr>
                <w:numPr>
                  <w:ilvl w:val="1"/>
                  <w:numId w:val="4"/>
                </w:numPr>
                <w:spacing w:after="120" w:before="360" w:lineRule="auto"/>
                <w:ind w:left="1440" w:hanging="360"/>
              </w:pPr>
            </w:pPrChange>
          </w:pPr>
          <w:r w:rsidDel="00000000" w:rsidR="00000000" w:rsidRPr="00000000">
            <w:rPr>
              <w:rFonts w:ascii="Chathura" w:cs="Chathura" w:eastAsia="Chathura" w:hAnsi="Chathura"/>
              <w:color w:val="1f1f1f"/>
              <w:sz w:val="21"/>
              <w:szCs w:val="21"/>
              <w:highlight w:val="white"/>
              <w:rtl w:val="0"/>
            </w:rPr>
            <w:t xml:space="preserve">సిద్ధార్థుడు ఉరువేలలో </w:t>
          </w:r>
          <w:sdt>
            <w:sdtPr>
              <w:id w:val="-718149745"/>
              <w:tag w:val="goog_rdk_185"/>
            </w:sdtPr>
            <w:sdtContent>
              <w:ins w:author="Virata Pusuluri" w:id="79" w:date="2025-01-21T18:16:02Z">
                <w:r w:rsidDel="00000000" w:rsidR="00000000" w:rsidRPr="00000000">
                  <w:rPr>
                    <w:rFonts w:ascii="Roboto" w:cs="Roboto" w:eastAsia="Roboto" w:hAnsi="Roboto"/>
                    <w:color w:val="1f1f1f"/>
                    <w:sz w:val="21"/>
                    <w:szCs w:val="21"/>
                    <w:highlight w:val="white"/>
                    <w:rtl w:val="0"/>
                  </w:rPr>
                  <w:t xml:space="preserve">6</w:t>
                </w:r>
              </w:ins>
            </w:sdtContent>
          </w:sdt>
          <w:sdt>
            <w:sdtPr>
              <w:id w:val="-1565166642"/>
              <w:tag w:val="goog_rdk_186"/>
            </w:sdtPr>
            <w:sdtContent>
              <w:del w:author="Virata Pusuluri" w:id="79" w:date="2025-01-21T18:16:02Z">
                <w:r w:rsidDel="00000000" w:rsidR="00000000" w:rsidRPr="00000000">
                  <w:rPr>
                    <w:rFonts w:ascii="Roboto" w:cs="Roboto" w:eastAsia="Roboto" w:hAnsi="Roboto"/>
                    <w:color w:val="1f1f1f"/>
                    <w:sz w:val="21"/>
                    <w:szCs w:val="21"/>
                    <w:highlight w:val="white"/>
                    <w:rtl w:val="0"/>
                  </w:rPr>
                  <w:delText xml:space="preserve">ఆరు</w:delText>
                </w:r>
              </w:del>
            </w:sdtContent>
          </w:sdt>
          <w:r w:rsidDel="00000000" w:rsidR="00000000" w:rsidRPr="00000000">
            <w:rPr>
              <w:rFonts w:ascii="Chathura" w:cs="Chathura" w:eastAsia="Chathura" w:hAnsi="Chathura"/>
              <w:color w:val="1f1f1f"/>
              <w:sz w:val="21"/>
              <w:szCs w:val="21"/>
              <w:highlight w:val="white"/>
              <w:rtl w:val="0"/>
            </w:rPr>
            <w:t xml:space="preserve"> సంవత్సరాలు కఠోర</w:t>
          </w:r>
          <w:sdt>
            <w:sdtPr>
              <w:id w:val="1239620690"/>
              <w:tag w:val="goog_rdk_187"/>
            </w:sdtPr>
            <w:sdtContent>
              <w:ins w:author="Virata Pusuluri" w:id="80" w:date="2024-12-09T16:28:19Z">
                <w:r w:rsidDel="00000000" w:rsidR="00000000" w:rsidRPr="00000000">
                  <w:rPr>
                    <w:rFonts w:ascii="Roboto" w:cs="Roboto" w:eastAsia="Roboto" w:hAnsi="Roboto"/>
                    <w:color w:val="1f1f1f"/>
                    <w:sz w:val="21"/>
                    <w:szCs w:val="21"/>
                    <w:highlight w:val="white"/>
                    <w:rtl w:val="0"/>
                  </w:rPr>
                  <w:t xml:space="preserve">(కష్టమైన)</w:t>
                </w:r>
              </w:ins>
            </w:sdtContent>
          </w:sdt>
          <w:r w:rsidDel="00000000" w:rsidR="00000000" w:rsidRPr="00000000">
            <w:rPr>
              <w:rFonts w:ascii="Chathura" w:cs="Chathura" w:eastAsia="Chathura" w:hAnsi="Chathura"/>
              <w:color w:val="1f1f1f"/>
              <w:sz w:val="21"/>
              <w:szCs w:val="21"/>
              <w:highlight w:val="white"/>
              <w:rtl w:val="0"/>
            </w:rPr>
            <w:t xml:space="preserve"> తపస్సు చేసాడు కానీ </w:t>
          </w:r>
          <w:sdt>
            <w:sdtPr>
              <w:id w:val="606776781"/>
              <w:tag w:val="goog_rdk_188"/>
            </w:sdtPr>
            <w:sdtContent>
              <w:commentRangeStart w:id="103"/>
            </w:sdtContent>
          </w:sdt>
          <w:r w:rsidDel="00000000" w:rsidR="00000000" w:rsidRPr="00000000">
            <w:rPr>
              <w:rFonts w:ascii="Chathura" w:cs="Chathura" w:eastAsia="Chathura" w:hAnsi="Chathura"/>
              <w:color w:val="1f1f1f"/>
              <w:sz w:val="21"/>
              <w:szCs w:val="21"/>
              <w:highlight w:val="white"/>
              <w:rtl w:val="0"/>
            </w:rPr>
            <w:t xml:space="preserve">మోక్షాన్ని</w:t>
          </w:r>
          <w:commentRangeEnd w:id="103"/>
          <w:r w:rsidDel="00000000" w:rsidR="00000000" w:rsidRPr="00000000">
            <w:commentReference w:id="103"/>
          </w:r>
          <w:r w:rsidDel="00000000" w:rsidR="00000000" w:rsidRPr="00000000">
            <w:rPr>
              <w:rFonts w:ascii="Roboto" w:cs="Roboto" w:eastAsia="Roboto" w:hAnsi="Roboto"/>
              <w:color w:val="1f1f1f"/>
              <w:sz w:val="21"/>
              <w:szCs w:val="21"/>
              <w:highlight w:val="white"/>
              <w:rtl w:val="0"/>
            </w:rPr>
            <w:t xml:space="preserve">  </w:t>
          </w:r>
          <w:sdt>
            <w:sdtPr>
              <w:id w:val="-972012206"/>
              <w:tag w:val="goog_rdk_189"/>
            </w:sdtPr>
            <w:sdtContent>
              <w:commentRangeStart w:id="104"/>
            </w:sdtContent>
          </w:sdt>
          <w:r w:rsidDel="00000000" w:rsidR="00000000" w:rsidRPr="00000000">
            <w:rPr>
              <w:rFonts w:ascii="Chathura" w:cs="Chathura" w:eastAsia="Chathura" w:hAnsi="Chathura"/>
              <w:color w:val="1f1f1f"/>
              <w:sz w:val="21"/>
              <w:szCs w:val="21"/>
              <w:highlight w:val="white"/>
              <w:rtl w:val="0"/>
            </w:rPr>
            <w:t xml:space="preserve">పొందడానికి</w:t>
          </w:r>
          <w:commentRangeEnd w:id="104"/>
          <w:r w:rsidDel="00000000" w:rsidR="00000000" w:rsidRPr="00000000">
            <w:commentReference w:id="104"/>
          </w:r>
          <w:r w:rsidDel="00000000" w:rsidR="00000000" w:rsidRPr="00000000">
            <w:rPr>
              <w:rFonts w:ascii="Roboto" w:cs="Roboto" w:eastAsia="Roboto" w:hAnsi="Roboto"/>
              <w:color w:val="1f1f1f"/>
              <w:sz w:val="21"/>
              <w:szCs w:val="21"/>
              <w:highlight w:val="white"/>
              <w:rtl w:val="0"/>
            </w:rPr>
            <w:t xml:space="preserve"> </w:t>
          </w:r>
          <w:sdt>
            <w:sdtPr>
              <w:id w:val="1414482684"/>
              <w:tag w:val="goog_rdk_190"/>
            </w:sdtPr>
            <w:sdtContent>
              <w:commentRangeStart w:id="105"/>
            </w:sdtContent>
          </w:sdt>
          <w:r w:rsidDel="00000000" w:rsidR="00000000" w:rsidRPr="00000000">
            <w:rPr>
              <w:rFonts w:ascii="Chathura" w:cs="Chathura" w:eastAsia="Chathura" w:hAnsi="Chathura"/>
              <w:color w:val="1f1f1f"/>
              <w:sz w:val="21"/>
              <w:szCs w:val="21"/>
              <w:highlight w:val="white"/>
              <w:rtl w:val="0"/>
            </w:rPr>
            <w:t xml:space="preserve">నిష్ప్రయోజనమని</w:t>
          </w:r>
          <w:sdt>
            <w:sdtPr>
              <w:id w:val="-1860955909"/>
              <w:tag w:val="goog_rdk_191"/>
            </w:sdtPr>
            <w:sdtContent>
              <w:ins w:author="Virata Pusuluri" w:id="81" w:date="2024-12-09T16:28:42Z">
                <w:commentRangeEnd w:id="105"/>
                <w:r w:rsidDel="00000000" w:rsidR="00000000" w:rsidRPr="00000000">
                  <w:commentReference w:id="105"/>
                </w:r>
                <w:r w:rsidDel="00000000" w:rsidR="00000000" w:rsidRPr="00000000">
                  <w:rPr>
                    <w:rFonts w:ascii="Roboto" w:cs="Roboto" w:eastAsia="Roboto" w:hAnsi="Roboto"/>
                    <w:color w:val="1f1f1f"/>
                    <w:sz w:val="21"/>
                    <w:szCs w:val="21"/>
                    <w:highlight w:val="white"/>
                    <w:rtl w:val="0"/>
                  </w:rPr>
                  <w:t xml:space="preserve">(ఉపయోగం లేదు)</w:t>
                </w:r>
              </w:ins>
            </w:sdtContent>
          </w:sdt>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Chathura" w:cs="Chathura" w:eastAsia="Chathura" w:hAnsi="Chathura"/>
              <w:color w:val="1f1f1f"/>
              <w:sz w:val="21"/>
              <w:szCs w:val="21"/>
              <w:highlight w:val="white"/>
              <w:rtl w:val="0"/>
            </w:rPr>
            <w:t xml:space="preserve">గ్రహించాడు</w:t>
          </w:r>
          <w:r w:rsidDel="00000000" w:rsidR="00000000" w:rsidRPr="00000000">
            <w:rPr>
              <w:rFonts w:ascii="Roboto" w:cs="Roboto" w:eastAsia="Roboto" w:hAnsi="Roboto"/>
              <w:color w:val="1f1f1f"/>
              <w:sz w:val="21"/>
              <w:szCs w:val="21"/>
              <w:highlight w:val="white"/>
              <w:rtl w:val="0"/>
            </w:rPr>
            <w:t xml:space="preserve">.</w:t>
          </w:r>
          <w:sdt>
            <w:sdtPr>
              <w:id w:val="1774580401"/>
              <w:tag w:val="goog_rdk_192"/>
            </w:sdtPr>
            <w:sdtContent>
              <w:r w:rsidDel="00000000" w:rsidR="00000000" w:rsidRPr="00000000">
                <w:rPr>
                  <w:rtl w:val="0"/>
                </w:rPr>
              </w:r>
            </w:sdtContent>
          </w:sdt>
        </w:p>
      </w:sdtContent>
    </w:sdt>
    <w:p w:rsidR="00000000" w:rsidDel="00000000" w:rsidP="00000000" w:rsidRDefault="00000000" w:rsidRPr="00000000" w14:paraId="00000040">
      <w:pPr>
        <w:numPr>
          <w:ilvl w:val="0"/>
          <w:numId w:val="4"/>
        </w:numPr>
        <w:shd w:fill="ffffff" w:val="clear"/>
        <w:spacing w:after="0" w:before="0" w:lineRule="auto"/>
        <w:ind w:left="720" w:hanging="360"/>
        <w:rPr/>
      </w:pPr>
      <w:r w:rsidDel="00000000" w:rsidR="00000000" w:rsidRPr="00000000">
        <w:rPr>
          <w:rFonts w:ascii="Chathura" w:cs="Chathura" w:eastAsia="Chathura" w:hAnsi="Chathura"/>
          <w:b w:val="1"/>
          <w:bCs w:val="1"/>
          <w:color w:val="1f1f1f"/>
          <w:sz w:val="21"/>
          <w:szCs w:val="21"/>
          <w:highlight w:val="white"/>
          <w:rtl w:val="0"/>
        </w:rPr>
        <w:t xml:space="preserve">అన్నంలో అమృతం పోశావా (Food </w:t>
      </w:r>
      <w:sdt>
        <w:sdtPr>
          <w:id w:val="476537309"/>
          <w:tag w:val="goog_rdk_194"/>
        </w:sdtPr>
        <w:sdtContent>
          <w:commentRangeStart w:id="106"/>
        </w:sdtContent>
      </w:sdt>
      <w:r w:rsidDel="00000000" w:rsidR="00000000" w:rsidRPr="00000000">
        <w:rPr>
          <w:rFonts w:ascii="Roboto" w:cs="Roboto" w:eastAsia="Roboto" w:hAnsi="Roboto"/>
          <w:b w:val="1"/>
          <w:bCs w:val="1"/>
          <w:color w:val="1f1f1f"/>
          <w:sz w:val="21"/>
          <w:szCs w:val="21"/>
          <w:highlight w:val="white"/>
          <w:rtl w:val="0"/>
        </w:rPr>
        <w:t xml:space="preserve">Infused</w:t>
      </w:r>
      <w:commentRangeEnd w:id="106"/>
      <w:r w:rsidDel="00000000" w:rsidR="00000000" w:rsidRPr="00000000">
        <w:commentReference w:id="106"/>
      </w:r>
      <w:r w:rsidDel="00000000" w:rsidR="00000000" w:rsidRPr="00000000">
        <w:rPr>
          <w:rFonts w:ascii="Roboto" w:cs="Roboto" w:eastAsia="Roboto" w:hAnsi="Roboto"/>
          <w:b w:val="1"/>
          <w:bCs w:val="1"/>
          <w:color w:val="1f1f1f"/>
          <w:sz w:val="21"/>
          <w:szCs w:val="21"/>
          <w:highlight w:val="white"/>
          <w:rtl w:val="0"/>
        </w:rPr>
        <w:t xml:space="preserve"> with Nectar)</w:t>
      </w:r>
      <w:r w:rsidDel="00000000" w:rsidR="00000000" w:rsidRPr="00000000">
        <w:rPr>
          <w:rtl w:val="0"/>
        </w:rPr>
      </w:r>
    </w:p>
    <w:p w:rsidR="00000000" w:rsidDel="00000000" w:rsidP="00000000" w:rsidRDefault="00000000" w:rsidRPr="00000000" w14:paraId="00000041">
      <w:pPr>
        <w:numPr>
          <w:ilvl w:val="1"/>
          <w:numId w:val="4"/>
        </w:numPr>
        <w:spacing w:after="0" w:before="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A </w:t>
      </w:r>
      <w:sdt>
        <w:sdtPr>
          <w:id w:val="-13834711"/>
          <w:tag w:val="goog_rdk_195"/>
        </w:sdtPr>
        <w:sdtContent>
          <w:commentRangeStart w:id="107"/>
        </w:sdtContent>
      </w:sdt>
      <w:r w:rsidDel="00000000" w:rsidR="00000000" w:rsidRPr="00000000">
        <w:rPr>
          <w:rFonts w:ascii="Roboto" w:cs="Roboto" w:eastAsia="Roboto" w:hAnsi="Roboto"/>
          <w:color w:val="1f1f1f"/>
          <w:sz w:val="21"/>
          <w:szCs w:val="21"/>
          <w:highlight w:val="white"/>
          <w:rtl w:val="0"/>
        </w:rPr>
        <w:t xml:space="preserve">pious</w:t>
      </w:r>
      <w:sdt>
        <w:sdtPr>
          <w:id w:val="1811696915"/>
          <w:tag w:val="goog_rdk_196"/>
        </w:sdtPr>
        <w:sdtContent>
          <w:ins w:author="Virata Pusuluri" w:id="84" w:date="2025-01-06T00:40:03Z">
            <w:commentRangeEnd w:id="107"/>
            <w:r w:rsidDel="00000000" w:rsidR="00000000" w:rsidRPr="00000000">
              <w:commentReference w:id="107"/>
            </w:r>
            <w:r w:rsidDel="00000000" w:rsidR="00000000" w:rsidRPr="00000000">
              <w:rPr>
                <w:rFonts w:ascii="Roboto" w:cs="Roboto" w:eastAsia="Roboto" w:hAnsi="Roboto"/>
                <w:color w:val="1f1f1f"/>
                <w:sz w:val="21"/>
                <w:szCs w:val="21"/>
                <w:highlight w:val="white"/>
                <w:rtl w:val="0"/>
              </w:rPr>
              <w:t xml:space="preserve"> </w:t>
            </w:r>
          </w:ins>
        </w:sdtContent>
      </w:sdt>
      <w:sdt>
        <w:sdtPr>
          <w:id w:val="-1174906530"/>
          <w:tag w:val="goog_rdk_197"/>
        </w:sdtPr>
        <w:sdtContent>
          <w:ins w:author="" w:id="85" w:date="1970-01-01T00:00:01Z">
            <w:r w:rsidDel="00000000" w:rsidR="00000000" w:rsidRPr="00000000">
              <w:rPr>
                <w:rFonts w:ascii="Roboto" w:cs="Roboto" w:eastAsia="Roboto" w:hAnsi="Roboto"/>
                <w:color w:val="1f1f1f"/>
                <w:sz w:val="21"/>
                <w:szCs w:val="21"/>
                <w:highlight w:val="white"/>
                <w:rtl w:val="0"/>
              </w:rPr>
              <w:t xml:space="preserve">(respectful)</w:t>
            </w:r>
          </w:ins>
        </w:sdtContent>
      </w:sdt>
      <w:sdt>
        <w:sdtPr>
          <w:id w:val="114672777"/>
          <w:tag w:val="goog_rdk_198"/>
        </w:sdtPr>
        <w:sdtContent>
          <w:del w:author="" w:id="85" w:date="1970-01-01T00:00:01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Roboto" w:cs="Roboto" w:eastAsia="Roboto" w:hAnsi="Roboto"/>
          <w:color w:val="1f1f1f"/>
          <w:sz w:val="21"/>
          <w:szCs w:val="21"/>
          <w:highlight w:val="white"/>
          <w:rtl w:val="0"/>
        </w:rPr>
        <w:t xml:space="preserve">housewife named Sujata</w:t>
      </w:r>
      <w:sdt>
        <w:sdtPr>
          <w:id w:val="-8493937"/>
          <w:tag w:val="goog_rdk_199"/>
        </w:sdtPr>
        <w:sdtContent>
          <w:ins w:author="Virata Pusuluri" w:id="86" w:date="2025-01-21T18:28:50Z">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Roboto" w:cs="Roboto" w:eastAsia="Roboto" w:hAnsi="Roboto"/>
          <w:color w:val="1f1f1f"/>
          <w:sz w:val="21"/>
          <w:szCs w:val="21"/>
          <w:highlight w:val="white"/>
          <w:rtl w:val="0"/>
        </w:rPr>
        <w:t xml:space="preserve"> offered Siddhartha a </w:t>
      </w:r>
      <w:sdt>
        <w:sdtPr>
          <w:id w:val="2120534015"/>
          <w:tag w:val="goog_rdk_200"/>
        </w:sdtPr>
        <w:sdtContent>
          <w:commentRangeStart w:id="108"/>
        </w:sdtContent>
      </w:sdt>
      <w:r w:rsidDel="00000000" w:rsidR="00000000" w:rsidRPr="00000000">
        <w:rPr>
          <w:rFonts w:ascii="Roboto" w:cs="Roboto" w:eastAsia="Roboto" w:hAnsi="Roboto"/>
          <w:color w:val="1f1f1f"/>
          <w:sz w:val="21"/>
          <w:szCs w:val="21"/>
          <w:highlight w:val="white"/>
          <w:rtl w:val="0"/>
        </w:rPr>
        <w:t xml:space="preserve">nourishing</w:t>
      </w:r>
      <w:commentRangeEnd w:id="108"/>
      <w:r w:rsidDel="00000000" w:rsidR="00000000" w:rsidRPr="00000000">
        <w:commentReference w:id="108"/>
      </w:r>
      <w:r w:rsidDel="00000000" w:rsidR="00000000" w:rsidRPr="00000000">
        <w:rPr>
          <w:rFonts w:ascii="Roboto" w:cs="Roboto" w:eastAsia="Roboto" w:hAnsi="Roboto"/>
          <w:color w:val="1f1f1f"/>
          <w:sz w:val="21"/>
          <w:szCs w:val="21"/>
          <w:highlight w:val="white"/>
          <w:rtl w:val="0"/>
        </w:rPr>
        <w:t xml:space="preserve"> meal, breaking his fast and leading him to reconsider the path of </w:t>
      </w:r>
      <w:sdt>
        <w:sdtPr>
          <w:id w:val="61772051"/>
          <w:tag w:val="goog_rdk_201"/>
        </w:sdtPr>
        <w:sdtContent>
          <w:commentRangeStart w:id="109"/>
        </w:sdtContent>
      </w:sdt>
      <w:r w:rsidDel="00000000" w:rsidR="00000000" w:rsidRPr="00000000">
        <w:rPr>
          <w:rFonts w:ascii="Roboto" w:cs="Roboto" w:eastAsia="Roboto" w:hAnsi="Roboto"/>
          <w:color w:val="1f1f1f"/>
          <w:sz w:val="21"/>
          <w:szCs w:val="21"/>
          <w:highlight w:val="white"/>
          <w:rtl w:val="0"/>
        </w:rPr>
        <w:t xml:space="preserve">extreme</w:t>
      </w:r>
      <w:sdt>
        <w:sdtPr>
          <w:id w:val="1825113604"/>
          <w:tag w:val="goog_rdk_202"/>
        </w:sdtPr>
        <w:sdtContent>
          <w:ins w:author="" w:id="87" w:date="1970-01-01T00:00:01Z">
            <w:commentRangeEnd w:id="109"/>
            <w:r w:rsidDel="00000000" w:rsidR="00000000" w:rsidRPr="00000000">
              <w:commentReference w:id="109"/>
            </w:r>
            <w:r w:rsidDel="00000000" w:rsidR="00000000" w:rsidRPr="00000000">
              <w:rPr>
                <w:rFonts w:ascii="Roboto" w:cs="Roboto" w:eastAsia="Roboto" w:hAnsi="Roboto"/>
                <w:color w:val="1f1f1f"/>
                <w:sz w:val="21"/>
                <w:szCs w:val="21"/>
                <w:highlight w:val="white"/>
                <w:rtl w:val="0"/>
              </w:rPr>
              <w:t xml:space="preserve">(అతి)</w:t>
            </w:r>
          </w:ins>
        </w:sdtContent>
      </w:sdt>
      <w:r w:rsidDel="00000000" w:rsidR="00000000" w:rsidRPr="00000000">
        <w:rPr>
          <w:rFonts w:ascii="Roboto" w:cs="Roboto" w:eastAsia="Roboto" w:hAnsi="Roboto"/>
          <w:color w:val="1f1f1f"/>
          <w:sz w:val="21"/>
          <w:szCs w:val="21"/>
          <w:highlight w:val="white"/>
          <w:rtl w:val="0"/>
        </w:rPr>
        <w:t xml:space="preserve"> </w:t>
      </w:r>
      <w:sdt>
        <w:sdtPr>
          <w:id w:val="1117534002"/>
          <w:tag w:val="goog_rdk_203"/>
        </w:sdtPr>
        <w:sdtContent>
          <w:commentRangeStart w:id="110"/>
        </w:sdtContent>
      </w:sdt>
      <w:r w:rsidDel="00000000" w:rsidR="00000000" w:rsidRPr="00000000">
        <w:rPr>
          <w:rFonts w:ascii="Roboto" w:cs="Roboto" w:eastAsia="Roboto" w:hAnsi="Roboto"/>
          <w:color w:val="1f1f1f"/>
          <w:sz w:val="21"/>
          <w:szCs w:val="21"/>
          <w:highlight w:val="white"/>
          <w:rtl w:val="0"/>
        </w:rPr>
        <w:t xml:space="preserve">asceticism</w:t>
      </w:r>
      <w:sdt>
        <w:sdtPr>
          <w:id w:val="-782634635"/>
          <w:tag w:val="goog_rdk_204"/>
        </w:sdtPr>
        <w:sdtContent>
          <w:del w:author="" w:id="88" w:date="1970-01-01T00:00:01Z">
            <w:r w:rsidDel="00000000" w:rsidR="00000000" w:rsidRPr="00000000">
              <w:rPr>
                <w:rFonts w:ascii="Roboto" w:cs="Roboto" w:eastAsia="Roboto" w:hAnsi="Roboto"/>
                <w:color w:val="1f1f1f"/>
                <w:sz w:val="21"/>
                <w:szCs w:val="21"/>
                <w:highlight w:val="white"/>
                <w:rtl w:val="0"/>
              </w:rPr>
              <w:delText xml:space="preserve"> </w:delText>
            </w:r>
          </w:del>
        </w:sdtContent>
      </w:sdt>
      <w:commentRangeEnd w:id="110"/>
      <w:r w:rsidDel="00000000" w:rsidR="00000000" w:rsidRPr="00000000">
        <w:commentReference w:id="110"/>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42">
      <w:pPr>
        <w:numPr>
          <w:ilvl w:val="1"/>
          <w:numId w:val="4"/>
        </w:numPr>
        <w:spacing w:after="0" w:before="0" w:lineRule="auto"/>
        <w:ind w:left="1440" w:hanging="360"/>
        <w:rPr>
          <w:color w:val="1f1f1f"/>
          <w:sz w:val="21"/>
          <w:szCs w:val="21"/>
        </w:rPr>
      </w:pPr>
      <w:r w:rsidDel="00000000" w:rsidR="00000000" w:rsidRPr="00000000">
        <w:rPr>
          <w:rFonts w:ascii="Chathura" w:cs="Chathura" w:eastAsia="Chathura" w:hAnsi="Chathura"/>
          <w:color w:val="1f1f1f"/>
          <w:sz w:val="21"/>
          <w:szCs w:val="21"/>
          <w:highlight w:val="white"/>
          <w:rtl w:val="0"/>
        </w:rPr>
        <w:t xml:space="preserve">సుజాత అనే పతివ్రత</w:t>
      </w:r>
      <w:sdt>
        <w:sdtPr>
          <w:id w:val="1932227210"/>
          <w:tag w:val="goog_rdk_205"/>
        </w:sdtPr>
        <w:sdtContent>
          <w:ins w:author="Virata Pusuluri" w:id="89" w:date="2025-01-21T18:28:39Z">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Chathura" w:cs="Chathura" w:eastAsia="Chathura" w:hAnsi="Chathura"/>
          <w:color w:val="1f1f1f"/>
          <w:sz w:val="21"/>
          <w:szCs w:val="21"/>
          <w:highlight w:val="white"/>
          <w:rtl w:val="0"/>
        </w:rPr>
        <w:t xml:space="preserve"> సిద్ధార్థుడికి పుష్టికరమైన భోజనం అందించి అతని ఉపవాసం విరమింపజేసి తీవ్రమైన తపస్సు గురించి పునరాలోచించేలా చేసింది.</w:t>
      </w:r>
      <w:r w:rsidDel="00000000" w:rsidR="00000000" w:rsidRPr="00000000">
        <w:rPr>
          <w:rtl w:val="0"/>
        </w:rPr>
      </w:r>
    </w:p>
    <w:p w:rsidR="00000000" w:rsidDel="00000000" w:rsidP="00000000" w:rsidRDefault="00000000" w:rsidRPr="00000000" w14:paraId="00000043">
      <w:pPr>
        <w:numPr>
          <w:ilvl w:val="0"/>
          <w:numId w:val="4"/>
        </w:numPr>
        <w:shd w:fill="ffffff" w:val="clear"/>
        <w:spacing w:after="0" w:before="0" w:lineRule="auto"/>
        <w:ind w:left="720" w:hanging="360"/>
        <w:rPr/>
      </w:pPr>
      <w:r w:rsidDel="00000000" w:rsidR="00000000" w:rsidRPr="00000000">
        <w:rPr>
          <w:rFonts w:ascii="Chathura" w:cs="Chathura" w:eastAsia="Chathura" w:hAnsi="Chathura"/>
          <w:b w:val="1"/>
          <w:bCs w:val="1"/>
          <w:color w:val="1f1f1f"/>
          <w:sz w:val="21"/>
          <w:szCs w:val="21"/>
          <w:highlight w:val="white"/>
          <w:rtl w:val="0"/>
        </w:rPr>
        <w:t xml:space="preserve">శిష్యులు వదలి వెళ్ళుట (</w:t>
      </w:r>
      <w:sdt>
        <w:sdtPr>
          <w:id w:val="1789700824"/>
          <w:tag w:val="goog_rdk_206"/>
        </w:sdtPr>
        <w:sdtContent>
          <w:commentRangeStart w:id="111"/>
        </w:sdtContent>
      </w:sdt>
      <w:r w:rsidDel="00000000" w:rsidR="00000000" w:rsidRPr="00000000">
        <w:rPr>
          <w:rFonts w:ascii="Roboto" w:cs="Roboto" w:eastAsia="Roboto" w:hAnsi="Roboto"/>
          <w:b w:val="1"/>
          <w:bCs w:val="1"/>
          <w:color w:val="1f1f1f"/>
          <w:sz w:val="21"/>
          <w:szCs w:val="21"/>
          <w:highlight w:val="white"/>
          <w:rtl w:val="0"/>
        </w:rPr>
        <w:t xml:space="preserve">Departure</w:t>
      </w:r>
      <w:commentRangeEnd w:id="111"/>
      <w:r w:rsidDel="00000000" w:rsidR="00000000" w:rsidRPr="00000000">
        <w:commentReference w:id="111"/>
      </w:r>
      <w:r w:rsidDel="00000000" w:rsidR="00000000" w:rsidRPr="00000000">
        <w:rPr>
          <w:rFonts w:ascii="Roboto" w:cs="Roboto" w:eastAsia="Roboto" w:hAnsi="Roboto"/>
          <w:b w:val="1"/>
          <w:bCs w:val="1"/>
          <w:color w:val="1f1f1f"/>
          <w:sz w:val="21"/>
          <w:szCs w:val="21"/>
          <w:highlight w:val="white"/>
          <w:rtl w:val="0"/>
        </w:rPr>
        <w:t xml:space="preserve"> of </w:t>
      </w:r>
      <w:sdt>
        <w:sdtPr>
          <w:id w:val="168270221"/>
          <w:tag w:val="goog_rdk_207"/>
        </w:sdtPr>
        <w:sdtContent>
          <w:commentRangeStart w:id="112"/>
        </w:sdtContent>
      </w:sdt>
      <w:r w:rsidDel="00000000" w:rsidR="00000000" w:rsidRPr="00000000">
        <w:rPr>
          <w:rFonts w:ascii="Roboto" w:cs="Roboto" w:eastAsia="Roboto" w:hAnsi="Roboto"/>
          <w:b w:val="1"/>
          <w:bCs w:val="1"/>
          <w:color w:val="1f1f1f"/>
          <w:sz w:val="21"/>
          <w:szCs w:val="21"/>
          <w:highlight w:val="white"/>
          <w:rtl w:val="0"/>
        </w:rPr>
        <w:t xml:space="preserve">disciples</w:t>
      </w:r>
      <w:commentRangeEnd w:id="112"/>
      <w:r w:rsidDel="00000000" w:rsidR="00000000" w:rsidRPr="00000000">
        <w:commentReference w:id="112"/>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044">
      <w:pPr>
        <w:numPr>
          <w:ilvl w:val="1"/>
          <w:numId w:val="4"/>
        </w:numPr>
        <w:spacing w:after="0" w:before="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Siddhartha's disciples</w:t>
      </w:r>
      <w:sdt>
        <w:sdtPr>
          <w:id w:val="-1781765440"/>
          <w:tag w:val="goog_rdk_208"/>
        </w:sdtPr>
        <w:sdtContent>
          <w:ins w:author="" w:id="90" w:date="1970-01-01T00:00:01Z">
            <w:r w:rsidDel="00000000" w:rsidR="00000000" w:rsidRPr="00000000">
              <w:rPr>
                <w:rFonts w:ascii="Roboto" w:cs="Roboto" w:eastAsia="Roboto" w:hAnsi="Roboto"/>
                <w:color w:val="1f1f1f"/>
                <w:sz w:val="21"/>
                <w:szCs w:val="21"/>
                <w:highlight w:val="white"/>
                <w:rtl w:val="0"/>
              </w:rPr>
              <w:t xml:space="preserve">(students)</w:t>
            </w:r>
          </w:ins>
        </w:sdtContent>
      </w:sdt>
      <w:r w:rsidDel="00000000" w:rsidR="00000000" w:rsidRPr="00000000">
        <w:rPr>
          <w:rFonts w:ascii="Roboto" w:cs="Roboto" w:eastAsia="Roboto" w:hAnsi="Roboto"/>
          <w:color w:val="1f1f1f"/>
          <w:sz w:val="21"/>
          <w:szCs w:val="21"/>
          <w:highlight w:val="white"/>
          <w:rtl w:val="0"/>
        </w:rPr>
        <w:t xml:space="preserve">, disappointed by his </w:t>
      </w:r>
      <w:sdt>
        <w:sdtPr>
          <w:id w:val="-1888352190"/>
          <w:tag w:val="goog_rdk_209"/>
        </w:sdtPr>
        <w:sdtContent>
          <w:commentRangeStart w:id="113"/>
        </w:sdtContent>
      </w:sdt>
      <w:r w:rsidDel="00000000" w:rsidR="00000000" w:rsidRPr="00000000">
        <w:rPr>
          <w:rFonts w:ascii="Roboto" w:cs="Roboto" w:eastAsia="Roboto" w:hAnsi="Roboto"/>
          <w:color w:val="1f1f1f"/>
          <w:sz w:val="21"/>
          <w:szCs w:val="21"/>
          <w:highlight w:val="white"/>
          <w:rtl w:val="0"/>
        </w:rPr>
        <w:t xml:space="preserve">abandonment</w:t>
      </w:r>
      <w:sdt>
        <w:sdtPr>
          <w:id w:val="327312142"/>
          <w:tag w:val="goog_rdk_210"/>
        </w:sdtPr>
        <w:sdtContent>
          <w:ins w:author="Virata Pusuluri" w:id="91" w:date="2025-01-06T00:39:43Z">
            <w:commentRangeEnd w:id="113"/>
            <w:r w:rsidDel="00000000" w:rsidR="00000000" w:rsidRPr="00000000">
              <w:commentReference w:id="113"/>
            </w:r>
            <w:r w:rsidDel="00000000" w:rsidR="00000000" w:rsidRPr="00000000">
              <w:rPr>
                <w:rFonts w:ascii="Roboto" w:cs="Roboto" w:eastAsia="Roboto" w:hAnsi="Roboto"/>
                <w:color w:val="1f1f1f"/>
                <w:sz w:val="21"/>
                <w:szCs w:val="21"/>
                <w:highlight w:val="white"/>
                <w:rtl w:val="0"/>
              </w:rPr>
              <w:t xml:space="preserve"> </w:t>
            </w:r>
          </w:ins>
        </w:sdtContent>
      </w:sdt>
      <w:sdt>
        <w:sdtPr>
          <w:id w:val="-1542367645"/>
          <w:tag w:val="goog_rdk_211"/>
        </w:sdtPr>
        <w:sdtContent>
          <w:ins w:author="" w:id="92" w:date="1970-01-01T00:00:01Z">
            <w:r w:rsidDel="00000000" w:rsidR="00000000" w:rsidRPr="00000000">
              <w:rPr>
                <w:rFonts w:ascii="Roboto" w:cs="Roboto" w:eastAsia="Roboto" w:hAnsi="Roboto"/>
                <w:color w:val="1f1f1f"/>
                <w:sz w:val="21"/>
                <w:szCs w:val="21"/>
                <w:highlight w:val="white"/>
                <w:rtl w:val="0"/>
              </w:rPr>
              <w:t xml:space="preserve">(leaving)</w:t>
            </w:r>
          </w:ins>
        </w:sdtContent>
      </w:sdt>
      <w:r w:rsidDel="00000000" w:rsidR="00000000" w:rsidRPr="00000000">
        <w:rPr>
          <w:rFonts w:ascii="Roboto" w:cs="Roboto" w:eastAsia="Roboto" w:hAnsi="Roboto"/>
          <w:color w:val="1f1f1f"/>
          <w:sz w:val="21"/>
          <w:szCs w:val="21"/>
          <w:highlight w:val="white"/>
          <w:rtl w:val="0"/>
        </w:rPr>
        <w:t xml:space="preserve"> of </w:t>
      </w:r>
      <w:sdt>
        <w:sdtPr>
          <w:id w:val="283462916"/>
          <w:tag w:val="goog_rdk_212"/>
        </w:sdtPr>
        <w:sdtContent>
          <w:commentRangeStart w:id="114"/>
        </w:sdtContent>
      </w:sdt>
      <w:r w:rsidDel="00000000" w:rsidR="00000000" w:rsidRPr="00000000">
        <w:rPr>
          <w:rFonts w:ascii="Roboto" w:cs="Roboto" w:eastAsia="Roboto" w:hAnsi="Roboto"/>
          <w:color w:val="1f1f1f"/>
          <w:sz w:val="21"/>
          <w:szCs w:val="21"/>
          <w:highlight w:val="white"/>
          <w:rtl w:val="0"/>
        </w:rPr>
        <w:t xml:space="preserve">severe</w:t>
      </w:r>
      <w:commentRangeEnd w:id="114"/>
      <w:r w:rsidDel="00000000" w:rsidR="00000000" w:rsidRPr="00000000">
        <w:commentReference w:id="114"/>
      </w:r>
      <w:r w:rsidDel="00000000" w:rsidR="00000000" w:rsidRPr="00000000">
        <w:rPr>
          <w:rFonts w:ascii="Roboto" w:cs="Roboto" w:eastAsia="Roboto" w:hAnsi="Roboto"/>
          <w:color w:val="1f1f1f"/>
          <w:sz w:val="21"/>
          <w:szCs w:val="21"/>
          <w:highlight w:val="white"/>
          <w:rtl w:val="0"/>
        </w:rPr>
        <w:t xml:space="preserve"> austerities</w:t>
      </w:r>
      <w:sdt>
        <w:sdtPr>
          <w:id w:val="-1563015014"/>
          <w:tag w:val="goog_rdk_213"/>
        </w:sdtPr>
        <w:sdtContent>
          <w:ins w:author="Virata Pusuluri" w:id="93" w:date="2025-01-06T00:39:52Z">
            <w:r w:rsidDel="00000000" w:rsidR="00000000" w:rsidRPr="00000000">
              <w:rPr>
                <w:rFonts w:ascii="Roboto" w:cs="Roboto" w:eastAsia="Roboto" w:hAnsi="Roboto"/>
                <w:color w:val="1f1f1f"/>
                <w:sz w:val="21"/>
                <w:szCs w:val="21"/>
                <w:highlight w:val="white"/>
                <w:rtl w:val="0"/>
              </w:rPr>
              <w:t xml:space="preserve"> </w:t>
            </w:r>
          </w:ins>
        </w:sdtContent>
      </w:sdt>
      <w:sdt>
        <w:sdtPr>
          <w:id w:val="1865946498"/>
          <w:tag w:val="goog_rdk_214"/>
        </w:sdtPr>
        <w:sdtContent>
          <w:ins w:author="" w:id="94" w:date="1970-01-01T00:00:01Z">
            <w:r w:rsidDel="00000000" w:rsidR="00000000" w:rsidRPr="00000000">
              <w:rPr>
                <w:rFonts w:ascii="Roboto" w:cs="Roboto" w:eastAsia="Roboto" w:hAnsi="Roboto"/>
                <w:color w:val="1f1f1f"/>
                <w:sz w:val="21"/>
                <w:szCs w:val="21"/>
                <w:highlight w:val="white"/>
                <w:rtl w:val="0"/>
              </w:rPr>
              <w:t xml:space="preserve">(strictness)</w:t>
            </w:r>
          </w:ins>
        </w:sdtContent>
      </w:sdt>
      <w:r w:rsidDel="00000000" w:rsidR="00000000" w:rsidRPr="00000000">
        <w:rPr>
          <w:rFonts w:ascii="Roboto" w:cs="Roboto" w:eastAsia="Roboto" w:hAnsi="Roboto"/>
          <w:color w:val="1f1f1f"/>
          <w:sz w:val="21"/>
          <w:szCs w:val="21"/>
          <w:highlight w:val="white"/>
          <w:rtl w:val="0"/>
        </w:rPr>
        <w:t xml:space="preserve">, leave him and go to Kasi.</w:t>
      </w:r>
      <w:r w:rsidDel="00000000" w:rsidR="00000000" w:rsidRPr="00000000">
        <w:rPr>
          <w:rtl w:val="0"/>
        </w:rPr>
      </w:r>
    </w:p>
    <w:p w:rsidR="00000000" w:rsidDel="00000000" w:rsidP="00000000" w:rsidRDefault="00000000" w:rsidRPr="00000000" w14:paraId="00000045">
      <w:pPr>
        <w:numPr>
          <w:ilvl w:val="1"/>
          <w:numId w:val="4"/>
        </w:numPr>
        <w:spacing w:after="0" w:before="0" w:lineRule="auto"/>
        <w:ind w:left="1440" w:hanging="360"/>
        <w:rPr>
          <w:color w:val="1f1f1f"/>
          <w:sz w:val="21"/>
          <w:szCs w:val="21"/>
        </w:rPr>
      </w:pPr>
      <w:r w:rsidDel="00000000" w:rsidR="00000000" w:rsidRPr="00000000">
        <w:rPr>
          <w:rFonts w:ascii="Chathura" w:cs="Chathura" w:eastAsia="Chathura" w:hAnsi="Chathura"/>
          <w:color w:val="1f1f1f"/>
          <w:sz w:val="21"/>
          <w:szCs w:val="21"/>
          <w:highlight w:val="white"/>
          <w:rtl w:val="0"/>
        </w:rPr>
        <w:t xml:space="preserve">తీవ్రమైన</w:t>
      </w:r>
      <w:sdt>
        <w:sdtPr>
          <w:id w:val="160241061"/>
          <w:tag w:val="goog_rdk_215"/>
        </w:sdtPr>
        <w:sdtContent>
          <w:ins w:author="Virata Pusuluri" w:id="95" w:date="2024-12-09T16:35:54Z">
            <w:r w:rsidDel="00000000" w:rsidR="00000000" w:rsidRPr="00000000">
              <w:rPr>
                <w:rFonts w:ascii="Roboto" w:cs="Roboto" w:eastAsia="Roboto" w:hAnsi="Roboto"/>
                <w:color w:val="1f1f1f"/>
                <w:sz w:val="21"/>
                <w:szCs w:val="21"/>
                <w:highlight w:val="white"/>
                <w:rtl w:val="0"/>
              </w:rPr>
              <w:t xml:space="preserve">( కష్టమైన)</w:t>
            </w:r>
          </w:ins>
        </w:sdtContent>
      </w:sdt>
      <w:r w:rsidDel="00000000" w:rsidR="00000000" w:rsidRPr="00000000">
        <w:rPr>
          <w:rFonts w:ascii="Chathura" w:cs="Chathura" w:eastAsia="Chathura" w:hAnsi="Chathura"/>
          <w:color w:val="1f1f1f"/>
          <w:sz w:val="21"/>
          <w:szCs w:val="21"/>
          <w:highlight w:val="white"/>
          <w:rtl w:val="0"/>
        </w:rPr>
        <w:t xml:space="preserve"> తపస్సును విడిచిపెట్టినందుకు </w:t>
      </w:r>
      <w:sdt>
        <w:sdtPr>
          <w:id w:val="-1146987500"/>
          <w:tag w:val="goog_rdk_216"/>
        </w:sdtPr>
        <w:sdtContent>
          <w:commentRangeStart w:id="115"/>
        </w:sdtContent>
      </w:sdt>
      <w:r w:rsidDel="00000000" w:rsidR="00000000" w:rsidRPr="00000000">
        <w:rPr>
          <w:rFonts w:ascii="Chathura" w:cs="Chathura" w:eastAsia="Chathura" w:hAnsi="Chathura"/>
          <w:color w:val="1f1f1f"/>
          <w:sz w:val="21"/>
          <w:szCs w:val="21"/>
          <w:highlight w:val="white"/>
          <w:rtl w:val="0"/>
        </w:rPr>
        <w:t xml:space="preserve">నిరాశ</w:t>
      </w:r>
      <w:sdt>
        <w:sdtPr>
          <w:id w:val="-1140404940"/>
          <w:tag w:val="goog_rdk_217"/>
        </w:sdtPr>
        <w:sdtContent>
          <w:ins w:author="" w:id="96" w:date="1970-01-01T00:00:01Z">
            <w:commentRangeEnd w:id="115"/>
            <w:r w:rsidDel="00000000" w:rsidR="00000000" w:rsidRPr="00000000">
              <w:commentReference w:id="115"/>
            </w:r>
            <w:r w:rsidDel="00000000" w:rsidR="00000000" w:rsidRPr="00000000">
              <w:rPr>
                <w:rFonts w:ascii="Roboto" w:cs="Roboto" w:eastAsia="Roboto" w:hAnsi="Roboto"/>
                <w:color w:val="1f1f1f"/>
                <w:sz w:val="21"/>
                <w:szCs w:val="21"/>
                <w:highlight w:val="white"/>
                <w:rtl w:val="0"/>
              </w:rPr>
              <w:t xml:space="preserve">(బాధ)</w:t>
            </w:r>
          </w:ins>
        </w:sdtContent>
      </w:sdt>
      <w:r w:rsidDel="00000000" w:rsidR="00000000" w:rsidRPr="00000000">
        <w:rPr>
          <w:rFonts w:ascii="Chathura" w:cs="Chathura" w:eastAsia="Chathura" w:hAnsi="Chathura"/>
          <w:color w:val="1f1f1f"/>
          <w:sz w:val="21"/>
          <w:szCs w:val="21"/>
          <w:highlight w:val="white"/>
          <w:rtl w:val="0"/>
        </w:rPr>
        <w:t xml:space="preserve"> చెందిన సిద్ధార్థుని శిష్యులు</w:t>
      </w:r>
      <w:sdt>
        <w:sdtPr>
          <w:id w:val="-1195066789"/>
          <w:tag w:val="goog_rdk_218"/>
        </w:sdtPr>
        <w:sdtContent>
          <w:ins w:author="Virata Pusuluri" w:id="97" w:date="2024-12-09T16:36:53Z">
            <w:r w:rsidDel="00000000" w:rsidR="00000000" w:rsidRPr="00000000">
              <w:rPr>
                <w:rFonts w:ascii="Roboto" w:cs="Roboto" w:eastAsia="Roboto" w:hAnsi="Roboto"/>
                <w:color w:val="1f1f1f"/>
                <w:sz w:val="21"/>
                <w:szCs w:val="21"/>
                <w:highlight w:val="white"/>
                <w:rtl w:val="0"/>
              </w:rPr>
              <w:t xml:space="preserve">(students)</w:t>
            </w:r>
          </w:ins>
        </w:sdtContent>
      </w:sdt>
      <w:sdt>
        <w:sdtPr>
          <w:id w:val="1747975042"/>
          <w:tag w:val="goog_rdk_219"/>
        </w:sdtPr>
        <w:sdtContent>
          <w:del w:author="Virata Pusuluri" w:id="97" w:date="2024-12-09T16:36:53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Chathura" w:cs="Chathura" w:eastAsia="Chathura" w:hAnsi="Chathura"/>
          <w:color w:val="1f1f1f"/>
          <w:sz w:val="21"/>
          <w:szCs w:val="21"/>
          <w:highlight w:val="white"/>
          <w:rtl w:val="0"/>
        </w:rPr>
        <w:t xml:space="preserve">అతన్ని విడిచి కాశీకి వెళ్లిపోయారు.</w:t>
      </w:r>
      <w:r w:rsidDel="00000000" w:rsidR="00000000" w:rsidRPr="00000000">
        <w:rPr>
          <w:rtl w:val="0"/>
        </w:rPr>
      </w:r>
    </w:p>
    <w:p w:rsidR="00000000" w:rsidDel="00000000" w:rsidP="00000000" w:rsidRDefault="00000000" w:rsidRPr="00000000" w14:paraId="00000046">
      <w:pPr>
        <w:numPr>
          <w:ilvl w:val="0"/>
          <w:numId w:val="4"/>
        </w:numPr>
        <w:shd w:fill="ffffff" w:val="clear"/>
        <w:spacing w:after="0" w:before="0" w:lineRule="auto"/>
        <w:ind w:left="720" w:hanging="360"/>
        <w:rPr/>
      </w:pPr>
      <w:r w:rsidDel="00000000" w:rsidR="00000000" w:rsidRPr="00000000">
        <w:rPr>
          <w:rFonts w:ascii="Chathura" w:cs="Chathura" w:eastAsia="Chathura" w:hAnsi="Chathura"/>
          <w:b w:val="1"/>
          <w:bCs w:val="1"/>
          <w:color w:val="1f1f1f"/>
          <w:sz w:val="21"/>
          <w:szCs w:val="21"/>
          <w:highlight w:val="white"/>
          <w:rtl w:val="0"/>
        </w:rPr>
        <w:t xml:space="preserve">మహాబోధి వృక్షం  (The Great Bodhi Tree)</w:t>
      </w:r>
      <w:r w:rsidDel="00000000" w:rsidR="00000000" w:rsidRPr="00000000">
        <w:rPr>
          <w:rtl w:val="0"/>
        </w:rPr>
      </w:r>
    </w:p>
    <w:p w:rsidR="00000000" w:rsidDel="00000000" w:rsidP="00000000" w:rsidRDefault="00000000" w:rsidRPr="00000000" w14:paraId="00000047">
      <w:pPr>
        <w:numPr>
          <w:ilvl w:val="1"/>
          <w:numId w:val="4"/>
        </w:numPr>
        <w:spacing w:after="0" w:before="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 having abandoned</w:t>
      </w:r>
      <w:sdt>
        <w:sdtPr>
          <w:id w:val="634783395"/>
          <w:tag w:val="goog_rdk_220"/>
        </w:sdtPr>
        <w:sdtContent>
          <w:ins w:author="Virata Pusuluri" w:id="98" w:date="2025-01-06T00:40:09Z">
            <w:r w:rsidDel="00000000" w:rsidR="00000000" w:rsidRPr="00000000">
              <w:rPr>
                <w:rFonts w:ascii="Roboto" w:cs="Roboto" w:eastAsia="Roboto" w:hAnsi="Roboto"/>
                <w:color w:val="1f1f1f"/>
                <w:sz w:val="21"/>
                <w:szCs w:val="21"/>
                <w:highlight w:val="white"/>
                <w:rtl w:val="0"/>
              </w:rPr>
              <w:t xml:space="preserve"> </w:t>
            </w:r>
          </w:ins>
        </w:sdtContent>
      </w:sdt>
      <w:sdt>
        <w:sdtPr>
          <w:id w:val="-1188636488"/>
          <w:tag w:val="goog_rdk_221"/>
        </w:sdtPr>
        <w:sdtContent>
          <w:ins w:author="" w:id="99" w:date="1970-01-01T00:00:01Z">
            <w:r w:rsidDel="00000000" w:rsidR="00000000" w:rsidRPr="00000000">
              <w:rPr>
                <w:rFonts w:ascii="Roboto" w:cs="Roboto" w:eastAsia="Roboto" w:hAnsi="Roboto"/>
                <w:color w:val="1f1f1f"/>
                <w:sz w:val="21"/>
                <w:szCs w:val="21"/>
                <w:highlight w:val="white"/>
                <w:rtl w:val="0"/>
              </w:rPr>
              <w:t xml:space="preserve">(leave)</w:t>
            </w:r>
          </w:ins>
        </w:sdtContent>
      </w:sdt>
      <w:r w:rsidDel="00000000" w:rsidR="00000000" w:rsidRPr="00000000">
        <w:rPr>
          <w:rFonts w:ascii="Roboto" w:cs="Roboto" w:eastAsia="Roboto" w:hAnsi="Roboto"/>
          <w:color w:val="1f1f1f"/>
          <w:sz w:val="21"/>
          <w:szCs w:val="21"/>
          <w:highlight w:val="white"/>
          <w:rtl w:val="0"/>
        </w:rPr>
        <w:t xml:space="preserve"> extreme practices, arrives</w:t>
      </w:r>
      <w:sdt>
        <w:sdtPr>
          <w:id w:val="1612055648"/>
          <w:tag w:val="goog_rdk_222"/>
        </w:sdtPr>
        <w:sdtContent>
          <w:ins w:author="Virata Pusuluri" w:id="100" w:date="2024-12-09T16:33:37Z">
            <w:r w:rsidDel="00000000" w:rsidR="00000000" w:rsidRPr="00000000">
              <w:rPr>
                <w:rFonts w:ascii="Roboto" w:cs="Roboto" w:eastAsia="Roboto" w:hAnsi="Roboto"/>
                <w:color w:val="1f1f1f"/>
                <w:sz w:val="21"/>
                <w:szCs w:val="21"/>
                <w:highlight w:val="white"/>
                <w:rtl w:val="0"/>
              </w:rPr>
              <w:t xml:space="preserve">(reaches)</w:t>
            </w:r>
          </w:ins>
        </w:sdtContent>
      </w:sdt>
      <w:r w:rsidDel="00000000" w:rsidR="00000000" w:rsidRPr="00000000">
        <w:rPr>
          <w:rFonts w:ascii="Roboto" w:cs="Roboto" w:eastAsia="Roboto" w:hAnsi="Roboto"/>
          <w:color w:val="1f1f1f"/>
          <w:sz w:val="21"/>
          <w:szCs w:val="21"/>
          <w:highlight w:val="white"/>
          <w:rtl w:val="0"/>
        </w:rPr>
        <w:t xml:space="preserve"> at the Bodhi tree in Gaya, </w:t>
      </w:r>
      <w:sdt>
        <w:sdtPr>
          <w:id w:val="632592247"/>
          <w:tag w:val="goog_rdk_223"/>
        </w:sdtPr>
        <w:sdtContent>
          <w:commentRangeStart w:id="116"/>
        </w:sdtContent>
      </w:sdt>
      <w:r w:rsidDel="00000000" w:rsidR="00000000" w:rsidRPr="00000000">
        <w:rPr>
          <w:rFonts w:ascii="Roboto" w:cs="Roboto" w:eastAsia="Roboto" w:hAnsi="Roboto"/>
          <w:color w:val="1f1f1f"/>
          <w:sz w:val="21"/>
          <w:szCs w:val="21"/>
          <w:highlight w:val="white"/>
          <w:rtl w:val="0"/>
        </w:rPr>
        <w:t xml:space="preserve">determined</w:t>
      </w:r>
      <w:commentRangeEnd w:id="116"/>
      <w:r w:rsidDel="00000000" w:rsidR="00000000" w:rsidRPr="00000000">
        <w:commentReference w:id="116"/>
      </w:r>
      <w:r w:rsidDel="00000000" w:rsidR="00000000" w:rsidRPr="00000000">
        <w:rPr>
          <w:rFonts w:ascii="Roboto" w:cs="Roboto" w:eastAsia="Roboto" w:hAnsi="Roboto"/>
          <w:color w:val="1f1f1f"/>
          <w:sz w:val="21"/>
          <w:szCs w:val="21"/>
          <w:highlight w:val="white"/>
          <w:rtl w:val="0"/>
        </w:rPr>
        <w:t xml:space="preserve"> to </w:t>
      </w:r>
      <w:sdt>
        <w:sdtPr>
          <w:id w:val="389364344"/>
          <w:tag w:val="goog_rdk_224"/>
        </w:sdtPr>
        <w:sdtContent>
          <w:commentRangeStart w:id="117"/>
        </w:sdtContent>
      </w:sdt>
      <w:r w:rsidDel="00000000" w:rsidR="00000000" w:rsidRPr="00000000">
        <w:rPr>
          <w:rFonts w:ascii="Roboto" w:cs="Roboto" w:eastAsia="Roboto" w:hAnsi="Roboto"/>
          <w:color w:val="1f1f1f"/>
          <w:sz w:val="21"/>
          <w:szCs w:val="21"/>
          <w:highlight w:val="white"/>
          <w:rtl w:val="0"/>
        </w:rPr>
        <w:t xml:space="preserve">attain</w:t>
      </w:r>
      <w:commentRangeEnd w:id="117"/>
      <w:r w:rsidDel="00000000" w:rsidR="00000000" w:rsidRPr="00000000">
        <w:commentReference w:id="117"/>
      </w:r>
      <w:r w:rsidDel="00000000" w:rsidR="00000000" w:rsidRPr="00000000">
        <w:rPr>
          <w:rFonts w:ascii="Roboto" w:cs="Roboto" w:eastAsia="Roboto" w:hAnsi="Roboto"/>
          <w:color w:val="1f1f1f"/>
          <w:sz w:val="21"/>
          <w:szCs w:val="21"/>
          <w:highlight w:val="white"/>
          <w:rtl w:val="0"/>
        </w:rPr>
        <w:t xml:space="preserve"> enlightenment.</w:t>
      </w:r>
      <w:r w:rsidDel="00000000" w:rsidR="00000000" w:rsidRPr="00000000">
        <w:rPr>
          <w:rtl w:val="0"/>
        </w:rPr>
      </w:r>
    </w:p>
    <w:p w:rsidR="00000000" w:rsidDel="00000000" w:rsidP="00000000" w:rsidRDefault="00000000" w:rsidRPr="00000000" w14:paraId="00000048">
      <w:pPr>
        <w:numPr>
          <w:ilvl w:val="1"/>
          <w:numId w:val="4"/>
        </w:numPr>
        <w:spacing w:after="0" w:before="0" w:lineRule="auto"/>
        <w:ind w:left="1440" w:hanging="360"/>
        <w:rPr>
          <w:color w:val="1f1f1f"/>
          <w:sz w:val="21"/>
          <w:szCs w:val="21"/>
        </w:rPr>
      </w:pPr>
      <w:r w:rsidDel="00000000" w:rsidR="00000000" w:rsidRPr="00000000">
        <w:rPr>
          <w:rFonts w:ascii="Chathura" w:cs="Chathura" w:eastAsia="Chathura" w:hAnsi="Chathura"/>
          <w:color w:val="1f1f1f"/>
          <w:sz w:val="21"/>
          <w:szCs w:val="21"/>
          <w:highlight w:val="white"/>
          <w:rtl w:val="0"/>
        </w:rPr>
        <w:t xml:space="preserve">తీవ్రమైన సాధనలను విడిచిపెట్టిన సిద్ధార్థుడు జ్ఞానోదయం పొందాలనే </w:t>
      </w:r>
      <w:sdt>
        <w:sdtPr>
          <w:id w:val="1353887100"/>
          <w:tag w:val="goog_rdk_225"/>
        </w:sdtPr>
        <w:sdtContent>
          <w:commentRangeStart w:id="118"/>
        </w:sdtContent>
      </w:sdt>
      <w:r w:rsidDel="00000000" w:rsidR="00000000" w:rsidRPr="00000000">
        <w:rPr>
          <w:rFonts w:ascii="Chathura" w:cs="Chathura" w:eastAsia="Chathura" w:hAnsi="Chathura"/>
          <w:color w:val="1f1f1f"/>
          <w:sz w:val="21"/>
          <w:szCs w:val="21"/>
          <w:highlight w:val="white"/>
          <w:rtl w:val="0"/>
        </w:rPr>
        <w:t xml:space="preserve">దృఢ</w:t>
      </w:r>
      <w:commentRangeEnd w:id="118"/>
      <w:r w:rsidDel="00000000" w:rsidR="00000000" w:rsidRPr="00000000">
        <w:commentReference w:id="118"/>
      </w:r>
      <w:r w:rsidDel="00000000" w:rsidR="00000000" w:rsidRPr="00000000">
        <w:rPr>
          <w:rFonts w:ascii="Roboto" w:cs="Roboto" w:eastAsia="Roboto" w:hAnsi="Roboto"/>
          <w:color w:val="1f1f1f"/>
          <w:sz w:val="21"/>
          <w:szCs w:val="21"/>
          <w:highlight w:val="white"/>
          <w:rtl w:val="0"/>
        </w:rPr>
        <w:t xml:space="preserve"> </w:t>
      </w:r>
      <w:sdt>
        <w:sdtPr>
          <w:id w:val="186178759"/>
          <w:tag w:val="goog_rdk_226"/>
        </w:sdtPr>
        <w:sdtContent>
          <w:commentRangeStart w:id="119"/>
        </w:sdtContent>
      </w:sdt>
      <w:r w:rsidDel="00000000" w:rsidR="00000000" w:rsidRPr="00000000">
        <w:rPr>
          <w:rFonts w:ascii="Chathura" w:cs="Chathura" w:eastAsia="Chathura" w:hAnsi="Chathura"/>
          <w:color w:val="1f1f1f"/>
          <w:sz w:val="21"/>
          <w:szCs w:val="21"/>
          <w:highlight w:val="white"/>
          <w:rtl w:val="0"/>
        </w:rPr>
        <w:t xml:space="preserve">సంకల్పంతో</w:t>
      </w:r>
      <w:commentRangeEnd w:id="119"/>
      <w:r w:rsidDel="00000000" w:rsidR="00000000" w:rsidRPr="00000000">
        <w:commentReference w:id="119"/>
      </w:r>
      <w:r w:rsidDel="00000000" w:rsidR="00000000" w:rsidRPr="00000000">
        <w:rPr>
          <w:rFonts w:ascii="Chathura" w:cs="Chathura" w:eastAsia="Chathura" w:hAnsi="Chathura"/>
          <w:color w:val="1f1f1f"/>
          <w:sz w:val="21"/>
          <w:szCs w:val="21"/>
          <w:highlight w:val="white"/>
          <w:rtl w:val="0"/>
        </w:rPr>
        <w:t xml:space="preserve"> గయలోని బోధి వృక్షం వద్దకు చేరుకున్నాడు.</w:t>
      </w:r>
      <w:r w:rsidDel="00000000" w:rsidR="00000000" w:rsidRPr="00000000">
        <w:rPr>
          <w:rtl w:val="0"/>
        </w:rPr>
      </w:r>
    </w:p>
    <w:p w:rsidR="00000000" w:rsidDel="00000000" w:rsidP="00000000" w:rsidRDefault="00000000" w:rsidRPr="00000000" w14:paraId="00000049">
      <w:pPr>
        <w:numPr>
          <w:ilvl w:val="0"/>
          <w:numId w:val="4"/>
        </w:numPr>
        <w:shd w:fill="ffffff" w:val="clear"/>
        <w:spacing w:after="0" w:before="0" w:lineRule="auto"/>
        <w:ind w:left="720" w:hanging="360"/>
        <w:rPr/>
      </w:pPr>
      <w:r w:rsidDel="00000000" w:rsidR="00000000" w:rsidRPr="00000000">
        <w:rPr>
          <w:rFonts w:ascii="Chathura" w:cs="Chathura" w:eastAsia="Chathura" w:hAnsi="Chathura"/>
          <w:b w:val="1"/>
          <w:bCs w:val="1"/>
          <w:color w:val="1f1f1f"/>
          <w:sz w:val="21"/>
          <w:szCs w:val="21"/>
          <w:highlight w:val="white"/>
          <w:rtl w:val="0"/>
        </w:rPr>
        <w:t xml:space="preserve">జ్ఞానోదయం (Enlightenment)</w:t>
      </w:r>
      <w:r w:rsidDel="00000000" w:rsidR="00000000" w:rsidRPr="00000000">
        <w:rPr>
          <w:rtl w:val="0"/>
        </w:rPr>
      </w:r>
    </w:p>
    <w:p w:rsidR="00000000" w:rsidDel="00000000" w:rsidP="00000000" w:rsidRDefault="00000000" w:rsidRPr="00000000" w14:paraId="0000004A">
      <w:pPr>
        <w:numPr>
          <w:ilvl w:val="1"/>
          <w:numId w:val="4"/>
        </w:numPr>
        <w:spacing w:after="0" w:before="0" w:lineRule="auto"/>
        <w:ind w:left="1440" w:hanging="360"/>
        <w:rPr>
          <w:color w:val="1f1f1f"/>
          <w:sz w:val="21"/>
          <w:szCs w:val="21"/>
        </w:rPr>
      </w:pPr>
      <w:r w:rsidDel="00000000" w:rsidR="00000000" w:rsidRPr="00000000">
        <w:rPr>
          <w:rFonts w:ascii="Roboto" w:cs="Roboto" w:eastAsia="Roboto" w:hAnsi="Roboto"/>
          <w:color w:val="1f1f1f"/>
          <w:sz w:val="21"/>
          <w:szCs w:val="21"/>
          <w:highlight w:val="white"/>
          <w:rtl w:val="0"/>
        </w:rPr>
        <w:t xml:space="preserve">Siddhartha attained</w:t>
      </w:r>
      <w:sdt>
        <w:sdtPr>
          <w:id w:val="-1860296520"/>
          <w:tag w:val="goog_rdk_227"/>
        </w:sdtPr>
        <w:sdtContent>
          <w:ins w:author="Virata Pusuluri" w:id="101" w:date="2024-12-09T16:32:19Z">
            <w:r w:rsidDel="00000000" w:rsidR="00000000" w:rsidRPr="00000000">
              <w:rPr>
                <w:rFonts w:ascii="Roboto" w:cs="Roboto" w:eastAsia="Roboto" w:hAnsi="Roboto"/>
                <w:color w:val="1f1f1f"/>
                <w:sz w:val="21"/>
                <w:szCs w:val="21"/>
                <w:highlight w:val="white"/>
                <w:rtl w:val="0"/>
              </w:rPr>
              <w:t xml:space="preserve">(gain)</w:t>
            </w:r>
          </w:ins>
        </w:sdtContent>
      </w:sdt>
      <w:r w:rsidDel="00000000" w:rsidR="00000000" w:rsidRPr="00000000">
        <w:rPr>
          <w:rFonts w:ascii="Roboto" w:cs="Roboto" w:eastAsia="Roboto" w:hAnsi="Roboto"/>
          <w:color w:val="1f1f1f"/>
          <w:sz w:val="21"/>
          <w:szCs w:val="21"/>
          <w:highlight w:val="white"/>
          <w:rtl w:val="0"/>
        </w:rPr>
        <w:t xml:space="preserve"> enlightenment under the Bodhi tree, becoming the Buddha and discovering</w:t>
      </w:r>
      <w:sdt>
        <w:sdtPr>
          <w:id w:val="1415382673"/>
          <w:tag w:val="goog_rdk_228"/>
        </w:sdtPr>
        <w:sdtContent>
          <w:ins w:author="Virata Pusuluri" w:id="102" w:date="2024-12-09T16:32:37Z">
            <w:r w:rsidDel="00000000" w:rsidR="00000000" w:rsidRPr="00000000">
              <w:rPr>
                <w:rFonts w:ascii="Roboto" w:cs="Roboto" w:eastAsia="Roboto" w:hAnsi="Roboto"/>
                <w:color w:val="1f1f1f"/>
                <w:sz w:val="21"/>
                <w:szCs w:val="21"/>
                <w:highlight w:val="white"/>
                <w:rtl w:val="0"/>
              </w:rPr>
              <w:t xml:space="preserve">(find)</w:t>
            </w:r>
          </w:ins>
        </w:sdtContent>
      </w:sdt>
      <w:r w:rsidDel="00000000" w:rsidR="00000000" w:rsidRPr="00000000">
        <w:rPr>
          <w:rFonts w:ascii="Roboto" w:cs="Roboto" w:eastAsia="Roboto" w:hAnsi="Roboto"/>
          <w:color w:val="1f1f1f"/>
          <w:sz w:val="21"/>
          <w:szCs w:val="21"/>
          <w:highlight w:val="white"/>
          <w:rtl w:val="0"/>
        </w:rPr>
        <w:t xml:space="preserve"> the path to liberation from suffering.</w:t>
      </w:r>
      <w:r w:rsidDel="00000000" w:rsidR="00000000" w:rsidRPr="00000000">
        <w:rPr>
          <w:rtl w:val="0"/>
        </w:rPr>
      </w:r>
    </w:p>
    <w:p w:rsidR="00000000" w:rsidDel="00000000" w:rsidP="00000000" w:rsidRDefault="00000000" w:rsidRPr="00000000" w14:paraId="0000004B">
      <w:pPr>
        <w:numPr>
          <w:ilvl w:val="2"/>
          <w:numId w:val="4"/>
        </w:numPr>
        <w:spacing w:after="0" w:before="0" w:lineRule="auto"/>
        <w:ind w:left="216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He realized that the root of all Anarthas (problems) is Avidya </w:t>
      </w:r>
      <w:sdt>
        <w:sdtPr>
          <w:id w:val="153629803"/>
          <w:tag w:val="goog_rdk_229"/>
        </w:sdtPr>
        <w:sdtContent>
          <w:commentRangeStart w:id="120"/>
        </w:sdtContent>
      </w:sdt>
      <w:r w:rsidDel="00000000" w:rsidR="00000000" w:rsidRPr="00000000">
        <w:rPr>
          <w:rFonts w:ascii="Roboto" w:cs="Roboto" w:eastAsia="Roboto" w:hAnsi="Roboto"/>
          <w:color w:val="1f1f1f"/>
          <w:sz w:val="21"/>
          <w:szCs w:val="21"/>
          <w:highlight w:val="white"/>
          <w:rtl w:val="0"/>
        </w:rPr>
        <w:t xml:space="preserve">(ignorance)</w:t>
      </w:r>
      <w:commentRangeEnd w:id="120"/>
      <w:r w:rsidDel="00000000" w:rsidR="00000000" w:rsidRPr="00000000">
        <w:commentReference w:id="120"/>
      </w:r>
      <w:r w:rsidDel="00000000" w:rsidR="00000000" w:rsidRPr="00000000">
        <w:rPr>
          <w:rFonts w:ascii="Roboto" w:cs="Roboto" w:eastAsia="Roboto" w:hAnsi="Roboto"/>
          <w:color w:val="1f1f1f"/>
          <w:sz w:val="21"/>
          <w:szCs w:val="21"/>
          <w:highlight w:val="white"/>
          <w:rtl w:val="0"/>
        </w:rPr>
        <w:t xml:space="preserve">. To destroy it, one must follow the eight principles of pure religion, pure thought, pure action, pure speech, pure life, pure effort, pure thinking, and pure memory.</w:t>
      </w:r>
      <w:r w:rsidDel="00000000" w:rsidR="00000000" w:rsidRPr="00000000">
        <w:rPr>
          <w:rtl w:val="0"/>
        </w:rPr>
      </w:r>
    </w:p>
    <w:sdt>
      <w:sdtPr>
        <w:id w:val="1974334331"/>
        <w:tag w:val="goog_rdk_232"/>
      </w:sdtPr>
      <w:sdtContent>
        <w:p w:rsidR="00000000" w:rsidDel="00000000" w:rsidP="00000000" w:rsidRDefault="00000000" w:rsidRPr="00000000" w14:paraId="0000004C">
          <w:pPr>
            <w:numPr>
              <w:ilvl w:val="1"/>
              <w:numId w:val="4"/>
            </w:numPr>
            <w:spacing w:after="0" w:before="0" w:lineRule="auto"/>
            <w:ind w:left="1440" w:hanging="360"/>
            <w:rPr>
              <w:ins w:author="" w:id="104" w:date="1970-01-01T00:00:01Z"/>
              <w:color w:val="1f1f1f"/>
              <w:sz w:val="21"/>
              <w:szCs w:val="21"/>
            </w:rPr>
          </w:pPr>
          <w:r w:rsidDel="00000000" w:rsidR="00000000" w:rsidRPr="00000000">
            <w:rPr>
              <w:rFonts w:ascii="Chathura" w:cs="Chathura" w:eastAsia="Chathura" w:hAnsi="Chathura"/>
              <w:color w:val="1f1f1f"/>
              <w:sz w:val="21"/>
              <w:szCs w:val="21"/>
              <w:highlight w:val="white"/>
              <w:rtl w:val="0"/>
            </w:rPr>
            <w:t xml:space="preserve">సిద్ధార్థుడు బోధి వృక్షం</w:t>
          </w:r>
          <w:sdt>
            <w:sdtPr>
              <w:id w:val="812035449"/>
              <w:tag w:val="goog_rdk_230"/>
            </w:sdtPr>
            <w:sdtContent>
              <w:ins w:author="Virata Pusuluri" w:id="103" w:date="2024-12-09T16:32:49Z">
                <w:r w:rsidDel="00000000" w:rsidR="00000000" w:rsidRPr="00000000">
                  <w:rPr>
                    <w:rFonts w:ascii="Roboto" w:cs="Roboto" w:eastAsia="Roboto" w:hAnsi="Roboto"/>
                    <w:color w:val="1f1f1f"/>
                    <w:sz w:val="21"/>
                    <w:szCs w:val="21"/>
                    <w:highlight w:val="white"/>
                    <w:rtl w:val="0"/>
                  </w:rPr>
                  <w:t xml:space="preserve"> (చెట్టు)</w:t>
                </w:r>
              </w:ins>
            </w:sdtContent>
          </w:sdt>
          <w:r w:rsidDel="00000000" w:rsidR="00000000" w:rsidRPr="00000000">
            <w:rPr>
              <w:rFonts w:ascii="Chathura" w:cs="Chathura" w:eastAsia="Chathura" w:hAnsi="Chathura"/>
              <w:color w:val="1f1f1f"/>
              <w:sz w:val="21"/>
              <w:szCs w:val="21"/>
              <w:highlight w:val="white"/>
              <w:rtl w:val="0"/>
            </w:rPr>
            <w:t xml:space="preserve"> క్రింద జ్ఞానోదయం పొంది, బుద్ధుడు అయ్యాడు మరియు దుఃఖం నుండి విముక్తి పొందే మార్గాన్ని కనుగొన్నాడు. </w:t>
          </w:r>
          <w:sdt>
            <w:sdtPr>
              <w:id w:val="146081479"/>
              <w:tag w:val="goog_rdk_231"/>
            </w:sdtPr>
            <w:sdtContent>
              <w:ins w:author="" w:id="104" w:date="1970-01-01T00:00:01Z">
                <w:r w:rsidDel="00000000" w:rsidR="00000000" w:rsidRPr="00000000">
                  <w:rPr>
                    <w:rtl w:val="0"/>
                  </w:rPr>
                </w:r>
              </w:ins>
            </w:sdtContent>
          </w:sdt>
        </w:p>
      </w:sdtContent>
    </w:sdt>
    <w:sdt>
      <w:sdtPr>
        <w:id w:val="-728313959"/>
        <w:tag w:val="goog_rdk_234"/>
      </w:sdtPr>
      <w:sdtContent>
        <w:p w:rsidR="00000000" w:rsidDel="00000000" w:rsidP="00000000" w:rsidRDefault="00000000" w:rsidRPr="00000000" w14:paraId="0000004D">
          <w:pPr>
            <w:numPr>
              <w:ilvl w:val="1"/>
              <w:numId w:val="4"/>
            </w:numPr>
            <w:spacing w:after="0" w:before="0" w:lineRule="auto"/>
            <w:ind w:left="1440" w:hanging="360"/>
            <w:rPr>
              <w:rFonts w:ascii="Roboto" w:cs="Roboto" w:eastAsia="Roboto" w:hAnsi="Roboto"/>
              <w:highlight w:val="white"/>
              <w:u w:val="none"/>
              <w:rPrChange w:author="" w:id="106" w:date="1970-01-01T00:00:01Z">
                <w:rPr>
                  <w:color w:val="1f1f1f"/>
                  <w:sz w:val="21"/>
                  <w:szCs w:val="21"/>
                </w:rPr>
              </w:rPrChange>
            </w:rPr>
            <w:pPrChange w:author="" w:id="0" w:date="1970-01-01T00:00:01Z">
              <w:pPr>
                <w:numPr>
                  <w:ilvl w:val="1"/>
                  <w:numId w:val="4"/>
                </w:numPr>
                <w:spacing w:after="120" w:before="360" w:lineRule="auto"/>
                <w:ind w:left="1440" w:hanging="360"/>
              </w:pPr>
            </w:pPrChange>
          </w:pPr>
          <w:sdt>
            <w:sdtPr>
              <w:id w:val="-312378741"/>
              <w:tag w:val="goog_rdk_233"/>
            </w:sdtPr>
            <w:sdtContent>
              <w:r w:rsidDel="00000000" w:rsidR="00000000" w:rsidRPr="00000000">
                <w:rPr>
                  <w:rtl w:val="0"/>
                </w:rPr>
              </w:r>
            </w:sdtContent>
          </w:sdt>
        </w:p>
      </w:sdtContent>
    </w:sdt>
    <w:p w:rsidR="00000000" w:rsidDel="00000000" w:rsidP="00000000" w:rsidRDefault="00000000" w:rsidRPr="00000000" w14:paraId="0000004E">
      <w:pPr>
        <w:numPr>
          <w:ilvl w:val="2"/>
          <w:numId w:val="4"/>
        </w:numPr>
        <w:spacing w:after="120" w:before="0" w:lineRule="auto"/>
        <w:ind w:left="2160" w:hanging="360"/>
        <w:rPr>
          <w:rFonts w:ascii="Roboto" w:cs="Roboto" w:eastAsia="Roboto" w:hAnsi="Roboto"/>
          <w:color w:val="1f1f1f"/>
          <w:sz w:val="21"/>
          <w:szCs w:val="21"/>
          <w:highlight w:val="white"/>
          <w:u w:val="none"/>
        </w:rPr>
      </w:pPr>
      <w:r w:rsidDel="00000000" w:rsidR="00000000" w:rsidRPr="00000000">
        <w:rPr>
          <w:rFonts w:ascii="Chathura" w:cs="Chathura" w:eastAsia="Chathura" w:hAnsi="Chathura"/>
          <w:color w:val="1f1f1f"/>
          <w:sz w:val="21"/>
          <w:szCs w:val="21"/>
          <w:highlight w:val="white"/>
          <w:rtl w:val="0"/>
        </w:rPr>
        <w:t xml:space="preserve">అనర్థాలన్నిటికీ మూలం అవిద్య (అజ్ఞానం) అని ఆయన గ్రహించాడు. దాన్ని నాశనం చేయాలంటే</w:t>
      </w:r>
      <w:sdt>
        <w:sdtPr>
          <w:id w:val="-746862191"/>
          <w:tag w:val="goog_rdk_235"/>
        </w:sdtPr>
        <w:sdtContent>
          <w:ins w:author="Virata Pusuluri" w:id="107" w:date="2025-01-23T18:42:15Z">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Chathura" w:cs="Chathura" w:eastAsia="Chathura" w:hAnsi="Chathura"/>
          <w:color w:val="1f1f1f"/>
          <w:sz w:val="21"/>
          <w:szCs w:val="21"/>
          <w:highlight w:val="white"/>
          <w:rtl w:val="0"/>
        </w:rPr>
        <w:t xml:space="preserve"> పవిత్ర మతం, పవిత్ర భావం, పవిత్ర కార్యం, పవిత్ర వాక్యం, పవిత్ర జీవితం, పవిత్ర చేష్ట, పవిత్ర చింతన, పవిత్ర స్మృతి అనే ఎనిమిది </w:t>
      </w:r>
      <w:sdt>
        <w:sdtPr>
          <w:id w:val="-617458796"/>
          <w:tag w:val="goog_rdk_236"/>
        </w:sdtPr>
        <w:sdtContent>
          <w:commentRangeStart w:id="121"/>
        </w:sdtContent>
      </w:sdt>
      <w:r w:rsidDel="00000000" w:rsidR="00000000" w:rsidRPr="00000000">
        <w:rPr>
          <w:rFonts w:ascii="Chathura" w:cs="Chathura" w:eastAsia="Chathura" w:hAnsi="Chathura"/>
          <w:color w:val="1f1f1f"/>
          <w:sz w:val="21"/>
          <w:szCs w:val="21"/>
          <w:highlight w:val="white"/>
          <w:rtl w:val="0"/>
        </w:rPr>
        <w:t xml:space="preserve">సూత్రాలను </w:t>
      </w:r>
      <w:commentRangeEnd w:id="121"/>
      <w:r w:rsidDel="00000000" w:rsidR="00000000" w:rsidRPr="00000000">
        <w:commentReference w:id="121"/>
      </w:r>
      <w:r w:rsidDel="00000000" w:rsidR="00000000" w:rsidRPr="00000000">
        <w:rPr>
          <w:rFonts w:ascii="Chathura" w:cs="Chathura" w:eastAsia="Chathura" w:hAnsi="Chathura"/>
          <w:color w:val="1f1f1f"/>
          <w:sz w:val="21"/>
          <w:szCs w:val="21"/>
          <w:highlight w:val="white"/>
          <w:rtl w:val="0"/>
        </w:rPr>
        <w:t xml:space="preserve">అవలంబించాలి.</w:t>
      </w:r>
      <w:r w:rsidDel="00000000" w:rsidR="00000000" w:rsidRPr="00000000">
        <w:rPr>
          <w:rtl w:val="0"/>
        </w:rPr>
      </w:r>
    </w:p>
    <w:p w:rsidR="00000000" w:rsidDel="00000000" w:rsidP="00000000" w:rsidRDefault="00000000" w:rsidRPr="00000000" w14:paraId="0000004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Chapters 17, 18, 19, 20, 21: </w:t>
      </w:r>
    </w:p>
    <w:p w:rsidR="00000000" w:rsidDel="00000000" w:rsidP="00000000" w:rsidRDefault="00000000" w:rsidRPr="00000000" w14:paraId="00000051">
      <w:pPr>
        <w:numPr>
          <w:ilvl w:val="0"/>
          <w:numId w:val="7"/>
        </w:numPr>
        <w:shd w:fill="ffffff" w:val="clear"/>
        <w:spacing w:after="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The result of many life times:</w:t>
      </w:r>
      <w:r w:rsidDel="00000000" w:rsidR="00000000" w:rsidRPr="00000000">
        <w:rPr>
          <w:rFonts w:ascii="Roboto" w:cs="Roboto" w:eastAsia="Roboto" w:hAnsi="Roboto"/>
          <w:color w:val="1f1f1f"/>
          <w:sz w:val="21"/>
          <w:szCs w:val="21"/>
          <w:highlight w:val="white"/>
          <w:rtl w:val="0"/>
        </w:rPr>
        <w:t xml:space="preserve"> After </w:t>
      </w:r>
      <w:sdt>
        <w:sdtPr>
          <w:id w:val="1757990582"/>
          <w:tag w:val="goog_rdk_237"/>
        </w:sdtPr>
        <w:sdtContent>
          <w:commentRangeStart w:id="122"/>
        </w:sdtContent>
      </w:sdt>
      <w:r w:rsidDel="00000000" w:rsidR="00000000" w:rsidRPr="00000000">
        <w:rPr>
          <w:rFonts w:ascii="Roboto" w:cs="Roboto" w:eastAsia="Roboto" w:hAnsi="Roboto"/>
          <w:color w:val="1f1f1f"/>
          <w:sz w:val="21"/>
          <w:szCs w:val="21"/>
          <w:highlight w:val="white"/>
          <w:rtl w:val="0"/>
        </w:rPr>
        <w:t xml:space="preserve">achieving</w:t>
      </w:r>
      <w:sdt>
        <w:sdtPr>
          <w:id w:val="1458783520"/>
          <w:tag w:val="goog_rdk_238"/>
        </w:sdtPr>
        <w:sdtContent>
          <w:ins w:author="Virata Pusuluri" w:id="108" w:date="2024-12-15T23:42:16Z">
            <w:commentRangeEnd w:id="122"/>
            <w:r w:rsidDel="00000000" w:rsidR="00000000" w:rsidRPr="00000000">
              <w:commentReference w:id="122"/>
            </w:r>
            <w:r w:rsidDel="00000000" w:rsidR="00000000" w:rsidRPr="00000000">
              <w:rPr>
                <w:rFonts w:ascii="Roboto" w:cs="Roboto" w:eastAsia="Roboto" w:hAnsi="Roboto"/>
                <w:color w:val="1f1f1f"/>
                <w:sz w:val="21"/>
                <w:szCs w:val="21"/>
                <w:highlight w:val="white"/>
                <w:rtl w:val="0"/>
              </w:rPr>
              <w:t xml:space="preserve"> </w:t>
            </w:r>
          </w:ins>
        </w:sdtContent>
      </w:sdt>
      <w:r w:rsidDel="00000000" w:rsidR="00000000" w:rsidRPr="00000000">
        <w:rPr>
          <w:rFonts w:ascii="Roboto" w:cs="Roboto" w:eastAsia="Roboto" w:hAnsi="Roboto"/>
          <w:color w:val="1f1f1f"/>
          <w:sz w:val="21"/>
          <w:szCs w:val="21"/>
          <w:highlight w:val="white"/>
          <w:rtl w:val="0"/>
        </w:rPr>
        <w:t xml:space="preserve"> enlightenment, Buddha reflected on the </w:t>
      </w:r>
      <w:sdt>
        <w:sdtPr>
          <w:id w:val="-1308779786"/>
          <w:tag w:val="goog_rdk_239"/>
        </w:sdtPr>
        <w:sdtContent>
          <w:commentRangeStart w:id="123"/>
        </w:sdtContent>
      </w:sdt>
      <w:r w:rsidDel="00000000" w:rsidR="00000000" w:rsidRPr="00000000">
        <w:rPr>
          <w:rFonts w:ascii="Roboto" w:cs="Roboto" w:eastAsia="Roboto" w:hAnsi="Roboto"/>
          <w:color w:val="1f1f1f"/>
          <w:sz w:val="21"/>
          <w:szCs w:val="21"/>
          <w:highlight w:val="white"/>
          <w:rtl w:val="0"/>
        </w:rPr>
        <w:t xml:space="preserve">countless</w:t>
      </w:r>
      <w:commentRangeEnd w:id="123"/>
      <w:r w:rsidDel="00000000" w:rsidR="00000000" w:rsidRPr="00000000">
        <w:commentReference w:id="123"/>
      </w:r>
      <w:r w:rsidDel="00000000" w:rsidR="00000000" w:rsidRPr="00000000">
        <w:rPr>
          <w:rFonts w:ascii="Roboto" w:cs="Roboto" w:eastAsia="Roboto" w:hAnsi="Roboto"/>
          <w:color w:val="1f1f1f"/>
          <w:sz w:val="21"/>
          <w:szCs w:val="21"/>
          <w:highlight w:val="white"/>
          <w:rtl w:val="0"/>
        </w:rPr>
        <w:t xml:space="preserve"> lifetimes it took to reach this state and the world </w:t>
      </w:r>
      <w:sdt>
        <w:sdtPr>
          <w:id w:val="-1765984339"/>
          <w:tag w:val="goog_rdk_240"/>
        </w:sdtPr>
        <w:sdtContent>
          <w:commentRangeStart w:id="124"/>
        </w:sdtContent>
      </w:sdt>
      <w:r w:rsidDel="00000000" w:rsidR="00000000" w:rsidRPr="00000000">
        <w:rPr>
          <w:rFonts w:ascii="Roboto" w:cs="Roboto" w:eastAsia="Roboto" w:hAnsi="Roboto"/>
          <w:color w:val="1f1f1f"/>
          <w:sz w:val="21"/>
          <w:szCs w:val="21"/>
          <w:highlight w:val="white"/>
          <w:rtl w:val="0"/>
        </w:rPr>
        <w:t xml:space="preserve">rejoiced</w:t>
      </w:r>
      <w:commentRangeEnd w:id="124"/>
      <w:r w:rsidDel="00000000" w:rsidR="00000000" w:rsidRPr="00000000">
        <w:commentReference w:id="124"/>
      </w:r>
      <w:r w:rsidDel="00000000" w:rsidR="00000000" w:rsidRPr="00000000">
        <w:rPr>
          <w:rFonts w:ascii="Roboto" w:cs="Roboto" w:eastAsia="Roboto" w:hAnsi="Roboto"/>
          <w:color w:val="1f1f1f"/>
          <w:sz w:val="21"/>
          <w:szCs w:val="21"/>
          <w:highlight w:val="white"/>
          <w:rtl w:val="0"/>
        </w:rPr>
        <w:t xml:space="preserve"> in his </w:t>
      </w:r>
      <w:sdt>
        <w:sdtPr>
          <w:id w:val="1779528496"/>
          <w:tag w:val="goog_rdk_241"/>
        </w:sdtPr>
        <w:sdtContent>
          <w:commentRangeStart w:id="125"/>
        </w:sdtContent>
      </w:sdt>
      <w:r w:rsidDel="00000000" w:rsidR="00000000" w:rsidRPr="00000000">
        <w:rPr>
          <w:rFonts w:ascii="Roboto" w:cs="Roboto" w:eastAsia="Roboto" w:hAnsi="Roboto"/>
          <w:color w:val="1f1f1f"/>
          <w:sz w:val="21"/>
          <w:szCs w:val="21"/>
          <w:highlight w:val="white"/>
          <w:rtl w:val="0"/>
        </w:rPr>
        <w:t xml:space="preserve">awakening</w:t>
      </w:r>
      <w:commentRangeEnd w:id="125"/>
      <w:r w:rsidDel="00000000" w:rsidR="00000000" w:rsidRPr="00000000">
        <w:commentReference w:id="125"/>
      </w:r>
      <w:r w:rsidDel="00000000" w:rsidR="00000000" w:rsidRPr="00000000">
        <w:rPr>
          <w:rFonts w:ascii="Roboto" w:cs="Roboto" w:eastAsia="Roboto" w:hAnsi="Roboto"/>
          <w:color w:val="1f1f1f"/>
          <w:sz w:val="21"/>
          <w:szCs w:val="21"/>
          <w:highlight w:val="white"/>
          <w:rtl w:val="0"/>
        </w:rPr>
        <w:t xml:space="preserve">.</w:t>
        <w:br w:type="textWrapping"/>
      </w:r>
      <w:r w:rsidDel="00000000" w:rsidR="00000000" w:rsidRPr="00000000">
        <w:rPr>
          <w:rFonts w:ascii="Chathura" w:cs="Chathura" w:eastAsia="Chathura" w:hAnsi="Chathura"/>
          <w:b w:val="1"/>
          <w:bCs w:val="1"/>
          <w:color w:val="1f1f1f"/>
          <w:sz w:val="21"/>
          <w:szCs w:val="21"/>
          <w:highlight w:val="white"/>
          <w:rtl w:val="0"/>
        </w:rPr>
        <w:t xml:space="preserve">ఎన్ని జన్మల ఫలమో!</w:t>
      </w:r>
      <w:r w:rsidDel="00000000" w:rsidR="00000000" w:rsidRPr="00000000">
        <w:rPr>
          <w:rFonts w:ascii="Chathura" w:cs="Chathura" w:eastAsia="Chathura" w:hAnsi="Chathura"/>
          <w:color w:val="1f1f1f"/>
          <w:sz w:val="21"/>
          <w:szCs w:val="21"/>
          <w:highlight w:val="white"/>
          <w:rtl w:val="0"/>
        </w:rPr>
        <w:t xml:space="preserve"> జ్ఞానోదయం పొందిన తరువాత బుద్ధుడు ఈ </w:t>
      </w:r>
      <w:sdt>
        <w:sdtPr>
          <w:id w:val="2085680280"/>
          <w:tag w:val="goog_rdk_242"/>
        </w:sdtPr>
        <w:sdtContent>
          <w:commentRangeStart w:id="126"/>
        </w:sdtContent>
      </w:sdt>
      <w:r w:rsidDel="00000000" w:rsidR="00000000" w:rsidRPr="00000000">
        <w:rPr>
          <w:rFonts w:ascii="Chathura" w:cs="Chathura" w:eastAsia="Chathura" w:hAnsi="Chathura"/>
          <w:color w:val="1f1f1f"/>
          <w:sz w:val="21"/>
          <w:szCs w:val="21"/>
          <w:highlight w:val="white"/>
          <w:rtl w:val="0"/>
        </w:rPr>
        <w:t xml:space="preserve">స్థితికి</w:t>
      </w:r>
      <w:commentRangeEnd w:id="126"/>
      <w:r w:rsidDel="00000000" w:rsidR="00000000" w:rsidRPr="00000000">
        <w:commentReference w:id="126"/>
      </w:r>
      <w:r w:rsidDel="00000000" w:rsidR="00000000" w:rsidRPr="00000000">
        <w:rPr>
          <w:rFonts w:ascii="Chathura" w:cs="Chathura" w:eastAsia="Chathura" w:hAnsi="Chathura"/>
          <w:color w:val="1f1f1f"/>
          <w:sz w:val="21"/>
          <w:szCs w:val="21"/>
          <w:highlight w:val="white"/>
          <w:rtl w:val="0"/>
        </w:rPr>
        <w:t xml:space="preserve"> చేరుకోవడానికి </w:t>
      </w:r>
      <w:sdt>
        <w:sdtPr>
          <w:id w:val="-615534846"/>
          <w:tag w:val="goog_rdk_243"/>
        </w:sdtPr>
        <w:sdtContent>
          <w:del w:author="Virata Pusuluri" w:id="109" w:date="2025-02-07T15:26:44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Chathura" w:cs="Chathura" w:eastAsia="Chathura" w:hAnsi="Chathura"/>
          <w:color w:val="1f1f1f"/>
          <w:sz w:val="21"/>
          <w:szCs w:val="21"/>
          <w:highlight w:val="white"/>
          <w:rtl w:val="0"/>
        </w:rPr>
        <w:t xml:space="preserve">ఎన్ని జన్మలు పట్టిందోనని అనుకున్నాడు. </w:t>
      </w:r>
      <w:sdt>
        <w:sdtPr>
          <w:id w:val="988668635"/>
          <w:tag w:val="goog_rdk_244"/>
        </w:sdtPr>
        <w:sdtContent>
          <w:commentRangeStart w:id="127"/>
        </w:sdtContent>
      </w:sdt>
      <w:r w:rsidDel="00000000" w:rsidR="00000000" w:rsidRPr="00000000">
        <w:rPr>
          <w:rFonts w:ascii="Chathura" w:cs="Chathura" w:eastAsia="Chathura" w:hAnsi="Chathura"/>
          <w:color w:val="1f1f1f"/>
          <w:sz w:val="21"/>
          <w:szCs w:val="21"/>
          <w:highlight w:val="white"/>
          <w:rtl w:val="0"/>
        </w:rPr>
        <w:t xml:space="preserve">ప్రకృతీ</w:t>
      </w:r>
      <w:commentRangeEnd w:id="127"/>
      <w:r w:rsidDel="00000000" w:rsidR="00000000" w:rsidRPr="00000000">
        <w:commentReference w:id="127"/>
      </w:r>
      <w:r w:rsidDel="00000000" w:rsidR="00000000" w:rsidRPr="00000000">
        <w:rPr>
          <w:rFonts w:ascii="Chathura" w:cs="Chathura" w:eastAsia="Chathura" w:hAnsi="Chathura"/>
          <w:color w:val="1f1f1f"/>
          <w:sz w:val="21"/>
          <w:szCs w:val="21"/>
          <w:highlight w:val="white"/>
          <w:rtl w:val="0"/>
        </w:rPr>
        <w:t xml:space="preserve"> దేవీదేవతలు అంతా సంతోషించారు.</w:t>
        <w:br w:type="textWrapping"/>
      </w:r>
      <w:r w:rsidDel="00000000" w:rsidR="00000000" w:rsidRPr="00000000">
        <w:rPr>
          <w:rtl w:val="0"/>
        </w:rPr>
      </w:r>
    </w:p>
    <w:p w:rsidR="00000000" w:rsidDel="00000000" w:rsidP="00000000" w:rsidRDefault="00000000" w:rsidRPr="00000000" w14:paraId="00000052">
      <w:pPr>
        <w:numPr>
          <w:ilvl w:val="0"/>
          <w:numId w:val="7"/>
        </w:numPr>
        <w:shd w:fill="ffffff" w:val="clear"/>
        <w:spacing w:after="0" w:before="0" w:lineRule="auto"/>
        <w:ind w:left="720" w:hanging="360"/>
        <w:rPr>
          <w:rFonts w:ascii="Roboto" w:cs="Roboto" w:eastAsia="Roboto" w:hAnsi="Roboto"/>
          <w:highlight w:val="white"/>
        </w:rPr>
      </w:pPr>
      <w:sdt>
        <w:sdtPr>
          <w:id w:val="-854983537"/>
          <w:tag w:val="goog_rdk_245"/>
        </w:sdtPr>
        <w:sdtContent>
          <w:commentRangeStart w:id="128"/>
        </w:sdtContent>
      </w:sdt>
      <w:r w:rsidDel="00000000" w:rsidR="00000000" w:rsidRPr="00000000">
        <w:rPr>
          <w:rFonts w:ascii="Roboto" w:cs="Roboto" w:eastAsia="Roboto" w:hAnsi="Roboto"/>
          <w:b w:val="1"/>
          <w:bCs w:val="1"/>
          <w:color w:val="1f1f1f"/>
          <w:sz w:val="21"/>
          <w:szCs w:val="21"/>
          <w:highlight w:val="white"/>
          <w:rtl w:val="0"/>
        </w:rPr>
        <w:t xml:space="preserve">Propagation</w:t>
      </w:r>
      <w:commentRangeEnd w:id="128"/>
      <w:r w:rsidDel="00000000" w:rsidR="00000000" w:rsidRPr="00000000">
        <w:commentReference w:id="128"/>
      </w:r>
      <w:r w:rsidDel="00000000" w:rsidR="00000000" w:rsidRPr="00000000">
        <w:rPr>
          <w:rFonts w:ascii="Roboto" w:cs="Roboto" w:eastAsia="Roboto" w:hAnsi="Roboto"/>
          <w:b w:val="1"/>
          <w:bCs w:val="1"/>
          <w:color w:val="1f1f1f"/>
          <w:sz w:val="21"/>
          <w:szCs w:val="21"/>
          <w:highlight w:val="white"/>
          <w:rtl w:val="0"/>
        </w:rPr>
        <w:t xml:space="preserve"> of </w:t>
      </w:r>
      <w:sdt>
        <w:sdtPr>
          <w:id w:val="-2022507290"/>
          <w:tag w:val="goog_rdk_246"/>
        </w:sdtPr>
        <w:sdtContent>
          <w:commentRangeStart w:id="129"/>
        </w:sdtContent>
      </w:sdt>
      <w:r w:rsidDel="00000000" w:rsidR="00000000" w:rsidRPr="00000000">
        <w:rPr>
          <w:rFonts w:ascii="Roboto" w:cs="Roboto" w:eastAsia="Roboto" w:hAnsi="Roboto"/>
          <w:b w:val="1"/>
          <w:bCs w:val="1"/>
          <w:color w:val="1f1f1f"/>
          <w:sz w:val="21"/>
          <w:szCs w:val="21"/>
          <w:highlight w:val="white"/>
          <w:rtl w:val="0"/>
        </w:rPr>
        <w:t xml:space="preserve">Dharma</w:t>
      </w:r>
      <w:commentRangeEnd w:id="129"/>
      <w:r w:rsidDel="00000000" w:rsidR="00000000" w:rsidRPr="00000000">
        <w:commentReference w:id="129"/>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Roboto" w:cs="Roboto" w:eastAsia="Roboto" w:hAnsi="Roboto"/>
          <w:color w:val="1f1f1f"/>
          <w:sz w:val="21"/>
          <w:szCs w:val="21"/>
          <w:highlight w:val="white"/>
          <w:rtl w:val="0"/>
        </w:rPr>
        <w:t xml:space="preserve"> Buddha began to share his teachings, delivering his first </w:t>
      </w:r>
      <w:sdt>
        <w:sdtPr>
          <w:id w:val="1917431961"/>
          <w:tag w:val="goog_rdk_247"/>
        </w:sdtPr>
        <w:sdtContent>
          <w:commentRangeStart w:id="130"/>
        </w:sdtContent>
      </w:sdt>
      <w:r w:rsidDel="00000000" w:rsidR="00000000" w:rsidRPr="00000000">
        <w:rPr>
          <w:rFonts w:ascii="Roboto" w:cs="Roboto" w:eastAsia="Roboto" w:hAnsi="Roboto"/>
          <w:color w:val="1f1f1f"/>
          <w:sz w:val="21"/>
          <w:szCs w:val="21"/>
          <w:highlight w:val="white"/>
          <w:rtl w:val="0"/>
        </w:rPr>
        <w:t xml:space="preserve">sermon</w:t>
      </w:r>
      <w:commentRangeEnd w:id="130"/>
      <w:r w:rsidDel="00000000" w:rsidR="00000000" w:rsidRPr="00000000">
        <w:commentReference w:id="130"/>
      </w:r>
      <w:r w:rsidDel="00000000" w:rsidR="00000000" w:rsidRPr="00000000">
        <w:rPr>
          <w:rFonts w:ascii="Roboto" w:cs="Roboto" w:eastAsia="Roboto" w:hAnsi="Roboto"/>
          <w:color w:val="1f1f1f"/>
          <w:sz w:val="21"/>
          <w:szCs w:val="21"/>
          <w:highlight w:val="white"/>
          <w:rtl w:val="0"/>
        </w:rPr>
        <w:t xml:space="preserve"> in Kasi (Varanasi) </w:t>
      </w:r>
      <w:sdt>
        <w:sdtPr>
          <w:id w:val="1608462091"/>
          <w:tag w:val="goog_rdk_248"/>
        </w:sdtPr>
        <w:sdtContent>
          <w:del w:author="Virata Pusuluri" w:id="110" w:date="2024-12-16T00:09:50Z">
            <w:r w:rsidDel="00000000" w:rsidR="00000000" w:rsidRPr="00000000">
              <w:rPr>
                <w:rFonts w:ascii="Roboto" w:cs="Roboto" w:eastAsia="Roboto" w:hAnsi="Roboto"/>
                <w:color w:val="1f1f1f"/>
                <w:sz w:val="21"/>
                <w:szCs w:val="21"/>
                <w:highlight w:val="white"/>
                <w:rtl w:val="0"/>
              </w:rPr>
              <w:delText xml:space="preserve"> </w:delText>
            </w:r>
          </w:del>
        </w:sdtContent>
      </w:sdt>
      <w:sdt>
        <w:sdtPr>
          <w:id w:val="546710687"/>
          <w:tag w:val="goog_rdk_249"/>
        </w:sdtPr>
        <w:sdtContent>
          <w:commentRangeStart w:id="131"/>
        </w:sdtContent>
      </w:sdt>
      <w:r w:rsidDel="00000000" w:rsidR="00000000" w:rsidRPr="00000000">
        <w:rPr>
          <w:rFonts w:ascii="Roboto" w:cs="Roboto" w:eastAsia="Roboto" w:hAnsi="Roboto"/>
          <w:color w:val="1f1f1f"/>
          <w:sz w:val="21"/>
          <w:szCs w:val="21"/>
          <w:highlight w:val="white"/>
          <w:rtl w:val="0"/>
        </w:rPr>
        <w:t xml:space="preserve">and setting the Wheel of Dharma in motion.</w:t>
      </w:r>
      <w:commentRangeEnd w:id="131"/>
      <w:r w:rsidDel="00000000" w:rsidR="00000000" w:rsidRPr="00000000">
        <w:commentReference w:id="131"/>
      </w:r>
      <w:r w:rsidDel="00000000" w:rsidR="00000000" w:rsidRPr="00000000">
        <w:rPr>
          <w:rFonts w:ascii="Roboto" w:cs="Roboto" w:eastAsia="Roboto" w:hAnsi="Roboto"/>
          <w:color w:val="1f1f1f"/>
          <w:sz w:val="21"/>
          <w:szCs w:val="21"/>
          <w:highlight w:val="white"/>
          <w:rtl w:val="0"/>
        </w:rPr>
        <w:br w:type="textWrapping"/>
      </w:r>
      <w:r w:rsidDel="00000000" w:rsidR="00000000" w:rsidRPr="00000000">
        <w:rPr>
          <w:rFonts w:ascii="Chathura" w:cs="Chathura" w:eastAsia="Chathura" w:hAnsi="Chathura"/>
          <w:b w:val="1"/>
          <w:bCs w:val="1"/>
          <w:color w:val="1f1f1f"/>
          <w:sz w:val="21"/>
          <w:szCs w:val="21"/>
          <w:highlight w:val="white"/>
          <w:rtl w:val="0"/>
        </w:rPr>
        <w:t xml:space="preserve">ధర్మ ప్రచారం:</w:t>
      </w:r>
      <w:r w:rsidDel="00000000" w:rsidR="00000000" w:rsidRPr="00000000">
        <w:rPr>
          <w:rFonts w:ascii="Chathura" w:cs="Chathura" w:eastAsia="Chathura" w:hAnsi="Chathura"/>
          <w:color w:val="1f1f1f"/>
          <w:sz w:val="21"/>
          <w:szCs w:val="21"/>
          <w:highlight w:val="white"/>
          <w:rtl w:val="0"/>
        </w:rPr>
        <w:t xml:space="preserve"> బుద్ధుడు కాశీలో తన శిష్యులకు ధర్మాన్ని బోధించడం </w:t>
      </w:r>
      <w:sdt>
        <w:sdtPr>
          <w:id w:val="1840917698"/>
          <w:tag w:val="goog_rdk_250"/>
        </w:sdtPr>
        <w:sdtContent>
          <w:del w:author="" w:id="111" w:date="1970-01-01T00:00:01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Chathura" w:cs="Chathura" w:eastAsia="Chathura" w:hAnsi="Chathura"/>
          <w:color w:val="1f1f1f"/>
          <w:sz w:val="21"/>
          <w:szCs w:val="21"/>
          <w:highlight w:val="white"/>
          <w:rtl w:val="0"/>
        </w:rPr>
        <w:t xml:space="preserve">ప్రారంభించాడు.</w:t>
      </w:r>
      <w:r w:rsidDel="00000000" w:rsidR="00000000" w:rsidRPr="00000000">
        <w:rPr>
          <w:rFonts w:ascii="Roboto" w:cs="Roboto" w:eastAsia="Roboto" w:hAnsi="Roboto"/>
          <w:color w:val="1f1f1f"/>
          <w:sz w:val="21"/>
          <w:szCs w:val="21"/>
          <w:highlight w:val="white"/>
          <w:rtl w:val="0"/>
        </w:rPr>
        <w:br w:type="textWrapping"/>
      </w:r>
      <w:r w:rsidDel="00000000" w:rsidR="00000000" w:rsidRPr="00000000">
        <w:rPr>
          <w:rtl w:val="0"/>
        </w:rPr>
      </w:r>
    </w:p>
    <w:p w:rsidR="00000000" w:rsidDel="00000000" w:rsidP="00000000" w:rsidRDefault="00000000" w:rsidRPr="00000000" w14:paraId="00000053">
      <w:pPr>
        <w:numPr>
          <w:ilvl w:val="0"/>
          <w:numId w:val="7"/>
        </w:numPr>
        <w:shd w:fill="ffffff" w:val="clear"/>
        <w:spacing w:after="0" w:before="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Suddhodana's Search for His Son:</w:t>
      </w:r>
      <w:r w:rsidDel="00000000" w:rsidR="00000000" w:rsidRPr="00000000">
        <w:rPr>
          <w:rFonts w:ascii="Roboto" w:cs="Roboto" w:eastAsia="Roboto" w:hAnsi="Roboto"/>
          <w:color w:val="1f1f1f"/>
          <w:sz w:val="21"/>
          <w:szCs w:val="21"/>
          <w:highlight w:val="white"/>
          <w:rtl w:val="0"/>
        </w:rPr>
        <w:t xml:space="preserve"> King Suddhodana, Gautama's father, sent </w:t>
      </w:r>
      <w:sdt>
        <w:sdtPr>
          <w:id w:val="483478096"/>
          <w:tag w:val="goog_rdk_251"/>
        </w:sdtPr>
        <w:sdtContent>
          <w:commentRangeStart w:id="132"/>
        </w:sdtContent>
      </w:sdt>
      <w:r w:rsidDel="00000000" w:rsidR="00000000" w:rsidRPr="00000000">
        <w:rPr>
          <w:rFonts w:ascii="Roboto" w:cs="Roboto" w:eastAsia="Roboto" w:hAnsi="Roboto"/>
          <w:color w:val="1f1f1f"/>
          <w:sz w:val="21"/>
          <w:szCs w:val="21"/>
          <w:highlight w:val="white"/>
          <w:rtl w:val="0"/>
        </w:rPr>
        <w:t xml:space="preserve">messengers</w:t>
      </w:r>
      <w:sdt>
        <w:sdtPr>
          <w:id w:val="-1913908201"/>
          <w:tag w:val="goog_rdk_252"/>
        </w:sdtPr>
        <w:sdtContent>
          <w:ins w:author="Virata Pusuluri" w:id="112" w:date="2025-01-23T20:53:56Z">
            <w:commentRangeEnd w:id="132"/>
            <w:r w:rsidDel="00000000" w:rsidR="00000000" w:rsidRPr="00000000">
              <w:commentReference w:id="132"/>
            </w:r>
            <w:r w:rsidDel="00000000" w:rsidR="00000000" w:rsidRPr="00000000">
              <w:rPr>
                <w:rFonts w:ascii="Roboto" w:cs="Roboto" w:eastAsia="Roboto" w:hAnsi="Roboto"/>
                <w:color w:val="1f1f1f"/>
                <w:sz w:val="21"/>
                <w:szCs w:val="21"/>
                <w:highlight w:val="white"/>
                <w:rtl w:val="0"/>
              </w:rPr>
              <w:t xml:space="preserve"> (Soldiers)</w:t>
            </w:r>
          </w:ins>
        </w:sdtContent>
      </w:sdt>
      <w:r w:rsidDel="00000000" w:rsidR="00000000" w:rsidRPr="00000000">
        <w:rPr>
          <w:rFonts w:ascii="Roboto" w:cs="Roboto" w:eastAsia="Roboto" w:hAnsi="Roboto"/>
          <w:color w:val="1f1f1f"/>
          <w:sz w:val="21"/>
          <w:szCs w:val="21"/>
          <w:highlight w:val="white"/>
          <w:rtl w:val="0"/>
        </w:rPr>
        <w:t xml:space="preserve"> to find his son and bring him back to Kapilavastu after hearing of his enlightenment.</w:t>
        <w:br w:type="textWrapping"/>
        <w:br w:type="textWrapping"/>
      </w:r>
      <w:r w:rsidDel="00000000" w:rsidR="00000000" w:rsidRPr="00000000">
        <w:rPr>
          <w:rFonts w:ascii="Chathura" w:cs="Chathura" w:eastAsia="Chathura" w:hAnsi="Chathura"/>
          <w:b w:val="1"/>
          <w:bCs w:val="1"/>
          <w:color w:val="1f1f1f"/>
          <w:sz w:val="21"/>
          <w:szCs w:val="21"/>
          <w:highlight w:val="white"/>
          <w:rtl w:val="0"/>
        </w:rPr>
        <w:t xml:space="preserve">సుద్ధోదనుని </w:t>
      </w:r>
      <w:sdt>
        <w:sdtPr>
          <w:id w:val="243987450"/>
          <w:tag w:val="goog_rdk_253"/>
        </w:sdtPr>
        <w:sdtContent>
          <w:commentRangeStart w:id="133"/>
        </w:sdtContent>
      </w:sdt>
      <w:r w:rsidDel="00000000" w:rsidR="00000000" w:rsidRPr="00000000">
        <w:rPr>
          <w:rFonts w:ascii="Chathura" w:cs="Chathura" w:eastAsia="Chathura" w:hAnsi="Chathura"/>
          <w:b w:val="1"/>
          <w:bCs w:val="1"/>
          <w:color w:val="1f1f1f"/>
          <w:sz w:val="21"/>
          <w:szCs w:val="21"/>
          <w:highlight w:val="white"/>
          <w:rtl w:val="0"/>
        </w:rPr>
        <w:t xml:space="preserve">పుత్రాన్వేషణ</w:t>
      </w:r>
      <w:commentRangeEnd w:id="133"/>
      <w:r w:rsidDel="00000000" w:rsidR="00000000" w:rsidRPr="00000000">
        <w:commentReference w:id="133"/>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Chathura" w:cs="Chathura" w:eastAsia="Chathura" w:hAnsi="Chathura"/>
          <w:color w:val="1f1f1f"/>
          <w:sz w:val="21"/>
          <w:szCs w:val="21"/>
          <w:highlight w:val="white"/>
          <w:rtl w:val="0"/>
        </w:rPr>
        <w:t xml:space="preserve"> గౌతముని తండ్రి అయిన రాజు సుద్దోదనుడు తన కొడుకు జ్ఞానోదయం గురించి విన్న తర్వాత అతన్ని కపిలవస్తుకు తిరిగి తీసుకురావడానికి </w:t>
      </w:r>
      <w:sdt>
        <w:sdtPr>
          <w:id w:val="-98864685"/>
          <w:tag w:val="goog_rdk_254"/>
        </w:sdtPr>
        <w:sdtContent>
          <w:commentRangeStart w:id="134"/>
        </w:sdtContent>
      </w:sdt>
      <w:r w:rsidDel="00000000" w:rsidR="00000000" w:rsidRPr="00000000">
        <w:rPr>
          <w:rFonts w:ascii="Chathura" w:cs="Chathura" w:eastAsia="Chathura" w:hAnsi="Chathura"/>
          <w:color w:val="1f1f1f"/>
          <w:sz w:val="21"/>
          <w:szCs w:val="21"/>
          <w:highlight w:val="white"/>
          <w:rtl w:val="0"/>
        </w:rPr>
        <w:t xml:space="preserve">దూతలను</w:t>
      </w:r>
      <w:commentRangeEnd w:id="134"/>
      <w:r w:rsidDel="00000000" w:rsidR="00000000" w:rsidRPr="00000000">
        <w:commentReference w:id="134"/>
      </w:r>
      <w:r w:rsidDel="00000000" w:rsidR="00000000" w:rsidRPr="00000000">
        <w:rPr>
          <w:rFonts w:ascii="Chathura" w:cs="Chathura" w:eastAsia="Chathura" w:hAnsi="Chathura"/>
          <w:color w:val="1f1f1f"/>
          <w:sz w:val="21"/>
          <w:szCs w:val="21"/>
          <w:highlight w:val="white"/>
          <w:rtl w:val="0"/>
        </w:rPr>
        <w:t xml:space="preserve"> పంపించాడు. </w:t>
        <w:br w:type="textWrapping"/>
      </w:r>
      <w:r w:rsidDel="00000000" w:rsidR="00000000" w:rsidRPr="00000000">
        <w:rPr>
          <w:rtl w:val="0"/>
        </w:rPr>
      </w:r>
    </w:p>
    <w:p w:rsidR="00000000" w:rsidDel="00000000" w:rsidP="00000000" w:rsidRDefault="00000000" w:rsidRPr="00000000" w14:paraId="00000054">
      <w:pPr>
        <w:numPr>
          <w:ilvl w:val="0"/>
          <w:numId w:val="7"/>
        </w:numPr>
        <w:shd w:fill="ffffff" w:val="clear"/>
        <w:spacing w:after="0" w:before="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The Vows of Dharma</w:t>
      </w:r>
      <w:r w:rsidDel="00000000" w:rsidR="00000000" w:rsidRPr="00000000">
        <w:rPr>
          <w:rFonts w:ascii="Roboto" w:cs="Roboto" w:eastAsia="Roboto" w:hAnsi="Roboto"/>
          <w:color w:val="1f1f1f"/>
          <w:sz w:val="21"/>
          <w:szCs w:val="21"/>
          <w:highlight w:val="white"/>
          <w:rtl w:val="0"/>
        </w:rPr>
        <w:t xml:space="preserve">: Buddha addressed </w:t>
      </w:r>
      <w:sdt>
        <w:sdtPr>
          <w:id w:val="1799256493"/>
          <w:tag w:val="goog_rdk_255"/>
        </w:sdtPr>
        <w:sdtContent>
          <w:commentRangeStart w:id="135"/>
        </w:sdtContent>
      </w:sdt>
      <w:r w:rsidDel="00000000" w:rsidR="00000000" w:rsidRPr="00000000">
        <w:rPr>
          <w:rFonts w:ascii="Roboto" w:cs="Roboto" w:eastAsia="Roboto" w:hAnsi="Roboto"/>
          <w:color w:val="1f1f1f"/>
          <w:sz w:val="21"/>
          <w:szCs w:val="21"/>
          <w:highlight w:val="white"/>
          <w:rtl w:val="0"/>
        </w:rPr>
        <w:t xml:space="preserve">criticisms</w:t>
      </w:r>
      <w:commentRangeEnd w:id="135"/>
      <w:r w:rsidDel="00000000" w:rsidR="00000000" w:rsidRPr="00000000">
        <w:commentReference w:id="135"/>
      </w:r>
      <w:r w:rsidDel="00000000" w:rsidR="00000000" w:rsidRPr="00000000">
        <w:rPr>
          <w:rFonts w:ascii="Roboto" w:cs="Roboto" w:eastAsia="Roboto" w:hAnsi="Roboto"/>
          <w:color w:val="1f1f1f"/>
          <w:sz w:val="21"/>
          <w:szCs w:val="21"/>
          <w:highlight w:val="white"/>
          <w:rtl w:val="0"/>
        </w:rPr>
        <w:t xml:space="preserve"> about separating families and </w:t>
      </w:r>
      <w:sdt>
        <w:sdtPr>
          <w:id w:val="-2129757011"/>
          <w:tag w:val="goog_rdk_256"/>
        </w:sdtPr>
        <w:sdtContent>
          <w:commentRangeStart w:id="136"/>
        </w:sdtContent>
      </w:sdt>
      <w:r w:rsidDel="00000000" w:rsidR="00000000" w:rsidRPr="00000000">
        <w:rPr>
          <w:rFonts w:ascii="Roboto" w:cs="Roboto" w:eastAsia="Roboto" w:hAnsi="Roboto"/>
          <w:color w:val="1f1f1f"/>
          <w:sz w:val="21"/>
          <w:szCs w:val="21"/>
          <w:highlight w:val="white"/>
          <w:rtl w:val="0"/>
        </w:rPr>
        <w:t xml:space="preserve">outlined</w:t>
      </w:r>
      <w:commentRangeEnd w:id="136"/>
      <w:r w:rsidDel="00000000" w:rsidR="00000000" w:rsidRPr="00000000">
        <w:commentReference w:id="136"/>
      </w:r>
      <w:r w:rsidDel="00000000" w:rsidR="00000000" w:rsidRPr="00000000">
        <w:rPr>
          <w:rFonts w:ascii="Roboto" w:cs="Roboto" w:eastAsia="Roboto" w:hAnsi="Roboto"/>
          <w:color w:val="1f1f1f"/>
          <w:sz w:val="21"/>
          <w:szCs w:val="21"/>
          <w:highlight w:val="white"/>
          <w:rtl w:val="0"/>
        </w:rPr>
        <w:t xml:space="preserve"> the ten </w:t>
      </w:r>
      <w:sdt>
        <w:sdtPr>
          <w:id w:val="569752837"/>
          <w:tag w:val="goog_rdk_257"/>
        </w:sdtPr>
        <w:sdtContent>
          <w:commentRangeStart w:id="137"/>
        </w:sdtContent>
      </w:sdt>
      <w:r w:rsidDel="00000000" w:rsidR="00000000" w:rsidRPr="00000000">
        <w:rPr>
          <w:rFonts w:ascii="Roboto" w:cs="Roboto" w:eastAsia="Roboto" w:hAnsi="Roboto"/>
          <w:color w:val="1f1f1f"/>
          <w:sz w:val="21"/>
          <w:szCs w:val="21"/>
          <w:highlight w:val="white"/>
          <w:rtl w:val="0"/>
        </w:rPr>
        <w:t xml:space="preserve">fundamental</w:t>
      </w:r>
      <w:commentRangeEnd w:id="137"/>
      <w:r w:rsidDel="00000000" w:rsidR="00000000" w:rsidRPr="00000000">
        <w:commentReference w:id="137"/>
      </w:r>
      <w:r w:rsidDel="00000000" w:rsidR="00000000" w:rsidRPr="00000000">
        <w:rPr>
          <w:rFonts w:ascii="Roboto" w:cs="Roboto" w:eastAsia="Roboto" w:hAnsi="Roboto"/>
          <w:color w:val="1f1f1f"/>
          <w:sz w:val="21"/>
          <w:szCs w:val="21"/>
          <w:highlight w:val="white"/>
          <w:rtl w:val="0"/>
        </w:rPr>
        <w:t xml:space="preserve"> vows of Buddhism, </w:t>
      </w:r>
      <w:sdt>
        <w:sdtPr>
          <w:id w:val="-704276852"/>
          <w:tag w:val="goog_rdk_258"/>
        </w:sdtPr>
        <w:sdtContent>
          <w:commentRangeStart w:id="138"/>
        </w:sdtContent>
      </w:sdt>
      <w:r w:rsidDel="00000000" w:rsidR="00000000" w:rsidRPr="00000000">
        <w:rPr>
          <w:rFonts w:ascii="Roboto" w:cs="Roboto" w:eastAsia="Roboto" w:hAnsi="Roboto"/>
          <w:color w:val="1f1f1f"/>
          <w:sz w:val="21"/>
          <w:szCs w:val="21"/>
          <w:highlight w:val="white"/>
          <w:rtl w:val="0"/>
        </w:rPr>
        <w:t xml:space="preserve">emphasizing</w:t>
      </w:r>
      <w:commentRangeEnd w:id="138"/>
      <w:r w:rsidDel="00000000" w:rsidR="00000000" w:rsidRPr="00000000">
        <w:commentReference w:id="138"/>
      </w:r>
      <w:r w:rsidDel="00000000" w:rsidR="00000000" w:rsidRPr="00000000">
        <w:rPr>
          <w:rFonts w:ascii="Roboto" w:cs="Roboto" w:eastAsia="Roboto" w:hAnsi="Roboto"/>
          <w:color w:val="1f1f1f"/>
          <w:sz w:val="21"/>
          <w:szCs w:val="21"/>
          <w:highlight w:val="white"/>
          <w:rtl w:val="0"/>
        </w:rPr>
        <w:t xml:space="preserve"> </w:t>
      </w:r>
      <w:sdt>
        <w:sdtPr>
          <w:id w:val="-402148997"/>
          <w:tag w:val="goog_rdk_259"/>
        </w:sdtPr>
        <w:sdtContent>
          <w:commentRangeStart w:id="139"/>
        </w:sdtContent>
      </w:sdt>
      <w:r w:rsidDel="00000000" w:rsidR="00000000" w:rsidRPr="00000000">
        <w:rPr>
          <w:rFonts w:ascii="Roboto" w:cs="Roboto" w:eastAsia="Roboto" w:hAnsi="Roboto"/>
          <w:color w:val="1f1f1f"/>
          <w:sz w:val="21"/>
          <w:szCs w:val="21"/>
          <w:highlight w:val="white"/>
          <w:rtl w:val="0"/>
        </w:rPr>
        <w:t xml:space="preserve">ethical</w:t>
      </w:r>
      <w:commentRangeEnd w:id="139"/>
      <w:r w:rsidDel="00000000" w:rsidR="00000000" w:rsidRPr="00000000">
        <w:commentReference w:id="139"/>
      </w:r>
      <w:sdt>
        <w:sdtPr>
          <w:id w:val="1070755403"/>
          <w:tag w:val="goog_rdk_260"/>
        </w:sdtPr>
        <w:sdtContent>
          <w:commentRangeStart w:id="140"/>
        </w:sdtContent>
      </w:sdt>
      <w:r w:rsidDel="00000000" w:rsidR="00000000" w:rsidRPr="00000000">
        <w:rPr>
          <w:rFonts w:ascii="Roboto" w:cs="Roboto" w:eastAsia="Roboto" w:hAnsi="Roboto"/>
          <w:color w:val="1f1f1f"/>
          <w:sz w:val="21"/>
          <w:szCs w:val="21"/>
          <w:highlight w:val="white"/>
          <w:rtl w:val="0"/>
        </w:rPr>
        <w:t xml:space="preserve"> conduct</w:t>
      </w:r>
      <w:commentRangeEnd w:id="140"/>
      <w:r w:rsidDel="00000000" w:rsidR="00000000" w:rsidRPr="00000000">
        <w:commentReference w:id="140"/>
      </w:r>
      <w:r w:rsidDel="00000000" w:rsidR="00000000" w:rsidRPr="00000000">
        <w:rPr>
          <w:rFonts w:ascii="Roboto" w:cs="Roboto" w:eastAsia="Roboto" w:hAnsi="Roboto"/>
          <w:color w:val="1f1f1f"/>
          <w:sz w:val="21"/>
          <w:szCs w:val="21"/>
          <w:highlight w:val="white"/>
          <w:rtl w:val="0"/>
        </w:rPr>
        <w:t xml:space="preserve"> and spiritual practice.</w:t>
        <w:br w:type="textWrapping"/>
      </w:r>
      <w:r w:rsidDel="00000000" w:rsidR="00000000" w:rsidRPr="00000000">
        <w:rPr>
          <w:rFonts w:ascii="Chathura" w:cs="Chathura" w:eastAsia="Chathura" w:hAnsi="Chathura"/>
          <w:b w:val="1"/>
          <w:bCs w:val="1"/>
          <w:color w:val="1f1f1f"/>
          <w:sz w:val="21"/>
          <w:szCs w:val="21"/>
          <w:highlight w:val="white"/>
          <w:rtl w:val="0"/>
        </w:rPr>
        <w:t xml:space="preserve">ధర్మ ప్రతిజ్ఞలు:</w:t>
      </w:r>
      <w:r w:rsidDel="00000000" w:rsidR="00000000" w:rsidRPr="00000000">
        <w:rPr>
          <w:rFonts w:ascii="Chathura" w:cs="Chathura" w:eastAsia="Chathura" w:hAnsi="Chathura"/>
          <w:color w:val="1f1f1f"/>
          <w:sz w:val="21"/>
          <w:szCs w:val="21"/>
          <w:highlight w:val="white"/>
          <w:rtl w:val="0"/>
        </w:rPr>
        <w:t xml:space="preserve"> బుద్ధుడు కుటుంబాలను వేరు చేస్తున్నాడానే  </w:t>
      </w:r>
      <w:sdt>
        <w:sdtPr>
          <w:id w:val="542631824"/>
          <w:tag w:val="goog_rdk_261"/>
        </w:sdtPr>
        <w:sdtContent>
          <w:commentRangeStart w:id="141"/>
        </w:sdtContent>
      </w:sdt>
      <w:r w:rsidDel="00000000" w:rsidR="00000000" w:rsidRPr="00000000">
        <w:rPr>
          <w:rFonts w:ascii="Chathura" w:cs="Chathura" w:eastAsia="Chathura" w:hAnsi="Chathura"/>
          <w:color w:val="1f1f1f"/>
          <w:sz w:val="21"/>
          <w:szCs w:val="21"/>
          <w:highlight w:val="white"/>
          <w:rtl w:val="0"/>
        </w:rPr>
        <w:t xml:space="preserve">విమర్శలను</w:t>
      </w:r>
      <w:commentRangeEnd w:id="141"/>
      <w:r w:rsidDel="00000000" w:rsidR="00000000" w:rsidRPr="00000000">
        <w:commentReference w:id="141"/>
      </w:r>
      <w:r w:rsidDel="00000000" w:rsidR="00000000" w:rsidRPr="00000000">
        <w:rPr>
          <w:rFonts w:ascii="Chathura" w:cs="Chathura" w:eastAsia="Chathura" w:hAnsi="Chathura"/>
          <w:color w:val="1f1f1f"/>
          <w:sz w:val="21"/>
          <w:szCs w:val="21"/>
          <w:highlight w:val="white"/>
          <w:rtl w:val="0"/>
        </w:rPr>
        <w:t xml:space="preserve"> విని </w:t>
      </w:r>
      <w:sdt>
        <w:sdtPr>
          <w:id w:val="1758482700"/>
          <w:tag w:val="goog_rdk_262"/>
        </w:sdtPr>
        <w:sdtContent>
          <w:commentRangeStart w:id="142"/>
        </w:sdtContent>
      </w:sdt>
      <w:r w:rsidDel="00000000" w:rsidR="00000000" w:rsidRPr="00000000">
        <w:rPr>
          <w:rFonts w:ascii="Chathura" w:cs="Chathura" w:eastAsia="Chathura" w:hAnsi="Chathura"/>
          <w:color w:val="1f1f1f"/>
          <w:sz w:val="21"/>
          <w:szCs w:val="21"/>
          <w:highlight w:val="white"/>
          <w:rtl w:val="0"/>
        </w:rPr>
        <w:t xml:space="preserve">ప్రజలకు</w:t>
      </w:r>
      <w:commentRangeEnd w:id="142"/>
      <w:r w:rsidDel="00000000" w:rsidR="00000000" w:rsidRPr="00000000">
        <w:commentReference w:id="142"/>
      </w:r>
      <w:r w:rsidDel="00000000" w:rsidR="00000000" w:rsidRPr="00000000">
        <w:rPr>
          <w:rFonts w:ascii="Roboto" w:cs="Roboto" w:eastAsia="Roboto" w:hAnsi="Roboto"/>
          <w:color w:val="1f1f1f"/>
          <w:sz w:val="21"/>
          <w:szCs w:val="21"/>
          <w:highlight w:val="white"/>
          <w:rtl w:val="0"/>
        </w:rPr>
        <w:t xml:space="preserve"> </w:t>
      </w:r>
      <w:sdt>
        <w:sdtPr>
          <w:id w:val="-2099262588"/>
          <w:tag w:val="goog_rdk_263"/>
        </w:sdtPr>
        <w:sdtContent>
          <w:commentRangeStart w:id="143"/>
        </w:sdtContent>
      </w:sdt>
      <w:r w:rsidDel="00000000" w:rsidR="00000000" w:rsidRPr="00000000">
        <w:rPr>
          <w:rFonts w:ascii="Chathura" w:cs="Chathura" w:eastAsia="Chathura" w:hAnsi="Chathura"/>
          <w:color w:val="1f1f1f"/>
          <w:sz w:val="21"/>
          <w:szCs w:val="21"/>
          <w:highlight w:val="white"/>
          <w:rtl w:val="0"/>
        </w:rPr>
        <w:t xml:space="preserve">నైతిక</w:t>
      </w:r>
      <w:commentRangeEnd w:id="143"/>
      <w:r w:rsidDel="00000000" w:rsidR="00000000" w:rsidRPr="00000000">
        <w:commentReference w:id="143"/>
      </w:r>
      <w:r w:rsidDel="00000000" w:rsidR="00000000" w:rsidRPr="00000000">
        <w:rPr>
          <w:rFonts w:ascii="Roboto" w:cs="Roboto" w:eastAsia="Roboto" w:hAnsi="Roboto"/>
          <w:color w:val="1f1f1f"/>
          <w:sz w:val="21"/>
          <w:szCs w:val="21"/>
          <w:highlight w:val="white"/>
          <w:rtl w:val="0"/>
        </w:rPr>
        <w:t xml:space="preserve"> </w:t>
      </w:r>
      <w:sdt>
        <w:sdtPr>
          <w:id w:val="639074273"/>
          <w:tag w:val="goog_rdk_264"/>
        </w:sdtPr>
        <w:sdtContent>
          <w:commentRangeStart w:id="144"/>
        </w:sdtContent>
      </w:sdt>
      <w:r w:rsidDel="00000000" w:rsidR="00000000" w:rsidRPr="00000000">
        <w:rPr>
          <w:rFonts w:ascii="Chathura" w:cs="Chathura" w:eastAsia="Chathura" w:hAnsi="Chathura"/>
          <w:color w:val="1f1f1f"/>
          <w:sz w:val="21"/>
          <w:szCs w:val="21"/>
          <w:highlight w:val="white"/>
          <w:rtl w:val="0"/>
        </w:rPr>
        <w:t xml:space="preserve">ప్రవర్తన</w:t>
      </w:r>
      <w:commentRangeEnd w:id="144"/>
      <w:r w:rsidDel="00000000" w:rsidR="00000000" w:rsidRPr="00000000">
        <w:commentReference w:id="144"/>
      </w:r>
      <w:r w:rsidDel="00000000" w:rsidR="00000000" w:rsidRPr="00000000">
        <w:rPr>
          <w:rFonts w:ascii="Chathura" w:cs="Chathura" w:eastAsia="Chathura" w:hAnsi="Chathura"/>
          <w:color w:val="1f1f1f"/>
          <w:sz w:val="21"/>
          <w:szCs w:val="21"/>
          <w:highlight w:val="white"/>
          <w:rtl w:val="0"/>
        </w:rPr>
        <w:t xml:space="preserve"> మరియు </w:t>
      </w:r>
      <w:sdt>
        <w:sdtPr>
          <w:id w:val="1906411910"/>
          <w:tag w:val="goog_rdk_265"/>
        </w:sdtPr>
        <w:sdtContent>
          <w:commentRangeStart w:id="145"/>
        </w:sdtContent>
      </w:sdt>
      <w:r w:rsidDel="00000000" w:rsidR="00000000" w:rsidRPr="00000000">
        <w:rPr>
          <w:rFonts w:ascii="Chathura" w:cs="Chathura" w:eastAsia="Chathura" w:hAnsi="Chathura"/>
          <w:color w:val="1f1f1f"/>
          <w:sz w:val="21"/>
          <w:szCs w:val="21"/>
          <w:highlight w:val="white"/>
          <w:rtl w:val="0"/>
        </w:rPr>
        <w:t xml:space="preserve">ఆధ్యాత్మిక</w:t>
      </w:r>
      <w:commentRangeEnd w:id="145"/>
      <w:r w:rsidDel="00000000" w:rsidR="00000000" w:rsidRPr="00000000">
        <w:commentReference w:id="145"/>
      </w:r>
      <w:r w:rsidDel="00000000" w:rsidR="00000000" w:rsidRPr="00000000">
        <w:rPr>
          <w:rFonts w:ascii="Roboto" w:cs="Roboto" w:eastAsia="Roboto" w:hAnsi="Roboto"/>
          <w:color w:val="1f1f1f"/>
          <w:sz w:val="21"/>
          <w:szCs w:val="21"/>
          <w:highlight w:val="white"/>
          <w:rtl w:val="0"/>
        </w:rPr>
        <w:t xml:space="preserve"> </w:t>
      </w:r>
      <w:sdt>
        <w:sdtPr>
          <w:id w:val="932094300"/>
          <w:tag w:val="goog_rdk_266"/>
        </w:sdtPr>
        <w:sdtContent>
          <w:commentRangeStart w:id="146"/>
        </w:sdtContent>
      </w:sdt>
      <w:r w:rsidDel="00000000" w:rsidR="00000000" w:rsidRPr="00000000">
        <w:rPr>
          <w:rFonts w:ascii="Chathura" w:cs="Chathura" w:eastAsia="Chathura" w:hAnsi="Chathura"/>
          <w:color w:val="1f1f1f"/>
          <w:sz w:val="21"/>
          <w:szCs w:val="21"/>
          <w:highlight w:val="white"/>
          <w:rtl w:val="0"/>
        </w:rPr>
        <w:t xml:space="preserve">సాధనను</w:t>
      </w:r>
      <w:commentRangeEnd w:id="146"/>
      <w:r w:rsidDel="00000000" w:rsidR="00000000" w:rsidRPr="00000000">
        <w:commentReference w:id="146"/>
      </w:r>
      <w:r w:rsidDel="00000000" w:rsidR="00000000" w:rsidRPr="00000000">
        <w:rPr>
          <w:rFonts w:ascii="Chathura" w:cs="Chathura" w:eastAsia="Chathura" w:hAnsi="Chathura"/>
          <w:color w:val="1f1f1f"/>
          <w:sz w:val="21"/>
          <w:szCs w:val="21"/>
          <w:highlight w:val="white"/>
          <w:rtl w:val="0"/>
        </w:rPr>
        <w:t xml:space="preserve"> నొక్కిచెబుతూ </w:t>
      </w:r>
      <w:sdt>
        <w:sdtPr>
          <w:id w:val="-2052076196"/>
          <w:tag w:val="goog_rdk_267"/>
        </w:sdtPr>
        <w:sdtContent>
          <w:commentRangeStart w:id="147"/>
        </w:sdtContent>
      </w:sdt>
      <w:r w:rsidDel="00000000" w:rsidR="00000000" w:rsidRPr="00000000">
        <w:rPr>
          <w:rFonts w:ascii="Chathura" w:cs="Chathura" w:eastAsia="Chathura" w:hAnsi="Chathura"/>
          <w:color w:val="1f1f1f"/>
          <w:sz w:val="21"/>
          <w:szCs w:val="21"/>
          <w:highlight w:val="white"/>
          <w:rtl w:val="0"/>
        </w:rPr>
        <w:t xml:space="preserve">బౌద్ధమతం</w:t>
      </w:r>
      <w:commentRangeEnd w:id="147"/>
      <w:r w:rsidDel="00000000" w:rsidR="00000000" w:rsidRPr="00000000">
        <w:commentReference w:id="147"/>
      </w:r>
      <w:r w:rsidDel="00000000" w:rsidR="00000000" w:rsidRPr="00000000">
        <w:rPr>
          <w:rFonts w:ascii="Chathura" w:cs="Chathura" w:eastAsia="Chathura" w:hAnsi="Chathura"/>
          <w:color w:val="1f1f1f"/>
          <w:sz w:val="21"/>
          <w:szCs w:val="21"/>
          <w:highlight w:val="white"/>
          <w:rtl w:val="0"/>
        </w:rPr>
        <w:t xml:space="preserve"> యొక్క పది </w:t>
      </w:r>
      <w:sdt>
        <w:sdtPr>
          <w:id w:val="286957166"/>
          <w:tag w:val="goog_rdk_268"/>
        </w:sdtPr>
        <w:sdtContent>
          <w:commentRangeStart w:id="148"/>
        </w:sdtContent>
      </w:sdt>
      <w:r w:rsidDel="00000000" w:rsidR="00000000" w:rsidRPr="00000000">
        <w:rPr>
          <w:rFonts w:ascii="Chathura" w:cs="Chathura" w:eastAsia="Chathura" w:hAnsi="Chathura"/>
          <w:color w:val="1f1f1f"/>
          <w:sz w:val="21"/>
          <w:szCs w:val="21"/>
          <w:highlight w:val="white"/>
          <w:rtl w:val="0"/>
        </w:rPr>
        <w:t xml:space="preserve">ప్రాథమిక</w:t>
      </w:r>
      <w:commentRangeEnd w:id="148"/>
      <w:r w:rsidDel="00000000" w:rsidR="00000000" w:rsidRPr="00000000">
        <w:commentReference w:id="148"/>
      </w:r>
      <w:r w:rsidDel="00000000" w:rsidR="00000000" w:rsidRPr="00000000">
        <w:rPr>
          <w:rFonts w:ascii="Roboto" w:cs="Roboto" w:eastAsia="Roboto" w:hAnsi="Roboto"/>
          <w:color w:val="1f1f1f"/>
          <w:sz w:val="21"/>
          <w:szCs w:val="21"/>
          <w:highlight w:val="white"/>
          <w:rtl w:val="0"/>
        </w:rPr>
        <w:t xml:space="preserve"> </w:t>
      </w:r>
      <w:sdt>
        <w:sdtPr>
          <w:id w:val="32821933"/>
          <w:tag w:val="goog_rdk_269"/>
        </w:sdtPr>
        <w:sdtContent>
          <w:commentRangeStart w:id="149"/>
        </w:sdtContent>
      </w:sdt>
      <w:r w:rsidDel="00000000" w:rsidR="00000000" w:rsidRPr="00000000">
        <w:rPr>
          <w:rFonts w:ascii="Chathura" w:cs="Chathura" w:eastAsia="Chathura" w:hAnsi="Chathura"/>
          <w:color w:val="1f1f1f"/>
          <w:sz w:val="21"/>
          <w:szCs w:val="21"/>
          <w:highlight w:val="white"/>
          <w:rtl w:val="0"/>
        </w:rPr>
        <w:t xml:space="preserve">ప్రతిజ్ఞలను</w:t>
      </w:r>
      <w:commentRangeEnd w:id="149"/>
      <w:r w:rsidDel="00000000" w:rsidR="00000000" w:rsidRPr="00000000">
        <w:commentReference w:id="149"/>
      </w:r>
      <w:r w:rsidDel="00000000" w:rsidR="00000000" w:rsidRPr="00000000">
        <w:rPr>
          <w:rFonts w:ascii="Roboto" w:cs="Roboto" w:eastAsia="Roboto" w:hAnsi="Roboto"/>
          <w:color w:val="1f1f1f"/>
          <w:sz w:val="21"/>
          <w:szCs w:val="21"/>
          <w:highlight w:val="white"/>
          <w:rtl w:val="0"/>
        </w:rPr>
        <w:t xml:space="preserve"> </w:t>
      </w:r>
      <w:sdt>
        <w:sdtPr>
          <w:id w:val="274628764"/>
          <w:tag w:val="goog_rdk_270"/>
        </w:sdtPr>
        <w:sdtContent>
          <w:commentRangeStart w:id="150"/>
        </w:sdtContent>
      </w:sdt>
      <w:r w:rsidDel="00000000" w:rsidR="00000000" w:rsidRPr="00000000">
        <w:rPr>
          <w:rFonts w:ascii="Chathura" w:cs="Chathura" w:eastAsia="Chathura" w:hAnsi="Chathura"/>
          <w:color w:val="1f1f1f"/>
          <w:sz w:val="21"/>
          <w:szCs w:val="21"/>
          <w:highlight w:val="white"/>
          <w:rtl w:val="0"/>
        </w:rPr>
        <w:t xml:space="preserve">వివరించాడు</w:t>
      </w:r>
      <w:commentRangeEnd w:id="150"/>
      <w:r w:rsidDel="00000000" w:rsidR="00000000" w:rsidRPr="00000000">
        <w:commentReference w:id="150"/>
      </w:r>
      <w:r w:rsidDel="00000000" w:rsidR="00000000" w:rsidRPr="00000000">
        <w:rPr>
          <w:rFonts w:ascii="Roboto" w:cs="Roboto" w:eastAsia="Roboto" w:hAnsi="Roboto"/>
          <w:color w:val="1f1f1f"/>
          <w:sz w:val="21"/>
          <w:szCs w:val="21"/>
          <w:highlight w:val="white"/>
          <w:rtl w:val="0"/>
        </w:rPr>
        <w:t xml:space="preserve">. </w:t>
        <w:br w:type="textWrapping"/>
      </w:r>
      <w:r w:rsidDel="00000000" w:rsidR="00000000" w:rsidRPr="00000000">
        <w:rPr>
          <w:rtl w:val="0"/>
        </w:rPr>
      </w:r>
    </w:p>
    <w:p w:rsidR="00000000" w:rsidDel="00000000" w:rsidP="00000000" w:rsidRDefault="00000000" w:rsidRPr="00000000" w14:paraId="00000055">
      <w:pPr>
        <w:numPr>
          <w:ilvl w:val="0"/>
          <w:numId w:val="7"/>
        </w:numPr>
        <w:shd w:fill="ffffff" w:val="clear"/>
        <w:spacing w:after="0" w:before="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The ten fundamental vows (ethical guidelines) of Buddhism:</w:t>
      </w:r>
      <w:r w:rsidDel="00000000" w:rsidR="00000000" w:rsidRPr="00000000">
        <w:rPr>
          <w:rtl w:val="0"/>
        </w:rPr>
      </w:r>
    </w:p>
    <w:p w:rsidR="00000000" w:rsidDel="00000000" w:rsidP="00000000" w:rsidRDefault="00000000" w:rsidRPr="00000000" w14:paraId="00000056">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not harm living beings (Non-violence).</w:t>
      </w:r>
      <w:r w:rsidDel="00000000" w:rsidR="00000000" w:rsidRPr="00000000">
        <w:rPr>
          <w:rtl w:val="0"/>
        </w:rPr>
      </w:r>
    </w:p>
    <w:p w:rsidR="00000000" w:rsidDel="00000000" w:rsidP="00000000" w:rsidRDefault="00000000" w:rsidRPr="00000000" w14:paraId="00000057">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not </w:t>
      </w:r>
      <w:sdt>
        <w:sdtPr>
          <w:id w:val="-451512427"/>
          <w:tag w:val="goog_rdk_271"/>
        </w:sdtPr>
        <w:sdtContent>
          <w:commentRangeStart w:id="151"/>
        </w:sdtContent>
      </w:sdt>
      <w:r w:rsidDel="00000000" w:rsidR="00000000" w:rsidRPr="00000000">
        <w:rPr>
          <w:rFonts w:ascii="Roboto" w:cs="Roboto" w:eastAsia="Roboto" w:hAnsi="Roboto"/>
          <w:color w:val="1f1f1f"/>
          <w:sz w:val="21"/>
          <w:szCs w:val="21"/>
          <w:highlight w:val="white"/>
          <w:rtl w:val="0"/>
        </w:rPr>
        <w:t xml:space="preserve">steal</w:t>
      </w:r>
      <w:commentRangeEnd w:id="151"/>
      <w:r w:rsidDel="00000000" w:rsidR="00000000" w:rsidRPr="00000000">
        <w:commentReference w:id="151"/>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58">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not </w:t>
      </w:r>
      <w:sdt>
        <w:sdtPr>
          <w:id w:val="1333929463"/>
          <w:tag w:val="goog_rdk_272"/>
        </w:sdtPr>
        <w:sdtContent>
          <w:commentRangeStart w:id="152"/>
        </w:sdtContent>
      </w:sdt>
      <w:r w:rsidDel="00000000" w:rsidR="00000000" w:rsidRPr="00000000">
        <w:rPr>
          <w:rFonts w:ascii="Roboto" w:cs="Roboto" w:eastAsia="Roboto" w:hAnsi="Roboto"/>
          <w:color w:val="1f1f1f"/>
          <w:sz w:val="21"/>
          <w:szCs w:val="21"/>
          <w:highlight w:val="white"/>
          <w:rtl w:val="0"/>
        </w:rPr>
        <w:t xml:space="preserve">indulge</w:t>
      </w:r>
      <w:commentRangeEnd w:id="152"/>
      <w:r w:rsidDel="00000000" w:rsidR="00000000" w:rsidRPr="00000000">
        <w:commentReference w:id="152"/>
      </w:r>
      <w:r w:rsidDel="00000000" w:rsidR="00000000" w:rsidRPr="00000000">
        <w:rPr>
          <w:rFonts w:ascii="Roboto" w:cs="Roboto" w:eastAsia="Roboto" w:hAnsi="Roboto"/>
          <w:color w:val="1f1f1f"/>
          <w:sz w:val="21"/>
          <w:szCs w:val="21"/>
          <w:highlight w:val="white"/>
          <w:rtl w:val="0"/>
        </w:rPr>
        <w:t xml:space="preserve"> in sexual misconduct (You shall not commit adultery).</w:t>
      </w:r>
      <w:r w:rsidDel="00000000" w:rsidR="00000000" w:rsidRPr="00000000">
        <w:rPr>
          <w:rtl w:val="0"/>
        </w:rPr>
      </w:r>
    </w:p>
    <w:p w:rsidR="00000000" w:rsidDel="00000000" w:rsidP="00000000" w:rsidRDefault="00000000" w:rsidRPr="00000000" w14:paraId="00000059">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not lie.</w:t>
      </w:r>
      <w:r w:rsidDel="00000000" w:rsidR="00000000" w:rsidRPr="00000000">
        <w:rPr>
          <w:rtl w:val="0"/>
        </w:rPr>
      </w:r>
    </w:p>
    <w:p w:rsidR="00000000" w:rsidDel="00000000" w:rsidP="00000000" w:rsidRDefault="00000000" w:rsidRPr="00000000" w14:paraId="0000005A">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w:t>
      </w:r>
      <w:sdt>
        <w:sdtPr>
          <w:id w:val="-1619245385"/>
          <w:tag w:val="goog_rdk_273"/>
        </w:sdtPr>
        <w:sdtContent>
          <w:commentRangeStart w:id="153"/>
        </w:sdtContent>
      </w:sdt>
      <w:r w:rsidDel="00000000" w:rsidR="00000000" w:rsidRPr="00000000">
        <w:rPr>
          <w:rFonts w:ascii="Roboto" w:cs="Roboto" w:eastAsia="Roboto" w:hAnsi="Roboto"/>
          <w:color w:val="1f1f1f"/>
          <w:sz w:val="21"/>
          <w:szCs w:val="21"/>
          <w:highlight w:val="white"/>
          <w:rtl w:val="0"/>
        </w:rPr>
        <w:t xml:space="preserve">abstain</w:t>
      </w:r>
      <w:commentRangeEnd w:id="153"/>
      <w:r w:rsidDel="00000000" w:rsidR="00000000" w:rsidRPr="00000000">
        <w:commentReference w:id="153"/>
      </w:r>
      <w:r w:rsidDel="00000000" w:rsidR="00000000" w:rsidRPr="00000000">
        <w:rPr>
          <w:rFonts w:ascii="Roboto" w:cs="Roboto" w:eastAsia="Roboto" w:hAnsi="Roboto"/>
          <w:color w:val="1f1f1f"/>
          <w:sz w:val="21"/>
          <w:szCs w:val="21"/>
          <w:highlight w:val="white"/>
          <w:rtl w:val="0"/>
        </w:rPr>
        <w:t xml:space="preserve"> from intoxicants.</w:t>
      </w:r>
      <w:r w:rsidDel="00000000" w:rsidR="00000000" w:rsidRPr="00000000">
        <w:rPr>
          <w:rtl w:val="0"/>
        </w:rPr>
      </w:r>
    </w:p>
    <w:p w:rsidR="00000000" w:rsidDel="00000000" w:rsidP="00000000" w:rsidRDefault="00000000" w:rsidRPr="00000000" w14:paraId="0000005B">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abstain from eating at inappropriate times.</w:t>
      </w:r>
      <w:r w:rsidDel="00000000" w:rsidR="00000000" w:rsidRPr="00000000">
        <w:rPr>
          <w:rtl w:val="0"/>
        </w:rPr>
      </w:r>
    </w:p>
    <w:p w:rsidR="00000000" w:rsidDel="00000000" w:rsidP="00000000" w:rsidRDefault="00000000" w:rsidRPr="00000000" w14:paraId="0000005C">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abstain from watching improper dances, singing, and other forms of entertainment.</w:t>
      </w:r>
      <w:r w:rsidDel="00000000" w:rsidR="00000000" w:rsidRPr="00000000">
        <w:rPr>
          <w:rtl w:val="0"/>
        </w:rPr>
      </w:r>
    </w:p>
    <w:p w:rsidR="00000000" w:rsidDel="00000000" w:rsidP="00000000" w:rsidRDefault="00000000" w:rsidRPr="00000000" w14:paraId="0000005D">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abstain from using perfumes and other bodily adornments.</w:t>
      </w:r>
      <w:r w:rsidDel="00000000" w:rsidR="00000000" w:rsidRPr="00000000">
        <w:rPr>
          <w:rtl w:val="0"/>
        </w:rPr>
      </w:r>
    </w:p>
    <w:p w:rsidR="00000000" w:rsidDel="00000000" w:rsidP="00000000" w:rsidRDefault="00000000" w:rsidRPr="00000000" w14:paraId="0000005E">
      <w:pPr>
        <w:numPr>
          <w:ilvl w:val="0"/>
          <w:numId w:val="1"/>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abstain from using high seats and </w:t>
      </w:r>
      <w:sdt>
        <w:sdtPr>
          <w:id w:val="-711991787"/>
          <w:tag w:val="goog_rdk_274"/>
        </w:sdtPr>
        <w:sdtContent>
          <w:commentRangeStart w:id="154"/>
        </w:sdtContent>
      </w:sdt>
      <w:r w:rsidDel="00000000" w:rsidR="00000000" w:rsidRPr="00000000">
        <w:rPr>
          <w:rFonts w:ascii="Roboto" w:cs="Roboto" w:eastAsia="Roboto" w:hAnsi="Roboto"/>
          <w:color w:val="1f1f1f"/>
          <w:sz w:val="21"/>
          <w:szCs w:val="21"/>
          <w:highlight w:val="white"/>
          <w:rtl w:val="0"/>
        </w:rPr>
        <w:t xml:space="preserve">luxurious</w:t>
      </w:r>
      <w:commentRangeEnd w:id="154"/>
      <w:r w:rsidDel="00000000" w:rsidR="00000000" w:rsidRPr="00000000">
        <w:commentReference w:id="154"/>
      </w:r>
      <w:r w:rsidDel="00000000" w:rsidR="00000000" w:rsidRPr="00000000">
        <w:rPr>
          <w:rFonts w:ascii="Roboto" w:cs="Roboto" w:eastAsia="Roboto" w:hAnsi="Roboto"/>
          <w:color w:val="1f1f1f"/>
          <w:sz w:val="21"/>
          <w:szCs w:val="21"/>
          <w:highlight w:val="white"/>
          <w:rtl w:val="0"/>
        </w:rPr>
        <w:t xml:space="preserve"> beds.</w:t>
      </w:r>
      <w:r w:rsidDel="00000000" w:rsidR="00000000" w:rsidRPr="00000000">
        <w:rPr>
          <w:rtl w:val="0"/>
        </w:rPr>
      </w:r>
    </w:p>
    <w:p w:rsidR="00000000" w:rsidDel="00000000" w:rsidP="00000000" w:rsidRDefault="00000000" w:rsidRPr="00000000" w14:paraId="0000005F">
      <w:pPr>
        <w:numPr>
          <w:ilvl w:val="0"/>
          <w:numId w:val="1"/>
        </w:numPr>
        <w:shd w:fill="ffffff" w:val="clear"/>
        <w:spacing w:after="24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shall not acquire or spread false knowledge.</w:t>
      </w:r>
      <w:r w:rsidDel="00000000" w:rsidR="00000000" w:rsidRPr="00000000">
        <w:rPr>
          <w:rtl w:val="0"/>
        </w:rPr>
      </w:r>
    </w:p>
    <w:p w:rsidR="00000000" w:rsidDel="00000000" w:rsidP="00000000" w:rsidRDefault="00000000" w:rsidRPr="00000000" w14:paraId="00000060">
      <w:pPr>
        <w:shd w:fill="ffffff" w:val="clear"/>
        <w:spacing w:before="240" w:lineRule="auto"/>
        <w:ind w:left="720" w:firstLine="0"/>
        <w:rPr>
          <w:rFonts w:ascii="Roboto" w:cs="Roboto" w:eastAsia="Roboto" w:hAnsi="Roboto"/>
          <w:b w:val="1"/>
          <w:bCs w:val="1"/>
          <w:color w:val="1f1f1f"/>
          <w:sz w:val="21"/>
          <w:szCs w:val="21"/>
          <w:highlight w:val="white"/>
        </w:rPr>
      </w:pPr>
      <w:r w:rsidDel="00000000" w:rsidR="00000000" w:rsidRPr="00000000">
        <w:rPr>
          <w:rFonts w:ascii="Chathura" w:cs="Chathura" w:eastAsia="Chathura" w:hAnsi="Chathura"/>
          <w:b w:val="1"/>
          <w:bCs w:val="1"/>
          <w:color w:val="1f1f1f"/>
          <w:sz w:val="21"/>
          <w:szCs w:val="21"/>
          <w:highlight w:val="white"/>
          <w:rtl w:val="0"/>
        </w:rPr>
        <w:t xml:space="preserve">బౌద్ధ మత ప్రతిజ్ఞలు:  (The closest of the Ten commandments is also shown)</w:t>
      </w:r>
      <w:r w:rsidDel="00000000" w:rsidR="00000000" w:rsidRPr="00000000">
        <w:rPr>
          <w:rtl w:val="0"/>
        </w:rPr>
      </w:r>
    </w:p>
    <w:p w:rsidR="00000000" w:rsidDel="00000000" w:rsidP="00000000" w:rsidRDefault="00000000" w:rsidRPr="00000000" w14:paraId="00000061">
      <w:pPr>
        <w:numPr>
          <w:ilvl w:val="0"/>
          <w:numId w:val="5"/>
        </w:numPr>
        <w:shd w:fill="ffffff" w:val="clear"/>
        <w:spacing w:after="0" w:before="24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జీవహింస చేయను (You shall not murder) </w:t>
      </w:r>
      <w:r w:rsidDel="00000000" w:rsidR="00000000" w:rsidRPr="00000000">
        <w:rPr>
          <w:rtl w:val="0"/>
        </w:rPr>
      </w:r>
    </w:p>
    <w:p w:rsidR="00000000" w:rsidDel="00000000" w:rsidP="00000000" w:rsidRDefault="00000000" w:rsidRPr="00000000" w14:paraId="00000062">
      <w:pPr>
        <w:numPr>
          <w:ilvl w:val="0"/>
          <w:numId w:val="5"/>
        </w:numPr>
        <w:shd w:fill="ffffff" w:val="clear"/>
        <w:spacing w:after="0" w:before="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దొంగతనం చేయను (you shall not ste</w:t>
      </w:r>
      <w:r w:rsidDel="00000000" w:rsidR="00000000" w:rsidRPr="00000000">
        <w:rPr>
          <w:rFonts w:ascii="Roboto" w:cs="Roboto" w:eastAsia="Roboto" w:hAnsi="Roboto"/>
          <w:color w:val="1f1f1f"/>
          <w:sz w:val="21"/>
          <w:szCs w:val="21"/>
          <w:highlight w:val="white"/>
          <w:rtl w:val="0"/>
        </w:rPr>
        <w:t xml:space="preserve">al)</w:t>
      </w:r>
      <w:r w:rsidDel="00000000" w:rsidR="00000000" w:rsidRPr="00000000">
        <w:rPr>
          <w:rtl w:val="0"/>
        </w:rPr>
      </w:r>
    </w:p>
    <w:p w:rsidR="00000000" w:rsidDel="00000000" w:rsidP="00000000" w:rsidRDefault="00000000" w:rsidRPr="00000000" w14:paraId="00000063">
      <w:pPr>
        <w:numPr>
          <w:ilvl w:val="0"/>
          <w:numId w:val="5"/>
        </w:numPr>
        <w:shd w:fill="ffffff" w:val="clear"/>
        <w:spacing w:after="0" w:before="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వ్యభిచారం చేయను (you </w:t>
      </w:r>
      <w:r w:rsidDel="00000000" w:rsidR="00000000" w:rsidRPr="00000000">
        <w:rPr>
          <w:rFonts w:ascii="Roboto" w:cs="Roboto" w:eastAsia="Roboto" w:hAnsi="Roboto"/>
          <w:color w:val="1f1f1f"/>
          <w:sz w:val="21"/>
          <w:szCs w:val="21"/>
          <w:highlight w:val="white"/>
          <w:rtl w:val="0"/>
        </w:rPr>
        <w:t xml:space="preserve">shall not commit adultery)</w:t>
      </w:r>
      <w:r w:rsidDel="00000000" w:rsidR="00000000" w:rsidRPr="00000000">
        <w:rPr>
          <w:rtl w:val="0"/>
        </w:rPr>
      </w:r>
    </w:p>
    <w:p w:rsidR="00000000" w:rsidDel="00000000" w:rsidP="00000000" w:rsidRDefault="00000000" w:rsidRPr="00000000" w14:paraId="00000064">
      <w:pPr>
        <w:numPr>
          <w:ilvl w:val="0"/>
          <w:numId w:val="5"/>
        </w:numPr>
        <w:shd w:fill="ffffff" w:val="clear"/>
        <w:spacing w:after="0" w:before="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అసత్యమాడను </w:t>
      </w:r>
      <w:sdt>
        <w:sdtPr>
          <w:id w:val="-1990743232"/>
          <w:tag w:val="goog_rdk_275"/>
        </w:sdtPr>
        <w:sdtContent>
          <w:ins w:author="" w:id="113" w:date="1970-01-01T00:00:01Z">
            <w:r w:rsidDel="00000000" w:rsidR="00000000" w:rsidRPr="00000000">
              <w:rPr>
                <w:rFonts w:ascii="Roboto" w:cs="Roboto" w:eastAsia="Roboto" w:hAnsi="Roboto"/>
                <w:color w:val="1f1f1f"/>
                <w:sz w:val="21"/>
                <w:szCs w:val="21"/>
                <w:highlight w:val="white"/>
                <w:rtl w:val="0"/>
              </w:rPr>
              <w:t xml:space="preserve">(you shall not lie)</w:t>
            </w:r>
          </w:ins>
        </w:sdtContent>
      </w:sdt>
      <w:r w:rsidDel="00000000" w:rsidR="00000000" w:rsidRPr="00000000">
        <w:rPr>
          <w:rtl w:val="0"/>
        </w:rPr>
      </w:r>
    </w:p>
    <w:p w:rsidR="00000000" w:rsidDel="00000000" w:rsidP="00000000" w:rsidRDefault="00000000" w:rsidRPr="00000000" w14:paraId="00000065">
      <w:pPr>
        <w:numPr>
          <w:ilvl w:val="0"/>
          <w:numId w:val="5"/>
        </w:numPr>
        <w:shd w:fill="ffffff" w:val="clear"/>
        <w:spacing w:after="0" w:before="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మత్తుపదార్థాలు సేవించను </w:t>
      </w:r>
      <w:sdt>
        <w:sdtPr>
          <w:id w:val="-714717800"/>
          <w:tag w:val="goog_rdk_276"/>
        </w:sdtPr>
        <w:sdtContent>
          <w:ins w:author="" w:id="114" w:date="1970-01-01T00:00:01Z">
            <w:r w:rsidDel="00000000" w:rsidR="00000000" w:rsidRPr="00000000">
              <w:rPr>
                <w:rFonts w:ascii="Roboto" w:cs="Roboto" w:eastAsia="Roboto" w:hAnsi="Roboto"/>
                <w:color w:val="1f1f1f"/>
                <w:sz w:val="21"/>
                <w:szCs w:val="21"/>
                <w:highlight w:val="white"/>
                <w:rtl w:val="0"/>
              </w:rPr>
              <w:t xml:space="preserve">(you shall not commit adultery)</w:t>
            </w:r>
          </w:ins>
        </w:sdtContent>
      </w:sdt>
      <w:r w:rsidDel="00000000" w:rsidR="00000000" w:rsidRPr="00000000">
        <w:rPr>
          <w:rtl w:val="0"/>
        </w:rPr>
      </w:r>
    </w:p>
    <w:p w:rsidR="00000000" w:rsidDel="00000000" w:rsidP="00000000" w:rsidRDefault="00000000" w:rsidRPr="00000000" w14:paraId="00000066">
      <w:pPr>
        <w:numPr>
          <w:ilvl w:val="0"/>
          <w:numId w:val="5"/>
        </w:numPr>
        <w:shd w:fill="ffffff" w:val="clear"/>
        <w:spacing w:after="0" w:before="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అకాలభోజనం చేయను (you shall not c</w:t>
      </w:r>
      <w:r w:rsidDel="00000000" w:rsidR="00000000" w:rsidRPr="00000000">
        <w:rPr>
          <w:rFonts w:ascii="Roboto" w:cs="Roboto" w:eastAsia="Roboto" w:hAnsi="Roboto"/>
          <w:color w:val="1f1f1f"/>
          <w:sz w:val="21"/>
          <w:szCs w:val="21"/>
          <w:highlight w:val="white"/>
          <w:rtl w:val="0"/>
        </w:rPr>
        <w:t xml:space="preserve">ovet)</w:t>
      </w:r>
      <w:r w:rsidDel="00000000" w:rsidR="00000000" w:rsidRPr="00000000">
        <w:rPr>
          <w:rtl w:val="0"/>
        </w:rPr>
      </w:r>
    </w:p>
    <w:p w:rsidR="00000000" w:rsidDel="00000000" w:rsidP="00000000" w:rsidRDefault="00000000" w:rsidRPr="00000000" w14:paraId="00000067">
      <w:pPr>
        <w:numPr>
          <w:ilvl w:val="0"/>
          <w:numId w:val="5"/>
        </w:numPr>
        <w:shd w:fill="ffffff" w:val="clear"/>
        <w:spacing w:after="0" w:before="0" w:lineRule="auto"/>
        <w:ind w:left="1440" w:hanging="360"/>
        <w:rPr>
          <w:rFonts w:ascii="Roboto" w:cs="Roboto" w:eastAsia="Roboto" w:hAnsi="Roboto"/>
          <w:highlight w:val="white"/>
        </w:rPr>
      </w:pPr>
      <w:sdt>
        <w:sdtPr>
          <w:id w:val="366855980"/>
          <w:tag w:val="goog_rdk_277"/>
        </w:sdtPr>
        <w:sdtContent>
          <w:commentRangeStart w:id="155"/>
        </w:sdtContent>
      </w:sdt>
      <w:r w:rsidDel="00000000" w:rsidR="00000000" w:rsidRPr="00000000">
        <w:rPr>
          <w:rFonts w:ascii="Chathura" w:cs="Chathura" w:eastAsia="Chathura" w:hAnsi="Chathura"/>
          <w:color w:val="1f1f1f"/>
          <w:sz w:val="21"/>
          <w:szCs w:val="21"/>
          <w:highlight w:val="white"/>
          <w:rtl w:val="0"/>
        </w:rPr>
        <w:t xml:space="preserve">విలాసాల</w:t>
      </w:r>
      <w:commentRangeEnd w:id="155"/>
      <w:r w:rsidDel="00000000" w:rsidR="00000000" w:rsidRPr="00000000">
        <w:commentReference w:id="155"/>
      </w:r>
      <w:r w:rsidDel="00000000" w:rsidR="00000000" w:rsidRPr="00000000">
        <w:rPr>
          <w:rFonts w:ascii="Chathura" w:cs="Chathura" w:eastAsia="Chathura" w:hAnsi="Chathura"/>
          <w:color w:val="1f1f1f"/>
          <w:sz w:val="21"/>
          <w:szCs w:val="21"/>
          <w:highlight w:val="white"/>
          <w:rtl w:val="0"/>
        </w:rPr>
        <w:t xml:space="preserve"> కోసం తప్పుడు నృత్యగీతాదుల </w:t>
      </w:r>
      <w:sdt>
        <w:sdtPr>
          <w:id w:val="775745486"/>
          <w:tag w:val="goog_rdk_278"/>
        </w:sdtPr>
        <w:sdtContent>
          <w:commentRangeStart w:id="156"/>
        </w:sdtContent>
      </w:sdt>
      <w:r w:rsidDel="00000000" w:rsidR="00000000" w:rsidRPr="00000000">
        <w:rPr>
          <w:rFonts w:ascii="Chathura" w:cs="Chathura" w:eastAsia="Chathura" w:hAnsi="Chathura"/>
          <w:color w:val="1f1f1f"/>
          <w:sz w:val="21"/>
          <w:szCs w:val="21"/>
          <w:highlight w:val="white"/>
          <w:rtl w:val="0"/>
        </w:rPr>
        <w:t xml:space="preserve">దర్శన </w:t>
      </w:r>
      <w:commentRangeEnd w:id="156"/>
      <w:r w:rsidDel="00000000" w:rsidR="00000000" w:rsidRPr="00000000">
        <w:commentReference w:id="156"/>
      </w:r>
      <w:sdt>
        <w:sdtPr>
          <w:id w:val="535140905"/>
          <w:tag w:val="goog_rdk_279"/>
        </w:sdtPr>
        <w:sdtContent>
          <w:commentRangeStart w:id="157"/>
        </w:sdtContent>
      </w:sdt>
      <w:r w:rsidDel="00000000" w:rsidR="00000000" w:rsidRPr="00000000">
        <w:rPr>
          <w:rFonts w:ascii="Chathura" w:cs="Chathura" w:eastAsia="Chathura" w:hAnsi="Chathura"/>
          <w:color w:val="1f1f1f"/>
          <w:sz w:val="21"/>
          <w:szCs w:val="21"/>
          <w:highlight w:val="white"/>
          <w:rtl w:val="0"/>
        </w:rPr>
        <w:t xml:space="preserve">శ్రవణా</w:t>
      </w:r>
      <w:commentRangeEnd w:id="157"/>
      <w:r w:rsidDel="00000000" w:rsidR="00000000" w:rsidRPr="00000000">
        <w:commentReference w:id="157"/>
      </w:r>
      <w:r w:rsidDel="00000000" w:rsidR="00000000" w:rsidRPr="00000000">
        <w:rPr>
          <w:rFonts w:ascii="Chathura" w:cs="Chathura" w:eastAsia="Chathura" w:hAnsi="Chathura"/>
          <w:color w:val="1f1f1f"/>
          <w:sz w:val="21"/>
          <w:szCs w:val="21"/>
          <w:highlight w:val="white"/>
          <w:rtl w:val="0"/>
        </w:rPr>
        <w:t xml:space="preserve">లను చేయను (</w:t>
      </w:r>
      <w:r w:rsidDel="00000000" w:rsidR="00000000" w:rsidRPr="00000000">
        <w:rPr>
          <w:rFonts w:ascii="Roboto" w:cs="Roboto" w:eastAsia="Roboto" w:hAnsi="Roboto"/>
          <w:color w:val="1f1f1f"/>
          <w:sz w:val="21"/>
          <w:szCs w:val="21"/>
          <w:highlight w:val="white"/>
          <w:rtl w:val="0"/>
        </w:rPr>
        <w:t xml:space="preserve">you shall not commit adultery</w:t>
      </w:r>
      <w:sdt>
        <w:sdtPr>
          <w:id w:val="2039462114"/>
          <w:tag w:val="goog_rdk_280"/>
        </w:sdtPr>
        <w:sdtContent>
          <w:del w:author="" w:id="115" w:date="1970-01-01T00:00:01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Roboto" w:cs="Roboto" w:eastAsia="Roboto" w:hAnsi="Roboto"/>
          <w:color w:val="1f1f1f"/>
          <w:sz w:val="21"/>
          <w:szCs w:val="21"/>
          <w:highlight w:val="white"/>
          <w:rtl w:val="0"/>
        </w:rPr>
        <w:t xml:space="preserve">/</w:t>
      </w:r>
      <w:sdt>
        <w:sdtPr>
          <w:id w:val="806645687"/>
          <w:tag w:val="goog_rdk_281"/>
        </w:sdtPr>
        <w:sdtContent>
          <w:del w:author="Virata Pusuluri" w:id="116" w:date="2025-02-07T15:37:46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Roboto" w:cs="Roboto" w:eastAsia="Roboto" w:hAnsi="Roboto"/>
          <w:color w:val="1f1f1f"/>
          <w:sz w:val="21"/>
          <w:szCs w:val="21"/>
          <w:highlight w:val="white"/>
          <w:rtl w:val="0"/>
        </w:rPr>
        <w:t xml:space="preserve">you shall not covet)</w:t>
      </w:r>
      <w:r w:rsidDel="00000000" w:rsidR="00000000" w:rsidRPr="00000000">
        <w:rPr>
          <w:rtl w:val="0"/>
        </w:rPr>
      </w:r>
    </w:p>
    <w:p w:rsidR="00000000" w:rsidDel="00000000" w:rsidP="00000000" w:rsidRDefault="00000000" w:rsidRPr="00000000" w14:paraId="00000068">
      <w:pPr>
        <w:numPr>
          <w:ilvl w:val="0"/>
          <w:numId w:val="5"/>
        </w:numPr>
        <w:shd w:fill="ffffff" w:val="clear"/>
        <w:spacing w:after="0" w:before="0" w:lineRule="auto"/>
        <w:ind w:left="144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విలాసాలకు పరిమళ ద్రవ్యాలను వాడను (you shall not covet)</w:t>
      </w:r>
      <w:r w:rsidDel="00000000" w:rsidR="00000000" w:rsidRPr="00000000">
        <w:rPr>
          <w:rtl w:val="0"/>
        </w:rPr>
      </w:r>
    </w:p>
    <w:p w:rsidR="00000000" w:rsidDel="00000000" w:rsidP="00000000" w:rsidRDefault="00000000" w:rsidRPr="00000000" w14:paraId="00000069">
      <w:pPr>
        <w:numPr>
          <w:ilvl w:val="0"/>
          <w:numId w:val="5"/>
        </w:numPr>
        <w:shd w:fill="ffffff" w:val="clear"/>
        <w:spacing w:after="0" w:before="0" w:lineRule="auto"/>
        <w:ind w:left="1440" w:hanging="360"/>
        <w:rPr>
          <w:rFonts w:ascii="Roboto" w:cs="Roboto" w:eastAsia="Roboto" w:hAnsi="Roboto"/>
          <w:color w:val="000000"/>
          <w:highlight w:val="white"/>
        </w:rPr>
      </w:pPr>
      <w:r w:rsidDel="00000000" w:rsidR="00000000" w:rsidRPr="00000000">
        <w:rPr>
          <w:rFonts w:ascii="Chathura" w:cs="Chathura" w:eastAsia="Chathura" w:hAnsi="Chathura"/>
          <w:sz w:val="21"/>
          <w:szCs w:val="21"/>
          <w:highlight w:val="white"/>
          <w:rtl w:val="0"/>
        </w:rPr>
        <w:t xml:space="preserve">ఉన్నత ఆసనం, ఉన్నత శయ్యను కోరను (you shall not c</w:t>
      </w:r>
      <w:r w:rsidDel="00000000" w:rsidR="00000000" w:rsidRPr="00000000">
        <w:rPr>
          <w:rFonts w:ascii="Roboto" w:cs="Roboto" w:eastAsia="Roboto" w:hAnsi="Roboto"/>
          <w:sz w:val="21"/>
          <w:szCs w:val="21"/>
          <w:highlight w:val="white"/>
          <w:rtl w:val="0"/>
        </w:rPr>
        <w:t xml:space="preserve">ovet)</w:t>
      </w:r>
      <w:r w:rsidDel="00000000" w:rsidR="00000000" w:rsidRPr="00000000">
        <w:rPr>
          <w:rtl w:val="0"/>
        </w:rPr>
      </w:r>
    </w:p>
    <w:p w:rsidR="00000000" w:rsidDel="00000000" w:rsidP="00000000" w:rsidRDefault="00000000" w:rsidRPr="00000000" w14:paraId="0000006A">
      <w:pPr>
        <w:numPr>
          <w:ilvl w:val="0"/>
          <w:numId w:val="5"/>
        </w:numPr>
        <w:shd w:fill="ffffff" w:val="clear"/>
        <w:spacing w:before="0" w:lineRule="auto"/>
        <w:ind w:left="1440" w:hanging="360"/>
        <w:rPr>
          <w:rFonts w:ascii="Roboto" w:cs="Roboto" w:eastAsia="Roboto" w:hAnsi="Roboto"/>
          <w:color w:val="000000"/>
          <w:highlight w:val="white"/>
        </w:rPr>
      </w:pPr>
      <w:r w:rsidDel="00000000" w:rsidR="00000000" w:rsidRPr="00000000">
        <w:rPr>
          <w:rFonts w:ascii="Chathura" w:cs="Chathura" w:eastAsia="Chathura" w:hAnsi="Chathura"/>
          <w:sz w:val="21"/>
          <w:szCs w:val="21"/>
          <w:highlight w:val="white"/>
          <w:rtl w:val="0"/>
        </w:rPr>
        <w:t xml:space="preserve">అవిద్యను నిర్మూలిస్తాను </w:t>
      </w:r>
      <w:sdt>
        <w:sdtPr>
          <w:id w:val="-1154625763"/>
          <w:tag w:val="goog_rdk_282"/>
        </w:sdtPr>
        <w:sdtContent>
          <w:ins w:author="" w:id="117" w:date="1970-01-01T00:00:01Z">
            <w:r w:rsidDel="00000000" w:rsidR="00000000" w:rsidRPr="00000000">
              <w:rPr>
                <w:rFonts w:ascii="Roboto" w:cs="Roboto" w:eastAsia="Roboto" w:hAnsi="Roboto"/>
                <w:sz w:val="21"/>
                <w:szCs w:val="21"/>
                <w:highlight w:val="white"/>
                <w:rtl w:val="0"/>
              </w:rPr>
              <w:t xml:space="preserve">(you shall not lie)</w:t>
            </w:r>
          </w:ins>
        </w:sdtContent>
      </w:sdt>
      <w:r w:rsidDel="00000000" w:rsidR="00000000" w:rsidRPr="00000000">
        <w:rPr>
          <w:rtl w:val="0"/>
        </w:rPr>
      </w:r>
    </w:p>
    <w:p w:rsidR="00000000" w:rsidDel="00000000" w:rsidP="00000000" w:rsidRDefault="00000000" w:rsidRPr="00000000" w14:paraId="0000006B">
      <w:pPr>
        <w:shd w:fill="ffffff" w:val="clear"/>
        <w:spacing w:befor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C">
      <w:pPr>
        <w:shd w:fill="ffffff" w:val="clear"/>
        <w:spacing w:before="24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Chapter 22-27:</w:t>
      </w:r>
    </w:p>
    <w:p w:rsidR="00000000" w:rsidDel="00000000" w:rsidP="00000000" w:rsidRDefault="00000000" w:rsidRPr="00000000" w14:paraId="0000006D">
      <w:pPr>
        <w:numPr>
          <w:ilvl w:val="0"/>
          <w:numId w:val="6"/>
        </w:numPr>
        <w:shd w:fill="ffffff" w:val="clear"/>
        <w:spacing w:after="0" w:before="24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కపిలవస్తుపుర ప్రవేశం (Entry into Kapilavastu)</w:t>
      </w:r>
      <w:r w:rsidDel="00000000" w:rsidR="00000000" w:rsidRPr="00000000">
        <w:rPr>
          <w:rFonts w:ascii="Chathura" w:cs="Chathura" w:eastAsia="Chathura" w:hAnsi="Chathura"/>
          <w:color w:val="1f1f1f"/>
          <w:sz w:val="21"/>
          <w:szCs w:val="21"/>
          <w:highlight w:val="white"/>
          <w:rtl w:val="0"/>
        </w:rPr>
        <w:t xml:space="preserve">: బుద్ధుడు తన పూర్వ రాజ్యానికి తిరిగి వచ్చాడు, అక్కడ అతను తన తండ్రి, భార్య  మరియు </w:t>
      </w:r>
      <w:sdt>
        <w:sdtPr>
          <w:id w:val="552454842"/>
          <w:tag w:val="goog_rdk_283"/>
        </w:sdtPr>
        <w:sdtContent>
          <w:commentRangeStart w:id="158"/>
        </w:sdtContent>
      </w:sdt>
      <w:r w:rsidDel="00000000" w:rsidR="00000000" w:rsidRPr="00000000">
        <w:rPr>
          <w:rFonts w:ascii="Chathura" w:cs="Chathura" w:eastAsia="Chathura" w:hAnsi="Chathura"/>
          <w:color w:val="1f1f1f"/>
          <w:sz w:val="21"/>
          <w:szCs w:val="21"/>
          <w:highlight w:val="white"/>
          <w:rtl w:val="0"/>
        </w:rPr>
        <w:t xml:space="preserve">ఇతరులకు</w:t>
      </w:r>
      <w:commentRangeEnd w:id="158"/>
      <w:r w:rsidDel="00000000" w:rsidR="00000000" w:rsidRPr="00000000">
        <w:commentReference w:id="158"/>
      </w:r>
      <w:r w:rsidDel="00000000" w:rsidR="00000000" w:rsidRPr="00000000">
        <w:rPr>
          <w:rFonts w:ascii="Chathura" w:cs="Chathura" w:eastAsia="Chathura" w:hAnsi="Chathura"/>
          <w:color w:val="1f1f1f"/>
          <w:sz w:val="21"/>
          <w:szCs w:val="21"/>
          <w:highlight w:val="white"/>
          <w:rtl w:val="0"/>
        </w:rPr>
        <w:t xml:space="preserve"> తన బోధనలను అందించాడు.</w:t>
      </w:r>
      <w:r w:rsidDel="00000000" w:rsidR="00000000" w:rsidRPr="00000000">
        <w:rPr>
          <w:rtl w:val="0"/>
        </w:rPr>
      </w:r>
    </w:p>
    <w:p w:rsidR="00000000" w:rsidDel="00000000" w:rsidP="00000000" w:rsidRDefault="00000000" w:rsidRPr="00000000" w14:paraId="0000006E">
      <w:pPr>
        <w:numPr>
          <w:ilvl w:val="1"/>
          <w:numId w:val="6"/>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Buddha returned to his former kingdom, where he shared his teachings with his father, wife and others.</w:t>
        <w:br w:type="textWrapping"/>
      </w:r>
      <w:r w:rsidDel="00000000" w:rsidR="00000000" w:rsidRPr="00000000">
        <w:rPr>
          <w:rtl w:val="0"/>
        </w:rPr>
      </w:r>
    </w:p>
    <w:sdt>
      <w:sdtPr>
        <w:id w:val="-674690317"/>
        <w:tag w:val="goog_rdk_294"/>
      </w:sdtPr>
      <w:sdtContent>
        <w:p w:rsidR="00000000" w:rsidDel="00000000" w:rsidP="00000000" w:rsidRDefault="00000000" w:rsidRPr="00000000" w14:paraId="0000006F">
          <w:pPr>
            <w:numPr>
              <w:ilvl w:val="0"/>
              <w:numId w:val="6"/>
            </w:numPr>
            <w:shd w:fill="ffffff" w:val="clear"/>
            <w:spacing w:after="0" w:before="0" w:lineRule="auto"/>
            <w:ind w:left="720" w:hanging="360"/>
            <w:rPr>
              <w:ins w:author="Virata Pusuluri" w:id="126" w:date="2025-01-24T20:42:42Z"/>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అష్టాంగమార్గం (The Eightfold Path)</w:t>
          </w:r>
          <w:r w:rsidDel="00000000" w:rsidR="00000000" w:rsidRPr="00000000">
            <w:rPr>
              <w:rFonts w:ascii="Chathura" w:cs="Chathura" w:eastAsia="Chathura" w:hAnsi="Chathura"/>
              <w:color w:val="1f1f1f"/>
              <w:sz w:val="21"/>
              <w:szCs w:val="21"/>
              <w:highlight w:val="white"/>
              <w:rtl w:val="0"/>
            </w:rPr>
            <w:t xml:space="preserve">: బుద్ధుడు తన తండ్రికి దుఃఖం నుండి </w:t>
          </w:r>
          <w:sdt>
            <w:sdtPr>
              <w:id w:val="-1368995057"/>
              <w:tag w:val="goog_rdk_284"/>
            </w:sdtPr>
            <w:sdtContent>
              <w:commentRangeStart w:id="159"/>
            </w:sdtContent>
          </w:sdt>
          <w:r w:rsidDel="00000000" w:rsidR="00000000" w:rsidRPr="00000000">
            <w:rPr>
              <w:rFonts w:ascii="Chathura" w:cs="Chathura" w:eastAsia="Chathura" w:hAnsi="Chathura"/>
              <w:color w:val="1f1f1f"/>
              <w:sz w:val="21"/>
              <w:szCs w:val="21"/>
              <w:highlight w:val="white"/>
              <w:rtl w:val="0"/>
            </w:rPr>
            <w:t xml:space="preserve">విముక్తి</w:t>
          </w:r>
          <w:commentRangeEnd w:id="159"/>
          <w:r w:rsidDel="00000000" w:rsidR="00000000" w:rsidRPr="00000000">
            <w:commentReference w:id="159"/>
          </w:r>
          <w:r w:rsidDel="00000000" w:rsidR="00000000" w:rsidRPr="00000000">
            <w:rPr>
              <w:rFonts w:ascii="Chathura" w:cs="Chathura" w:eastAsia="Chathura" w:hAnsi="Chathura"/>
              <w:color w:val="1f1f1f"/>
              <w:sz w:val="21"/>
              <w:szCs w:val="21"/>
              <w:highlight w:val="white"/>
              <w:rtl w:val="0"/>
            </w:rPr>
            <w:t xml:space="preserve"> పొందే మార్గం అష్టాంగ మార్గమని బోధించాడు. మంచి మార్గం</w:t>
          </w:r>
          <w:sdt>
            <w:sdtPr>
              <w:id w:val="1488666166"/>
              <w:tag w:val="goog_rdk_285"/>
            </w:sdtPr>
            <w:sdtContent>
              <w:ins w:author="Virata Pusuluri" w:id="118" w:date="2025-01-06T01:51:54Z">
                <w:r w:rsidDel="00000000" w:rsidR="00000000" w:rsidRPr="00000000">
                  <w:rPr>
                    <w:rFonts w:ascii="Roboto" w:cs="Roboto" w:eastAsia="Roboto" w:hAnsi="Roboto"/>
                    <w:color w:val="1f1f1f"/>
                    <w:sz w:val="21"/>
                    <w:szCs w:val="21"/>
                    <w:highlight w:val="white"/>
                    <w:rtl w:val="0"/>
                  </w:rPr>
                  <w:t xml:space="preserve"> (పవిత్ర మతం)</w:t>
                </w:r>
              </w:ins>
            </w:sdtContent>
          </w:sdt>
          <w:r w:rsidDel="00000000" w:rsidR="00000000" w:rsidRPr="00000000">
            <w:rPr>
              <w:rFonts w:ascii="Chathura" w:cs="Chathura" w:eastAsia="Chathura" w:hAnsi="Chathura"/>
              <w:color w:val="1f1f1f"/>
              <w:sz w:val="21"/>
              <w:szCs w:val="21"/>
              <w:highlight w:val="white"/>
              <w:rtl w:val="0"/>
            </w:rPr>
            <w:t xml:space="preserve">, మంచి జ్ఞానం</w:t>
          </w:r>
          <w:sdt>
            <w:sdtPr>
              <w:id w:val="-1339988029"/>
              <w:tag w:val="goog_rdk_286"/>
            </w:sdtPr>
            <w:sdtContent>
              <w:ins w:author="Virata Pusuluri" w:id="119" w:date="2025-01-06T01:54:19Z">
                <w:r w:rsidDel="00000000" w:rsidR="00000000" w:rsidRPr="00000000">
                  <w:rPr>
                    <w:rFonts w:ascii="Roboto" w:cs="Roboto" w:eastAsia="Roboto" w:hAnsi="Roboto"/>
                    <w:color w:val="1f1f1f"/>
                    <w:sz w:val="21"/>
                    <w:szCs w:val="21"/>
                    <w:highlight w:val="white"/>
                    <w:rtl w:val="0"/>
                  </w:rPr>
                  <w:t xml:space="preserve"> (పవిత్ర స్మృతి) </w:t>
                </w:r>
              </w:ins>
            </w:sdtContent>
          </w:sdt>
          <w:r w:rsidDel="00000000" w:rsidR="00000000" w:rsidRPr="00000000">
            <w:rPr>
              <w:rFonts w:ascii="Chathura" w:cs="Chathura" w:eastAsia="Chathura" w:hAnsi="Chathura"/>
              <w:color w:val="1f1f1f"/>
              <w:sz w:val="21"/>
              <w:szCs w:val="21"/>
              <w:highlight w:val="white"/>
              <w:rtl w:val="0"/>
            </w:rPr>
            <w:t xml:space="preserve">, మంచి భాషణం</w:t>
          </w:r>
          <w:sdt>
            <w:sdtPr>
              <w:id w:val="-141301203"/>
              <w:tag w:val="goog_rdk_287"/>
            </w:sdtPr>
            <w:sdtContent>
              <w:ins w:author="Virata Pusuluri" w:id="120" w:date="2025-01-06T01:58:22Z">
                <w:r w:rsidDel="00000000" w:rsidR="00000000" w:rsidRPr="00000000">
                  <w:rPr>
                    <w:rFonts w:ascii="Roboto" w:cs="Roboto" w:eastAsia="Roboto" w:hAnsi="Roboto"/>
                    <w:color w:val="1f1f1f"/>
                    <w:sz w:val="21"/>
                    <w:szCs w:val="21"/>
                    <w:highlight w:val="white"/>
                    <w:rtl w:val="0"/>
                  </w:rPr>
                  <w:t xml:space="preserve"> (పవిత్ర వాక్యం)</w:t>
                </w:r>
              </w:ins>
            </w:sdtContent>
          </w:sdt>
          <w:r w:rsidDel="00000000" w:rsidR="00000000" w:rsidRPr="00000000">
            <w:rPr>
              <w:rFonts w:ascii="Chathura" w:cs="Chathura" w:eastAsia="Chathura" w:hAnsi="Chathura"/>
              <w:color w:val="1f1f1f"/>
              <w:sz w:val="21"/>
              <w:szCs w:val="21"/>
              <w:highlight w:val="white"/>
              <w:rtl w:val="0"/>
            </w:rPr>
            <w:t xml:space="preserve">, మంచి ప్రవర్తన</w:t>
          </w:r>
          <w:sdt>
            <w:sdtPr>
              <w:id w:val="1045213300"/>
              <w:tag w:val="goog_rdk_288"/>
            </w:sdtPr>
            <w:sdtContent>
              <w:ins w:author="Virata Pusuluri" w:id="121" w:date="2025-01-06T02:00:43Z">
                <w:r w:rsidDel="00000000" w:rsidR="00000000" w:rsidRPr="00000000">
                  <w:rPr>
                    <w:rFonts w:ascii="Roboto" w:cs="Roboto" w:eastAsia="Roboto" w:hAnsi="Roboto"/>
                    <w:color w:val="1f1f1f"/>
                    <w:sz w:val="21"/>
                    <w:szCs w:val="21"/>
                    <w:highlight w:val="white"/>
                    <w:rtl w:val="0"/>
                  </w:rPr>
                  <w:t xml:space="preserve">(పవిత్ర కార్యం)</w:t>
                </w:r>
              </w:ins>
            </w:sdtContent>
          </w:sdt>
          <w:r w:rsidDel="00000000" w:rsidR="00000000" w:rsidRPr="00000000">
            <w:rPr>
              <w:rFonts w:ascii="Chathura" w:cs="Chathura" w:eastAsia="Chathura" w:hAnsi="Chathura"/>
              <w:color w:val="1f1f1f"/>
              <w:sz w:val="21"/>
              <w:szCs w:val="21"/>
              <w:highlight w:val="white"/>
              <w:rtl w:val="0"/>
            </w:rPr>
            <w:t xml:space="preserve">, మంచి స్థితి </w:t>
          </w:r>
          <w:sdt>
            <w:sdtPr>
              <w:id w:val="-938307747"/>
              <w:tag w:val="goog_rdk_289"/>
            </w:sdtPr>
            <w:sdtContent>
              <w:ins w:author="Virata Pusuluri" w:id="122" w:date="2025-01-06T02:02:43Z">
                <w:r w:rsidDel="00000000" w:rsidR="00000000" w:rsidRPr="00000000">
                  <w:rPr>
                    <w:rFonts w:ascii="Roboto" w:cs="Roboto" w:eastAsia="Roboto" w:hAnsi="Roboto"/>
                    <w:color w:val="1f1f1f"/>
                    <w:sz w:val="21"/>
                    <w:szCs w:val="21"/>
                    <w:highlight w:val="white"/>
                    <w:rtl w:val="0"/>
                  </w:rPr>
                  <w:t xml:space="preserve">(పవిత్ర భావం)</w:t>
                </w:r>
              </w:ins>
            </w:sdtContent>
          </w:sdt>
          <w:r w:rsidDel="00000000" w:rsidR="00000000" w:rsidRPr="00000000">
            <w:rPr>
              <w:rFonts w:ascii="Chathura" w:cs="Chathura" w:eastAsia="Chathura" w:hAnsi="Chathura"/>
              <w:color w:val="1f1f1f"/>
              <w:sz w:val="21"/>
              <w:szCs w:val="21"/>
              <w:highlight w:val="white"/>
              <w:rtl w:val="0"/>
            </w:rPr>
            <w:t xml:space="preserve">, మంచి ప్రయత్నం</w:t>
          </w:r>
          <w:sdt>
            <w:sdtPr>
              <w:id w:val="-623528069"/>
              <w:tag w:val="goog_rdk_290"/>
            </w:sdtPr>
            <w:sdtContent>
              <w:ins w:author="Virata Pusuluri" w:id="123" w:date="2025-01-06T02:04:05Z">
                <w:r w:rsidDel="00000000" w:rsidR="00000000" w:rsidRPr="00000000">
                  <w:rPr>
                    <w:rFonts w:ascii="Roboto" w:cs="Roboto" w:eastAsia="Roboto" w:hAnsi="Roboto"/>
                    <w:color w:val="1f1f1f"/>
                    <w:sz w:val="21"/>
                    <w:szCs w:val="21"/>
                    <w:highlight w:val="white"/>
                    <w:rtl w:val="0"/>
                  </w:rPr>
                  <w:t xml:space="preserve">(పవిత్ర చేష్ట)</w:t>
                </w:r>
              </w:ins>
            </w:sdtContent>
          </w:sdt>
          <w:r w:rsidDel="00000000" w:rsidR="00000000" w:rsidRPr="00000000">
            <w:rPr>
              <w:rFonts w:ascii="Chathura" w:cs="Chathura" w:eastAsia="Chathura" w:hAnsi="Chathura"/>
              <w:color w:val="1f1f1f"/>
              <w:sz w:val="21"/>
              <w:szCs w:val="21"/>
              <w:highlight w:val="white"/>
              <w:rtl w:val="0"/>
            </w:rPr>
            <w:t xml:space="preserve">, మంచి ధైర్యం</w:t>
          </w:r>
          <w:sdt>
            <w:sdtPr>
              <w:id w:val="-1497075995"/>
              <w:tag w:val="goog_rdk_291"/>
            </w:sdtPr>
            <w:sdtContent>
              <w:ins w:author="Virata Pusuluri" w:id="124" w:date="2025-01-06T02:07:13Z">
                <w:r w:rsidDel="00000000" w:rsidR="00000000" w:rsidRPr="00000000">
                  <w:rPr>
                    <w:rFonts w:ascii="Roboto" w:cs="Roboto" w:eastAsia="Roboto" w:hAnsi="Roboto"/>
                    <w:color w:val="1f1f1f"/>
                    <w:sz w:val="21"/>
                    <w:szCs w:val="21"/>
                    <w:highlight w:val="white"/>
                    <w:rtl w:val="0"/>
                  </w:rPr>
                  <w:t xml:space="preserve">(పవిత్ర చింతన)</w:t>
                </w:r>
              </w:ins>
            </w:sdtContent>
          </w:sdt>
          <w:r w:rsidDel="00000000" w:rsidR="00000000" w:rsidRPr="00000000">
            <w:rPr>
              <w:rFonts w:ascii="Chathura" w:cs="Chathura" w:eastAsia="Chathura" w:hAnsi="Chathura"/>
              <w:color w:val="1f1f1f"/>
              <w:sz w:val="21"/>
              <w:szCs w:val="21"/>
              <w:highlight w:val="white"/>
              <w:rtl w:val="0"/>
            </w:rPr>
            <w:t xml:space="preserve">, మంచి వృత్తి</w:t>
          </w:r>
          <w:sdt>
            <w:sdtPr>
              <w:id w:val="274279109"/>
              <w:tag w:val="goog_rdk_292"/>
            </w:sdtPr>
            <w:sdtContent>
              <w:ins w:author="Virata Pusuluri" w:id="125" w:date="2025-01-06T02:08:51Z">
                <w:r w:rsidDel="00000000" w:rsidR="00000000" w:rsidRPr="00000000">
                  <w:rPr>
                    <w:rFonts w:ascii="Roboto" w:cs="Roboto" w:eastAsia="Roboto" w:hAnsi="Roboto"/>
                    <w:color w:val="1f1f1f"/>
                    <w:sz w:val="21"/>
                    <w:szCs w:val="21"/>
                    <w:highlight w:val="white"/>
                    <w:rtl w:val="0"/>
                  </w:rPr>
                  <w:t xml:space="preserve">(పవిత్ర జీవితం)</w:t>
                </w:r>
              </w:ins>
            </w:sdtContent>
          </w:sdt>
          <w:r w:rsidDel="00000000" w:rsidR="00000000" w:rsidRPr="00000000">
            <w:rPr>
              <w:rFonts w:ascii="Chathura" w:cs="Chathura" w:eastAsia="Chathura" w:hAnsi="Chathura"/>
              <w:color w:val="1f1f1f"/>
              <w:sz w:val="21"/>
              <w:szCs w:val="21"/>
              <w:highlight w:val="white"/>
              <w:rtl w:val="0"/>
            </w:rPr>
            <w:t xml:space="preserve"> ఇవే దుఃఖాన్ని పోగొ</w:t>
          </w:r>
          <w:sdt>
            <w:sdtPr>
              <w:id w:val="239757319"/>
              <w:tag w:val="goog_rdk_293"/>
            </w:sdtPr>
            <w:sdtContent>
              <w:ins w:author="Virata Pusuluri" w:id="126" w:date="2025-01-24T20:42:42Z">
                <w:r w:rsidDel="00000000" w:rsidR="00000000" w:rsidRPr="00000000">
                  <w:rPr>
                    <w:rtl w:val="0"/>
                  </w:rPr>
                </w:r>
              </w:ins>
            </w:sdtContent>
          </w:sdt>
        </w:p>
      </w:sdtContent>
    </w:sdt>
    <w:p w:rsidR="00000000" w:rsidDel="00000000" w:rsidP="00000000" w:rsidRDefault="00000000" w:rsidRPr="00000000" w14:paraId="00000070">
      <w:pPr>
        <w:numPr>
          <w:ilvl w:val="0"/>
          <w:numId w:val="6"/>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color w:val="1f1f1f"/>
          <w:sz w:val="21"/>
          <w:szCs w:val="21"/>
          <w:highlight w:val="white"/>
          <w:rtl w:val="0"/>
        </w:rPr>
        <w:t xml:space="preserve">ట్టు మంచి మార్గాలు (బ్రాక్కెట్స్ లో జ్ఞానోదయం అధ్యాయంలో చెప్పిన సూత్రాలు వ్రాసాము).</w:t>
      </w:r>
      <w:r w:rsidDel="00000000" w:rsidR="00000000" w:rsidRPr="00000000">
        <w:rPr>
          <w:rFonts w:ascii="Roboto" w:cs="Roboto" w:eastAsia="Roboto" w:hAnsi="Roboto"/>
          <w:b w:val="1"/>
          <w:bCs w:val="1"/>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071">
      <w:pPr>
        <w:numPr>
          <w:ilvl w:val="1"/>
          <w:numId w:val="6"/>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Buddha taught his father that the path to liberation from suffering is the Eightfold Path. The Eightfold Path consists of right understanding</w:t>
      </w:r>
      <w:sdt>
        <w:sdtPr>
          <w:id w:val="-541687425"/>
          <w:tag w:val="goog_rdk_295"/>
        </w:sdtPr>
        <w:sdtContent>
          <w:ins w:author="Virata Pusuluri" w:id="127" w:date="2025-01-06T21:45:37Z">
            <w:r w:rsidDel="00000000" w:rsidR="00000000" w:rsidRPr="00000000">
              <w:rPr>
                <w:rFonts w:ascii="Roboto" w:cs="Roboto" w:eastAsia="Roboto" w:hAnsi="Roboto"/>
                <w:color w:val="1f1f1f"/>
                <w:sz w:val="21"/>
                <w:szCs w:val="21"/>
                <w:highlight w:val="white"/>
                <w:rtl w:val="0"/>
              </w:rPr>
              <w:t xml:space="preserve"> (పవిత్ర మతం)</w:t>
            </w:r>
          </w:ins>
        </w:sdtContent>
      </w:sdt>
      <w:r w:rsidDel="00000000" w:rsidR="00000000" w:rsidRPr="00000000">
        <w:rPr>
          <w:rFonts w:ascii="Roboto" w:cs="Roboto" w:eastAsia="Roboto" w:hAnsi="Roboto"/>
          <w:color w:val="1f1f1f"/>
          <w:sz w:val="21"/>
          <w:szCs w:val="21"/>
          <w:highlight w:val="white"/>
          <w:rtl w:val="0"/>
        </w:rPr>
        <w:t xml:space="preserve">, right thought</w:t>
      </w:r>
      <w:sdt>
        <w:sdtPr>
          <w:id w:val="1339789322"/>
          <w:tag w:val="goog_rdk_296"/>
        </w:sdtPr>
        <w:sdtContent>
          <w:ins w:author="Virata Pusuluri" w:id="128" w:date="2025-01-06T21:46:25Z">
            <w:r w:rsidDel="00000000" w:rsidR="00000000" w:rsidRPr="00000000">
              <w:rPr>
                <w:rFonts w:ascii="Roboto" w:cs="Roboto" w:eastAsia="Roboto" w:hAnsi="Roboto"/>
                <w:color w:val="1f1f1f"/>
                <w:sz w:val="21"/>
                <w:szCs w:val="21"/>
                <w:highlight w:val="white"/>
                <w:rtl w:val="0"/>
              </w:rPr>
              <w:t xml:space="preserve"> (పవిత్ర చింతన)</w:t>
            </w:r>
          </w:ins>
        </w:sdtContent>
      </w:sdt>
      <w:r w:rsidDel="00000000" w:rsidR="00000000" w:rsidRPr="00000000">
        <w:rPr>
          <w:rFonts w:ascii="Roboto" w:cs="Roboto" w:eastAsia="Roboto" w:hAnsi="Roboto"/>
          <w:color w:val="1f1f1f"/>
          <w:sz w:val="21"/>
          <w:szCs w:val="21"/>
          <w:highlight w:val="white"/>
          <w:rtl w:val="0"/>
        </w:rPr>
        <w:t xml:space="preserve">, right speech</w:t>
      </w:r>
      <w:sdt>
        <w:sdtPr>
          <w:id w:val="49310655"/>
          <w:tag w:val="goog_rdk_297"/>
        </w:sdtPr>
        <w:sdtContent>
          <w:ins w:author="Virata Pusuluri" w:id="129" w:date="2025-01-06T21:46:43Z">
            <w:r w:rsidDel="00000000" w:rsidR="00000000" w:rsidRPr="00000000">
              <w:rPr>
                <w:rFonts w:ascii="Roboto" w:cs="Roboto" w:eastAsia="Roboto" w:hAnsi="Roboto"/>
                <w:color w:val="1f1f1f"/>
                <w:sz w:val="21"/>
                <w:szCs w:val="21"/>
                <w:highlight w:val="white"/>
                <w:rtl w:val="0"/>
              </w:rPr>
              <w:t xml:space="preserve"> (పవిత్ర వాక్యం)</w:t>
            </w:r>
          </w:ins>
        </w:sdtContent>
      </w:sdt>
      <w:r w:rsidDel="00000000" w:rsidR="00000000" w:rsidRPr="00000000">
        <w:rPr>
          <w:rFonts w:ascii="Roboto" w:cs="Roboto" w:eastAsia="Roboto" w:hAnsi="Roboto"/>
          <w:color w:val="1f1f1f"/>
          <w:sz w:val="21"/>
          <w:szCs w:val="21"/>
          <w:highlight w:val="white"/>
          <w:rtl w:val="0"/>
        </w:rPr>
        <w:t xml:space="preserve">, right action</w:t>
      </w:r>
      <w:sdt>
        <w:sdtPr>
          <w:id w:val="-83300777"/>
          <w:tag w:val="goog_rdk_298"/>
        </w:sdtPr>
        <w:sdtContent>
          <w:ins w:author="Virata Pusuluri" w:id="130" w:date="2025-01-06T21:47:11Z">
            <w:r w:rsidDel="00000000" w:rsidR="00000000" w:rsidRPr="00000000">
              <w:rPr>
                <w:rFonts w:ascii="Roboto" w:cs="Roboto" w:eastAsia="Roboto" w:hAnsi="Roboto"/>
                <w:color w:val="1f1f1f"/>
                <w:sz w:val="21"/>
                <w:szCs w:val="21"/>
                <w:highlight w:val="white"/>
                <w:rtl w:val="0"/>
              </w:rPr>
              <w:t xml:space="preserve"> (పవిత్ర కార్యం)</w:t>
            </w:r>
          </w:ins>
        </w:sdtContent>
      </w:sdt>
      <w:r w:rsidDel="00000000" w:rsidR="00000000" w:rsidRPr="00000000">
        <w:rPr>
          <w:rFonts w:ascii="Roboto" w:cs="Roboto" w:eastAsia="Roboto" w:hAnsi="Roboto"/>
          <w:color w:val="1f1f1f"/>
          <w:sz w:val="21"/>
          <w:szCs w:val="21"/>
          <w:highlight w:val="white"/>
          <w:rtl w:val="0"/>
        </w:rPr>
        <w:t xml:space="preserve">, right livelihood</w:t>
      </w:r>
      <w:sdt>
        <w:sdtPr>
          <w:id w:val="487966279"/>
          <w:tag w:val="goog_rdk_299"/>
        </w:sdtPr>
        <w:sdtContent>
          <w:ins w:author="Virata Pusuluri" w:id="131" w:date="2025-01-06T21:47:26Z">
            <w:r w:rsidDel="00000000" w:rsidR="00000000" w:rsidRPr="00000000">
              <w:rPr>
                <w:rFonts w:ascii="Roboto" w:cs="Roboto" w:eastAsia="Roboto" w:hAnsi="Roboto"/>
                <w:color w:val="1f1f1f"/>
                <w:sz w:val="21"/>
                <w:szCs w:val="21"/>
                <w:highlight w:val="white"/>
                <w:rtl w:val="0"/>
              </w:rPr>
              <w:t xml:space="preserve"> (పవిత్ర జీవితం)</w:t>
            </w:r>
          </w:ins>
        </w:sdtContent>
      </w:sdt>
      <w:r w:rsidDel="00000000" w:rsidR="00000000" w:rsidRPr="00000000">
        <w:rPr>
          <w:rFonts w:ascii="Roboto" w:cs="Roboto" w:eastAsia="Roboto" w:hAnsi="Roboto"/>
          <w:color w:val="1f1f1f"/>
          <w:sz w:val="21"/>
          <w:szCs w:val="21"/>
          <w:highlight w:val="white"/>
          <w:rtl w:val="0"/>
        </w:rPr>
        <w:t xml:space="preserve">, right effort</w:t>
      </w:r>
      <w:sdt>
        <w:sdtPr>
          <w:id w:val="-1191609191"/>
          <w:tag w:val="goog_rdk_300"/>
        </w:sdtPr>
        <w:sdtContent>
          <w:ins w:author="Virata Pusuluri" w:id="132" w:date="2025-01-06T21:48:00Z">
            <w:r w:rsidDel="00000000" w:rsidR="00000000" w:rsidRPr="00000000">
              <w:rPr>
                <w:rFonts w:ascii="Roboto" w:cs="Roboto" w:eastAsia="Roboto" w:hAnsi="Roboto"/>
                <w:color w:val="1f1f1f"/>
                <w:sz w:val="21"/>
                <w:szCs w:val="21"/>
                <w:highlight w:val="white"/>
                <w:rtl w:val="0"/>
              </w:rPr>
              <w:t xml:space="preserve"> (పవిత్ర చేష్ట)</w:t>
            </w:r>
          </w:ins>
        </w:sdtContent>
      </w:sdt>
      <w:r w:rsidDel="00000000" w:rsidR="00000000" w:rsidRPr="00000000">
        <w:rPr>
          <w:rFonts w:ascii="Roboto" w:cs="Roboto" w:eastAsia="Roboto" w:hAnsi="Roboto"/>
          <w:color w:val="1f1f1f"/>
          <w:sz w:val="21"/>
          <w:szCs w:val="21"/>
          <w:highlight w:val="white"/>
          <w:rtl w:val="0"/>
        </w:rPr>
        <w:t xml:space="preserve">, right mindfulness</w:t>
      </w:r>
      <w:sdt>
        <w:sdtPr>
          <w:id w:val="-1437158709"/>
          <w:tag w:val="goog_rdk_301"/>
        </w:sdtPr>
        <w:sdtContent>
          <w:ins w:author="Virata Pusuluri" w:id="133" w:date="2025-01-06T21:48:50Z">
            <w:r w:rsidDel="00000000" w:rsidR="00000000" w:rsidRPr="00000000">
              <w:rPr>
                <w:rFonts w:ascii="Roboto" w:cs="Roboto" w:eastAsia="Roboto" w:hAnsi="Roboto"/>
                <w:color w:val="1f1f1f"/>
                <w:sz w:val="21"/>
                <w:szCs w:val="21"/>
                <w:highlight w:val="white"/>
                <w:rtl w:val="0"/>
              </w:rPr>
              <w:t xml:space="preserve"> (పవిత్ర భావం)</w:t>
            </w:r>
          </w:ins>
        </w:sdtContent>
      </w:sdt>
      <w:r w:rsidDel="00000000" w:rsidR="00000000" w:rsidRPr="00000000">
        <w:rPr>
          <w:rFonts w:ascii="Roboto" w:cs="Roboto" w:eastAsia="Roboto" w:hAnsi="Roboto"/>
          <w:color w:val="1f1f1f"/>
          <w:sz w:val="21"/>
          <w:szCs w:val="21"/>
          <w:highlight w:val="white"/>
          <w:rtl w:val="0"/>
        </w:rPr>
        <w:t xml:space="preserve">, and right concentration</w:t>
      </w:r>
      <w:sdt>
        <w:sdtPr>
          <w:id w:val="111073792"/>
          <w:tag w:val="goog_rdk_302"/>
        </w:sdtPr>
        <w:sdtContent>
          <w:ins w:author="Virata Pusuluri" w:id="134" w:date="2025-01-06T21:49:13Z">
            <w:r w:rsidDel="00000000" w:rsidR="00000000" w:rsidRPr="00000000">
              <w:rPr>
                <w:rFonts w:ascii="Roboto" w:cs="Roboto" w:eastAsia="Roboto" w:hAnsi="Roboto"/>
                <w:color w:val="1f1f1f"/>
                <w:sz w:val="21"/>
                <w:szCs w:val="21"/>
                <w:highlight w:val="white"/>
                <w:rtl w:val="0"/>
              </w:rPr>
              <w:t xml:space="preserve"> (పవిత్ర స్మృతి)</w:t>
            </w:r>
          </w:ins>
        </w:sdtContent>
      </w:sdt>
      <w:r w:rsidDel="00000000" w:rsidR="00000000" w:rsidRPr="00000000">
        <w:rPr>
          <w:rFonts w:ascii="Roboto" w:cs="Roboto" w:eastAsia="Roboto" w:hAnsi="Roboto"/>
          <w:color w:val="1f1f1f"/>
          <w:sz w:val="21"/>
          <w:szCs w:val="21"/>
          <w:highlight w:val="white"/>
          <w:rtl w:val="0"/>
        </w:rPr>
        <w:t xml:space="preserve">.</w:t>
        <w:br w:type="textWrapping"/>
      </w:r>
      <w:r w:rsidDel="00000000" w:rsidR="00000000" w:rsidRPr="00000000">
        <w:rPr>
          <w:rtl w:val="0"/>
        </w:rPr>
      </w:r>
    </w:p>
    <w:p w:rsidR="00000000" w:rsidDel="00000000" w:rsidP="00000000" w:rsidRDefault="00000000" w:rsidRPr="00000000" w14:paraId="00000072">
      <w:pPr>
        <w:numPr>
          <w:ilvl w:val="0"/>
          <w:numId w:val="6"/>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నందుడు (Nanda)</w:t>
      </w:r>
      <w:r w:rsidDel="00000000" w:rsidR="00000000" w:rsidRPr="00000000">
        <w:rPr>
          <w:rFonts w:ascii="Chathura" w:cs="Chathura" w:eastAsia="Chathura" w:hAnsi="Chathura"/>
          <w:color w:val="1f1f1f"/>
          <w:sz w:val="21"/>
          <w:szCs w:val="21"/>
          <w:highlight w:val="white"/>
          <w:rtl w:val="0"/>
        </w:rPr>
        <w:t xml:space="preserve">: బుద్ధుడు తన </w:t>
      </w:r>
      <w:sdt>
        <w:sdtPr>
          <w:id w:val="-420123089"/>
          <w:tag w:val="goog_rdk_303"/>
        </w:sdtPr>
        <w:sdtContent>
          <w:commentRangeStart w:id="160"/>
        </w:sdtContent>
      </w:sdt>
      <w:r w:rsidDel="00000000" w:rsidR="00000000" w:rsidRPr="00000000">
        <w:rPr>
          <w:rFonts w:ascii="Chathura" w:cs="Chathura" w:eastAsia="Chathura" w:hAnsi="Chathura"/>
          <w:color w:val="1f1f1f"/>
          <w:sz w:val="21"/>
          <w:szCs w:val="21"/>
          <w:highlight w:val="white"/>
          <w:rtl w:val="0"/>
        </w:rPr>
        <w:t xml:space="preserve">బంధువు</w:t>
      </w:r>
      <w:commentRangeEnd w:id="160"/>
      <w:r w:rsidDel="00000000" w:rsidR="00000000" w:rsidRPr="00000000">
        <w:commentReference w:id="160"/>
      </w:r>
      <w:r w:rsidDel="00000000" w:rsidR="00000000" w:rsidRPr="00000000">
        <w:rPr>
          <w:rFonts w:ascii="Chathura" w:cs="Chathura" w:eastAsia="Chathura" w:hAnsi="Chathura"/>
          <w:color w:val="1f1f1f"/>
          <w:sz w:val="21"/>
          <w:szCs w:val="21"/>
          <w:highlight w:val="white"/>
          <w:rtl w:val="0"/>
        </w:rPr>
        <w:t xml:space="preserve"> అయిన నందుడిని భౌతిక సుఖాలపై మోహం నుండి విముక్తి పొందేలా చేశాడు.</w:t>
      </w:r>
      <w:r w:rsidDel="00000000" w:rsidR="00000000" w:rsidRPr="00000000">
        <w:rPr>
          <w:rtl w:val="0"/>
        </w:rPr>
      </w:r>
    </w:p>
    <w:p w:rsidR="00000000" w:rsidDel="00000000" w:rsidP="00000000" w:rsidRDefault="00000000" w:rsidRPr="00000000" w14:paraId="00000073">
      <w:pPr>
        <w:numPr>
          <w:ilvl w:val="1"/>
          <w:numId w:val="6"/>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Buddha helped his cousin Nanda to overcome his attachment to material pleasures.</w:t>
        <w:br w:type="textWrapping"/>
      </w:r>
      <w:r w:rsidDel="00000000" w:rsidR="00000000" w:rsidRPr="00000000">
        <w:rPr>
          <w:rtl w:val="0"/>
        </w:rPr>
      </w:r>
    </w:p>
    <w:p w:rsidR="00000000" w:rsidDel="00000000" w:rsidP="00000000" w:rsidRDefault="00000000" w:rsidRPr="00000000" w14:paraId="00000074">
      <w:pPr>
        <w:numPr>
          <w:ilvl w:val="0"/>
          <w:numId w:val="6"/>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లోకానికి నీ సేవ కావాలి ( The World Needs Your </w:t>
      </w:r>
      <w:sdt>
        <w:sdtPr>
          <w:id w:val="-2073621758"/>
          <w:tag w:val="goog_rdk_304"/>
        </w:sdtPr>
        <w:sdtContent>
          <w:commentRangeStart w:id="161"/>
        </w:sdtContent>
      </w:sdt>
      <w:r w:rsidDel="00000000" w:rsidR="00000000" w:rsidRPr="00000000">
        <w:rPr>
          <w:rFonts w:ascii="Roboto" w:cs="Roboto" w:eastAsia="Roboto" w:hAnsi="Roboto"/>
          <w:b w:val="1"/>
          <w:bCs w:val="1"/>
          <w:color w:val="1f1f1f"/>
          <w:sz w:val="21"/>
          <w:szCs w:val="21"/>
          <w:highlight w:val="white"/>
          <w:rtl w:val="0"/>
        </w:rPr>
        <w:t xml:space="preserve">Service</w:t>
      </w:r>
      <w:commentRangeEnd w:id="161"/>
      <w:r w:rsidDel="00000000" w:rsidR="00000000" w:rsidRPr="00000000">
        <w:commentReference w:id="161"/>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Chathura" w:cs="Chathura" w:eastAsia="Chathura" w:hAnsi="Chathura"/>
          <w:color w:val="1f1f1f"/>
          <w:sz w:val="21"/>
          <w:szCs w:val="21"/>
          <w:highlight w:val="white"/>
          <w:rtl w:val="0"/>
        </w:rPr>
        <w:t xml:space="preserve">: బుద్ధుడు నందుడికి లోకానికి సేవ చేయడం యొక్క ప్రాముఖ్యతను నొక్కి చెప్పాడు.</w:t>
      </w:r>
      <w:r w:rsidDel="00000000" w:rsidR="00000000" w:rsidRPr="00000000">
        <w:rPr>
          <w:rtl w:val="0"/>
        </w:rPr>
      </w:r>
    </w:p>
    <w:p w:rsidR="00000000" w:rsidDel="00000000" w:rsidP="00000000" w:rsidRDefault="00000000" w:rsidRPr="00000000" w14:paraId="00000075">
      <w:pPr>
        <w:numPr>
          <w:ilvl w:val="1"/>
          <w:numId w:val="6"/>
        </w:numPr>
        <w:shd w:fill="ffffff" w:val="clear"/>
        <w:spacing w:after="0" w:before="0" w:lineRule="auto"/>
        <w:ind w:left="1440" w:hanging="360"/>
        <w:rPr>
          <w:rFonts w:ascii="Roboto" w:cs="Roboto" w:eastAsia="Roboto" w:hAnsi="Roboto"/>
          <w:highlight w:val="white"/>
        </w:rPr>
      </w:pPr>
      <w:sdt>
        <w:sdtPr>
          <w:id w:val="-1528225242"/>
          <w:tag w:val="goog_rdk_305"/>
        </w:sdtPr>
        <w:sdtContent>
          <w:r w:rsidDel="00000000" w:rsidR="00000000" w:rsidRPr="00000000">
            <w:rPr>
              <w:rFonts w:ascii="Roboto" w:cs="Roboto" w:eastAsia="Roboto" w:hAnsi="Roboto"/>
              <w:color w:val="1f1f1f"/>
              <w:sz w:val="21"/>
              <w:szCs w:val="21"/>
              <w:highlight w:val="white"/>
              <w:rtl w:val="0"/>
              <w:rPrChange w:author="Virata Pusuluri" w:id="135" w:date="2025-08-07T16:03:01Z">
                <w:rPr>
                  <w:rFonts w:ascii="Roboto" w:cs="Roboto" w:eastAsia="Roboto" w:hAnsi="Roboto"/>
                  <w:i w:val="1"/>
                  <w:iCs w:val="1"/>
                  <w:color w:val="1f1f1f"/>
                  <w:sz w:val="21"/>
                  <w:szCs w:val="21"/>
                  <w:highlight w:val="white"/>
                </w:rPr>
              </w:rPrChange>
            </w:rPr>
            <w:t xml:space="preserve">The World Needs Your Service</w:t>
          </w:r>
        </w:sdtContent>
      </w:sdt>
      <w:r w:rsidDel="00000000" w:rsidR="00000000" w:rsidRPr="00000000">
        <w:rPr>
          <w:rFonts w:ascii="Roboto" w:cs="Roboto" w:eastAsia="Roboto" w:hAnsi="Roboto"/>
          <w:color w:val="1f1f1f"/>
          <w:sz w:val="21"/>
          <w:szCs w:val="21"/>
          <w:highlight w:val="white"/>
          <w:rtl w:val="0"/>
        </w:rPr>
        <w:t xml:space="preserve">: Buddha emphasized to Nanda the importance of serving the world.</w:t>
        <w:br w:type="textWrapping"/>
      </w:r>
      <w:r w:rsidDel="00000000" w:rsidR="00000000" w:rsidRPr="00000000">
        <w:rPr>
          <w:rtl w:val="0"/>
        </w:rPr>
      </w:r>
    </w:p>
    <w:p w:rsidR="00000000" w:rsidDel="00000000" w:rsidP="00000000" w:rsidRDefault="00000000" w:rsidRPr="00000000" w14:paraId="00000076">
      <w:pPr>
        <w:numPr>
          <w:ilvl w:val="0"/>
          <w:numId w:val="6"/>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ఆమ్రపాలిక (Amrapali)</w:t>
      </w:r>
      <w:r w:rsidDel="00000000" w:rsidR="00000000" w:rsidRPr="00000000">
        <w:rPr>
          <w:rFonts w:ascii="Chathura" w:cs="Chathura" w:eastAsia="Chathura" w:hAnsi="Chathura"/>
          <w:color w:val="1f1f1f"/>
          <w:sz w:val="21"/>
          <w:szCs w:val="21"/>
          <w:highlight w:val="white"/>
          <w:rtl w:val="0"/>
        </w:rPr>
        <w:t xml:space="preserve">: ఆమ్రపాలి అనే </w:t>
      </w:r>
      <w:sdt>
        <w:sdtPr>
          <w:id w:val="1773077107"/>
          <w:tag w:val="goog_rdk_306"/>
        </w:sdtPr>
        <w:sdtContent>
          <w:commentRangeStart w:id="162"/>
        </w:sdtContent>
      </w:sdt>
      <w:r w:rsidDel="00000000" w:rsidR="00000000" w:rsidRPr="00000000">
        <w:rPr>
          <w:rFonts w:ascii="Chathura" w:cs="Chathura" w:eastAsia="Chathura" w:hAnsi="Chathura"/>
          <w:color w:val="1f1f1f"/>
          <w:sz w:val="21"/>
          <w:szCs w:val="21"/>
          <w:highlight w:val="white"/>
          <w:rtl w:val="0"/>
        </w:rPr>
        <w:t xml:space="preserve">నర్తకి</w:t>
      </w:r>
      <w:commentRangeEnd w:id="162"/>
      <w:r w:rsidDel="00000000" w:rsidR="00000000" w:rsidRPr="00000000">
        <w:commentReference w:id="162"/>
      </w:r>
      <w:r w:rsidDel="00000000" w:rsidR="00000000" w:rsidRPr="00000000">
        <w:rPr>
          <w:rFonts w:ascii="Chathura" w:cs="Chathura" w:eastAsia="Chathura" w:hAnsi="Chathura"/>
          <w:color w:val="1f1f1f"/>
          <w:sz w:val="21"/>
          <w:szCs w:val="21"/>
          <w:highlight w:val="white"/>
          <w:rtl w:val="0"/>
        </w:rPr>
        <w:t xml:space="preserve"> బుద్ధునికి </w:t>
      </w:r>
      <w:sdt>
        <w:sdtPr>
          <w:id w:val="582235307"/>
          <w:tag w:val="goog_rdk_307"/>
        </w:sdtPr>
        <w:sdtContent>
          <w:commentRangeStart w:id="163"/>
        </w:sdtContent>
      </w:sdt>
      <w:r w:rsidDel="00000000" w:rsidR="00000000" w:rsidRPr="00000000">
        <w:rPr>
          <w:rFonts w:ascii="Chathura" w:cs="Chathura" w:eastAsia="Chathura" w:hAnsi="Chathura"/>
          <w:color w:val="1f1f1f"/>
          <w:sz w:val="21"/>
          <w:szCs w:val="21"/>
          <w:highlight w:val="white"/>
          <w:rtl w:val="0"/>
        </w:rPr>
        <w:t xml:space="preserve">విందు</w:t>
      </w:r>
      <w:commentRangeEnd w:id="163"/>
      <w:r w:rsidDel="00000000" w:rsidR="00000000" w:rsidRPr="00000000">
        <w:commentReference w:id="163"/>
      </w:r>
      <w:r w:rsidDel="00000000" w:rsidR="00000000" w:rsidRPr="00000000">
        <w:rPr>
          <w:rFonts w:ascii="Chathura" w:cs="Chathura" w:eastAsia="Chathura" w:hAnsi="Chathura"/>
          <w:color w:val="1f1f1f"/>
          <w:sz w:val="21"/>
          <w:szCs w:val="21"/>
          <w:highlight w:val="white"/>
          <w:rtl w:val="0"/>
        </w:rPr>
        <w:t xml:space="preserve"> ఇచ్చి, తన తోటను </w:t>
      </w:r>
      <w:sdt>
        <w:sdtPr>
          <w:id w:val="1899498207"/>
          <w:tag w:val="goog_rdk_308"/>
        </w:sdtPr>
        <w:sdtContent>
          <w:commentRangeStart w:id="164"/>
        </w:sdtContent>
      </w:sdt>
      <w:r w:rsidDel="00000000" w:rsidR="00000000" w:rsidRPr="00000000">
        <w:rPr>
          <w:rFonts w:ascii="Chathura" w:cs="Chathura" w:eastAsia="Chathura" w:hAnsi="Chathura"/>
          <w:color w:val="1f1f1f"/>
          <w:sz w:val="21"/>
          <w:szCs w:val="21"/>
          <w:highlight w:val="white"/>
          <w:rtl w:val="0"/>
        </w:rPr>
        <w:t xml:space="preserve">బహుమతిగా</w:t>
      </w:r>
      <w:commentRangeEnd w:id="164"/>
      <w:r w:rsidDel="00000000" w:rsidR="00000000" w:rsidRPr="00000000">
        <w:commentReference w:id="164"/>
      </w:r>
      <w:r w:rsidDel="00000000" w:rsidR="00000000" w:rsidRPr="00000000">
        <w:rPr>
          <w:rFonts w:ascii="Chathura" w:cs="Chathura" w:eastAsia="Chathura" w:hAnsi="Chathura"/>
          <w:color w:val="1f1f1f"/>
          <w:sz w:val="21"/>
          <w:szCs w:val="21"/>
          <w:highlight w:val="white"/>
          <w:rtl w:val="0"/>
        </w:rPr>
        <w:t xml:space="preserve"> ఇచ్చి, బౌద్ధమతాన్ని </w:t>
      </w:r>
      <w:sdt>
        <w:sdtPr>
          <w:id w:val="1495311747"/>
          <w:tag w:val="goog_rdk_309"/>
        </w:sdtPr>
        <w:sdtContent>
          <w:commentRangeStart w:id="165"/>
        </w:sdtContent>
      </w:sdt>
      <w:r w:rsidDel="00000000" w:rsidR="00000000" w:rsidRPr="00000000">
        <w:rPr>
          <w:rFonts w:ascii="Chathura" w:cs="Chathura" w:eastAsia="Chathura" w:hAnsi="Chathura"/>
          <w:color w:val="1f1f1f"/>
          <w:sz w:val="21"/>
          <w:szCs w:val="21"/>
          <w:highlight w:val="white"/>
          <w:rtl w:val="0"/>
        </w:rPr>
        <w:t xml:space="preserve">స్వీకరించింది</w:t>
      </w:r>
      <w:commentRangeEnd w:id="165"/>
      <w:r w:rsidDel="00000000" w:rsidR="00000000" w:rsidRPr="00000000">
        <w:commentReference w:id="165"/>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77">
      <w:pPr>
        <w:numPr>
          <w:ilvl w:val="1"/>
          <w:numId w:val="6"/>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dancer Amrapali hosted Buddha, gifted him her orchard, and embraced Buddhism.</w:t>
        <w:br w:type="textWrapping"/>
      </w:r>
      <w:r w:rsidDel="00000000" w:rsidR="00000000" w:rsidRPr="00000000">
        <w:rPr>
          <w:rtl w:val="0"/>
        </w:rPr>
      </w:r>
    </w:p>
    <w:p w:rsidR="00000000" w:rsidDel="00000000" w:rsidP="00000000" w:rsidRDefault="00000000" w:rsidRPr="00000000" w14:paraId="00000078">
      <w:pPr>
        <w:numPr>
          <w:ilvl w:val="0"/>
          <w:numId w:val="6"/>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అంగుళీమాలుడు (Angulimala)</w:t>
      </w:r>
      <w:r w:rsidDel="00000000" w:rsidR="00000000" w:rsidRPr="00000000">
        <w:rPr>
          <w:rFonts w:ascii="Chathura" w:cs="Chathura" w:eastAsia="Chathura" w:hAnsi="Chathura"/>
          <w:color w:val="1f1f1f"/>
          <w:sz w:val="21"/>
          <w:szCs w:val="21"/>
          <w:highlight w:val="white"/>
          <w:rtl w:val="0"/>
        </w:rPr>
        <w:t xml:space="preserve">: బుద్ధుడు ఒక క్రూరమైన దొంగ అయిన అంగుళీమాలుడిని (వ్రేళ్లను నరికి మాలగా చేసుకునే దొంగ ) తన </w:t>
      </w:r>
      <w:sdt>
        <w:sdtPr>
          <w:id w:val="-22625978"/>
          <w:tag w:val="goog_rdk_310"/>
        </w:sdtPr>
        <w:sdtContent>
          <w:commentRangeStart w:id="166"/>
        </w:sdtContent>
      </w:sdt>
      <w:r w:rsidDel="00000000" w:rsidR="00000000" w:rsidRPr="00000000">
        <w:rPr>
          <w:rFonts w:ascii="Chathura" w:cs="Chathura" w:eastAsia="Chathura" w:hAnsi="Chathura"/>
          <w:color w:val="1f1f1f"/>
          <w:sz w:val="21"/>
          <w:szCs w:val="21"/>
          <w:highlight w:val="white"/>
          <w:rtl w:val="0"/>
        </w:rPr>
        <w:t xml:space="preserve">శాంతియుతమైన</w:t>
      </w:r>
      <w:commentRangeEnd w:id="166"/>
      <w:r w:rsidDel="00000000" w:rsidR="00000000" w:rsidRPr="00000000">
        <w:commentReference w:id="166"/>
      </w:r>
      <w:r w:rsidDel="00000000" w:rsidR="00000000" w:rsidRPr="00000000">
        <w:rPr>
          <w:rFonts w:ascii="Chathura" w:cs="Chathura" w:eastAsia="Chathura" w:hAnsi="Chathura"/>
          <w:color w:val="1f1f1f"/>
          <w:sz w:val="21"/>
          <w:szCs w:val="21"/>
          <w:highlight w:val="white"/>
          <w:rtl w:val="0"/>
        </w:rPr>
        <w:t xml:space="preserve"> బోధనలతో మార్చగలిగాడు.</w:t>
      </w:r>
      <w:r w:rsidDel="00000000" w:rsidR="00000000" w:rsidRPr="00000000">
        <w:rPr>
          <w:rtl w:val="0"/>
        </w:rPr>
      </w:r>
    </w:p>
    <w:p w:rsidR="00000000" w:rsidDel="00000000" w:rsidP="00000000" w:rsidRDefault="00000000" w:rsidRPr="00000000" w14:paraId="00000079">
      <w:pPr>
        <w:numPr>
          <w:ilvl w:val="1"/>
          <w:numId w:val="6"/>
        </w:numPr>
        <w:shd w:fill="ffffff" w:val="clear"/>
        <w:spacing w:after="12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Buddha transformed a </w:t>
      </w:r>
      <w:sdt>
        <w:sdtPr>
          <w:id w:val="1168790855"/>
          <w:tag w:val="goog_rdk_311"/>
        </w:sdtPr>
        <w:sdtContent>
          <w:commentRangeStart w:id="167"/>
        </w:sdtContent>
      </w:sdt>
      <w:r w:rsidDel="00000000" w:rsidR="00000000" w:rsidRPr="00000000">
        <w:rPr>
          <w:rFonts w:ascii="Roboto" w:cs="Roboto" w:eastAsia="Roboto" w:hAnsi="Roboto"/>
          <w:color w:val="1f1f1f"/>
          <w:sz w:val="21"/>
          <w:szCs w:val="21"/>
          <w:highlight w:val="white"/>
          <w:rtl w:val="0"/>
        </w:rPr>
        <w:t xml:space="preserve">violent</w:t>
      </w:r>
      <w:commentRangeEnd w:id="167"/>
      <w:r w:rsidDel="00000000" w:rsidR="00000000" w:rsidRPr="00000000">
        <w:commentReference w:id="167"/>
      </w:r>
      <w:r w:rsidDel="00000000" w:rsidR="00000000" w:rsidRPr="00000000">
        <w:rPr>
          <w:rFonts w:ascii="Roboto" w:cs="Roboto" w:eastAsia="Roboto" w:hAnsi="Roboto"/>
          <w:color w:val="1f1f1f"/>
          <w:sz w:val="21"/>
          <w:szCs w:val="21"/>
          <w:highlight w:val="white"/>
          <w:rtl w:val="0"/>
        </w:rPr>
        <w:t xml:space="preserve"> thief, Angulimala, through his peaceful teachings.</w:t>
      </w:r>
      <w:r w:rsidDel="00000000" w:rsidR="00000000" w:rsidRPr="00000000">
        <w:rPr>
          <w:rtl w:val="0"/>
        </w:rPr>
      </w:r>
    </w:p>
    <w:p w:rsidR="00000000" w:rsidDel="00000000" w:rsidP="00000000" w:rsidRDefault="00000000" w:rsidRPr="00000000" w14:paraId="0000007A">
      <w:pPr>
        <w:shd w:fill="ffffff" w:val="clear"/>
        <w:spacing w:after="120" w:before="36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Chapters 28-32 </w:t>
      </w:r>
    </w:p>
    <w:p w:rsidR="00000000" w:rsidDel="00000000" w:rsidP="00000000" w:rsidRDefault="00000000" w:rsidRPr="00000000" w14:paraId="0000007B">
      <w:pPr>
        <w:numPr>
          <w:ilvl w:val="0"/>
          <w:numId w:val="2"/>
        </w:numPr>
        <w:shd w:fill="ffffff" w:val="clear"/>
        <w:spacing w:after="0" w:before="24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పతినే పూజిస్తా (I will respect my husband ): </w:t>
      </w:r>
      <w:r w:rsidDel="00000000" w:rsidR="00000000" w:rsidRPr="00000000">
        <w:rPr>
          <w:rFonts w:ascii="Chathura" w:cs="Chathura" w:eastAsia="Chathura" w:hAnsi="Chathura"/>
          <w:color w:val="1f1f1f"/>
          <w:sz w:val="21"/>
          <w:szCs w:val="21"/>
          <w:highlight w:val="white"/>
          <w:rtl w:val="0"/>
        </w:rPr>
        <w:t xml:space="preserve">తన భర్త, </w:t>
      </w:r>
      <w:sdt>
        <w:sdtPr>
          <w:id w:val="-1438017307"/>
          <w:tag w:val="goog_rdk_312"/>
        </w:sdtPr>
        <w:sdtContent>
          <w:commentRangeStart w:id="168"/>
        </w:sdtContent>
      </w:sdt>
      <w:r w:rsidDel="00000000" w:rsidR="00000000" w:rsidRPr="00000000">
        <w:rPr>
          <w:rFonts w:ascii="Chathura" w:cs="Chathura" w:eastAsia="Chathura" w:hAnsi="Chathura"/>
          <w:color w:val="1f1f1f"/>
          <w:sz w:val="21"/>
          <w:szCs w:val="21"/>
          <w:highlight w:val="white"/>
          <w:rtl w:val="0"/>
        </w:rPr>
        <w:t xml:space="preserve">అత్తమామలను</w:t>
      </w:r>
      <w:commentRangeEnd w:id="168"/>
      <w:r w:rsidDel="00000000" w:rsidR="00000000" w:rsidRPr="00000000">
        <w:commentReference w:id="168"/>
      </w:r>
      <w:r w:rsidDel="00000000" w:rsidR="00000000" w:rsidRPr="00000000">
        <w:rPr>
          <w:rFonts w:ascii="Chathura" w:cs="Chathura" w:eastAsia="Chathura" w:hAnsi="Chathura"/>
          <w:color w:val="1f1f1f"/>
          <w:sz w:val="21"/>
          <w:szCs w:val="21"/>
          <w:highlight w:val="white"/>
          <w:rtl w:val="0"/>
        </w:rPr>
        <w:t xml:space="preserve"> సరిగ్గా చూసుకోని ఒకామెకు బుద్ధుడు వారిని గౌరవించాలని నేర్పించారు. </w:t>
      </w:r>
      <w:r w:rsidDel="00000000" w:rsidR="00000000" w:rsidRPr="00000000">
        <w:rPr>
          <w:rtl w:val="0"/>
        </w:rPr>
      </w:r>
    </w:p>
    <w:p w:rsidR="00000000" w:rsidDel="00000000" w:rsidP="00000000" w:rsidRDefault="00000000" w:rsidRPr="00000000" w14:paraId="0000007C">
      <w:pPr>
        <w:numPr>
          <w:ilvl w:val="1"/>
          <w:numId w:val="2"/>
        </w:numPr>
        <w:shd w:fill="ffffff" w:val="clear"/>
        <w:spacing w:after="0" w:before="0" w:lineRule="auto"/>
        <w:ind w:left="144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Budha taught a woman that she should treat her husband and </w:t>
      </w:r>
      <w:sdt>
        <w:sdtPr>
          <w:id w:val="-1417133702"/>
          <w:tag w:val="goog_rdk_313"/>
        </w:sdtPr>
        <w:sdtContent>
          <w:commentRangeStart w:id="169"/>
        </w:sdtContent>
      </w:sdt>
      <w:r w:rsidDel="00000000" w:rsidR="00000000" w:rsidRPr="00000000">
        <w:rPr>
          <w:rFonts w:ascii="Roboto" w:cs="Roboto" w:eastAsia="Roboto" w:hAnsi="Roboto"/>
          <w:color w:val="1f1f1f"/>
          <w:sz w:val="21"/>
          <w:szCs w:val="21"/>
          <w:highlight w:val="white"/>
          <w:rtl w:val="0"/>
        </w:rPr>
        <w:t xml:space="preserve">in-laws</w:t>
      </w:r>
      <w:commentRangeEnd w:id="169"/>
      <w:r w:rsidDel="00000000" w:rsidR="00000000" w:rsidRPr="00000000">
        <w:commentReference w:id="169"/>
      </w:r>
      <w:r w:rsidDel="00000000" w:rsidR="00000000" w:rsidRPr="00000000">
        <w:rPr>
          <w:rFonts w:ascii="Roboto" w:cs="Roboto" w:eastAsia="Roboto" w:hAnsi="Roboto"/>
          <w:color w:val="1f1f1f"/>
          <w:sz w:val="21"/>
          <w:szCs w:val="21"/>
          <w:highlight w:val="white"/>
          <w:rtl w:val="0"/>
        </w:rPr>
        <w:t xml:space="preserve"> </w:t>
      </w:r>
      <w:sdt>
        <w:sdtPr>
          <w:id w:val="567285876"/>
          <w:tag w:val="goog_rdk_314"/>
        </w:sdtPr>
        <w:sdtContent>
          <w:del w:author="Virata Pusuluri" w:id="136" w:date="2025-01-06T00:44:07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Roboto" w:cs="Roboto" w:eastAsia="Roboto" w:hAnsi="Roboto"/>
          <w:color w:val="1f1f1f"/>
          <w:sz w:val="21"/>
          <w:szCs w:val="21"/>
          <w:highlight w:val="white"/>
          <w:rtl w:val="0"/>
        </w:rPr>
        <w:t xml:space="preserve">with respect. </w:t>
      </w:r>
      <w:r w:rsidDel="00000000" w:rsidR="00000000" w:rsidRPr="00000000">
        <w:rPr>
          <w:rFonts w:ascii="Roboto" w:cs="Roboto" w:eastAsia="Roboto" w:hAnsi="Roboto"/>
          <w:b w:val="1"/>
          <w:bCs w:val="1"/>
          <w:color w:val="1f1f1f"/>
          <w:sz w:val="21"/>
          <w:szCs w:val="21"/>
          <w:highlight w:val="white"/>
          <w:rtl w:val="0"/>
        </w:rPr>
        <w:br w:type="textWrapping"/>
      </w:r>
      <w:r w:rsidDel="00000000" w:rsidR="00000000" w:rsidRPr="00000000">
        <w:rPr>
          <w:rtl w:val="0"/>
        </w:rPr>
      </w:r>
    </w:p>
    <w:p w:rsidR="00000000" w:rsidDel="00000000" w:rsidP="00000000" w:rsidRDefault="00000000" w:rsidRPr="00000000" w14:paraId="0000007D">
      <w:pPr>
        <w:numPr>
          <w:ilvl w:val="0"/>
          <w:numId w:val="2"/>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స్త్రీలకు బౌద్ధమతం (Buddhism for Women)</w:t>
      </w:r>
      <w:r w:rsidDel="00000000" w:rsidR="00000000" w:rsidRPr="00000000">
        <w:rPr>
          <w:rFonts w:ascii="Chathura" w:cs="Chathura" w:eastAsia="Chathura" w:hAnsi="Chathura"/>
          <w:color w:val="1f1f1f"/>
          <w:sz w:val="21"/>
          <w:szCs w:val="21"/>
          <w:highlight w:val="white"/>
          <w:rtl w:val="0"/>
        </w:rPr>
        <w:t xml:space="preserve">: బుద్ధుడు </w:t>
      </w:r>
      <w:sdt>
        <w:sdtPr>
          <w:id w:val="1254297847"/>
          <w:tag w:val="goog_rdk_315"/>
        </w:sdtPr>
        <w:sdtContent>
          <w:commentRangeStart w:id="170"/>
        </w:sdtContent>
      </w:sdt>
      <w:r w:rsidDel="00000000" w:rsidR="00000000" w:rsidRPr="00000000">
        <w:rPr>
          <w:rFonts w:ascii="Chathura" w:cs="Chathura" w:eastAsia="Chathura" w:hAnsi="Chathura"/>
          <w:color w:val="1f1f1f"/>
          <w:sz w:val="21"/>
          <w:szCs w:val="21"/>
          <w:highlight w:val="white"/>
          <w:rtl w:val="0"/>
        </w:rPr>
        <w:t xml:space="preserve">మహిళలకు</w:t>
      </w:r>
      <w:commentRangeEnd w:id="170"/>
      <w:r w:rsidDel="00000000" w:rsidR="00000000" w:rsidRPr="00000000">
        <w:commentReference w:id="170"/>
      </w:r>
      <w:r w:rsidDel="00000000" w:rsidR="00000000" w:rsidRPr="00000000">
        <w:rPr>
          <w:rFonts w:ascii="Chathura" w:cs="Chathura" w:eastAsia="Chathura" w:hAnsi="Chathura"/>
          <w:color w:val="1f1f1f"/>
          <w:sz w:val="21"/>
          <w:szCs w:val="21"/>
          <w:highlight w:val="white"/>
          <w:rtl w:val="0"/>
        </w:rPr>
        <w:t xml:space="preserve"> కూడా తన</w:t>
      </w:r>
      <w:sdt>
        <w:sdtPr>
          <w:id w:val="-243578679"/>
          <w:tag w:val="goog_rdk_316"/>
        </w:sdtPr>
        <w:sdtContent>
          <w:del w:author="" w:id="137" w:date="1970-01-01T00:00:01Z">
            <w:r w:rsidDel="00000000" w:rsidR="00000000" w:rsidRPr="00000000">
              <w:rPr>
                <w:rFonts w:ascii="Roboto" w:cs="Roboto" w:eastAsia="Roboto" w:hAnsi="Roboto"/>
                <w:color w:val="1f1f1f"/>
                <w:sz w:val="21"/>
                <w:szCs w:val="21"/>
                <w:highlight w:val="white"/>
                <w:rtl w:val="0"/>
              </w:rPr>
              <w:delText xml:space="preserve"> </w:delText>
            </w:r>
          </w:del>
        </w:sdtContent>
      </w:sdt>
      <w:r w:rsidDel="00000000" w:rsidR="00000000" w:rsidRPr="00000000">
        <w:rPr>
          <w:rFonts w:ascii="Chathura" w:cs="Chathura" w:eastAsia="Chathura" w:hAnsi="Chathura"/>
          <w:color w:val="1f1f1f"/>
          <w:sz w:val="21"/>
          <w:szCs w:val="21"/>
          <w:highlight w:val="white"/>
          <w:rtl w:val="0"/>
        </w:rPr>
        <w:t xml:space="preserve">బోధనలను అందించడానికి అనుమతించి వారికి దీక్షను పొందే అవకాశం కల్పించాడు.</w:t>
      </w:r>
      <w:r w:rsidDel="00000000" w:rsidR="00000000" w:rsidRPr="00000000">
        <w:rPr>
          <w:rtl w:val="0"/>
        </w:rPr>
      </w:r>
    </w:p>
    <w:p w:rsidR="00000000" w:rsidDel="00000000" w:rsidP="00000000" w:rsidRDefault="00000000" w:rsidRPr="00000000" w14:paraId="0000007E">
      <w:pPr>
        <w:numPr>
          <w:ilvl w:val="1"/>
          <w:numId w:val="2"/>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Buddha allowed women also to access his teachings and to become Buddhists. </w:t>
        <w:br w:type="textWrapping"/>
      </w:r>
      <w:r w:rsidDel="00000000" w:rsidR="00000000" w:rsidRPr="00000000">
        <w:rPr>
          <w:rtl w:val="0"/>
        </w:rPr>
      </w:r>
    </w:p>
    <w:p w:rsidR="00000000" w:rsidDel="00000000" w:rsidP="00000000" w:rsidRDefault="00000000" w:rsidRPr="00000000" w14:paraId="0000007F">
      <w:pPr>
        <w:numPr>
          <w:ilvl w:val="0"/>
          <w:numId w:val="2"/>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ధర్మప్రబోధం (Propagation of Dharma)</w:t>
      </w:r>
      <w:r w:rsidDel="00000000" w:rsidR="00000000" w:rsidRPr="00000000">
        <w:rPr>
          <w:rFonts w:ascii="Chathura" w:cs="Chathura" w:eastAsia="Chathura" w:hAnsi="Chathura"/>
          <w:color w:val="1f1f1f"/>
          <w:sz w:val="21"/>
          <w:szCs w:val="21"/>
          <w:highlight w:val="white"/>
          <w:rtl w:val="0"/>
        </w:rPr>
        <w:t xml:space="preserve">: బుద్ధుడు తన శిష్యులతో కలిసి </w:t>
      </w:r>
      <w:sdt>
        <w:sdtPr>
          <w:id w:val="-455573417"/>
          <w:tag w:val="goog_rdk_317"/>
        </w:sdtPr>
        <w:sdtContent>
          <w:commentRangeStart w:id="171"/>
        </w:sdtContent>
      </w:sdt>
      <w:r w:rsidDel="00000000" w:rsidR="00000000" w:rsidRPr="00000000">
        <w:rPr>
          <w:rFonts w:ascii="Chathura" w:cs="Chathura" w:eastAsia="Chathura" w:hAnsi="Chathura"/>
          <w:color w:val="1f1f1f"/>
          <w:sz w:val="21"/>
          <w:szCs w:val="21"/>
          <w:highlight w:val="white"/>
          <w:rtl w:val="0"/>
        </w:rPr>
        <w:t xml:space="preserve">వివిధ</w:t>
      </w:r>
      <w:commentRangeEnd w:id="171"/>
      <w:r w:rsidDel="00000000" w:rsidR="00000000" w:rsidRPr="00000000">
        <w:commentReference w:id="171"/>
      </w:r>
      <w:r w:rsidDel="00000000" w:rsidR="00000000" w:rsidRPr="00000000">
        <w:rPr>
          <w:rFonts w:ascii="Roboto" w:cs="Roboto" w:eastAsia="Roboto" w:hAnsi="Roboto"/>
          <w:color w:val="1f1f1f"/>
          <w:sz w:val="21"/>
          <w:szCs w:val="21"/>
          <w:highlight w:val="white"/>
          <w:rtl w:val="0"/>
        </w:rPr>
        <w:t xml:space="preserve"> </w:t>
      </w:r>
      <w:sdt>
        <w:sdtPr>
          <w:id w:val="-1797061424"/>
          <w:tag w:val="goog_rdk_318"/>
        </w:sdtPr>
        <w:sdtContent>
          <w:commentRangeStart w:id="172"/>
        </w:sdtContent>
      </w:sdt>
      <w:r w:rsidDel="00000000" w:rsidR="00000000" w:rsidRPr="00000000">
        <w:rPr>
          <w:rFonts w:ascii="Chathura" w:cs="Chathura" w:eastAsia="Chathura" w:hAnsi="Chathura"/>
          <w:color w:val="1f1f1f"/>
          <w:sz w:val="21"/>
          <w:szCs w:val="21"/>
          <w:highlight w:val="white"/>
          <w:rtl w:val="0"/>
        </w:rPr>
        <w:t xml:space="preserve">ప్రాంతాలకు</w:t>
      </w:r>
      <w:commentRangeEnd w:id="172"/>
      <w:r w:rsidDel="00000000" w:rsidR="00000000" w:rsidRPr="00000000">
        <w:commentReference w:id="172"/>
      </w:r>
      <w:r w:rsidDel="00000000" w:rsidR="00000000" w:rsidRPr="00000000">
        <w:rPr>
          <w:rFonts w:ascii="Chathura" w:cs="Chathura" w:eastAsia="Chathura" w:hAnsi="Chathura"/>
          <w:color w:val="1f1f1f"/>
          <w:sz w:val="21"/>
          <w:szCs w:val="21"/>
          <w:highlight w:val="white"/>
          <w:rtl w:val="0"/>
        </w:rPr>
        <w:t xml:space="preserve"> ప్రయాణించి ధర్మాన్ని ప్రచారం చేశాడు.</w:t>
      </w:r>
      <w:r w:rsidDel="00000000" w:rsidR="00000000" w:rsidRPr="00000000">
        <w:rPr>
          <w:rtl w:val="0"/>
        </w:rPr>
      </w:r>
    </w:p>
    <w:p w:rsidR="00000000" w:rsidDel="00000000" w:rsidP="00000000" w:rsidRDefault="00000000" w:rsidRPr="00000000" w14:paraId="00000080">
      <w:pPr>
        <w:numPr>
          <w:ilvl w:val="1"/>
          <w:numId w:val="2"/>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Buddha traveled with his disciples to various regions, spreading the Dharma.</w:t>
        <w:br w:type="textWrapping"/>
      </w:r>
      <w:r w:rsidDel="00000000" w:rsidR="00000000" w:rsidRPr="00000000">
        <w:rPr>
          <w:rtl w:val="0"/>
        </w:rPr>
      </w:r>
    </w:p>
    <w:p w:rsidR="00000000" w:rsidDel="00000000" w:rsidP="00000000" w:rsidRDefault="00000000" w:rsidRPr="00000000" w14:paraId="00000081">
      <w:pPr>
        <w:numPr>
          <w:ilvl w:val="0"/>
          <w:numId w:val="2"/>
        </w:numPr>
        <w:shd w:fill="ffffff" w:val="clear"/>
        <w:spacing w:after="0" w:before="0" w:lineRule="auto"/>
        <w:ind w:left="720" w:hanging="360"/>
        <w:rPr>
          <w:rFonts w:ascii="Roboto" w:cs="Roboto" w:eastAsia="Roboto" w:hAnsi="Roboto"/>
          <w:highlight w:val="white"/>
        </w:rPr>
      </w:pPr>
      <w:sdt>
        <w:sdtPr>
          <w:id w:val="-1504672807"/>
          <w:tag w:val="goog_rdk_319"/>
        </w:sdtPr>
        <w:sdtContent>
          <w:commentRangeStart w:id="173"/>
        </w:sdtContent>
      </w:sdt>
      <w:r w:rsidDel="00000000" w:rsidR="00000000" w:rsidRPr="00000000">
        <w:rPr>
          <w:rFonts w:ascii="Chathura" w:cs="Chathura" w:eastAsia="Chathura" w:hAnsi="Chathura"/>
          <w:b w:val="1"/>
          <w:bCs w:val="1"/>
          <w:color w:val="1f1f1f"/>
          <w:sz w:val="21"/>
          <w:szCs w:val="21"/>
          <w:highlight w:val="white"/>
          <w:rtl w:val="0"/>
        </w:rPr>
        <w:t xml:space="preserve">నిర్యాణం</w:t>
      </w:r>
      <w:r w:rsidDel="00000000" w:rsidR="00000000" w:rsidRPr="00000000">
        <w:rPr>
          <w:rFonts w:ascii="Roboto" w:cs="Roboto" w:eastAsia="Roboto" w:hAnsi="Roboto"/>
          <w:b w:val="1"/>
          <w:bCs w:val="1"/>
          <w:color w:val="1f1f1f"/>
          <w:sz w:val="21"/>
          <w:szCs w:val="21"/>
          <w:highlight w:val="white"/>
          <w:rtl w:val="0"/>
        </w:rPr>
        <w:t xml:space="preserve"> </w:t>
      </w:r>
      <w:commentRangeEnd w:id="173"/>
      <w:r w:rsidDel="00000000" w:rsidR="00000000" w:rsidRPr="00000000">
        <w:commentReference w:id="173"/>
      </w:r>
      <w:r w:rsidDel="00000000" w:rsidR="00000000" w:rsidRPr="00000000">
        <w:rPr>
          <w:rFonts w:ascii="Roboto" w:cs="Roboto" w:eastAsia="Roboto" w:hAnsi="Roboto"/>
          <w:b w:val="1"/>
          <w:bCs w:val="1"/>
          <w:color w:val="1f1f1f"/>
          <w:sz w:val="21"/>
          <w:szCs w:val="21"/>
          <w:highlight w:val="white"/>
          <w:rtl w:val="0"/>
        </w:rPr>
        <w:t xml:space="preserve">(Nirvana)</w:t>
      </w:r>
      <w:r w:rsidDel="00000000" w:rsidR="00000000" w:rsidRPr="00000000">
        <w:rPr>
          <w:rFonts w:ascii="Chathura" w:cs="Chathura" w:eastAsia="Chathura" w:hAnsi="Chathura"/>
          <w:color w:val="1f1f1f"/>
          <w:sz w:val="21"/>
          <w:szCs w:val="21"/>
          <w:highlight w:val="white"/>
          <w:rtl w:val="0"/>
        </w:rPr>
        <w:t xml:space="preserve">: తన 80వ </w:t>
      </w:r>
      <w:sdt>
        <w:sdtPr>
          <w:id w:val="1475551542"/>
          <w:tag w:val="goog_rdk_320"/>
        </w:sdtPr>
        <w:sdtContent>
          <w:commentRangeStart w:id="174"/>
        </w:sdtContent>
      </w:sdt>
      <w:r w:rsidDel="00000000" w:rsidR="00000000" w:rsidRPr="00000000">
        <w:rPr>
          <w:rFonts w:ascii="Chathura" w:cs="Chathura" w:eastAsia="Chathura" w:hAnsi="Chathura"/>
          <w:color w:val="1f1f1f"/>
          <w:sz w:val="21"/>
          <w:szCs w:val="21"/>
          <w:highlight w:val="white"/>
          <w:rtl w:val="0"/>
        </w:rPr>
        <w:t xml:space="preserve">ఏట</w:t>
      </w:r>
      <w:commentRangeEnd w:id="174"/>
      <w:r w:rsidDel="00000000" w:rsidR="00000000" w:rsidRPr="00000000">
        <w:commentReference w:id="174"/>
      </w:r>
      <w:r w:rsidDel="00000000" w:rsidR="00000000" w:rsidRPr="00000000">
        <w:rPr>
          <w:rFonts w:ascii="Chathura" w:cs="Chathura" w:eastAsia="Chathura" w:hAnsi="Chathura"/>
          <w:color w:val="1f1f1f"/>
          <w:sz w:val="21"/>
          <w:szCs w:val="21"/>
          <w:highlight w:val="white"/>
          <w:rtl w:val="0"/>
        </w:rPr>
        <w:t xml:space="preserve">, బుద్ధుడు తన శరీరాన్ని విడిచిపెట్టి నిర్వాణాన్ని పొందాడు.</w:t>
      </w:r>
      <w:r w:rsidDel="00000000" w:rsidR="00000000" w:rsidRPr="00000000">
        <w:rPr>
          <w:rtl w:val="0"/>
        </w:rPr>
      </w:r>
    </w:p>
    <w:p w:rsidR="00000000" w:rsidDel="00000000" w:rsidP="00000000" w:rsidRDefault="00000000" w:rsidRPr="00000000" w14:paraId="00000082">
      <w:pPr>
        <w:numPr>
          <w:ilvl w:val="1"/>
          <w:numId w:val="2"/>
        </w:numPr>
        <w:shd w:fill="ffffff" w:val="clear"/>
        <w:spacing w:after="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At the age of 80, Buddha passed away and attained Nirvana.</w:t>
        <w:br w:type="textWrapping"/>
      </w:r>
      <w:r w:rsidDel="00000000" w:rsidR="00000000" w:rsidRPr="00000000">
        <w:rPr>
          <w:rtl w:val="0"/>
        </w:rPr>
      </w:r>
    </w:p>
    <w:p w:rsidR="00000000" w:rsidDel="00000000" w:rsidP="00000000" w:rsidRDefault="00000000" w:rsidRPr="00000000" w14:paraId="00000083">
      <w:pPr>
        <w:numPr>
          <w:ilvl w:val="0"/>
          <w:numId w:val="2"/>
        </w:numPr>
        <w:shd w:fill="ffffff" w:val="clear"/>
        <w:spacing w:after="0" w:before="0"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అమృతవాక్కులు (Words of Nectar)</w:t>
      </w:r>
      <w:r w:rsidDel="00000000" w:rsidR="00000000" w:rsidRPr="00000000">
        <w:rPr>
          <w:rFonts w:ascii="Chathura" w:cs="Chathura" w:eastAsia="Chathura" w:hAnsi="Chathura"/>
          <w:color w:val="1f1f1f"/>
          <w:sz w:val="21"/>
          <w:szCs w:val="21"/>
          <w:highlight w:val="white"/>
          <w:rtl w:val="0"/>
        </w:rPr>
        <w:t xml:space="preserve">: బుద్ధుని బోధనలు ప్రజలకు మార్గనిర్దేశం చేస్తూనే ఉన్నాయి.</w:t>
      </w:r>
      <w:r w:rsidDel="00000000" w:rsidR="00000000" w:rsidRPr="00000000">
        <w:rPr>
          <w:rtl w:val="0"/>
        </w:rPr>
      </w:r>
    </w:p>
    <w:p w:rsidR="00000000" w:rsidDel="00000000" w:rsidP="00000000" w:rsidRDefault="00000000" w:rsidRPr="00000000" w14:paraId="00000084">
      <w:pPr>
        <w:numPr>
          <w:ilvl w:val="1"/>
          <w:numId w:val="2"/>
        </w:numPr>
        <w:shd w:fill="ffffff" w:val="clear"/>
        <w:spacing w:after="120" w:before="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teachings of Buddha continue to guide people.</w:t>
      </w:r>
      <w:r w:rsidDel="00000000" w:rsidR="00000000" w:rsidRPr="00000000">
        <w:rPr>
          <w:rtl w:val="0"/>
        </w:rPr>
      </w:r>
    </w:p>
    <w:sdt>
      <w:sdtPr>
        <w:id w:val="-2088853420"/>
        <w:tag w:val="goog_rdk_322"/>
      </w:sdtPr>
      <w:sdtContent>
        <w:p w:rsidR="00000000" w:rsidDel="00000000" w:rsidP="00000000" w:rsidRDefault="00000000" w:rsidRPr="00000000" w14:paraId="00000085">
          <w:pPr>
            <w:shd w:fill="ffffff" w:val="clear"/>
            <w:spacing w:before="240" w:lineRule="auto"/>
            <w:rPr>
              <w:rFonts w:ascii="Arial" w:cs="Arial" w:eastAsia="Arial" w:hAnsi="Arial"/>
              <w:b w:val="0"/>
              <w:bCs w:val="0"/>
              <w:i w:val="0"/>
              <w:iCs w:val="0"/>
              <w:smallCaps w:val="0"/>
              <w:strike w:val="0"/>
              <w:color w:val="000000"/>
              <w:sz w:val="22"/>
              <w:szCs w:val="22"/>
              <w:u w:val="none"/>
              <w:shd w:fill="auto" w:val="clear"/>
              <w:vertAlign w:val="baseline"/>
              <w:rPrChange w:author="" w:id="139" w:date="1970-01-01T00:00:01Z">
                <w:rPr>
                  <w:rFonts w:ascii="Roboto" w:cs="Roboto" w:eastAsia="Roboto" w:hAnsi="Roboto"/>
                  <w:sz w:val="21"/>
                  <w:szCs w:val="21"/>
                  <w:highlight w:val="white"/>
                </w:rPr>
              </w:rPrChange>
            </w:rPr>
            <w:pPrChange w:author="" w:id="0" w:date="1970-01-01T00:00:01Z">
              <w:pPr>
                <w:shd w:fill="ffffff" w:val="clear"/>
                <w:spacing w:before="240" w:lineRule="auto"/>
              </w:pPr>
            </w:pPrChange>
          </w:pPr>
          <w:sdt>
            <w:sdtPr>
              <w:id w:val="-576572845"/>
              <w:tag w:val="goog_rdk_321"/>
            </w:sdtPr>
            <w:sdtContent>
              <w:r w:rsidDel="00000000" w:rsidR="00000000" w:rsidRPr="00000000">
                <w:rPr>
                  <w:rtl w:val="0"/>
                </w:rPr>
              </w:r>
            </w:sdtContent>
          </w:sdt>
        </w:p>
      </w:sdtContent>
    </w:sdt>
    <w:sectPr>
      <w:headerReference r:id="rId9" w:type="default"/>
      <w:footerReference r:id="rId10" w:type="default"/>
      <w:pgSz w:h="16834" w:w="11909" w:orient="portrait"/>
      <w:pgMar w:bottom="1440" w:top="1440" w:left="1440" w:right="1440" w:header="720" w:footer="720"/>
      <w:pgNumType w:start="1"/>
      <w:sectPrChange w:author="Virata Pusuluri" w:id="0" w:date="2026-05-04T20:18:40Z">
        <w:sectPr w:rsidR="000000" w:rsidDel="000000" w:rsidRPr="000000" w:rsidSect="000000">
          <w:pgMar w:bottom="1440" w:top="1440" w:left="1440" w:right="1440" w:header="720" w:footer="720"/>
          <w:pgNumType w:start="1"/>
          <w:pgSz w:h="16834" w:w="11909"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hna pusuluri" w:id="156" w:date="2024-12-17T00:39:32Z">
    <w:sdt>
      <w:sdtPr>
        <w:id w:val="-581657360"/>
        <w:tag w:val="goog_rdk_336"/>
      </w:sdtPr>
      <w:sdtConten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792021424"/>
              <w:tag w:val="goog_rdk_33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see</w:t>
                </w:r>
              </w:ins>
            </w:sdtContent>
          </w:sdt>
        </w:p>
      </w:sdtContent>
    </w:sdt>
  </w:comment>
  <w:comment w:author="Virata Pusuluri" w:id="81" w:date="2024-11-26T01:45:37Z">
    <w:sdt>
      <w:sdtPr>
        <w:id w:val="-1547816952"/>
        <w:tag w:val="goog_rdk_338"/>
      </w:sdtPr>
      <w:sdtContent>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661135538"/>
              <w:tag w:val="goog_rdk_33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w:t>
                </w:r>
              </w:ins>
            </w:sdtContent>
          </w:sdt>
        </w:p>
      </w:sdtContent>
    </w:sdt>
  </w:comment>
  <w:comment w:author="Sunitha Pusuluri" w:id="74" w:date="2024-10-15T19:39:14Z">
    <w:sdt>
      <w:sdtPr>
        <w:id w:val="204473619"/>
        <w:tag w:val="goog_rdk_340"/>
      </w:sdtPr>
      <w:sdtConten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78846795"/>
              <w:tag w:val="goog_rdk_33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w:t>
                </w:r>
              </w:ins>
            </w:sdtContent>
          </w:sdt>
        </w:p>
      </w:sdtContent>
    </w:sdt>
  </w:comment>
  <w:comment w:author="Virata Pusuluri" w:id="104" w:date="2024-12-06T16:05:18Z">
    <w:sdt>
      <w:sdtPr>
        <w:id w:val="734790361"/>
        <w:tag w:val="goog_rdk_342"/>
      </w:sdtPr>
      <w:sdtContent>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46453747"/>
              <w:tag w:val="goog_rdk_34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w:t>
                </w:r>
              </w:ins>
            </w:sdtContent>
          </w:sdt>
        </w:p>
      </w:sdtContent>
    </w:sdt>
  </w:comment>
  <w:comment w:author="Virata Pusuluri" w:id="142" w:date="2024-12-16T00:34:49Z">
    <w:sdt>
      <w:sdtPr>
        <w:id w:val="1087012750"/>
        <w:tag w:val="goog_rdk_344"/>
      </w:sdtPr>
      <w:sdtContent>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67091180"/>
              <w:tag w:val="goog_rdk_34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people</w:t>
                </w:r>
              </w:ins>
            </w:sdtContent>
          </w:sdt>
        </w:p>
      </w:sdtContent>
    </w:sdt>
  </w:comment>
  <w:comment w:author="Virata Pusuluri" w:id="161" w:date="2025-01-06T02:13:09Z">
    <w:sdt>
      <w:sdtPr>
        <w:id w:val="1636759517"/>
        <w:tag w:val="goog_rdk_346"/>
      </w:sdtPr>
      <w:sdtContent>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93725807"/>
              <w:tag w:val="goog_rdk_34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w:t>
                </w:r>
              </w:ins>
            </w:sdtContent>
          </w:sdt>
        </w:p>
      </w:sdtContent>
    </w:sdt>
  </w:comment>
  <w:comment w:author="Virata Pusuluri" w:id="158" w:date="2025-01-06T02:11:22Z">
    <w:sdt>
      <w:sdtPr>
        <w:id w:val="338326054"/>
        <w:tag w:val="goog_rdk_348"/>
      </w:sdtPr>
      <w:sdtContent>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52526908"/>
              <w:tag w:val="goog_rdk_34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others</w:t>
                </w:r>
              </w:ins>
            </w:sdtContent>
          </w:sdt>
        </w:p>
      </w:sdtContent>
    </w:sdt>
  </w:comment>
  <w:comment w:author="Virata Pusuluri" w:id="133" w:date="2024-12-16T00:12:36Z">
    <w:sdt>
      <w:sdtPr>
        <w:id w:val="1335568246"/>
        <w:tag w:val="goog_rdk_350"/>
      </w:sdtPr>
      <w:sdtContent>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909739919"/>
              <w:tag w:val="goog_rdk_34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searching for his son</w:t>
                </w:r>
              </w:ins>
            </w:sdtContent>
          </w:sdt>
        </w:p>
      </w:sdtContent>
    </w:sdt>
  </w:comment>
  <w:comment w:author="Virata Pusuluri" w:id="4" w:date="2024-10-07T13:52:18Z">
    <w:sdt>
      <w:sdtPr>
        <w:id w:val="-1930160474"/>
        <w:tag w:val="goog_rdk_352"/>
      </w:sdtPr>
      <w:sdtContent>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56257561"/>
              <w:tag w:val="goog_rdk_35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dated</w:t>
                </w:r>
              </w:ins>
            </w:sdtContent>
          </w:sdt>
        </w:p>
      </w:sdtContent>
    </w:sdt>
  </w:comment>
  <w:comment w:author="Virata Pusuluri" w:id="125" w:date="2024-12-15T23:56:17Z">
    <w:sdt>
      <w:sdtPr>
        <w:id w:val="1742453197"/>
        <w:tag w:val="goog_rdk_354"/>
      </w:sdtPr>
      <w:sdtContent>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141313417"/>
              <w:tag w:val="goog_rdk_35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జాగృతం అవ్వడం</w:t>
                </w:r>
              </w:ins>
            </w:sdtContent>
          </w:sdt>
        </w:p>
      </w:sdtContent>
    </w:sdt>
  </w:comment>
  <w:comment w:author="Virata Pusuluri" w:id="82" w:date="2024-11-18T19:56:37Z">
    <w:sdt>
      <w:sdtPr>
        <w:id w:val="-1373435843"/>
        <w:tag w:val="goog_rdk_356"/>
      </w:sdtPr>
      <w:sdtContent>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26184023"/>
              <w:tag w:val="goog_rdk_35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w:t>
                </w:r>
              </w:ins>
            </w:sdtContent>
          </w:sdt>
        </w:p>
      </w:sdtContent>
    </w:sdt>
  </w:comment>
  <w:comment w:author="Sunitha Pusuluri" w:id="65" w:date="2024-10-15T19:36:47Z">
    <w:sdt>
      <w:sdtPr>
        <w:id w:val="-1281722746"/>
        <w:tag w:val="goog_rdk_358"/>
      </w:sdtPr>
      <w:sdtContent>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20797536"/>
              <w:tag w:val="goog_rdk_35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w:t>
                </w:r>
              </w:ins>
            </w:sdtContent>
          </w:sdt>
        </w:p>
      </w:sdtContent>
    </w:sdt>
  </w:comment>
  <w:comment w:author="Virata Pusuluri" w:id="122" w:date="2024-12-15T23:50:43Z">
    <w:sdt>
      <w:sdtPr>
        <w:id w:val="874298002"/>
        <w:tag w:val="goog_rdk_360"/>
      </w:sdtPr>
      <w:sdtContent>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76987768"/>
              <w:tag w:val="goog_rdk_35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w:t>
                </w:r>
              </w:ins>
            </w:sdtContent>
          </w:sdt>
        </w:p>
      </w:sdtContent>
    </w:sdt>
  </w:comment>
  <w:comment w:author="Virata Pusuluri" w:id="87" w:date="2024-11-18T20:19:50Z">
    <w:sdt>
      <w:sdtPr>
        <w:id w:val="-2113219050"/>
        <w:tag w:val="goog_rdk_362"/>
      </w:sdtPr>
      <w:sdtContent>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4392794"/>
              <w:tag w:val="goog_rdk_36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spiritual ; దేవునికి సమ్మందించింది</w:t>
                </w:r>
              </w:ins>
            </w:sdtContent>
          </w:sdt>
        </w:p>
      </w:sdtContent>
    </w:sdt>
  </w:comment>
  <w:comment w:author="Sunitha Pusuluri" w:id="42" w:date="2024-10-15T19:24:49Z">
    <w:sdt>
      <w:sdtPr>
        <w:id w:val="1468816920"/>
        <w:tag w:val="goog_rdk_364"/>
      </w:sdtPr>
      <w:sdtContent>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308311107"/>
              <w:tag w:val="goog_rdk_36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disease</w:t>
                </w:r>
              </w:ins>
            </w:sdtContent>
          </w:sdt>
        </w:p>
      </w:sdtContent>
    </w:sdt>
  </w:comment>
  <w:comment w:author="krishna pusuluri" w:id="57" w:date="2025-01-06T23:37:43Z">
    <w:sdt>
      <w:sdtPr>
        <w:id w:val="-559598793"/>
        <w:tag w:val="goog_rdk_366"/>
      </w:sdtPr>
      <w:sdtContent>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36594968"/>
              <w:tag w:val="goog_rdk_36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attention</w:t>
                </w:r>
              </w:ins>
            </w:sdtContent>
          </w:sdt>
        </w:p>
      </w:sdtContent>
    </w:sdt>
  </w:comment>
  <w:comment w:author="Virata Pusuluri" w:id="128" w:date="2024-12-16T00:00:23Z">
    <w:sdt>
      <w:sdtPr>
        <w:id w:val="1464853587"/>
        <w:tag w:val="goog_rdk_368"/>
      </w:sdtPr>
      <w:sdtContent>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80653599"/>
              <w:tag w:val="goog_rdk_36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w:t>
                </w:r>
              </w:ins>
            </w:sdtContent>
          </w:sdt>
        </w:p>
      </w:sdtContent>
    </w:sdt>
  </w:comment>
  <w:comment w:author="Virata Pusuluri" w:id="113" w:date="2024-12-06T16:30:56Z">
    <w:sdt>
      <w:sdtPr>
        <w:id w:val="901510799"/>
        <w:tag w:val="goog_rdk_370"/>
      </w:sdtPr>
      <w:sdtContent>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44437117"/>
              <w:tag w:val="goog_rdk_36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neglect, fail to care for</w:t>
                </w:r>
              </w:ins>
            </w:sdtContent>
          </w:sdt>
        </w:p>
      </w:sdtContent>
    </w:sdt>
  </w:comment>
  <w:comment w:author="Virata Pusuluri" w:id="168" w:date="2025-01-26T19:22:23Z">
    <w:sdt>
      <w:sdtPr>
        <w:id w:val="821111656"/>
        <w:tag w:val="goog_rdk_372"/>
      </w:sdtPr>
      <w:sdtContent>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68960559"/>
              <w:tag w:val="goog_rdk_37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అత్త,‌ మామలను</w:t>
                </w:r>
              </w:ins>
            </w:sdtContent>
          </w:sdt>
        </w:p>
      </w:sdtContent>
    </w:sdt>
  </w:comment>
  <w:comment w:author="Virata Pusuluri" w:id="134" w:date="2024-12-16T00:13:44Z">
    <w:sdt>
      <w:sdtPr>
        <w:id w:val="-464659301"/>
        <w:tag w:val="goog_rdk_374"/>
      </w:sdtPr>
      <w:sdtContent>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67993428"/>
              <w:tag w:val="goog_rdk_37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Messengers ; soldiers</w:t>
                </w:r>
              </w:ins>
            </w:sdtContent>
          </w:sdt>
        </w:p>
      </w:sdtContent>
    </w:sdt>
  </w:comment>
  <w:comment w:author="Virata Pusuluri" w:id="171" w:date="2025-01-06T02:23:58Z">
    <w:sdt>
      <w:sdtPr>
        <w:id w:val="1660256753"/>
        <w:tag w:val="goog_rdk_376"/>
      </w:sdtPr>
      <w:sdtContent>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91393415"/>
              <w:tag w:val="goog_rdk_37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Various ; Different</w:t>
                </w:r>
              </w:ins>
            </w:sdtContent>
          </w:sdt>
        </w:p>
      </w:sdtContent>
    </w:sdt>
  </w:comment>
  <w:comment w:author="Virata Pusuluri" w:id="2" w:date="2024-10-01T01:12:43Z">
    <w:sdt>
      <w:sdtPr>
        <w:id w:val="-2022856271"/>
        <w:tag w:val="goog_rdk_378"/>
      </w:sdtPr>
      <w:sdtContent>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33028051"/>
              <w:tag w:val="goog_rdk_37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ins>
            </w:sdtContent>
          </w:sdt>
        </w:p>
      </w:sdtContent>
    </w:sdt>
  </w:comment>
  <w:comment w:author="Virata Pusuluri" w:id="76" w:date="2024-11-18T19:46:16Z">
    <w:sdt>
      <w:sdtPr>
        <w:id w:val="586745701"/>
        <w:tag w:val="goog_rdk_380"/>
      </w:sdtPr>
      <w:sdtContent>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38909041"/>
              <w:tag w:val="goog_rdk_37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up</w:t>
                </w:r>
              </w:ins>
            </w:sdtContent>
          </w:sdt>
        </w:p>
      </w:sdtContent>
    </w:sdt>
  </w:comment>
  <w:comment w:author="Sunitha Pusuluri" w:id="71" w:date="2024-10-15T19:38:02Z">
    <w:sdt>
      <w:sdtPr>
        <w:id w:val="-1696009576"/>
        <w:tag w:val="goog_rdk_382"/>
      </w:sdtPr>
      <w:sdtContent>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48612049"/>
              <w:tag w:val="goog_rdk_38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w:t>
                </w:r>
              </w:ins>
            </w:sdtContent>
          </w:sdt>
        </w:p>
      </w:sdtContent>
    </w:sdt>
  </w:comment>
  <w:comment w:author="Virata Pusuluri" w:id="170" w:date="2025-01-06T02:22:08Z">
    <w:sdt>
      <w:sdtPr>
        <w:id w:val="-464347264"/>
        <w:tag w:val="goog_rdk_384"/>
      </w:sdtPr>
      <w:sdtContent>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17455835"/>
              <w:tag w:val="goog_rdk_38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woman</w:t>
                </w:r>
              </w:ins>
            </w:sdtContent>
          </w:sdt>
        </w:p>
      </w:sdtContent>
    </w:sdt>
  </w:comment>
  <w:comment w:author="Sunitha Pusuluri" w:id="55" w:date="2024-10-15T19:30:53Z">
    <w:sdt>
      <w:sdtPr>
        <w:id w:val="-714814133"/>
        <w:tag w:val="goog_rdk_386"/>
      </w:sdtPr>
      <w:sdtContent>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01044595"/>
              <w:tag w:val="goog_rdk_38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body</w:t>
                </w:r>
              </w:ins>
            </w:sdtContent>
          </w:sdt>
        </w:p>
      </w:sdtContent>
    </w:sdt>
  </w:comment>
  <w:comment w:author="Virata Pusuluri" w:id="118" w:date="2024-12-06T16:42:50Z">
    <w:sdt>
      <w:sdtPr>
        <w:id w:val="-400525177"/>
        <w:tag w:val="goog_rdk_388"/>
      </w:sdtPr>
      <w:sdtContent>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21298902"/>
              <w:tag w:val="goog_rdk_38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Stong</w:t>
                </w:r>
              </w:ins>
            </w:sdtContent>
          </w:sdt>
        </w:p>
      </w:sdtContent>
    </w:sdt>
  </w:comment>
  <w:comment w:author="Virata Pusuluri" w:id="95" w:date="2024-11-26T01:47:28Z">
    <w:sdt>
      <w:sdtPr>
        <w:id w:val="221284608"/>
        <w:tag w:val="goog_rdk_390"/>
      </w:sdtPr>
      <w:sdtContent>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8808795"/>
              <w:tag w:val="goog_rdk_38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w:t>
                </w:r>
              </w:ins>
            </w:sdtContent>
          </w:sdt>
        </w:p>
      </w:sdtContent>
    </w:sdt>
  </w:comment>
  <w:comment w:author="krishna pusuluri" w:id="173" w:date="2025-01-07T00:01:08Z">
    <w:sdt>
      <w:sdtPr>
        <w:id w:val="1448894032"/>
        <w:tag w:val="goog_rdk_392"/>
      </w:sdtPr>
      <w:sdtContent>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69545051"/>
              <w:tag w:val="goog_rdk_39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మోక్షం, కైవల్యము -- reaching heaven</w:t>
                </w:r>
              </w:ins>
            </w:sdtContent>
          </w:sdt>
        </w:p>
      </w:sdtContent>
    </w:sdt>
  </w:comment>
  <w:comment w:author="Sunitha Pusuluri" w:id="52" w:date="2024-10-15T19:29:53Z">
    <w:sdt>
      <w:sdtPr>
        <w:id w:val="-1009529980"/>
        <w:tag w:val="goog_rdk_394"/>
      </w:sdtPr>
      <w:sdtContent>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142060"/>
              <w:tag w:val="goog_rdk_39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 bad</w:t>
                </w:r>
              </w:ins>
            </w:sdtContent>
          </w:sdt>
        </w:p>
      </w:sdtContent>
    </w:sdt>
  </w:comment>
  <w:comment w:author="Sunitha Pusuluri" w:id="45" w:date="2024-10-15T19:25:39Z">
    <w:sdt>
      <w:sdtPr>
        <w:id w:val="-835562204"/>
        <w:tag w:val="goog_rdk_396"/>
      </w:sdtPr>
      <w:sdtContent>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84413062"/>
              <w:tag w:val="goog_rdk_39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w:t>
                </w:r>
              </w:ins>
            </w:sdtContent>
          </w:sdt>
        </w:p>
      </w:sdtContent>
    </w:sdt>
  </w:comment>
  <w:comment w:author="Sunitha Pusuluri" w:id="58" w:date="2024-10-15T19:35:03Z">
    <w:sdt>
      <w:sdtPr>
        <w:id w:val="-1843483875"/>
        <w:tag w:val="goog_rdk_398"/>
      </w:sdtPr>
      <w:sdtContent>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88502519"/>
              <w:tag w:val="goog_rdk_39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లోపల</w:t>
                </w:r>
              </w:ins>
            </w:sdtContent>
          </w:sdt>
        </w:p>
      </w:sdtContent>
    </w:sdt>
  </w:comment>
  <w:comment w:author="Sunitha Pusuluri" w:id="43" w:date="2024-10-15T19:25:28Z">
    <w:sdt>
      <w:sdtPr>
        <w:id w:val="-1416938341"/>
        <w:tag w:val="goog_rdk_400"/>
      </w:sdtPr>
      <w:sdtContent>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05647912"/>
              <w:tag w:val="goog_rdk_39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suffering</w:t>
                </w:r>
              </w:ins>
            </w:sdtContent>
          </w:sdt>
        </w:p>
      </w:sdtContent>
    </w:sdt>
  </w:comment>
  <w:comment w:author="Sunitha Pusuluri" w:id="11" w:date="2024-10-14T19:10:51Z">
    <w:sdt>
      <w:sdtPr>
        <w:id w:val="41919885"/>
        <w:tag w:val="goog_rdk_402"/>
      </w:sdtPr>
      <w:sdtContent>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11296758"/>
              <w:tag w:val="goog_rdk_40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up ; leave everything</w:t>
                </w:r>
              </w:ins>
            </w:sdtContent>
          </w:sdt>
        </w:p>
      </w:sdtContent>
    </w:sdt>
  </w:comment>
  <w:comment w:author="Virata Pusuluri" w:id="111" w:date="2024-12-06T16:29:41Z">
    <w:sdt>
      <w:sdtPr>
        <w:id w:val="1708159233"/>
        <w:tag w:val="goog_rdk_404"/>
      </w:sdtPr>
      <w:sdtContent>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04013494"/>
              <w:tag w:val="goog_rdk_40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w:t>
                </w:r>
              </w:ins>
            </w:sdtContent>
          </w:sdt>
        </w:p>
      </w:sdtContent>
    </w:sdt>
  </w:comment>
  <w:comment w:author="Sunitha Pusuluri" w:id="33" w:date="2024-10-14T19:18:34Z">
    <w:sdt>
      <w:sdtPr>
        <w:id w:val="1054641691"/>
        <w:tag w:val="goog_rdk_406"/>
      </w:sdtPr>
      <w:sdtContent>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9571601"/>
              <w:tag w:val="goog_rdk_40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causing</w:t>
                </w:r>
              </w:ins>
            </w:sdtContent>
          </w:sdt>
        </w:p>
      </w:sdtContent>
    </w:sdt>
  </w:comment>
  <w:comment w:author="Virata Pusuluri" w:id="5" w:date="2024-10-07T13:57:47Z">
    <w:sdt>
      <w:sdtPr>
        <w:id w:val="1503439950"/>
        <w:tag w:val="goog_rdk_408"/>
      </w:sdtPr>
      <w:sdtContent>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02917696"/>
              <w:tag w:val="goog_rdk_40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Satisfy</w:t>
                </w:r>
              </w:ins>
            </w:sdtContent>
          </w:sdt>
        </w:p>
      </w:sdtContent>
    </w:sdt>
  </w:comment>
  <w:comment w:author="Sunitha Pusuluri" w:id="59" w:date="2024-10-15T19:35:36Z">
    <w:sdt>
      <w:sdtPr>
        <w:id w:val="-1184837964"/>
        <w:tag w:val="goog_rdk_410"/>
      </w:sdtPr>
      <w:sdtContent>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65900331"/>
              <w:tag w:val="goog_rdk_40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struggle</w:t>
                </w:r>
              </w:ins>
            </w:sdtContent>
          </w:sdt>
        </w:p>
      </w:sdtContent>
    </w:sdt>
  </w:comment>
  <w:comment w:author="Virata Pusuluri" w:id="78" w:date="2024-11-18T19:50:26Z">
    <w:sdt>
      <w:sdtPr>
        <w:id w:val="832151084"/>
        <w:tag w:val="goog_rdk_412"/>
      </w:sdtPr>
      <w:sdtContent>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27233800"/>
              <w:tag w:val="goog_rdk_41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w:t>
                </w:r>
              </w:ins>
            </w:sdtContent>
          </w:sdt>
        </w:p>
      </w:sdtContent>
    </w:sdt>
  </w:comment>
  <w:comment w:author="Sunitha Pusuluri" w:id="40" w:date="2024-10-15T19:24:31Z">
    <w:sdt>
      <w:sdtPr>
        <w:id w:val="1743033995"/>
        <w:tag w:val="goog_rdk_414"/>
      </w:sdtPr>
      <w:sdtContent>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0473105"/>
              <w:tag w:val="goog_rdk_41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chariot</w:t>
                </w:r>
              </w:ins>
            </w:sdtContent>
          </w:sdt>
        </w:p>
      </w:sdtContent>
    </w:sdt>
  </w:comment>
  <w:comment w:author="Virata Pusuluri" w:id="123" w:date="2024-12-15T23:54:02Z">
    <w:sdt>
      <w:sdtPr>
        <w:id w:val="-1552876677"/>
        <w:tag w:val="goog_rdk_416"/>
      </w:sdtPr>
      <w:sdtContent>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71326802"/>
              <w:tag w:val="goog_rdk_41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infinite numbers of ; అనంతమైన సంఖ్యలు</w:t>
                </w:r>
              </w:ins>
            </w:sdtContent>
          </w:sdt>
        </w:p>
      </w:sdtContent>
    </w:sdt>
  </w:comment>
  <w:comment w:author="Sunitha Pusuluri" w:id="56" w:date="2024-10-15T19:32:45Z">
    <w:sdt>
      <w:sdtPr>
        <w:id w:val="-1493313416"/>
        <w:tag w:val="goog_rdk_418"/>
      </w:sdtPr>
      <w:sdtContent>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11956304"/>
              <w:tag w:val="goog_rdk_41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saint</w:t>
                </w:r>
              </w:ins>
            </w:sdtContent>
          </w:sdt>
        </w:p>
      </w:sdtContent>
    </w:sdt>
  </w:comment>
  <w:comment w:author="Virata Pusuluri" w:id="112" w:date="2024-12-06T16:30:02Z">
    <w:sdt>
      <w:sdtPr>
        <w:id w:val="-1178928003"/>
        <w:tag w:val="goog_rdk_420"/>
      </w:sdtPr>
      <w:sdtContent>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05613388"/>
              <w:tag w:val="goog_rdk_41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w:t>
                </w:r>
              </w:ins>
            </w:sdtContent>
          </w:sdt>
        </w:p>
      </w:sdtContent>
    </w:sdt>
  </w:comment>
  <w:comment w:author="Virata Pusuluri" w:id="174" w:date="2025-01-06T02:25:26Z">
    <w:sdt>
      <w:sdtPr>
        <w:id w:val="-1615517026"/>
        <w:tag w:val="goog_rdk_422"/>
      </w:sdtPr>
      <w:sdtContent>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00683343"/>
              <w:tag w:val="goog_rdk_42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w:t>
                </w:r>
              </w:ins>
            </w:sdtContent>
          </w:sdt>
        </w:p>
      </w:sdtContent>
    </w:sdt>
  </w:comment>
  <w:comment w:author="Virata Pusuluri" w:id="92" w:date="2024-11-18T20:30:11Z">
    <w:sdt>
      <w:sdtPr>
        <w:id w:val="-864842971"/>
        <w:tag w:val="goog_rdk_424"/>
      </w:sdtPr>
      <w:sdtConten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27054111"/>
              <w:tag w:val="goog_rdk_42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లేని</w:t>
                </w:r>
              </w:ins>
            </w:sdtContent>
          </w:sdt>
        </w:p>
      </w:sdtContent>
    </w:sdt>
  </w:comment>
  <w:comment w:author="Virata Pusuluri" w:id="151" w:date="2024-12-17T00:05:41Z">
    <w:sdt>
      <w:sdtPr>
        <w:id w:val="1887301237"/>
        <w:tag w:val="goog_rdk_426"/>
      </w:sdtPr>
      <w:sdtConten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86827069"/>
              <w:tag w:val="goog_rdk_42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దొంగతనం</w:t>
                </w:r>
              </w:ins>
            </w:sdtContent>
          </w:sdt>
        </w:p>
      </w:sdtContent>
    </w:sdt>
  </w:comment>
  <w:comment w:author="Sunitha Pusuluri" w:id="15" w:date="2024-10-14T19:24:09Z">
    <w:sdt>
      <w:sdtPr>
        <w:id w:val="872060958"/>
        <w:tag w:val="goog_rdk_428"/>
      </w:sdtPr>
      <w:sdtContent>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9981929"/>
              <w:tag w:val="goog_rdk_42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కిరీటం</w:t>
                </w:r>
              </w:ins>
            </w:sdtContent>
          </w:sdt>
        </w:p>
      </w:sdtContent>
    </w:sdt>
  </w:comment>
  <w:comment w:author="krishna pusuluri" w:id="157" w:date="2024-12-17T00:40:16Z">
    <w:sdt>
      <w:sdtPr>
        <w:id w:val="313677062"/>
        <w:tag w:val="goog_rdk_430"/>
      </w:sdtPr>
      <w:sdtContent>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83035905"/>
              <w:tag w:val="goog_rdk_42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శ్రవణము = వినడము</w:t>
                </w:r>
              </w:ins>
            </w:sdtContent>
          </w:sdt>
        </w:p>
      </w:sdtContent>
    </w:sdt>
  </w:comment>
  <w:comment w:author="Virata Pusuluri" w:id="1" w:date="2024-10-07T13:49:27Z">
    <w:sdt>
      <w:sdtPr>
        <w:id w:val="-935635187"/>
        <w:tag w:val="goog_rdk_432"/>
      </w:sdtPr>
      <w:sdtContent>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2050813"/>
              <w:tag w:val="goog_rdk_43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satisfied</w:t>
                </w:r>
              </w:ins>
            </w:sdtContent>
          </w:sdt>
        </w:p>
      </w:sdtContent>
    </w:sdt>
  </w:comment>
  <w:comment w:author="Virata Pusuluri" w:id="169" w:date="2025-01-06T02:20:12Z">
    <w:sdt>
      <w:sdtPr>
        <w:id w:val="1353785416"/>
        <w:tag w:val="goog_rdk_434"/>
      </w:sdtPr>
      <w:sdtContent>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87420763"/>
              <w:tag w:val="goog_rdk_43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అత్త, మామ</w:t>
                </w:r>
              </w:ins>
            </w:sdtContent>
          </w:sdt>
        </w:p>
      </w:sdtContent>
    </w:sdt>
  </w:comment>
  <w:comment w:author="Virata Pusuluri" w:id="90" w:date="2024-11-18T20:26:31Z">
    <w:sdt>
      <w:sdtPr>
        <w:id w:val="864639590"/>
        <w:tag w:val="goog_rdk_436"/>
      </w:sdtPr>
      <w:sdtContent>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73992823"/>
              <w:tag w:val="goog_rdk_43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Loose</w:t>
                </w:r>
              </w:ins>
            </w:sdtContent>
          </w:sdt>
        </w:p>
      </w:sdtContent>
    </w:sdt>
  </w:comment>
  <w:comment w:author="Sunitha Pusuluri" w:id="51" w:date="2024-10-15T19:29:42Z">
    <w:sdt>
      <w:sdtPr>
        <w:id w:val="1226062423"/>
        <w:tag w:val="goog_rdk_438"/>
      </w:sdtPr>
      <w:sdtContent>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77709274"/>
              <w:tag w:val="goog_rdk_43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ins>
            </w:sdtContent>
          </w:sdt>
        </w:p>
      </w:sdtContent>
    </w:sdt>
  </w:comment>
  <w:comment w:author="Virata Pusuluri" w:id="101" w:date="2024-12-06T15:59:02Z">
    <w:sdt>
      <w:sdtPr>
        <w:id w:val="-665727603"/>
        <w:tag w:val="goog_rdk_440"/>
      </w:sdtPr>
      <w:sdtContent>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85039364"/>
              <w:tag w:val="goog_rdk_43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సాధించడం</w:t>
                </w:r>
              </w:ins>
            </w:sdtContent>
          </w:sdt>
        </w:p>
      </w:sdtContent>
    </w:sdt>
  </w:comment>
  <w:comment w:author="Sunitha Pusuluri" w:id="19" w:date="2024-12-02T16:40:45Z">
    <w:sdt>
      <w:sdtPr>
        <w:id w:val="948731896"/>
        <w:tag w:val="goog_rdk_442"/>
      </w:sdtPr>
      <w:sdtContent>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330496664"/>
              <w:tag w:val="goog_rdk_44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arrengments</w:t>
                </w:r>
              </w:ins>
            </w:sdtContent>
          </w:sdt>
        </w:p>
      </w:sdtContent>
    </w:sdt>
  </w:comment>
  <w:comment w:author="Virata Pusuluri" w:id="6" w:date="2024-10-09T12:28:55Z">
    <w:sdt>
      <w:sdtPr>
        <w:id w:val="-1893054458"/>
        <w:tag w:val="goog_rdk_444"/>
      </w:sdtPr>
      <w:sdtContent>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56598733"/>
              <w:tag w:val="goog_rdk_44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w:t>
                </w:r>
              </w:ins>
            </w:sdtContent>
          </w:sdt>
        </w:p>
      </w:sdtContent>
    </w:sdt>
  </w:comment>
  <w:comment w:author="Virata Pusuluri" w:id="79" w:date="2024-11-18T19:53:06Z">
    <w:sdt>
      <w:sdtPr>
        <w:id w:val="956324639"/>
        <w:tag w:val="goog_rdk_446"/>
      </w:sdtPr>
      <w:sdtContent>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5500582"/>
              <w:tag w:val="goog_rdk_44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desire ; aspiration</w:t>
                </w:r>
              </w:ins>
            </w:sdtContent>
          </w:sdt>
        </w:p>
      </w:sdtContent>
    </w:sdt>
  </w:comment>
  <w:comment w:author="Virata Pusuluri" w:id="107" w:date="2024-12-06T16:16:05Z">
    <w:sdt>
      <w:sdtPr>
        <w:id w:val="1632499259"/>
        <w:tag w:val="goog_rdk_448"/>
      </w:sdtPr>
      <w:sdtContent>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69755975"/>
              <w:tag w:val="goog_rdk_44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 Pure</w:t>
                </w:r>
              </w:ins>
            </w:sdtContent>
          </w:sdt>
        </w:p>
      </w:sdtContent>
    </w:sdt>
  </w:comment>
  <w:comment w:author="Virata Pusuluri" w:id="148" w:date="2024-12-16T00:42:25Z">
    <w:sdt>
      <w:sdtPr>
        <w:id w:val="-1864890069"/>
        <w:tag w:val="goog_rdk_450"/>
      </w:sdtPr>
      <w:sdtContent>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23188058"/>
              <w:tag w:val="goog_rdk_44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ins>
            </w:sdtContent>
          </w:sdt>
        </w:p>
      </w:sdtContent>
    </w:sdt>
  </w:comment>
  <w:comment w:author="Sunitha Pusuluri" w:id="29" w:date="2024-10-15T19:24:10Z">
    <w:sdt>
      <w:sdtPr>
        <w:id w:val="-545451643"/>
        <w:tag w:val="goog_rdk_452"/>
      </w:sdtPr>
      <w:sdtContent>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26455503"/>
              <w:tag w:val="goog_rdk_45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official</w:t>
                </w:r>
              </w:ins>
            </w:sdtContent>
          </w:sdt>
        </w:p>
      </w:sdtContent>
    </w:sdt>
  </w:comment>
  <w:comment w:author="Virata Pusuluri" w:id="116" w:date="2024-12-06T16:38:01Z">
    <w:sdt>
      <w:sdtPr>
        <w:id w:val="741058313"/>
        <w:tag w:val="goog_rdk_454"/>
      </w:sdtPr>
      <w:sdtContent>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29905493"/>
              <w:tag w:val="goog_rdk_45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on</w:t>
                </w:r>
              </w:ins>
            </w:sdtContent>
          </w:sdt>
        </w:p>
      </w:sdtContent>
    </w:sdt>
  </w:comment>
  <w:comment w:author="Sunitha Pusuluri" w:id="35" w:date="2024-10-14T19:20:54Z">
    <w:sdt>
      <w:sdtPr>
        <w:id w:val="263317918"/>
        <w:tag w:val="goog_rdk_456"/>
      </w:sdtPr>
      <w:sdtContent>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67415006"/>
              <w:tag w:val="goog_rdk_45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 great</w:t>
                </w:r>
              </w:ins>
            </w:sdtContent>
          </w:sdt>
        </w:p>
      </w:sdtContent>
    </w:sdt>
  </w:comment>
  <w:comment w:author="Virata Pusuluri" w:id="86" w:date="2024-11-18T20:13:44Z">
    <w:sdt>
      <w:sdtPr>
        <w:id w:val="571236631"/>
        <w:tag w:val="goog_rdk_458"/>
      </w:sdtPr>
      <w:sdtContent>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59216255"/>
              <w:tag w:val="goog_rdk_45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w:t>
                </w:r>
              </w:ins>
            </w:sdtContent>
          </w:sdt>
        </w:p>
      </w:sdtContent>
    </w:sdt>
  </w:comment>
  <w:comment w:author="Sunitha Pusuluri" w:id="39" w:date="2024-10-14T19:23:27Z">
    <w:sdt>
      <w:sdtPr>
        <w:id w:val="-1569066454"/>
        <w:tag w:val="goog_rdk_460"/>
      </w:sdtPr>
      <w:sdtContent>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748717428"/>
              <w:tag w:val="goog_rdk_45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w:t>
                </w:r>
              </w:ins>
            </w:sdtContent>
          </w:sdt>
        </w:p>
      </w:sdtContent>
    </w:sdt>
  </w:comment>
  <w:comment w:author="Virata Pusuluri" w:id="80" w:date="2024-11-18T19:55:48Z">
    <w:sdt>
      <w:sdtPr>
        <w:id w:val="1302553274"/>
        <w:tag w:val="goog_rdk_462"/>
      </w:sdtPr>
      <w:sdtContent>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38134089"/>
              <w:tag w:val="goog_rdk_46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we respond</w:t>
                </w:r>
              </w:ins>
            </w:sdtContent>
          </w:sdt>
        </w:p>
      </w:sdtContent>
    </w:sdt>
  </w:comment>
  <w:comment w:author="Virata Pusuluri" w:id="153" w:date="2024-12-17T00:09:53Z">
    <w:sdt>
      <w:sdtPr>
        <w:id w:val="741906842"/>
        <w:tag w:val="goog_rdk_464"/>
      </w:sdtPr>
      <w:sdtContent>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71191375"/>
              <w:tag w:val="goog_rdk_46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w:t>
                </w:r>
              </w:ins>
            </w:sdtContent>
          </w:sdt>
        </w:p>
      </w:sdtContent>
    </w:sdt>
  </w:comment>
  <w:comment w:author="Virata Pusuluri" w:id="139" w:date="2024-12-16T00:27:15Z">
    <w:sdt>
      <w:sdtPr>
        <w:id w:val="882794392"/>
        <w:tag w:val="goog_rdk_466"/>
      </w:sdtPr>
      <w:sdtContent>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68281142"/>
              <w:tag w:val="goog_rdk_46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ins>
            </w:sdtContent>
          </w:sdt>
        </w:p>
      </w:sdtContent>
    </w:sdt>
  </w:comment>
  <w:comment w:author="Sunitha Pusuluri" w:id="62" w:date="2024-10-15T19:36:13Z">
    <w:sdt>
      <w:sdtPr>
        <w:id w:val="879550351"/>
        <w:tag w:val="goog_rdk_468"/>
      </w:sdtPr>
      <w:sdtContent>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78328302"/>
              <w:tag w:val="goog_rdk_46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w:t>
                </w:r>
              </w:ins>
            </w:sdtContent>
          </w:sdt>
        </w:p>
      </w:sdtContent>
    </w:sdt>
  </w:comment>
  <w:comment w:author="Virata Pusuluri" w:id="163" w:date="2025-01-06T02:14:58Z">
    <w:sdt>
      <w:sdtPr>
        <w:id w:val="-1113925754"/>
        <w:tag w:val="goog_rdk_470"/>
      </w:sdtPr>
      <w:sdtContent>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938200070"/>
              <w:tag w:val="goog_rdk_46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w:t>
                </w:r>
              </w:ins>
            </w:sdtContent>
          </w:sdt>
        </w:p>
      </w:sdtContent>
    </w:sdt>
  </w:comment>
  <w:comment w:author="Virata Pusuluri" w:id="85" w:date="2024-11-18T20:10:59Z">
    <w:sdt>
      <w:sdtPr>
        <w:id w:val="-1098782604"/>
        <w:tag w:val="goog_rdk_472"/>
      </w:sdtPr>
      <w:sdtContent>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44831842"/>
              <w:tag w:val="goog_rdk_47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Comforts of the King</w:t>
                </w:r>
              </w:ins>
            </w:sdtContent>
          </w:sdt>
        </w:p>
      </w:sdtContent>
    </w:sdt>
  </w:comment>
  <w:comment w:author="Sunitha Pusuluri" w:id="67" w:date="2024-10-15T19:37:15Z">
    <w:sdt>
      <w:sdtPr>
        <w:id w:val="-1053398510"/>
        <w:tag w:val="goog_rdk_474"/>
      </w:sdtPr>
      <w:sdtContent>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112919373"/>
              <w:tag w:val="goog_rdk_47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w:t>
                </w:r>
              </w:ins>
            </w:sdtContent>
          </w:sdt>
        </w:p>
      </w:sdtContent>
    </w:sdt>
  </w:comment>
  <w:comment w:author="Sunitha Pusuluri" w:id="44" w:date="2024-10-15T19:25:34Z">
    <w:sdt>
      <w:sdtPr>
        <w:id w:val="1778256346"/>
        <w:tag w:val="goog_rdk_476"/>
      </w:sdtPr>
      <w:sdtContent>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59742401"/>
              <w:tag w:val="goog_rdk_47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w:t>
                </w:r>
              </w:ins>
            </w:sdtContent>
          </w:sdt>
        </w:p>
      </w:sdtContent>
    </w:sdt>
  </w:comment>
  <w:comment w:author="Virata Pusuluri" w:id="172" w:date="2025-01-06T02:24:20Z">
    <w:sdt>
      <w:sdtPr>
        <w:id w:val="-899949811"/>
        <w:tag w:val="goog_rdk_478"/>
      </w:sdtPr>
      <w:sdtContent>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322097968"/>
              <w:tag w:val="goog_rdk_47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regions</w:t>
                </w:r>
              </w:ins>
            </w:sdtContent>
          </w:sdt>
        </w:p>
      </w:sdtContent>
    </w:sdt>
  </w:comment>
  <w:comment w:author="Sunitha Pusuluri" w:id="63" w:date="2024-10-15T19:36:20Z">
    <w:sdt>
      <w:sdtPr>
        <w:id w:val="-733278426"/>
        <w:tag w:val="goog_rdk_480"/>
      </w:sdtPr>
      <w:sdtContent>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43127538"/>
              <w:tag w:val="goog_rdk_47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sadness</w:t>
                </w:r>
              </w:ins>
            </w:sdtContent>
          </w:sdt>
        </w:p>
      </w:sdtContent>
    </w:sdt>
  </w:comment>
  <w:comment w:author="Sunitha Pusuluri" w:id="38" w:date="2024-10-14T19:21:52Z">
    <w:sdt>
      <w:sdtPr>
        <w:id w:val="-2054053444"/>
        <w:tag w:val="goog_rdk_482"/>
      </w:sdtPr>
      <w:sdtContent>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05749098"/>
              <w:tag w:val="goog_rdk_48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ins>
            </w:sdtContent>
          </w:sdt>
        </w:p>
      </w:sdtContent>
    </w:sdt>
  </w:comment>
  <w:comment w:author="Sunitha Pusuluri" w:id="66" w:date="2024-10-15T19:40:02Z">
    <w:sdt>
      <w:sdtPr>
        <w:id w:val="-1441420743"/>
        <w:tag w:val="goog_rdk_484"/>
      </w:sdtPr>
      <w:sdtContent>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14510789"/>
              <w:tag w:val="goog_rdk_48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material</w:t>
                </w:r>
              </w:ins>
            </w:sdtContent>
          </w:sdt>
        </w:p>
      </w:sdtContent>
    </w:sdt>
  </w:comment>
  <w:comment w:author="Sunitha Pusuluri" w:id="18" w:date="2024-10-15T19:17:21Z">
    <w:sdt>
      <w:sdtPr>
        <w:id w:val="1723342734"/>
        <w:tag w:val="goog_rdk_486"/>
      </w:sdtPr>
      <w:sdtContent>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117377655"/>
              <w:tag w:val="goog_rdk_48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marriage; wedding</w:t>
                </w:r>
              </w:ins>
            </w:sdtContent>
          </w:sdt>
        </w:p>
      </w:sdtContent>
    </w:sdt>
  </w:comment>
  <w:comment w:author="Virata Pusuluri" w:id="160" w:date="2025-01-24T20:51:35Z">
    <w:sdt>
      <w:sdtPr>
        <w:id w:val="-224307546"/>
        <w:tag w:val="goog_rdk_488"/>
      </w:sdtPr>
      <w:sdtContent>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43496929"/>
              <w:tag w:val="goog_rdk_48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Cousin</w:t>
                </w:r>
              </w:ins>
            </w:sdtContent>
          </w:sdt>
        </w:p>
      </w:sdtContent>
    </w:sdt>
  </w:comment>
  <w:comment w:author="Virata Pusuluri" w:id="137" w:date="2024-12-16T00:23:22Z">
    <w:sdt>
      <w:sdtPr>
        <w:id w:val="134929226"/>
        <w:tag w:val="goog_rdk_490"/>
      </w:sdtPr>
      <w:sdtConten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8826556"/>
              <w:tag w:val="goog_rdk_48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ముఖ్యమైన</w:t>
                </w:r>
              </w:ins>
            </w:sdtContent>
          </w:sdt>
        </w:p>
      </w:sdtContent>
    </w:sdt>
  </w:comment>
  <w:comment w:author="Virata Pusuluri" w:id="130" w:date="2024-12-16T00:06:51Z">
    <w:sdt>
      <w:sdtPr>
        <w:id w:val="-240573866"/>
        <w:tag w:val="goog_rdk_492"/>
      </w:sdtPr>
      <w:sdtContent>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07051339"/>
              <w:tag w:val="goog_rdk_49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బోధనలు ; teachings</w:t>
                </w:r>
              </w:ins>
            </w:sdtContent>
          </w:sdt>
        </w:p>
      </w:sdtContent>
    </w:sdt>
  </w:comment>
  <w:comment w:author="Sunitha Pusuluri" w:id="28" w:date="2024-10-15T19:21:38Z">
    <w:sdt>
      <w:sdtPr>
        <w:id w:val="664361204"/>
        <w:tag w:val="goog_rdk_494"/>
      </w:sdtPr>
      <w:sdtContent>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89485069"/>
              <w:tag w:val="goog_rdk_49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display</w:t>
                </w:r>
              </w:ins>
            </w:sdtContent>
          </w:sdt>
        </w:p>
      </w:sdtContent>
    </w:sdt>
  </w:comment>
  <w:comment w:author="Virata Pusuluri" w:id="91" w:date="2024-11-18T20:29:44Z">
    <w:sdt>
      <w:sdtPr>
        <w:id w:val="1572675118"/>
        <w:tag w:val="goog_rdk_496"/>
      </w:sdtPr>
      <w:sdtContent>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64168593"/>
              <w:tag w:val="goog_rdk_49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away</w:t>
                </w:r>
              </w:ins>
            </w:sdtContent>
          </w:sdt>
        </w:p>
      </w:sdtContent>
    </w:sdt>
  </w:comment>
  <w:comment w:author="Sunitha Pusuluri" w:id="32" w:date="2024-10-14T19:17:59Z">
    <w:sdt>
      <w:sdtPr>
        <w:id w:val="17395369"/>
        <w:tag w:val="goog_rdk_498"/>
      </w:sdtPr>
      <w:sdtContent>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67464231"/>
              <w:tag w:val="goog_rdk_49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disturbance</w:t>
                </w:r>
              </w:ins>
            </w:sdtContent>
          </w:sdt>
        </w:p>
      </w:sdtContent>
    </w:sdt>
  </w:comment>
  <w:comment w:author="Virata Pusuluri" w:id="89" w:date="2024-11-18T20:25:08Z">
    <w:sdt>
      <w:sdtPr>
        <w:id w:val="784297223"/>
        <w:tag w:val="goog_rdk_500"/>
      </w:sdtPr>
      <w:sdtContent>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24073255"/>
              <w:tag w:val="goog_rdk_49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w:t>
                </w:r>
              </w:ins>
            </w:sdtContent>
          </w:sdt>
        </w:p>
      </w:sdtContent>
    </w:sdt>
  </w:comment>
  <w:comment w:author="Sunitha Pusuluri" w:id="72" w:date="2024-10-15T19:38:46Z">
    <w:sdt>
      <w:sdtPr>
        <w:id w:val="-74567644"/>
        <w:tag w:val="goog_rdk_502"/>
      </w:sdtPr>
      <w:sdtContent>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83528949"/>
              <w:tag w:val="goog_rdk_50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Enlightenment; wisdom</w:t>
                </w:r>
              </w:ins>
            </w:sdtContent>
          </w:sdt>
        </w:p>
      </w:sdtContent>
    </w:sdt>
  </w:comment>
  <w:comment w:author="Virata Pusuluri" w:id="141" w:date="2024-12-16T00:34:06Z">
    <w:sdt>
      <w:sdtPr>
        <w:id w:val="-2089602117"/>
        <w:tag w:val="goog_rdk_504"/>
      </w:sdtPr>
      <w:sdtContent>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36293185"/>
              <w:tag w:val="goog_rdk_50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Criticism</w:t>
                </w:r>
              </w:ins>
            </w:sdtContent>
          </w:sdt>
        </w:p>
      </w:sdtContent>
    </w:sdt>
  </w:comment>
  <w:comment w:author="Sunitha Pusuluri" w:id="60" w:date="2024-10-15T19:36:04Z">
    <w:sdt>
      <w:sdtPr>
        <w:id w:val="1188286137"/>
        <w:tag w:val="goog_rdk_506"/>
      </w:sdtPr>
      <w:sdtContent>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71311361"/>
              <w:tag w:val="goog_rdk_50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w:t>
                </w:r>
              </w:ins>
            </w:sdtContent>
          </w:sdt>
        </w:p>
      </w:sdtContent>
    </w:sdt>
  </w:comment>
  <w:comment w:author="Virata Pusuluri" w:id="140" w:date="2024-12-16T00:33:01Z">
    <w:sdt>
      <w:sdtPr>
        <w:id w:val="-616899208"/>
        <w:tag w:val="goog_rdk_508"/>
      </w:sdtPr>
      <w:sdtContent>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735093657"/>
              <w:tag w:val="goog_rdk_50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w:t>
                </w:r>
              </w:ins>
            </w:sdtContent>
          </w:sdt>
        </w:p>
      </w:sdtContent>
    </w:sdt>
  </w:comment>
  <w:comment w:author="Virata Pusuluri" w:id="94" w:date="2024-11-18T20:31:46Z">
    <w:sdt>
      <w:sdtPr>
        <w:id w:val="1886520863"/>
        <w:tag w:val="goog_rdk_510"/>
      </w:sdtPr>
      <w:sdtContent>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59312567"/>
              <w:tag w:val="goog_rdk_50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w:t>
                </w:r>
              </w:ins>
            </w:sdtContent>
          </w:sdt>
        </w:p>
      </w:sdtContent>
    </w:sdt>
  </w:comment>
  <w:comment w:author="Virata Pusuluri" w:id="93" w:date="2024-11-18T20:30:57Z">
    <w:sdt>
      <w:sdtPr>
        <w:id w:val="1802140246"/>
        <w:tag w:val="goog_rdk_512"/>
      </w:sdtPr>
      <w:sdtContent>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46364923"/>
              <w:tag w:val="goog_rdk_51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existence</w:t>
                </w:r>
              </w:ins>
            </w:sdtContent>
          </w:sdt>
        </w:p>
      </w:sdtContent>
    </w:sdt>
  </w:comment>
  <w:comment w:author="Sunitha Pusuluri" w:id="70" w:date="2024-10-15T19:37:48Z">
    <w:sdt>
      <w:sdtPr>
        <w:id w:val="897840979"/>
        <w:tag w:val="goog_rdk_514"/>
      </w:sdtPr>
      <w:sdtContent>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95386593"/>
              <w:tag w:val="goog_rdk_51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w:t>
                </w:r>
              </w:ins>
            </w:sdtContent>
          </w:sdt>
        </w:p>
      </w:sdtContent>
    </w:sdt>
  </w:comment>
  <w:comment w:author="Virata Pusuluri" w:id="143" w:date="2024-12-16T00:35:27Z">
    <w:sdt>
      <w:sdtPr>
        <w:id w:val="-1288295232"/>
        <w:tag w:val="goog_rdk_516"/>
      </w:sdtPr>
      <w:sdtContent>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07511693"/>
              <w:tag w:val="goog_rdk_51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w:t>
                </w:r>
              </w:ins>
            </w:sdtContent>
          </w:sdt>
        </w:p>
      </w:sdtContent>
    </w:sdt>
  </w:comment>
  <w:comment w:author="Virata Pusuluri" w:id="159" w:date="2025-01-06T02:12:29Z">
    <w:sdt>
      <w:sdtPr>
        <w:id w:val="-1265793024"/>
        <w:tag w:val="goog_rdk_518"/>
      </w:sdtPr>
      <w:sdtContent>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930204538"/>
              <w:tag w:val="goog_rdk_51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Liberation</w:t>
                </w:r>
              </w:ins>
            </w:sdtContent>
          </w:sdt>
        </w:p>
      </w:sdtContent>
    </w:sdt>
  </w:comment>
  <w:comment w:author="Virata Pusuluri" w:id="99" w:date="2024-12-06T15:56:44Z">
    <w:sdt>
      <w:sdtPr>
        <w:id w:val="-1618746740"/>
        <w:tag w:val="goog_rdk_520"/>
      </w:sdtPr>
      <w:sdtContent>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601044102"/>
              <w:tag w:val="goog_rdk_51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strict ; Making no mistakes</w:t>
                </w:r>
              </w:ins>
            </w:sdtContent>
          </w:sdt>
        </w:p>
      </w:sdtContent>
    </w:sdt>
  </w:comment>
  <w:comment w:author="Sunitha Pusuluri" w:id="37" w:date="2024-10-14T19:21:15Z">
    <w:sdt>
      <w:sdtPr>
        <w:id w:val="-1575245917"/>
        <w:tag w:val="goog_rdk_522"/>
      </w:sdtPr>
      <w:sdtContent>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95674805"/>
              <w:tag w:val="goog_rdk_52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w:t>
                </w:r>
              </w:ins>
            </w:sdtContent>
          </w:sdt>
        </w:p>
      </w:sdtContent>
    </w:sdt>
  </w:comment>
  <w:comment w:author="krishna pusuluri" w:id="121" w:date="2025-01-06T23:39:13Z">
    <w:sdt>
      <w:sdtPr>
        <w:id w:val="-838673470"/>
        <w:tag w:val="goog_rdk_524"/>
      </w:sdtPr>
      <w:sdtContent>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45617976"/>
              <w:tag w:val="goog_rdk_52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principles, commandments</w:t>
                </w:r>
              </w:ins>
            </w:sdtContent>
          </w:sdt>
        </w:p>
      </w:sdtContent>
    </w:sdt>
  </w:comment>
  <w:comment w:author="Sunitha Pusuluri" w:id="53" w:date="2024-10-15T19:30:32Z">
    <w:sdt>
      <w:sdtPr>
        <w:id w:val="-1848766010"/>
        <w:tag w:val="goog_rdk_526"/>
      </w:sdtPr>
      <w:sdtContent>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45890268"/>
              <w:tag w:val="goog_rdk_52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w:t>
                </w:r>
              </w:ins>
            </w:sdtContent>
          </w:sdt>
        </w:p>
      </w:sdtContent>
    </w:sdt>
  </w:comment>
  <w:comment w:author="Sunitha Pusuluri" w:id="36" w:date="2024-10-14T19:21:08Z">
    <w:sdt>
      <w:sdtPr>
        <w:id w:val="-2044546520"/>
        <w:tag w:val="goog_rdk_528"/>
      </w:sdtPr>
      <w:sdtContent>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67435417"/>
              <w:tag w:val="goog_rdk_52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away</w:t>
                </w:r>
              </w:ins>
            </w:sdtContent>
          </w:sdt>
        </w:p>
      </w:sdtContent>
    </w:sdt>
  </w:comment>
  <w:comment w:author="Virata Pusuluri" w:id="165" w:date="2025-01-24T20:55:08Z">
    <w:sdt>
      <w:sdtPr>
        <w:id w:val="-1258918482"/>
        <w:tag w:val="goog_rdk_530"/>
      </w:sdtPr>
      <w:sdtContent>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77370889"/>
              <w:tag w:val="goog_rdk_52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w:t>
                </w:r>
              </w:ins>
            </w:sdtContent>
          </w:sdt>
        </w:p>
      </w:sdtContent>
    </w:sdt>
  </w:comment>
  <w:comment w:author="Sunitha Pusuluri" w:id="7" w:date="2024-10-14T19:09:02Z">
    <w:sdt>
      <w:sdtPr>
        <w:id w:val="1142350623"/>
        <w:tag w:val="goog_rdk_532"/>
      </w:sdtPr>
      <w:sdtContent>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19146967"/>
              <w:tag w:val="goog_rdk_53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t>
                </w:r>
              </w:ins>
            </w:sdtContent>
          </w:sdt>
        </w:p>
      </w:sdtContent>
    </w:sdt>
  </w:comment>
  <w:comment w:author="Virata Pusuluri" w:id="83" w:date="2024-11-18T19:57:30Z">
    <w:sdt>
      <w:sdtPr>
        <w:id w:val="1794237085"/>
        <w:tag w:val="goog_rdk_534"/>
      </w:sdtPr>
      <w:sdtContent>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69030217"/>
              <w:tag w:val="goog_rdk_53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attention on</w:t>
                </w:r>
              </w:ins>
            </w:sdtContent>
          </w:sdt>
        </w:p>
      </w:sdtContent>
    </w:sdt>
  </w:comment>
  <w:comment w:author="Sunitha Pusuluri" w:id="14" w:date="2024-10-14T19:12:51Z">
    <w:sdt>
      <w:sdtPr>
        <w:id w:val="-1488774689"/>
        <w:tag w:val="goog_rdk_536"/>
      </w:sdtPr>
      <w:sdtContent>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54431780"/>
              <w:tag w:val="goog_rdk_53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always right things</w:t>
                </w:r>
              </w:ins>
            </w:sdtContent>
          </w:sdt>
        </w:p>
      </w:sdtContent>
    </w:sdt>
  </w:comment>
  <w:comment w:author="Virata Pusuluri" w:id="129" w:date="2024-12-16T00:02:37Z">
    <w:sdt>
      <w:sdtPr>
        <w:id w:val="-1927839154"/>
        <w:tag w:val="goog_rdk_538"/>
      </w:sdtPr>
      <w:sdtContent>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44808572"/>
              <w:tag w:val="goog_rdk_53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Righteousness</w:t>
                </w:r>
              </w:ins>
            </w:sdtContent>
          </w:sdt>
        </w:p>
      </w:sdtContent>
    </w:sdt>
  </w:comment>
  <w:comment w:author="Virata Pusuluri" w:id="117" w:date="2024-12-06T16:39:25Z">
    <w:sdt>
      <w:sdtPr>
        <w:id w:val="-411586804"/>
        <w:tag w:val="goog_rdk_540"/>
      </w:sdtPr>
      <w:sdtContent>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22184023"/>
              <w:tag w:val="goog_rdk_53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w:t>
                </w:r>
              </w:ins>
            </w:sdtContent>
          </w:sdt>
        </w:p>
      </w:sdtContent>
    </w:sdt>
  </w:comment>
  <w:comment w:author="Virata Pusuluri" w:id="131" w:date="2024-12-16T00:10:11Z">
    <w:sdt>
      <w:sdtPr>
        <w:id w:val="-1010360290"/>
        <w:tag w:val="goog_rdk_542"/>
      </w:sdtPr>
      <w:sdtContent>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1151865"/>
              <w:tag w:val="goog_rdk_54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Spreading Dharma</w:t>
                </w:r>
              </w:ins>
            </w:sdtContent>
          </w:sdt>
        </w:p>
      </w:sdtContent>
    </w:sdt>
  </w:comment>
  <w:comment w:author="Virata Pusuluri" w:id="77" w:date="2024-11-18T19:47:45Z">
    <w:sdt>
      <w:sdtPr>
        <w:id w:val="-863166646"/>
        <w:tag w:val="goog_rdk_544"/>
      </w:sdtPr>
      <w:sdtContent>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9865522"/>
              <w:tag w:val="goog_rdk_54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Sadness</w:t>
                </w:r>
              </w:ins>
            </w:sdtContent>
          </w:sdt>
        </w:p>
      </w:sdtContent>
    </w:sdt>
  </w:comment>
  <w:comment w:author="Virata Pusuluri" w:id="136" w:date="2024-12-16T00:22:30Z">
    <w:sdt>
      <w:sdtPr>
        <w:id w:val="1259435169"/>
        <w:tag w:val="goog_rdk_546"/>
      </w:sdtPr>
      <w:sdtContent>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17027688"/>
              <w:tag w:val="goog_rdk_54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summary of</w:t>
                </w:r>
              </w:ins>
            </w:sdtContent>
          </w:sdt>
        </w:p>
      </w:sdtContent>
    </w:sdt>
  </w:comment>
  <w:comment w:author="Sunitha Pusuluri" w:id="48" w:date="2024-10-15T19:26:13Z">
    <w:sdt>
      <w:sdtPr>
        <w:id w:val="1735422680"/>
        <w:tag w:val="goog_rdk_548"/>
      </w:sdtPr>
      <w:sdtContent>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84860004"/>
              <w:tag w:val="goog_rdk_54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age</w:t>
                </w:r>
              </w:ins>
            </w:sdtContent>
          </w:sdt>
        </w:p>
      </w:sdtContent>
    </w:sdt>
  </w:comment>
  <w:comment w:author="Sunitha Pusuluri" w:id="9" w:date="2024-10-14T19:09:51Z">
    <w:sdt>
      <w:sdtPr>
        <w:id w:val="383494448"/>
        <w:tag w:val="goog_rdk_550"/>
      </w:sdtPr>
      <w:sdtContent>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96022489"/>
              <w:tag w:val="goog_rdk_54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promise</w:t>
                </w:r>
              </w:ins>
            </w:sdtContent>
          </w:sdt>
        </w:p>
      </w:sdtContent>
    </w:sdt>
  </w:comment>
  <w:comment w:author="Sunitha Pusuluri" w:id="73" w:date="2024-10-15T19:38:58Z">
    <w:sdt>
      <w:sdtPr>
        <w:id w:val="1540477619"/>
        <w:tag w:val="goog_rdk_552"/>
      </w:sdtPr>
      <w:sdtContent>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59013710"/>
              <w:tag w:val="goog_rdk_55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w:t>
                </w:r>
              </w:ins>
            </w:sdtContent>
          </w:sdt>
        </w:p>
      </w:sdtContent>
    </w:sdt>
  </w:comment>
  <w:comment w:author="Virata Pusuluri" w:id="127" w:date="2024-12-16T00:00:04Z">
    <w:sdt>
      <w:sdtPr>
        <w:id w:val="394634463"/>
        <w:tag w:val="goog_rdk_554"/>
      </w:sdtPr>
      <w:sdtContent>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16699325"/>
              <w:tag w:val="goog_rdk_55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w:t>
                </w:r>
              </w:ins>
            </w:sdtContent>
          </w:sdt>
        </w:p>
      </w:sdtContent>
    </w:sdt>
  </w:comment>
  <w:comment w:author="Virata Pusuluri" w:id="147" w:date="2024-12-16T00:38:01Z">
    <w:sdt>
      <w:sdtPr>
        <w:id w:val="-2086549903"/>
        <w:tag w:val="goog_rdk_556"/>
      </w:sdtPr>
      <w:sdtContent>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07169334"/>
              <w:tag w:val="goog_rdk_55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Buddhism</w:t>
                </w:r>
              </w:ins>
            </w:sdtContent>
          </w:sdt>
        </w:p>
      </w:sdtContent>
    </w:sdt>
  </w:comment>
  <w:comment w:author="Sunitha Pusuluri" w:id="30" w:date="2024-10-14T19:16:45Z">
    <w:sdt>
      <w:sdtPr>
        <w:id w:val="-1405371774"/>
        <w:tag w:val="goog_rdk_558"/>
      </w:sdtPr>
      <w:sdtContent>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36993028"/>
              <w:tag w:val="goog_rdk_55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రథము</w:t>
                </w:r>
              </w:ins>
            </w:sdtContent>
          </w:sdt>
        </w:p>
      </w:sdtContent>
    </w:sdt>
  </w:comment>
  <w:comment w:author="krishna pusuluri" w:id="69" w:date="2025-01-06T23:33:13Z">
    <w:sdt>
      <w:sdtPr>
        <w:id w:val="-1298082002"/>
        <w:tag w:val="goog_rdk_560"/>
      </w:sdtPr>
      <w:sdtContent>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19723635"/>
              <w:tag w:val="goog_rdk_55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w:t>
                </w:r>
              </w:ins>
            </w:sdtContent>
          </w:sdt>
        </w:p>
      </w:sdtContent>
    </w:sdt>
  </w:comment>
  <w:comment w:author="Sunitha Pusuluri" w:id="12" w:date="2024-10-14T19:11:54Z">
    <w:sdt>
      <w:sdtPr>
        <w:id w:val="-428240664"/>
        <w:tag w:val="goog_rdk_562"/>
      </w:sdtPr>
      <w:sdtContent>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353014401"/>
              <w:tag w:val="goog_rdk_56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demanding; requiring</w:t>
                </w:r>
              </w:ins>
            </w:sdtContent>
          </w:sdt>
        </w:p>
      </w:sdtContent>
    </w:sdt>
  </w:comment>
  <w:comment w:author="Virata Pusuluri" w:id="150" w:date="2024-12-16T00:43:58Z">
    <w:sdt>
      <w:sdtPr>
        <w:id w:val="-1246194328"/>
        <w:tag w:val="goog_rdk_564"/>
      </w:sdtPr>
      <w:sdtContent>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07359220"/>
              <w:tag w:val="goog_rdk_56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Explained</w:t>
                </w:r>
              </w:ins>
            </w:sdtContent>
          </w:sdt>
        </w:p>
      </w:sdtContent>
    </w:sdt>
  </w:comment>
  <w:comment w:author="Virata Pusuluri" w:id="110" w:date="2024-12-06T16:23:43Z">
    <w:sdt>
      <w:sdtPr>
        <w:id w:val="-836935249"/>
        <w:tag w:val="goog_rdk_566"/>
      </w:sdtPr>
      <w:sdtContent>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768500018"/>
              <w:tag w:val="goog_rdk_56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simplicity</w:t>
                </w:r>
              </w:ins>
            </w:sdtContent>
          </w:sdt>
        </w:p>
      </w:sdtContent>
    </w:sdt>
  </w:comment>
  <w:comment w:author="Virata Pusuluri" w:id="162" w:date="2025-01-06T02:14:11Z">
    <w:sdt>
      <w:sdtPr>
        <w:id w:val="-1461437992"/>
        <w:tag w:val="goog_rdk_568"/>
      </w:sdtPr>
      <w:sdtContent>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61325335"/>
              <w:tag w:val="goog_rdk_56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Dancer</w:t>
                </w:r>
              </w:ins>
            </w:sdtContent>
          </w:sdt>
        </w:p>
      </w:sdtContent>
    </w:sdt>
  </w:comment>
  <w:comment w:author="Virata Pusuluri" w:id="0" w:date="2024-10-09T12:25:19Z">
    <w:sdt>
      <w:sdtPr>
        <w:id w:val="503311891"/>
        <w:tag w:val="goog_rdk_570"/>
      </w:sdtPr>
      <w:sdtContent>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47448922"/>
              <w:tag w:val="goog_rdk_56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కోరికలు</w:t>
                </w:r>
              </w:ins>
            </w:sdtContent>
          </w:sdt>
        </w:p>
      </w:sdtContent>
    </w:sdt>
  </w:comment>
  <w:comment w:author="Sunitha Pusuluri" w:id="50" w:date="2024-10-15T19:29:27Z">
    <w:sdt>
      <w:sdtPr>
        <w:id w:val="-195403590"/>
        <w:tag w:val="goog_rdk_572"/>
      </w:sdtPr>
      <w:sdtContent>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64801421"/>
              <w:tag w:val="goog_rdk_57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 కచ్చితంగా</w:t>
                </w:r>
              </w:ins>
            </w:sdtContent>
          </w:sdt>
        </w:p>
      </w:sdtContent>
    </w:sdt>
  </w:comment>
  <w:comment w:author="Sunitha Pusuluri" w:id="22" w:date="2024-10-15T19:20:26Z">
    <w:sdt>
      <w:sdtPr>
        <w:id w:val="429309988"/>
        <w:tag w:val="goog_rdk_574"/>
      </w:sdtPr>
      <w:sdtContent>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4391122"/>
              <w:tag w:val="goog_rdk_57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wish</w:t>
                </w:r>
              </w:ins>
            </w:sdtContent>
          </w:sdt>
        </w:p>
      </w:sdtContent>
    </w:sdt>
  </w:comment>
  <w:comment w:author="Virata Pusuluri" w:id="100" w:date="2024-12-06T15:58:05Z">
    <w:sdt>
      <w:sdtPr>
        <w:id w:val="-1213163031"/>
        <w:tag w:val="goog_rdk_576"/>
      </w:sdtPr>
      <w:sdtContent>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76324913"/>
              <w:tag w:val="goog_rdk_57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పనికిరాని</w:t>
                </w:r>
              </w:ins>
            </w:sdtContent>
          </w:sdt>
        </w:p>
      </w:sdtContent>
    </w:sdt>
  </w:comment>
  <w:comment w:author="Sunitha Pusuluri" w:id="20" w:date="2024-10-15T19:19:53Z">
    <w:sdt>
      <w:sdtPr>
        <w:id w:val="-470575225"/>
        <w:tag w:val="goog_rdk_578"/>
      </w:sdtPr>
      <w:sdtContent>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17846911"/>
              <w:tag w:val="goog_rdk_57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truth</w:t>
                </w:r>
              </w:ins>
            </w:sdtContent>
          </w:sdt>
        </w:p>
      </w:sdtContent>
    </w:sdt>
  </w:comment>
  <w:comment w:author="Virata Pusuluri" w:id="3" w:date="2024-10-01T01:16:52Z">
    <w:sdt>
      <w:sdtPr>
        <w:id w:val="-451622027"/>
        <w:tag w:val="goog_rdk_580"/>
      </w:sdtPr>
      <w:sdtContent>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71571385"/>
              <w:tag w:val="goog_rdk_57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of families</w:t>
                </w:r>
              </w:ins>
            </w:sdtContent>
          </w:sdt>
        </w:p>
      </w:sdtContent>
    </w:sdt>
  </w:comment>
  <w:comment w:author="Sunitha Pusuluri" w:id="31" w:date="2024-10-14T19:17:04Z">
    <w:sdt>
      <w:sdtPr>
        <w:id w:val="-1027793002"/>
        <w:tag w:val="goog_rdk_582"/>
      </w:sdtPr>
      <w:sdtContent>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33887434"/>
              <w:tag w:val="goog_rdk_58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meets</w:t>
                </w:r>
              </w:ins>
            </w:sdtContent>
          </w:sdt>
        </w:p>
      </w:sdtContent>
    </w:sdt>
  </w:comment>
  <w:comment w:author="Sunitha Pusuluri" w:id="16" w:date="2024-10-15T19:13:58Z">
    <w:sdt>
      <w:sdtPr>
        <w:id w:val="-1867014330"/>
        <w:tag w:val="goog_rdk_584"/>
      </w:sdtPr>
      <w:sdtContent>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72180767"/>
              <w:tag w:val="goog_rdk_58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w:t>
                </w:r>
              </w:ins>
            </w:sdtContent>
          </w:sdt>
        </w:p>
      </w:sdtContent>
    </w:sdt>
  </w:comment>
  <w:comment w:author="Virata Pusuluri" w:id="88" w:date="2024-11-18T20:22:20Z">
    <w:sdt>
      <w:sdtPr>
        <w:id w:val="-1413331330"/>
        <w:tag w:val="goog_rdk_586"/>
      </w:sdtPr>
      <w:sdtContent>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38729130"/>
              <w:tag w:val="goog_rdk_58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to God ; divine</w:t>
                </w:r>
              </w:ins>
            </w:sdtContent>
          </w:sdt>
        </w:p>
      </w:sdtContent>
    </w:sdt>
  </w:comment>
  <w:comment w:author="Sunitha Pusuluri" w:id="25" w:date="2024-10-15T19:21:31Z">
    <w:sdt>
      <w:sdtPr>
        <w:id w:val="-27362226"/>
        <w:tag w:val="goog_rdk_588"/>
      </w:sdtPr>
      <w:sdtContent>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53894962"/>
              <w:tag w:val="goog_rdk_58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w:t>
                </w:r>
              </w:ins>
            </w:sdtContent>
          </w:sdt>
        </w:p>
      </w:sdtContent>
    </w:sdt>
  </w:comment>
  <w:comment w:author="Virata Pusuluri" w:id="26" w:date="2025-02-05T17:02:00Z">
    <w:sdt>
      <w:sdtPr>
        <w:id w:val="1959449731"/>
        <w:tag w:val="goog_rdk_590"/>
      </w:sdtPr>
      <w:sdtContent>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72885737"/>
              <w:tag w:val="goog_rdk_58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ins>
            </w:sdtContent>
          </w:sdt>
        </w:p>
      </w:sdtContent>
    </w:sdt>
  </w:comment>
  <w:comment w:author="Virata Pusuluri" w:id="27" w:date="2025-02-05T17:02:02Z">
    <w:sdt>
      <w:sdtPr>
        <w:id w:val="973783860"/>
        <w:tag w:val="goog_rdk_592"/>
      </w:sdtPr>
      <w:sdtContent>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42326920"/>
              <w:tag w:val="goog_rdk_59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ins>
            </w:sdtContent>
          </w:sdt>
        </w:p>
      </w:sdtContent>
    </w:sdt>
  </w:comment>
  <w:comment w:author="Sunitha Pusuluri" w:id="17" w:date="2024-10-15T19:14:38Z">
    <w:sdt>
      <w:sdtPr>
        <w:id w:val="-1434116137"/>
        <w:tag w:val="goog_rdk_594"/>
      </w:sdtPr>
      <w:sdtContent>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73351422"/>
              <w:tag w:val="goog_rdk_59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everything</w:t>
                </w:r>
              </w:ins>
            </w:sdtContent>
          </w:sdt>
        </w:p>
      </w:sdtContent>
    </w:sdt>
  </w:comment>
  <w:comment w:author="Sunitha Pusuluri" w:id="21" w:date="2024-12-02T16:49:03Z">
    <w:sdt>
      <w:sdtPr>
        <w:id w:val="-1107866441"/>
        <w:tag w:val="goog_rdk_596"/>
      </w:sdtPr>
      <w:sdtContent>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904513166"/>
              <w:tag w:val="goog_rdk_59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righteousness</w:t>
                </w:r>
              </w:ins>
            </w:sdtContent>
          </w:sdt>
        </w:p>
      </w:sdtContent>
    </w:sdt>
  </w:comment>
  <w:comment w:author="Sunitha Pusuluri" w:id="61" w:date="2024-10-15T19:36:09Z">
    <w:sdt>
      <w:sdtPr>
        <w:id w:val="2749270"/>
        <w:tag w:val="goog_rdk_598"/>
      </w:sdtPr>
      <w:sdtContent>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758540195"/>
              <w:tag w:val="goog_rdk_59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w:t>
                </w:r>
              </w:ins>
            </w:sdtContent>
          </w:sdt>
        </w:p>
      </w:sdtContent>
    </w:sdt>
  </w:comment>
  <w:comment w:author="Sunitha Pusuluri" w:id="13" w:date="2024-10-14T19:12:39Z">
    <w:sdt>
      <w:sdtPr>
        <w:id w:val="18638437"/>
        <w:tag w:val="goog_rdk_600"/>
      </w:sdtPr>
      <w:sdtContent>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607178252"/>
              <w:tag w:val="goog_rdk_59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w:t>
                </w:r>
              </w:ins>
            </w:sdtContent>
          </w:sdt>
        </w:p>
      </w:sdtContent>
    </w:sdt>
  </w:comment>
  <w:comment w:author="Virata Pusuluri" w:id="126" w:date="2024-12-15T23:59:17Z">
    <w:sdt>
      <w:sdtPr>
        <w:id w:val="484773669"/>
        <w:tag w:val="goog_rdk_602"/>
      </w:sdtPr>
      <w:sdtContent>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9426977"/>
              <w:tag w:val="goog_rdk_60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our mind is</w:t>
                </w:r>
              </w:ins>
            </w:sdtContent>
          </w:sdt>
        </w:p>
      </w:sdtContent>
    </w:sdt>
  </w:comment>
  <w:comment w:author="Sunitha Pusuluri" w:id="8" w:date="2024-10-14T19:09:23Z">
    <w:sdt>
      <w:sdtPr>
        <w:id w:val="859162403"/>
        <w:tag w:val="goog_rdk_604"/>
      </w:sdtPr>
      <w:sdtContent>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756182111"/>
              <w:tag w:val="goog_rdk_60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w:t>
                </w:r>
              </w:ins>
            </w:sdtContent>
          </w:sdt>
        </w:p>
      </w:sdtContent>
    </w:sdt>
  </w:comment>
  <w:comment w:author="Sunitha Pusuluri" w:id="47" w:date="2024-10-15T19:25:59Z">
    <w:sdt>
      <w:sdtPr>
        <w:id w:val="1233244569"/>
        <w:tag w:val="goog_rdk_606"/>
      </w:sdtPr>
      <w:sdtContent>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78609914"/>
              <w:tag w:val="goog_rdk_60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upset</w:t>
                </w:r>
              </w:ins>
            </w:sdtContent>
          </w:sdt>
        </w:p>
      </w:sdtContent>
    </w:sdt>
  </w:comment>
  <w:comment w:author="Virata Pusuluri" w:id="138" w:date="2024-12-16T00:23:55Z">
    <w:sdt>
      <w:sdtPr>
        <w:id w:val="-819119658"/>
        <w:tag w:val="goog_rdk_608"/>
      </w:sdtPr>
      <w:sdtContent>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70541025"/>
              <w:tag w:val="goog_rdk_60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Focusing attention on</w:t>
                </w:r>
              </w:ins>
            </w:sdtContent>
          </w:sdt>
        </w:p>
      </w:sdtContent>
    </w:sdt>
  </w:comment>
  <w:comment w:author="Virata Pusuluri" w:id="164" w:date="2025-01-06T02:15:36Z">
    <w:sdt>
      <w:sdtPr>
        <w:id w:val="-947326496"/>
        <w:tag w:val="goog_rdk_610"/>
      </w:sdtPr>
      <w:sdtContent>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607180531"/>
              <w:tag w:val="goog_rdk_60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gift</w:t>
                </w:r>
              </w:ins>
            </w:sdtContent>
          </w:sdt>
        </w:p>
      </w:sdtContent>
    </w:sdt>
  </w:comment>
  <w:comment w:author="Virata Pusuluri" w:id="132" w:date="2024-12-16T00:13:56Z">
    <w:sdt>
      <w:sdtPr>
        <w:id w:val="-1341130638"/>
        <w:tag w:val="goog_rdk_612"/>
      </w:sdtPr>
      <w:sdtContent>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136895785"/>
              <w:tag w:val="goog_rdk_61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Soldiers</w:t>
                </w:r>
              </w:ins>
            </w:sdtContent>
          </w:sdt>
        </w:p>
      </w:sdtContent>
    </w:sdt>
  </w:comment>
  <w:comment w:author="Sunitha Pusuluri" w:id="64" w:date="2024-10-15T19:36:33Z">
    <w:sdt>
      <w:sdtPr>
        <w:id w:val="-433759375"/>
        <w:tag w:val="goog_rdk_614"/>
      </w:sdtPr>
      <w:sdtContent>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31950801"/>
              <w:tag w:val="goog_rdk_61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w:t>
                </w:r>
              </w:ins>
            </w:sdtContent>
          </w:sdt>
        </w:p>
      </w:sdtContent>
    </w:sdt>
  </w:comment>
  <w:comment w:author="Sunitha Pusuluri" w:id="10" w:date="2024-10-14T19:10:24Z">
    <w:sdt>
      <w:sdtPr>
        <w:id w:val="-1735133868"/>
        <w:tag w:val="goog_rdk_616"/>
      </w:sdtPr>
      <w:sdtContent>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41943343"/>
              <w:tag w:val="goog_rdk_61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w:t>
                </w:r>
              </w:ins>
            </w:sdtContent>
          </w:sdt>
        </w:p>
      </w:sdtContent>
    </w:sdt>
  </w:comment>
  <w:comment w:author="Virata Pusuluri" w:id="97" w:date="2024-11-26T01:46:51Z">
    <w:sdt>
      <w:sdtPr>
        <w:id w:val="-804547857"/>
        <w:tag w:val="goog_rdk_618"/>
      </w:sdtPr>
      <w:sdtContent>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82691136"/>
              <w:tag w:val="goog_rdk_61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sadness</w:t>
                </w:r>
              </w:ins>
            </w:sdtContent>
          </w:sdt>
        </w:p>
      </w:sdtContent>
    </w:sdt>
  </w:comment>
  <w:comment w:author="Sunitha Pusuluri" w:id="68" w:date="2024-10-15T19:37:24Z">
    <w:sdt>
      <w:sdtPr>
        <w:id w:val="2129497519"/>
        <w:tag w:val="goog_rdk_620"/>
      </w:sdtPr>
      <w:sdtContent>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1966275"/>
              <w:tag w:val="goog_rdk_61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overcome</w:t>
                </w:r>
              </w:ins>
            </w:sdtContent>
          </w:sdt>
        </w:p>
      </w:sdtContent>
    </w:sdt>
  </w:comment>
  <w:comment w:author="Virata Pusuluri" w:id="124" w:date="2024-12-15T23:54:56Z">
    <w:sdt>
      <w:sdtPr>
        <w:id w:val="-2088749685"/>
        <w:tag w:val="goog_rdk_622"/>
      </w:sdtPr>
      <w:sdtContent>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12754140"/>
              <w:tag w:val="goog_rdk_62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సంతోషించడం</w:t>
                </w:r>
              </w:ins>
            </w:sdtContent>
          </w:sdt>
        </w:p>
      </w:sdtContent>
    </w:sdt>
  </w:comment>
  <w:comment w:author="Virata Pusuluri" w:id="155" w:date="2025-01-06T00:43:08Z">
    <w:sdt>
      <w:sdtPr>
        <w:id w:val="-947036208"/>
        <w:tag w:val="goog_rdk_624"/>
      </w:sdtPr>
      <w:sdtContent>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415392353"/>
              <w:tag w:val="goog_rdk_62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ins>
            </w:sdtContent>
          </w:sdt>
        </w:p>
      </w:sdtContent>
    </w:sdt>
  </w:comment>
  <w:comment w:author="Virata Pusuluri" w:id="108" w:date="2024-12-06T16:17:58Z">
    <w:sdt>
      <w:sdtPr>
        <w:id w:val="-105416965"/>
        <w:tag w:val="goog_rdk_626"/>
      </w:sdtPr>
      <w:sdtContent>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997507"/>
              <w:tag w:val="goog_rdk_62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healthy</w:t>
                </w:r>
              </w:ins>
            </w:sdtContent>
          </w:sdt>
        </w:p>
      </w:sdtContent>
    </w:sdt>
  </w:comment>
  <w:comment w:author="Virata Pusuluri" w:id="145" w:date="2024-12-16T00:36:48Z">
    <w:sdt>
      <w:sdtPr>
        <w:id w:val="-24034110"/>
        <w:tag w:val="goog_rdk_628"/>
      </w:sdtPr>
      <w:sdtContent>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0442015"/>
              <w:tag w:val="goog_rdk_62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Spiritual</w:t>
                </w:r>
              </w:ins>
            </w:sdtContent>
          </w:sdt>
        </w:p>
      </w:sdtContent>
    </w:sdt>
  </w:comment>
  <w:comment w:author="Sunitha Pusuluri" w:id="41" w:date="2024-10-15T19:24:41Z">
    <w:sdt>
      <w:sdtPr>
        <w:id w:val="-1604275563"/>
        <w:tag w:val="goog_rdk_630"/>
      </w:sdtPr>
      <w:sdtContent>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28271775"/>
              <w:tag w:val="goog_rdk_62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ins>
            </w:sdtContent>
          </w:sdt>
        </w:p>
      </w:sdtContent>
    </w:sdt>
  </w:comment>
  <w:comment w:author="Virata Pusuluri" w:id="114" w:date="2024-12-06T16:33:54Z">
    <w:sdt>
      <w:sdtPr>
        <w:id w:val="-1568496072"/>
        <w:tag w:val="goog_rdk_632"/>
      </w:sdtPr>
      <w:sdtContent>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14322770"/>
              <w:tag w:val="goog_rdk_63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అతి ఖచ్చితమైన</w:t>
                </w:r>
              </w:ins>
            </w:sdtContent>
          </w:sdt>
        </w:p>
      </w:sdtContent>
    </w:sdt>
  </w:comment>
  <w:comment w:author="Virata Pusuluri" w:id="102" w:date="2024-12-06T16:00:12Z">
    <w:sdt>
      <w:sdtPr>
        <w:id w:val="1988523497"/>
        <w:tag w:val="goog_rdk_634"/>
      </w:sdtPr>
      <w:sdtContent>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883949055"/>
              <w:tag w:val="goog_rdk_63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w:t>
                </w:r>
              </w:ins>
            </w:sdtContent>
          </w:sdt>
        </w:p>
      </w:sdtContent>
    </w:sdt>
  </w:comment>
  <w:comment w:author="Virata Pusuluri" w:id="152" w:date="2024-12-17T00:08:51Z">
    <w:sdt>
      <w:sdtPr>
        <w:id w:val="-2136495110"/>
        <w:tag w:val="goog_rdk_636"/>
      </w:sdtPr>
      <w:sdtContent>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93716715"/>
              <w:tag w:val="goog_rdk_63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 do</w:t>
                </w:r>
              </w:ins>
            </w:sdtContent>
          </w:sdt>
        </w:p>
      </w:sdtContent>
    </w:sdt>
  </w:comment>
  <w:comment w:author="Virata Pusuluri" w:id="146" w:date="2024-12-16T00:37:24Z">
    <w:sdt>
      <w:sdtPr>
        <w:id w:val="1077711949"/>
        <w:tag w:val="goog_rdk_638"/>
      </w:sdtPr>
      <w:sdtContent>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08804946"/>
              <w:tag w:val="goog_rdk_63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w:t>
                </w:r>
              </w:ins>
            </w:sdtContent>
          </w:sdt>
        </w:p>
      </w:sdtContent>
    </w:sdt>
  </w:comment>
  <w:comment w:author="Sunitha Pusuluri" w:id="54" w:date="2024-10-15T19:30:43Z">
    <w:sdt>
      <w:sdtPr>
        <w:id w:val="-990641499"/>
        <w:tag w:val="goog_rdk_640"/>
      </w:sdtPr>
      <w:sdtContent>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7056363"/>
              <w:tag w:val="goog_rdk_63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sick person</w:t>
                </w:r>
              </w:ins>
            </w:sdtContent>
          </w:sdt>
        </w:p>
      </w:sdtContent>
    </w:sdt>
  </w:comment>
  <w:comment w:author="Sunitha Pusuluri" w:id="24" w:date="2024-10-15T19:20:41Z">
    <w:sdt>
      <w:sdtPr>
        <w:id w:val="-635229866"/>
        <w:tag w:val="goog_rdk_642"/>
      </w:sdtPr>
      <w:sdtContent>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110478713"/>
              <w:tag w:val="goog_rdk_64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w:t>
                </w:r>
              </w:ins>
            </w:sdtContent>
          </w:sdt>
        </w:p>
      </w:sdtContent>
    </w:sdt>
  </w:comment>
  <w:comment w:author="Virata Pusuluri" w:id="106" w:date="2024-12-16T01:25:18Z">
    <w:sdt>
      <w:sdtPr>
        <w:id w:val="-1161220049"/>
        <w:tag w:val="goog_rdk_644"/>
      </w:sdtPr>
      <w:sdtContent>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591421357"/>
              <w:tag w:val="goog_rdk_64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w:t>
                </w:r>
              </w:ins>
            </w:sdtContent>
          </w:sdt>
        </w:p>
      </w:sdtContent>
    </w:sdt>
  </w:comment>
  <w:comment w:author="Virata Pusuluri" w:id="120" w:date="2025-01-15T16:04:20Z">
    <w:sdt>
      <w:sdtPr>
        <w:id w:val="432972133"/>
        <w:tag w:val="goog_rdk_646"/>
      </w:sdtPr>
      <w:sdtContent>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97704452"/>
              <w:tag w:val="goog_rdk_64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knowing</w:t>
                </w:r>
              </w:ins>
            </w:sdtContent>
          </w:sdt>
        </w:p>
      </w:sdtContent>
    </w:sdt>
  </w:comment>
  <w:comment w:author="Sunitha Pusuluri" w:id="75" w:date="2024-10-15T19:39:51Z">
    <w:sdt>
      <w:sdtPr>
        <w:id w:val="-780814936"/>
        <w:tag w:val="goog_rdk_648"/>
      </w:sdtPr>
      <w:sdtContent>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59653320"/>
              <w:tag w:val="goog_rdk_64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w:t>
                </w:r>
              </w:ins>
            </w:sdtContent>
          </w:sdt>
        </w:p>
      </w:sdtContent>
    </w:sdt>
  </w:comment>
  <w:comment w:author="Virata Pusuluri" w:id="109" w:date="2024-12-06T16:22:14Z">
    <w:sdt>
      <w:sdtPr>
        <w:id w:val="1374299518"/>
        <w:tag w:val="goog_rdk_650"/>
      </w:sdtPr>
      <w:sdtContent>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69285284"/>
              <w:tag w:val="goog_rdk_64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అతి</w:t>
                </w:r>
              </w:ins>
            </w:sdtContent>
          </w:sdt>
        </w:p>
      </w:sdtContent>
    </w:sdt>
  </w:comment>
  <w:comment w:author="Virata Pusuluri" w:id="135" w:date="2024-12-16T00:19:45Z">
    <w:sdt>
      <w:sdtPr>
        <w:id w:val="-2063762105"/>
        <w:tag w:val="goog_rdk_652"/>
      </w:sdtPr>
      <w:sdtContent>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86880089"/>
              <w:tag w:val="goog_rdk_65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 వ్యాఖ్యానించడం</w:t>
                </w:r>
              </w:ins>
            </w:sdtContent>
          </w:sdt>
        </w:p>
      </w:sdtContent>
    </w:sdt>
  </w:comment>
  <w:comment w:author="Sunitha Pusuluri" w:id="46" w:date="2024-10-15T19:25:46Z">
    <w:sdt>
      <w:sdtPr>
        <w:id w:val="1403717324"/>
        <w:tag w:val="goog_rdk_654"/>
      </w:sdtPr>
      <w:sdtContent>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298814080"/>
              <w:tag w:val="goog_rdk_65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deeply</w:t>
                </w:r>
              </w:ins>
            </w:sdtContent>
          </w:sdt>
        </w:p>
      </w:sdtContent>
    </w:sdt>
  </w:comment>
  <w:comment w:author="Sunitha Pusuluri" w:id="23" w:date="2024-12-02T16:42:41Z">
    <w:sdt>
      <w:sdtPr>
        <w:id w:val="-1972548885"/>
        <w:tag w:val="goog_rdk_656"/>
      </w:sdtPr>
      <w:sdtContent>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998190005"/>
              <w:tag w:val="goog_rdk_65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ins>
            </w:sdtContent>
          </w:sdt>
        </w:p>
      </w:sdtContent>
    </w:sdt>
  </w:comment>
  <w:comment w:author="Virata Pusuluri" w:id="166" w:date="2025-01-06T02:16:22Z">
    <w:sdt>
      <w:sdtPr>
        <w:id w:val="304678334"/>
        <w:tag w:val="goog_rdk_658"/>
      </w:sdtPr>
      <w:sdtContent>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976606350"/>
              <w:tag w:val="goog_rdk_65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Peaceful</w:t>
                </w:r>
              </w:ins>
            </w:sdtContent>
          </w:sdt>
        </w:p>
      </w:sdtContent>
    </w:sdt>
  </w:comment>
  <w:comment w:author="Virata Pusuluri" w:id="154" w:date="2024-12-17T00:10:17Z">
    <w:sdt>
      <w:sdtPr>
        <w:id w:val="68038268"/>
        <w:tag w:val="goog_rdk_660"/>
      </w:sdtPr>
      <w:sdtContent>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83345145"/>
              <w:tag w:val="goog_rdk_65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Comfort</w:t>
                </w:r>
              </w:ins>
            </w:sdtContent>
          </w:sdt>
        </w:p>
      </w:sdtContent>
    </w:sdt>
  </w:comment>
  <w:comment w:author="Virata Pusuluri" w:id="105" w:date="2024-12-06T16:09:59Z">
    <w:sdt>
      <w:sdtPr>
        <w:id w:val="715689390"/>
        <w:tag w:val="goog_rdk_662"/>
      </w:sdtPr>
      <w:sdtContent>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932154338"/>
              <w:tag w:val="goog_rdk_66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Useless ; no use ; అవసరం‌ ‌లేనది</w:t>
                </w:r>
              </w:ins>
            </w:sdtContent>
          </w:sdt>
        </w:p>
      </w:sdtContent>
    </w:sdt>
  </w:comment>
  <w:comment w:author="Sunitha Pusuluri" w:id="34" w:date="2024-10-14T19:19:30Z">
    <w:sdt>
      <w:sdtPr>
        <w:id w:val="2122134497"/>
        <w:tag w:val="goog_rdk_664"/>
      </w:sdtPr>
      <w:sdtContent>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65263516"/>
              <w:tag w:val="goog_rdk_66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understand</w:t>
                </w:r>
              </w:ins>
            </w:sdtContent>
          </w:sdt>
        </w:p>
      </w:sdtContent>
    </w:sdt>
  </w:comment>
  <w:comment w:author="krishna pusuluri" w:id="49" w:date="2025-01-06T23:35:43Z">
    <w:sdt>
      <w:sdtPr>
        <w:id w:val="-300333086"/>
        <w:tag w:val="goog_rdk_666"/>
      </w:sdtPr>
      <w:sdtContent>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2035985648"/>
              <w:tag w:val="goog_rdk_66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sadness</w:t>
                </w:r>
              </w:ins>
            </w:sdtContent>
          </w:sdt>
        </w:p>
      </w:sdtContent>
    </w:sdt>
  </w:comment>
  <w:comment w:author="Virata Pusuluri" w:id="103" w:date="2024-12-06T16:04:58Z">
    <w:sdt>
      <w:sdtPr>
        <w:id w:val="959892504"/>
        <w:tag w:val="goog_rdk_668"/>
      </w:sdtPr>
      <w:sdtContent>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483641080"/>
              <w:tag w:val="goog_rdk_66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about God</w:t>
                </w:r>
              </w:ins>
            </w:sdtContent>
          </w:sdt>
        </w:p>
      </w:sdtContent>
    </w:sdt>
  </w:comment>
  <w:comment w:author="Virata Pusuluri" w:id="96" w:date="2024-11-18T20:33:58Z">
    <w:sdt>
      <w:sdtPr>
        <w:id w:val="-549676117"/>
        <w:tag w:val="goog_rdk_670"/>
      </w:sdtPr>
      <w:sdtContent>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678638629"/>
              <w:tag w:val="goog_rdk_66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పడిపోవడం</w:t>
                </w:r>
              </w:ins>
            </w:sdtContent>
          </w:sdt>
        </w:p>
      </w:sdtContent>
    </w:sdt>
  </w:comment>
  <w:comment w:author="Virata Pusuluri" w:id="119" w:date="2024-12-06T16:50:44Z">
    <w:sdt>
      <w:sdtPr>
        <w:id w:val="1825352822"/>
        <w:tag w:val="goog_rdk_672"/>
      </w:sdtPr>
      <w:sdtContent>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829231813"/>
              <w:tag w:val="goog_rdk_67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on</w:t>
                </w:r>
              </w:ins>
            </w:sdtContent>
          </w:sdt>
        </w:p>
      </w:sdtContent>
    </w:sdt>
  </w:comment>
  <w:comment w:author="Virata Pusuluri" w:id="84" w:date="2024-11-18T20:04:26Z">
    <w:sdt>
      <w:sdtPr>
        <w:id w:val="1297414212"/>
        <w:tag w:val="goog_rdk_674"/>
      </w:sdtPr>
      <w:sdtContent>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764559836"/>
              <w:tag w:val="goog_rdk_67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Disappointment</w:t>
                </w:r>
              </w:ins>
            </w:sdtContent>
          </w:sdt>
        </w:p>
      </w:sdtContent>
    </w:sdt>
  </w:comment>
  <w:comment w:author="Virata Pusuluri" w:id="144" w:date="2024-12-16T00:36:21Z">
    <w:sdt>
      <w:sdtPr>
        <w:id w:val="1140857923"/>
        <w:tag w:val="goog_rdk_676"/>
      </w:sdtPr>
      <w:sdtContent>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719496608"/>
              <w:tag w:val="goog_rdk_675"/>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w:t>
                </w:r>
              </w:ins>
            </w:sdtContent>
          </w:sdt>
        </w:p>
      </w:sdtContent>
    </w:sdt>
  </w:comment>
  <w:comment w:author="Virata Pusuluri" w:id="115" w:date="2024-12-06T16:36:10Z">
    <w:sdt>
      <w:sdtPr>
        <w:id w:val="2623962"/>
        <w:tag w:val="goog_rdk_678"/>
      </w:sdtPr>
      <w:sdtContent>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713703714"/>
              <w:tag w:val="goog_rdk_677"/>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Disappointment</w:t>
                </w:r>
              </w:ins>
            </w:sdtContent>
          </w:sdt>
        </w:p>
      </w:sdtContent>
    </w:sdt>
  </w:comment>
  <w:comment w:author="Virata Pusuluri" w:id="167" w:date="2025-01-06T02:18:22Z">
    <w:sdt>
      <w:sdtPr>
        <w:id w:val="1956246651"/>
        <w:tag w:val="goog_rdk_680"/>
      </w:sdtPr>
      <w:sdtContent>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63904145"/>
              <w:tag w:val="goog_rdk_679"/>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hurt someone</w:t>
                </w:r>
              </w:ins>
            </w:sdtContent>
          </w:sdt>
        </w:p>
      </w:sdtContent>
    </w:sdt>
  </w:comment>
  <w:comment w:author="Virata Pusuluri" w:id="149" w:date="2024-12-16T00:43:18Z">
    <w:sdt>
      <w:sdtPr>
        <w:id w:val="650325278"/>
        <w:tag w:val="goog_rdk_682"/>
      </w:sdtPr>
      <w:sdtContent>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065215919"/>
              <w:tag w:val="goog_rdk_681"/>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Vows</w:t>
                </w:r>
              </w:ins>
            </w:sdtContent>
          </w:sdt>
        </w:p>
      </w:sdtContent>
    </w:sdt>
  </w:comment>
  <w:comment w:author="Virata Pusuluri" w:id="98" w:date="2024-12-06T15:49:01Z">
    <w:sdt>
      <w:sdtPr>
        <w:id w:val="1851048569"/>
        <w:tag w:val="goog_rdk_684"/>
      </w:sdtPr>
      <w:sdtContent>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44" w:date="2026-05-04T20:18:40Z"/>
              <w:rFonts w:ascii="Arial" w:cs="Arial" w:eastAsia="Arial" w:hAnsi="Arial"/>
              <w:b w:val="0"/>
              <w:bCs w:val="0"/>
              <w:i w:val="0"/>
              <w:iCs w:val="0"/>
              <w:smallCaps w:val="0"/>
              <w:strike w:val="0"/>
              <w:color w:val="000000"/>
              <w:sz w:val="22"/>
              <w:szCs w:val="22"/>
              <w:u w:val="none"/>
              <w:shd w:fill="auto" w:val="clear"/>
              <w:vertAlign w:val="baseline"/>
            </w:rPr>
          </w:pPr>
          <w:sdt>
            <w:sdtPr>
              <w:id w:val="-1538297825"/>
              <w:tag w:val="goog_rdk_683"/>
            </w:sdtPr>
            <w:sdtContent>
              <w:ins w:author="Virata Pusuluri" w:id="144" w:date="2026-05-04T20:1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Powerful</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B" w15:done="0"/>
  <w15:commentEx w15:paraId="0000008C" w15:done="0"/>
  <w15:commentEx w15:paraId="0000008D" w15:done="0"/>
  <w15:commentEx w15:paraId="0000008E" w15:done="0"/>
  <w15:commentEx w15:paraId="0000008F" w15:done="0"/>
  <w15:commentEx w15:paraId="00000090" w15:done="0"/>
  <w15:commentEx w15:paraId="00000091" w15:done="0"/>
  <w15:commentEx w15:paraId="00000092" w15:done="0"/>
  <w15:commentEx w15:paraId="00000093" w15:done="0"/>
  <w15:commentEx w15:paraId="00000094" w15:done="0"/>
  <w15:commentEx w15:paraId="00000095" w15:done="0"/>
  <w15:commentEx w15:paraId="00000096" w15:done="0"/>
  <w15:commentEx w15:paraId="00000097" w15:done="0"/>
  <w15:commentEx w15:paraId="00000098" w15:done="0"/>
  <w15:commentEx w15:paraId="00000099" w15:done="0"/>
  <w15:commentEx w15:paraId="0000009A" w15:done="0"/>
  <w15:commentEx w15:paraId="0000009B" w15:done="0"/>
  <w15:commentEx w15:paraId="0000009C" w15:done="0"/>
  <w15:commentEx w15:paraId="0000009D" w15:done="0"/>
  <w15:commentEx w15:paraId="0000009E" w15:done="0"/>
  <w15:commentEx w15:paraId="0000009F" w15:done="0"/>
  <w15:commentEx w15:paraId="000000A0" w15:done="0"/>
  <w15:commentEx w15:paraId="000000A1" w15:done="0"/>
  <w15:commentEx w15:paraId="000000A2" w15:done="0"/>
  <w15:commentEx w15:paraId="000000A3" w15:done="0"/>
  <w15:commentEx w15:paraId="000000A4" w15:done="0"/>
  <w15:commentEx w15:paraId="000000A5" w15:done="0"/>
  <w15:commentEx w15:paraId="000000A6" w15:done="0"/>
  <w15:commentEx w15:paraId="000000A7" w15:done="0"/>
  <w15:commentEx w15:paraId="000000A8" w15:done="0"/>
  <w15:commentEx w15:paraId="000000A9" w15:done="0"/>
  <w15:commentEx w15:paraId="000000AA" w15:done="0"/>
  <w15:commentEx w15:paraId="000000AB" w15:done="0"/>
  <w15:commentEx w15:paraId="000000AC" w15:done="0"/>
  <w15:commentEx w15:paraId="000000AD" w15:done="0"/>
  <w15:commentEx w15:paraId="000000AE" w15:done="0"/>
  <w15:commentEx w15:paraId="000000AF" w15:done="0"/>
  <w15:commentEx w15:paraId="000000B0" w15:done="0"/>
  <w15:commentEx w15:paraId="000000B1" w15:done="0"/>
  <w15:commentEx w15:paraId="000000B2" w15:done="0"/>
  <w15:commentEx w15:paraId="000000B3" w15:done="0"/>
  <w15:commentEx w15:paraId="000000B4" w15:done="0"/>
  <w15:commentEx w15:paraId="000000B5" w15:done="0"/>
  <w15:commentEx w15:paraId="000000B6" w15:done="0"/>
  <w15:commentEx w15:paraId="000000B7" w15:done="0"/>
  <w15:commentEx w15:paraId="000000B8" w15:done="0"/>
  <w15:commentEx w15:paraId="000000B9" w15:done="0"/>
  <w15:commentEx w15:paraId="000000BA" w15:done="0"/>
  <w15:commentEx w15:paraId="000000BB" w15:done="0"/>
  <w15:commentEx w15:paraId="000000BC" w15:done="0"/>
  <w15:commentEx w15:paraId="000000BD" w15:done="0"/>
  <w15:commentEx w15:paraId="000000BE" w15:done="0"/>
  <w15:commentEx w15:paraId="000000BF" w15:done="0"/>
  <w15:commentEx w15:paraId="000000C0" w15:done="0"/>
  <w15:commentEx w15:paraId="000000C1" w15:done="0"/>
  <w15:commentEx w15:paraId="000000C2" w15:done="0"/>
  <w15:commentEx w15:paraId="000000C3" w15:done="0"/>
  <w15:commentEx w15:paraId="000000C4" w15:done="0"/>
  <w15:commentEx w15:paraId="000000C5" w15:done="0"/>
  <w15:commentEx w15:paraId="000000C6" w15:done="0"/>
  <w15:commentEx w15:paraId="000000C7" w15:done="0"/>
  <w15:commentEx w15:paraId="000000C8" w15:done="0"/>
  <w15:commentEx w15:paraId="000000C9" w15:done="0"/>
  <w15:commentEx w15:paraId="000000CA" w15:done="0"/>
  <w15:commentEx w15:paraId="000000CB" w15:done="0"/>
  <w15:commentEx w15:paraId="000000CC" w15:done="0"/>
  <w15:commentEx w15:paraId="000000CD" w15:done="0"/>
  <w15:commentEx w15:paraId="000000CE" w15:done="0"/>
  <w15:commentEx w15:paraId="000000CF" w15:done="0"/>
  <w15:commentEx w15:paraId="000000D0" w15:done="0"/>
  <w15:commentEx w15:paraId="000000D1" w15:done="0"/>
  <w15:commentEx w15:paraId="000000D2" w15:done="0"/>
  <w15:commentEx w15:paraId="000000D3" w15:done="0"/>
  <w15:commentEx w15:paraId="000000D4" w15:done="0"/>
  <w15:commentEx w15:paraId="000000D5" w15:done="0"/>
  <w15:commentEx w15:paraId="000000D6" w15:done="0"/>
  <w15:commentEx w15:paraId="000000D7" w15:done="0"/>
  <w15:commentEx w15:paraId="000000D8" w15:done="0"/>
  <w15:commentEx w15:paraId="000000D9" w15:done="0"/>
  <w15:commentEx w15:paraId="000000DA" w15:done="0"/>
  <w15:commentEx w15:paraId="000000DB" w15:done="0"/>
  <w15:commentEx w15:paraId="000000DC" w15:done="0"/>
  <w15:commentEx w15:paraId="000000DD" w15:done="0"/>
  <w15:commentEx w15:paraId="000000DE" w15:done="0"/>
  <w15:commentEx w15:paraId="000000DF" w15:done="0"/>
  <w15:commentEx w15:paraId="000000E0" w15:done="0"/>
  <w15:commentEx w15:paraId="000000E1" w15:done="0"/>
  <w15:commentEx w15:paraId="000000E2" w15:done="0"/>
  <w15:commentEx w15:paraId="000000E3" w15:done="0"/>
  <w15:commentEx w15:paraId="000000E4" w15:done="0"/>
  <w15:commentEx w15:paraId="000000E5" w15:done="0"/>
  <w15:commentEx w15:paraId="000000E6" w15:done="0"/>
  <w15:commentEx w15:paraId="000000E7" w15:done="0"/>
  <w15:commentEx w15:paraId="000000E8" w15:done="0"/>
  <w15:commentEx w15:paraId="000000E9" w15:done="0"/>
  <w15:commentEx w15:paraId="000000EA" w15:done="0"/>
  <w15:commentEx w15:paraId="000000EB" w15:done="0"/>
  <w15:commentEx w15:paraId="000000EC" w15:done="0"/>
  <w15:commentEx w15:paraId="000000ED" w15:done="0"/>
  <w15:commentEx w15:paraId="000000EE" w15:done="0"/>
  <w15:commentEx w15:paraId="000000EF" w15:done="0"/>
  <w15:commentEx w15:paraId="000000F0" w15:done="0"/>
  <w15:commentEx w15:paraId="000000F1" w15:done="0"/>
  <w15:commentEx w15:paraId="000000F2" w15:done="0"/>
  <w15:commentEx w15:paraId="000000F3" w15:done="0"/>
  <w15:commentEx w15:paraId="000000F4" w15:done="0"/>
  <w15:commentEx w15:paraId="000000F5" w15:done="0"/>
  <w15:commentEx w15:paraId="000000F6" w15:done="0"/>
  <w15:commentEx w15:paraId="000000F7" w15:done="0"/>
  <w15:commentEx w15:paraId="000000F8" w15:done="0"/>
  <w15:commentEx w15:paraId="000000F9" w15:done="0"/>
  <w15:commentEx w15:paraId="000000FA" w15:done="0"/>
  <w15:commentEx w15:paraId="000000FB" w15:done="0"/>
  <w15:commentEx w15:paraId="000000FC" w15:done="0"/>
  <w15:commentEx w15:paraId="000000FD" w15:done="0"/>
  <w15:commentEx w15:paraId="000000FE" w15:done="0"/>
  <w15:commentEx w15:paraId="000000FF" w15:done="0"/>
  <w15:commentEx w15:paraId="00000100" w15:done="0"/>
  <w15:commentEx w15:paraId="00000101"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paraIdParent="00000109" w15:done="0"/>
  <w15:commentEx w15:paraId="0000010B" w15:paraIdParent="00000109" w15:done="0"/>
  <w15:commentEx w15:paraId="0000010C" w15:done="0"/>
  <w15:commentEx w15:paraId="0000010D" w15:done="0"/>
  <w15:commentEx w15:paraId="0000010E" w15:done="0"/>
  <w15:commentEx w15:paraId="0000010F" w15:done="0"/>
  <w15:commentEx w15:paraId="00000110" w15:done="0"/>
  <w15:commentEx w15:paraId="00000111" w15:done="0"/>
  <w15:commentEx w15:paraId="00000112" w15:done="0"/>
  <w15:commentEx w15:paraId="00000113" w15:done="0"/>
  <w15:commentEx w15:paraId="00000114" w15:done="0"/>
  <w15:commentEx w15:paraId="00000115" w15:done="0"/>
  <w15:commentEx w15:paraId="00000116" w15:done="0"/>
  <w15:commentEx w15:paraId="00000117" w15:done="0"/>
  <w15:commentEx w15:paraId="00000118" w15:done="0"/>
  <w15:commentEx w15:paraId="00000119" w15:done="0"/>
  <w15:commentEx w15:paraId="0000011A" w15:done="0"/>
  <w15:commentEx w15:paraId="0000011B" w15:done="0"/>
  <w15:commentEx w15:paraId="0000011C" w15:done="0"/>
  <w15:commentEx w15:paraId="0000011D" w15:done="0"/>
  <w15:commentEx w15:paraId="0000011E" w15:done="0"/>
  <w15:commentEx w15:paraId="0000011F" w15:done="0"/>
  <w15:commentEx w15:paraId="00000120" w15:done="0"/>
  <w15:commentEx w15:paraId="00000121" w15:done="0"/>
  <w15:commentEx w15:paraId="00000122" w15:done="0"/>
  <w15:commentEx w15:paraId="00000123" w15:done="0"/>
  <w15:commentEx w15:paraId="00000124" w15:done="0"/>
  <w15:commentEx w15:paraId="00000125" w15:done="0"/>
  <w15:commentEx w15:paraId="00000126" w15:done="0"/>
  <w15:commentEx w15:paraId="00000127" w15:done="0"/>
  <w15:commentEx w15:paraId="00000128" w15:done="0"/>
  <w15:commentEx w15:paraId="00000129" w15:done="0"/>
  <w15:commentEx w15:paraId="0000012A" w15:done="0"/>
  <w15:commentEx w15:paraId="0000012B" w15:done="0"/>
  <w15:commentEx w15:paraId="0000012C" w15:done="0"/>
  <w15:commentEx w15:paraId="0000012D" w15:done="0"/>
  <w15:commentEx w15:paraId="0000012E" w15:done="0"/>
  <w15:commentEx w15:paraId="0000012F" w15:done="0"/>
  <w15:commentEx w15:paraId="00000130" w15:done="0"/>
  <w15:commentEx w15:paraId="00000131" w15:done="0"/>
  <w15:commentEx w15:paraId="00000132" w15:done="0"/>
  <w15:commentEx w15:paraId="00000133" w15:done="0"/>
  <w15:commentEx w15:paraId="00000134" w15:done="0"/>
  <w15:commentEx w15:paraId="00000135" w15:done="0"/>
  <w15:commentEx w15:paraId="00000136" w15:done="0"/>
  <w15:commentEx w15:paraId="00000137" w15:done="0"/>
  <w15:commentEx w15:paraId="00000138" w15:done="0"/>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thur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659323991"/>
      <w:tag w:val="goog_rdk_326"/>
    </w:sdtPr>
    <w:sdtContent>
      <w:p w:rsidR="00000000" w:rsidDel="00000000" w:rsidP="00000000" w:rsidRDefault="00000000" w:rsidRPr="00000000" w14:paraId="00000086">
        <w:pPr>
          <w:rPr>
            <w:ins w:author="Virata Pusuluri" w:id="140" w:date="2025-09-02T19:07:34Z"/>
            <w:rPrChange w:author="Virata Pusuluri" w:id="141" w:date="2025-09-02T19:07:34Z">
              <w:rPr>
                <w:rFonts w:ascii="Roboto" w:cs="Roboto" w:eastAsia="Roboto" w:hAnsi="Roboto"/>
                <w:sz w:val="21"/>
                <w:szCs w:val="21"/>
                <w:highlight w:val="white"/>
              </w:rPr>
            </w:rPrChange>
          </w:rPr>
        </w:pPr>
        <w:sdt>
          <w:sdtPr>
            <w:id w:val="-336174048"/>
            <w:tag w:val="goog_rdk_324"/>
          </w:sdtPr>
          <w:sdtContent>
            <w:ins w:author="Virata Pusuluri" w:id="140" w:date="2025-09-02T19:07:34Z"/>
            <w:sdt>
              <w:sdtPr>
                <w:id w:val="-1272808869"/>
                <w:tag w:val="goog_rdk_325"/>
              </w:sdtPr>
              <w:sdtContent>
                <w:ins w:author="Virata Pusuluri" w:id="140" w:date="2025-09-02T19:07:34Z">
                  <w:r w:rsidDel="00000000" w:rsidR="00000000" w:rsidRPr="00000000">
                    <w:rPr>
                      <w:rtl w:val="0"/>
                    </w:rPr>
                  </w:r>
                </w:ins>
              </w:sdtContent>
            </w:sdt>
            <w:ins w:author="Virata Pusuluri" w:id="140" w:date="2025-09-02T19:07:34Z"/>
          </w:sdtContent>
        </w:sdt>
      </w:p>
    </w:sdtContent>
  </w:sd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050559928"/>
      <w:tag w:val="goog_rdk_334"/>
    </w:sdtPr>
    <w:sdtContent>
      <w:p w:rsidR="00000000" w:rsidDel="00000000" w:rsidP="00000000" w:rsidRDefault="00000000" w:rsidRPr="00000000" w14:paraId="0000008A">
        <w:pPr>
          <w:rPr>
            <w:ins w:author="Virata Pusuluri" w:id="144" w:date="2026-05-04T20:18:40Z"/>
            <w:rPrChange w:author="Virata Pusuluri" w:id="0" w:date="2026-05-04T20:18:40Z">
              <w:rPr>
                <w:rFonts w:ascii="Roboto" w:cs="Roboto" w:eastAsia="Roboto" w:hAnsi="Roboto"/>
                <w:sz w:val="21"/>
                <w:szCs w:val="21"/>
                <w:highlight w:val="white"/>
              </w:rPr>
            </w:rPrChange>
          </w:rPr>
        </w:pPr>
        <w:sdt>
          <w:sdtPr>
            <w:id w:val="-1816536223"/>
            <w:tag w:val="goog_rdk_332"/>
          </w:sdtPr>
          <w:sdtContent>
            <w:ins w:author="Virata Pusuluri" w:id="144" w:date="2026-05-04T20:18:40Z"/>
            <w:sdt>
              <w:sdtPr>
                <w:id w:val="-2022118474"/>
                <w:tag w:val="goog_rdk_333"/>
              </w:sdtPr>
              <w:sdtContent>
                <w:ins w:author="Virata Pusuluri" w:id="144" w:date="2026-05-04T20:18:40Z">
                  <w:r w:rsidDel="00000000" w:rsidR="00000000" w:rsidRPr="00000000">
                    <w:rPr>
                      <w:rtl w:val="0"/>
                    </w:rPr>
                  </w:r>
                </w:ins>
              </w:sdtContent>
            </w:sdt>
            <w:ins w:author="Virata Pusuluri" w:id="144" w:date="2026-05-04T20:18:40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color w:val="1f1f1f"/>
        <w:sz w:val="21"/>
        <w:szCs w:val="21"/>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hathura-regular.ttf"/><Relationship Id="rId6" Type="http://schemas.openxmlformats.org/officeDocument/2006/relationships/font" Target="fonts/Chathu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pJY/a9an/m2xnd9qkmNcolDBZg==">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