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1f1f1f"/>
          <w:sz w:val="21"/>
          <w:szCs w:val="21"/>
          <w:highlight w:val="white"/>
        </w:rPr>
      </w:pPr>
      <w:r w:rsidDel="00000000" w:rsidR="00000000" w:rsidRPr="00000000">
        <w:rPr>
          <w:b w:val="1"/>
          <w:bCs w:val="1"/>
          <w:rtl w:val="0"/>
        </w:rPr>
        <w:t xml:space="preserve">AI Prompt: </w:t>
      </w:r>
      <w:r w:rsidDel="00000000" w:rsidR="00000000" w:rsidRPr="00000000">
        <w:rPr>
          <w:rFonts w:ascii="Roboto" w:cs="Roboto" w:eastAsia="Roboto" w:hAnsi="Roboto"/>
          <w:b w:val="1"/>
          <w:bCs w:val="1"/>
          <w:color w:val="1f1f1f"/>
          <w:sz w:val="21"/>
          <w:szCs w:val="21"/>
          <w:highlight w:val="white"/>
          <w:rtl w:val="0"/>
        </w:rPr>
        <w:t xml:space="preserve">Translate from Page 5 to Page48 into English. Give your output 9 pages at a time to overcome any output limitations.</w:t>
      </w:r>
    </w:p>
    <w:p w:rsidR="00000000" w:rsidDel="00000000" w:rsidP="00000000" w:rsidRDefault="00000000" w:rsidRPr="00000000" w14:paraId="0000000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(uncorrected)</w:t>
      </w:r>
    </w:p>
    <w:p w:rsidR="00000000" w:rsidDel="00000000" w:rsidP="00000000" w:rsidRDefault="00000000" w:rsidRPr="00000000" w14:paraId="00000004">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005">
      <w:pPr>
        <w:rPr>
          <w:rFonts w:ascii="Roboto" w:cs="Roboto" w:eastAsia="Roboto" w:hAnsi="Roboto"/>
          <w:b w:val="1"/>
          <w:bCs w:val="1"/>
          <w:color w:val="1f1f1f"/>
          <w:sz w:val="21"/>
          <w:szCs w:val="21"/>
          <w:highlight w:val="white"/>
        </w:rPr>
      </w:pPr>
      <w:r w:rsidDel="00000000" w:rsidR="00000000" w:rsidRPr="00000000">
        <w:rPr>
          <w:rFonts w:ascii="Chathura" w:cs="Chathura" w:eastAsia="Chathura" w:hAnsi="Chathura"/>
          <w:b w:val="1"/>
          <w:bCs w:val="1"/>
          <w:color w:val="1f1f1f"/>
          <w:sz w:val="21"/>
          <w:szCs w:val="21"/>
          <w:highlight w:val="white"/>
          <w:rtl w:val="0"/>
        </w:rPr>
        <w:t xml:space="preserve">Pages 5-13 Translation (ఆనువాదం):</w:t>
      </w:r>
    </w:p>
    <w:p w:rsidR="00000000" w:rsidDel="00000000" w:rsidP="00000000" w:rsidRDefault="00000000" w:rsidRPr="00000000" w14:paraId="0000000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5:</w:t>
      </w:r>
    </w:p>
    <w:p w:rsidR="00000000" w:rsidDel="00000000" w:rsidP="00000000" w:rsidRDefault="00000000" w:rsidRPr="00000000" w14:paraId="0000000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w:t>
      </w:r>
    </w:p>
    <w:p w:rsidR="00000000" w:rsidDel="00000000" w:rsidP="00000000" w:rsidRDefault="00000000" w:rsidRPr="00000000" w14:paraId="0000000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1f1f1f"/>
          <w:sz w:val="21"/>
          <w:szCs w:val="21"/>
          <w:highlight w:val="white"/>
        </w:rPr>
      </w:pPr>
      <w:r w:rsidDel="00000000" w:rsidR="00000000" w:rsidRPr="00000000">
        <w:rPr>
          <w:rFonts w:ascii="Chathura" w:cs="Chathura" w:eastAsia="Chathura" w:hAnsi="Chathura"/>
          <w:color w:val="1f1f1f"/>
          <w:sz w:val="21"/>
          <w:szCs w:val="21"/>
          <w:highlight w:val="white"/>
          <w:rtl w:val="0"/>
        </w:rPr>
        <w:t xml:space="preserve">Tenali Ramakrishna is a world-renowned (world famous) humorous (నవ్వించే) poet. Countless stories about his wit and intelligence are in circulation. Ramakrishna, who started his life as an orphan (without parents) and a pauper (A poor person), rose to the level of a most beloved advisor to a powerful king through his own abilities. A scholar and poet, Ramakrishna condemned superstitions. He shattered (destroyed) the arrogance and pride in people."</w:t>
      </w:r>
    </w:p>
    <w:p w:rsidR="00000000" w:rsidDel="00000000" w:rsidP="00000000" w:rsidRDefault="00000000" w:rsidRPr="00000000" w14:paraId="0000000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6:</w:t>
      </w:r>
    </w:p>
    <w:p w:rsidR="00000000" w:rsidDel="00000000" w:rsidP="00000000" w:rsidRDefault="00000000" w:rsidRPr="00000000" w14:paraId="0000000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w:t>
      </w:r>
    </w:p>
    <w:p w:rsidR="00000000" w:rsidDel="00000000" w:rsidP="00000000" w:rsidRDefault="00000000" w:rsidRPr="00000000" w14:paraId="0000001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Children! Have you ever seen animals laugh? Uh-uh... you wouldn't have? Animals cannot laugh, but like humans, they also grieve! They shed tears (Tears well up, tears come)! Humans can cry and laugh!</w:t>
      </w:r>
    </w:p>
    <w:p w:rsidR="00000000" w:rsidDel="00000000" w:rsidP="00000000" w:rsidRDefault="00000000" w:rsidRPr="00000000" w14:paraId="0000001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Laughing brings joy to the mind. Laughing heartily lightens the mind. It fills the mind with enthusiasm. Everyone can laugh, but only a few have the skill to make others laugh. Among them, one who can entertain a king, who has many responsibilities and rules over the people, requires special talent.</w:t>
      </w:r>
    </w:p>
    <w:p w:rsidR="00000000" w:rsidDel="00000000" w:rsidP="00000000" w:rsidRDefault="00000000" w:rsidRPr="00000000" w14:paraId="0000001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 person's laughter reflects their nature! In what situation can they laugh? At whom can they laugh? Their mindset can be assessed based on their laughter. One can understand the maturity of their mind. Those who laugh at the lame, the blind, or someone who slips and falls on the road…"</w:t>
      </w:r>
    </w:p>
    <w:p w:rsidR="00000000" w:rsidDel="00000000" w:rsidP="00000000" w:rsidRDefault="00000000" w:rsidRPr="00000000" w14:paraId="0000001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7:</w:t>
      </w:r>
    </w:p>
    <w:p w:rsidR="00000000" w:rsidDel="00000000" w:rsidP="00000000" w:rsidRDefault="00000000" w:rsidRPr="00000000" w14:paraId="0000001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"…those who laugh are fools! It can be said that their minds have not yet developed. Arrogant laughter hurts others' minds. True humor is that which makes others laugh and benefits their minds! True humor born from intellect pours forth nectar!</w:t>
      </w:r>
    </w:p>
    <w:p w:rsidR="00000000" w:rsidDel="00000000" w:rsidP="00000000" w:rsidRDefault="00000000" w:rsidRPr="00000000" w14:paraId="0000001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In ancient times, there were court jesters. They entertained the king with their humorous conversations. Tenali Ramakrishna was one of the most famous of such jesters! In any situation, he would produce humor appropriate to the context, and with witty remarks, he would make not only the king but everyone in the assembly laugh. We often praise someone who makes us laugh with humor as 'another Tenali Ramakrishna,' don't we?</w:t>
      </w:r>
    </w:p>
    <w:p w:rsidR="00000000" w:rsidDel="00000000" w:rsidP="00000000" w:rsidRDefault="00000000" w:rsidRPr="00000000" w14:paraId="0000001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'Complete Freedom Achieved'</w:t>
      </w:r>
    </w:p>
    <w:p w:rsidR="00000000" w:rsidDel="00000000" w:rsidP="00000000" w:rsidRDefault="00000000" w:rsidRPr="00000000" w14:paraId="0000001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In the early 16th century, Ramakrishna was born in a village called 'Garlapadu' in Andhra Pradesh. (Some say he was born in Tenali.) His father, Ramayya, died when he was young, so he did not experience a father's love…"</w:t>
      </w:r>
    </w:p>
    <w:p w:rsidR="00000000" w:rsidDel="00000000" w:rsidP="00000000" w:rsidRDefault="00000000" w:rsidRPr="00000000" w14:paraId="0000002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8:</w:t>
      </w:r>
    </w:p>
    <w:p w:rsidR="00000000" w:rsidDel="00000000" w:rsidP="00000000" w:rsidRDefault="00000000" w:rsidRPr="00000000" w14:paraId="0000002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"…His mother, Lakshmamma, went to her native village, Tenali, and stayed at her brother's house. Ramakrishna grew up there, and thus became known as Tenali Ramakrishna. His mother wished for Ramakrishna to be well-educated. In those days, Vaishnavism was very prevalent. All the teachers in that village were Vaishnavites! They all refused to teach Ramakrishna. The reason? Ramakrishna belonged to Shaivism! In those days, there was no harmony between Shaivism and Vaishnavism – they hated each other.</w:t>
      </w:r>
    </w:p>
    <w:p w:rsidR="00000000" w:rsidDel="00000000" w:rsidP="00000000" w:rsidRDefault="00000000" w:rsidRPr="00000000" w14:paraId="0000002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So, Ramakrishna gained complete freedom. From morning till night, his only work was to roam freely around gardens. He kept bad company, stealing mangoes, guavas, and tamarind, passing his time.</w:t>
      </w:r>
    </w:p>
    <w:p w:rsidR="00000000" w:rsidDel="00000000" w:rsidP="00000000" w:rsidRDefault="00000000" w:rsidRPr="00000000" w14:paraId="0000002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family was mired in dire poverty. The only son had no education, no earnings. The mother supported the family by working in this house and that."</w:t>
      </w:r>
    </w:p>
    <w:p w:rsidR="00000000" w:rsidDel="00000000" w:rsidP="00000000" w:rsidRDefault="00000000" w:rsidRPr="00000000" w14:paraId="0000002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9:</w:t>
      </w:r>
    </w:p>
    <w:p w:rsidR="00000000" w:rsidDel="00000000" w:rsidP="00000000" w:rsidRDefault="00000000" w:rsidRPr="00000000" w14:paraId="0000002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"Interest in Education:</w:t>
      </w:r>
    </w:p>
    <w:p w:rsidR="00000000" w:rsidDel="00000000" w:rsidP="00000000" w:rsidRDefault="00000000" w:rsidRPr="00000000" w14:paraId="0000002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was probably about ten years old then! He had gained some sense of reasoning. In those days, education meant reciting Vedas, reading Upanishads and Puranas! Could he read those scriptures alone? He couldn't even read letters. Thinking about it made Ramakrishna sad! It was also shameful that he couldn't write a single letter. A burning desire to study arose in the boy.</w:t>
      </w:r>
    </w:p>
    <w:p w:rsidR="00000000" w:rsidDel="00000000" w:rsidP="00000000" w:rsidRDefault="00000000" w:rsidRPr="00000000" w14:paraId="0000002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 met many scholars. 'Please accept me as your disciple. I will serve you and repay your debt,' Ramakrishna pleaded very humbly. Everyone scolded him and threw him out, but not a single person agreed to take him into their ashram or school.</w:t>
      </w:r>
    </w:p>
    <w:p w:rsidR="00000000" w:rsidDel="00000000" w:rsidP="00000000" w:rsidRDefault="00000000" w:rsidRPr="00000000" w14:paraId="0000003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Finally, he met the few Shaivite scholars in that village. They heard Ramakrishna's plea. But they also refused. They were also living in poverty despite gaining much scholarship…"</w:t>
      </w:r>
    </w:p>
    <w:p w:rsidR="00000000" w:rsidDel="00000000" w:rsidP="00000000" w:rsidRDefault="00000000" w:rsidRPr="00000000" w14:paraId="0000003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10:</w:t>
      </w:r>
    </w:p>
    <w:p w:rsidR="00000000" w:rsidDel="00000000" w:rsidP="00000000" w:rsidRDefault="00000000" w:rsidRPr="00000000" w14:paraId="0000003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5">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"…They were fed up and advised him, 'Why these studies? Live happily by begging.' Ramakrishna was very disappointed!</w:t>
      </w:r>
    </w:p>
    <w:p w:rsidR="00000000" w:rsidDel="00000000" w:rsidP="00000000" w:rsidRDefault="00000000" w:rsidRPr="00000000" w14:paraId="0000003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can study myself! You don't need to tell me—'</w:t>
      </w:r>
    </w:p>
    <w:p w:rsidR="00000000" w:rsidDel="00000000" w:rsidP="00000000" w:rsidRDefault="00000000" w:rsidRPr="00000000" w14:paraId="0000003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was very angry. He had gone with great hope and trust. They refused! What was the use of their scholarship if they couldn't teach? It was useless! He decided not to plead with anyone about education anymore. He resolved to acquire knowledge on his own.</w:t>
      </w:r>
    </w:p>
    <w:p w:rsidR="00000000" w:rsidDel="00000000" w:rsidP="00000000" w:rsidRDefault="00000000" w:rsidRPr="00000000" w14:paraId="0000003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'Mother! Bless me, I am going to study,' he said, bowing to his mother's feet. His mother was very happy to hear those words. She thought he must have found a good teacher after all. Heartily blessing her son, she said:</w:t>
      </w:r>
    </w:p>
    <w:p w:rsidR="00000000" w:rsidDel="00000000" w:rsidP="00000000" w:rsidRDefault="00000000" w:rsidRPr="00000000" w14:paraId="0000003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'Acquire knowledge in all subjects and become a great scholar, my son!'"</w:t>
      </w:r>
    </w:p>
    <w:p w:rsidR="00000000" w:rsidDel="00000000" w:rsidP="00000000" w:rsidRDefault="00000000" w:rsidRPr="00000000" w14:paraId="0000003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F">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11:</w:t>
      </w:r>
    </w:p>
    <w:p w:rsidR="00000000" w:rsidDel="00000000" w:rsidP="00000000" w:rsidRDefault="00000000" w:rsidRPr="00000000" w14:paraId="0000004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did not go to any teacher. The school wall in that village was his teacher. Every morning, he would go and stand near that wall. He would listen attentively to all the lessons the teacher was teaching inside the class. In the evening, as soon as school was over, he would come home and recite all the lessons he had heard to his mother. He would practice like that every day!</w:t>
      </w:r>
    </w:p>
    <w:p w:rsidR="00000000" w:rsidDel="00000000" w:rsidP="00000000" w:rsidRDefault="00000000" w:rsidRPr="00000000" w14:paraId="0000004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'It's not allowed to listen like that'</w:t>
      </w:r>
    </w:p>
    <w:p w:rsidR="00000000" w:rsidDel="00000000" w:rsidP="00000000" w:rsidRDefault="00000000" w:rsidRPr="00000000" w14:paraId="0000004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5">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was not fortunate enough to listen to lessons like that for long. One day, while he was standing there, a boy in the class saw him. 'Thief! Thief!!' he shouted. Students and teachers all gathered around Ramakrishna. The teacher got angry. 'Have you been standing by that wall without any work?' he asked. Falling at the teacher's feet and crying, he humbly told his whole story, 'I stood here to study.'"</w:t>
      </w:r>
    </w:p>
    <w:p w:rsidR="00000000" w:rsidDel="00000000" w:rsidP="00000000" w:rsidRDefault="00000000" w:rsidRPr="00000000" w14:paraId="0000004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7">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12:</w:t>
      </w:r>
    </w:p>
    <w:p w:rsidR="00000000" w:rsidDel="00000000" w:rsidP="00000000" w:rsidRDefault="00000000" w:rsidRPr="00000000" w14:paraId="0000004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"[Image: 'I am sitting here to learn']"</w:t>
      </w:r>
    </w:p>
    <w:p w:rsidR="00000000" w:rsidDel="00000000" w:rsidP="00000000" w:rsidRDefault="00000000" w:rsidRPr="00000000" w14:paraId="0000004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B">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13:</w:t>
      </w:r>
    </w:p>
    <w:p w:rsidR="00000000" w:rsidDel="00000000" w:rsidP="00000000" w:rsidRDefault="00000000" w:rsidRPr="00000000" w14:paraId="0000004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"…Hearing the boy's eagerness to learn and the hardships he faced for not finding a teacher, the teacher felt great sympathy. And also pride! But what was the use? He also had no freedom! He was also a traditionalist.</w:t>
      </w:r>
    </w:p>
    <w:p w:rsidR="00000000" w:rsidDel="00000000" w:rsidP="00000000" w:rsidRDefault="00000000" w:rsidRPr="00000000" w14:paraId="0000004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'Son! It is a great fortune to find a disciple like you. I wish to teach you. But if I accept you as a disciple, I will be ostracized. You should not even come near the shadow of this school. Someone might harm you. I cannot do anything except bless you wholeheartedly. But I feel you will become a great scholar,' he said, blessing Ramakrishna and leaving.</w:t>
      </w:r>
    </w:p>
    <w:p w:rsidR="00000000" w:rsidDel="00000000" w:rsidP="00000000" w:rsidRDefault="00000000" w:rsidRPr="00000000" w14:paraId="0000005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1">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3">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5">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057">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8">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Ramakrishna's Stories:</w:t>
      </w:r>
    </w:p>
    <w:p w:rsidR="00000000" w:rsidDel="00000000" w:rsidP="00000000" w:rsidRDefault="00000000" w:rsidRPr="00000000" w14:paraId="00000059">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teacher told Ramakrishna not to even come near the school and blessed him and left, right? After he left, Ramakrishna didn't know what to do. He blamed his misfortune. Not knowing where to go, he walked into a dense forest. Walking and walking, he became very tired…"</w:t>
      </w:r>
    </w:p>
    <w:p w:rsidR="00000000" w:rsidDel="00000000" w:rsidP="00000000" w:rsidRDefault="00000000" w:rsidRPr="00000000" w14:paraId="0000005B">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I'll continue with the next 9 pages in the following response.</w:t>
      </w:r>
    </w:p>
    <w:p w:rsidR="00000000" w:rsidDel="00000000" w:rsidP="00000000" w:rsidRDefault="00000000" w:rsidRPr="00000000" w14:paraId="0000005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05E">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Next</w:t>
      </w:r>
    </w:p>
    <w:p w:rsidR="00000000" w:rsidDel="00000000" w:rsidP="00000000" w:rsidRDefault="00000000" w:rsidRPr="00000000" w14:paraId="0000005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Alright, let's continue with the translation of "3. ThenaliRamakrishna-ByTSundaramma-1991.pdf" from pages 14 to 22.</w:t>
      </w:r>
    </w:p>
    <w:p w:rsidR="00000000" w:rsidDel="00000000" w:rsidP="00000000" w:rsidRDefault="00000000" w:rsidRPr="00000000" w14:paraId="00000060">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061">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Pages 14-22 Translation:</w:t>
      </w:r>
    </w:p>
    <w:p w:rsidR="00000000" w:rsidDel="00000000" w:rsidP="00000000" w:rsidRDefault="00000000" w:rsidRPr="00000000" w14:paraId="0000006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3">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14:</w:t>
      </w:r>
    </w:p>
    <w:p w:rsidR="00000000" w:rsidDel="00000000" w:rsidP="00000000" w:rsidRDefault="00000000" w:rsidRPr="00000000" w14:paraId="0000006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"-14 Tenali Ramakrishna</w:t>
      </w:r>
    </w:p>
    <w:p w:rsidR="00000000" w:rsidDel="00000000" w:rsidP="00000000" w:rsidRDefault="00000000" w:rsidRPr="00000000" w14:paraId="0000006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"Look! There is a Kali temple over there. If you worship her with devotion and gain her grace, she will grant many boons. I will teach you some mantras. If you chant them eleven crore times with devotion, the mother will appear. But do not be afraid at all seeing her terrifying form! If Kali Mata blesses you, you will become a great scholar. Your wish will be fulfilled," he said, whispering the mantras in Ramakrishna's ear and leaving.</w:t>
      </w:r>
    </w:p>
    <w:p w:rsidR="00000000" w:rsidDel="00000000" w:rsidP="00000000" w:rsidRDefault="00000000" w:rsidRPr="00000000" w14:paraId="0000006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Devotee of Kali:</w:t>
      </w:r>
    </w:p>
    <w:p w:rsidR="00000000" w:rsidDel="00000000" w:rsidP="00000000" w:rsidRDefault="00000000" w:rsidRPr="00000000" w14:paraId="0000006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went to the pond and took a bath. He plucked flowers and leaves and went into the Kali temple.</w:t>
      </w:r>
    </w:p>
    <w:p w:rsidR="00000000" w:rsidDel="00000000" w:rsidP="00000000" w:rsidRDefault="00000000" w:rsidRPr="00000000" w14:paraId="0000006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"Jai Maha Kali! Jai Jai Kali Mata," chanting the mantras, he sprinkled those flowers and leaves on her feet and prostrated before her. Then he got up and sat in Padmasana in front of the Kali idol.</w:t>
      </w:r>
    </w:p>
    <w:p w:rsidR="00000000" w:rsidDel="00000000" w:rsidP="00000000" w:rsidRDefault="00000000" w:rsidRPr="00000000" w14:paraId="0000006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Concentrating, closing his eyes, he started chanting the mantras…"</w:t>
      </w:r>
    </w:p>
    <w:p w:rsidR="00000000" w:rsidDel="00000000" w:rsidP="00000000" w:rsidRDefault="00000000" w:rsidRPr="00000000" w14:paraId="0000007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1">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15:</w:t>
      </w:r>
    </w:p>
    <w:p w:rsidR="00000000" w:rsidDel="00000000" w:rsidP="00000000" w:rsidRDefault="00000000" w:rsidRPr="00000000" w14:paraId="0000007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15</w:t>
      </w:r>
    </w:p>
    <w:p w:rsidR="00000000" w:rsidDel="00000000" w:rsidP="00000000" w:rsidRDefault="00000000" w:rsidRPr="00000000" w14:paraId="0000007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 continued the penance for several days!</w:t>
      </w:r>
    </w:p>
    <w:p w:rsidR="00000000" w:rsidDel="00000000" w:rsidP="00000000" w:rsidRDefault="00000000" w:rsidRPr="00000000" w14:paraId="0000007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it was a dilapidated temple, many snakes, scorpions, bats, and other birds and insects had made it their home! Snakes were freely crawling on his body! Birds started pecking with their beaks!! Poisonous creatures and insects were biting!! In that situation, chanting the mantra eleven crore times was very difficult, but Ramakrishna sat motionless, meditating with concentration! He did not budge at all. He chanted the mantra eleven crore eleven times with dedication. As soon as the chanting…"</w:t>
      </w:r>
    </w:p>
    <w:p w:rsidR="00000000" w:rsidDel="00000000" w:rsidP="00000000" w:rsidRDefault="00000000" w:rsidRPr="00000000" w14:paraId="0000007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9">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16:</w:t>
      </w:r>
    </w:p>
    <w:p w:rsidR="00000000" w:rsidDel="00000000" w:rsidP="00000000" w:rsidRDefault="00000000" w:rsidRPr="00000000" w14:paraId="0000007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"16 Tenali Ramakrishna</w:t>
      </w:r>
    </w:p>
    <w:p w:rsidR="00000000" w:rsidDel="00000000" w:rsidP="00000000" w:rsidRDefault="00000000" w:rsidRPr="00000000" w14:paraId="0000007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…was complete, Kali Mata appeared! Her form was terrifying with a thousand faces!!</w:t>
      </w:r>
    </w:p>
    <w:p w:rsidR="00000000" w:rsidDel="00000000" w:rsidP="00000000" w:rsidRDefault="00000000" w:rsidRPr="00000000" w14:paraId="0000007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I am pleased with your devotion. Open your eyes and see! Ask for whatever boon you want," she said. Slowly opening his eyes and looking at her, Ramakrishna asked very innocently, "Who are you, Mother?"</w:t>
      </w:r>
    </w:p>
    <w:p w:rsidR="00000000" w:rsidDel="00000000" w:rsidP="00000000" w:rsidRDefault="00000000" w:rsidRPr="00000000" w14:paraId="0000008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am Kali Devi. The deity for whom you have been meditating with concentration for eleven days. I have appeared, pleased with your devotion," Kali Mata explained. As soon as the Mother said those words, Ramakrishna immediately closed his eyes and prostrated at her feet. Then, he opened his eyes and looked at her intently! But he was not afraid or intimidated at all!</w:t>
      </w:r>
    </w:p>
    <w:p w:rsidR="00000000" w:rsidDel="00000000" w:rsidP="00000000" w:rsidRDefault="00000000" w:rsidRPr="00000000" w14:paraId="0000008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She was a great power!!! Seated on a lion. With a terrifying thousand faces, a thousand burning tongues, and a thousand pairs of intense eyes, her form was frightening! Seeing that form, Ramakrishna was not afraid at all. He kept looking at her and the lion she was riding on. Seeing that the boy who she thought would be terrified by her form was not afraid at all, Kali Mata was very surprised! She was looking at him with wonder!</w:t>
      </w:r>
    </w:p>
    <w:p w:rsidR="00000000" w:rsidDel="00000000" w:rsidP="00000000" w:rsidRDefault="00000000" w:rsidRPr="00000000" w14:paraId="0000008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 Moment of Clarity:</w:t>
      </w:r>
    </w:p>
    <w:p w:rsidR="00000000" w:rsidDel="00000000" w:rsidP="00000000" w:rsidRDefault="00000000" w:rsidRPr="00000000" w14:paraId="0000008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Suddenly, Ramakrishna started laughing."</w:t>
      </w:r>
    </w:p>
    <w:p w:rsidR="00000000" w:rsidDel="00000000" w:rsidP="00000000" w:rsidRDefault="00000000" w:rsidRPr="00000000" w14:paraId="0000008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9">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17:</w:t>
      </w:r>
    </w:p>
    <w:p w:rsidR="00000000" w:rsidDel="00000000" w:rsidP="00000000" w:rsidRDefault="00000000" w:rsidRPr="00000000" w14:paraId="0000008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17</w:t>
      </w:r>
    </w:p>
    <w:p w:rsidR="00000000" w:rsidDel="00000000" w:rsidP="00000000" w:rsidRDefault="00000000" w:rsidRPr="00000000" w14:paraId="0000008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Kali Mata was astonished by his strange behavior and asked:</w:t>
      </w:r>
    </w:p>
    <w:p w:rsidR="00000000" w:rsidDel="00000000" w:rsidP="00000000" w:rsidRDefault="00000000" w:rsidRPr="00000000" w14:paraId="0000008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"Even the greatest demons were afraid of me. How much courage do you have?? To laugh at me?!"</w:t>
      </w:r>
    </w:p>
    <w:p w:rsidR="00000000" w:rsidDel="00000000" w:rsidP="00000000" w:rsidRDefault="00000000" w:rsidRPr="00000000" w14:paraId="0000009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"Mother! I couldn't stop laughing when I remembered something seeing that you have a thousand faces but only two hands. Please forgive me, Mother!" said Ramakrishna.</w:t>
      </w:r>
    </w:p>
    <w:p w:rsidR="00000000" w:rsidDel="00000000" w:rsidP="00000000" w:rsidRDefault="00000000" w:rsidRPr="00000000" w14:paraId="0000009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Kali Devi became eager. She ordered Ramakrishna to immediately tell her what that thing was that made him laugh so much.</w:t>
      </w:r>
    </w:p>
    <w:p w:rsidR="00000000" w:rsidDel="00000000" w:rsidP="00000000" w:rsidRDefault="00000000" w:rsidRPr="00000000" w14:paraId="0000009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"When we have a cold, we struggle a lot with our two hands to wipe our one nose. But you!... you have only two hands! But a thousand noses!!! I laughed thinking about the struggle you would have to wipe your thousand noses, Mother! I behaved disrespectfully. Please forgive me," and again he prostrated at her feet. Then he got up and stood before her.</w:t>
      </w:r>
    </w:p>
    <w:p w:rsidR="00000000" w:rsidDel="00000000" w:rsidP="00000000" w:rsidRDefault="00000000" w:rsidRPr="00000000" w14:paraId="0000009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Kali Devi was pleased with the innocent boy's laughter and humor. She was captivated by his very casual way of speaking, forgetting entirely what he had come for, and she abandoned her terrifying form and laughed, Kali Devi! She laughed again and again!</w:t>
      </w:r>
    </w:p>
    <w:p w:rsidR="00000000" w:rsidDel="00000000" w:rsidP="00000000" w:rsidRDefault="00000000" w:rsidRPr="00000000" w14:paraId="0000009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Since you made me laugh too, you will shine as a guru even to scholars! You will be able to speak according to the situation. You will become famous as a jester and make everyone laugh!!! You will also earn a name as a great humorist and humorous poet!!!" she blessed him."</w:t>
      </w:r>
    </w:p>
    <w:p w:rsidR="00000000" w:rsidDel="00000000" w:rsidP="00000000" w:rsidRDefault="00000000" w:rsidRPr="00000000" w14:paraId="0000009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B">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18:</w:t>
      </w:r>
    </w:p>
    <w:p w:rsidR="00000000" w:rsidDel="00000000" w:rsidP="00000000" w:rsidRDefault="00000000" w:rsidRPr="00000000" w14:paraId="0000009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18</w:t>
      </w:r>
    </w:p>
    <w:p w:rsidR="00000000" w:rsidDel="00000000" w:rsidP="00000000" w:rsidRDefault="00000000" w:rsidRPr="00000000" w14:paraId="0000009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But Ramakrishna was not satisfied with just that. Many doubts were troubling him! 'Will the people in Tenali appreciate my humor? Will it be like casting pearls before swine? Will I be able to attract the king's attention while living there?' These thoughts were bothering him.</w:t>
      </w:r>
    </w:p>
    <w:p w:rsidR="00000000" w:rsidDel="00000000" w:rsidP="00000000" w:rsidRDefault="00000000" w:rsidRPr="00000000" w14:paraId="000000A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Sensing his doubts, Kali Devi laughed and said: "Son! Do not worry. Go to the Vijayanagara Empire immediately! If you go, you will be able to please the king! You will be included as a court poet. My blessings will always be with you!" and then she disappeared.</w:t>
      </w:r>
    </w:p>
    <w:p w:rsidR="00000000" w:rsidDel="00000000" w:rsidP="00000000" w:rsidRDefault="00000000" w:rsidRPr="00000000" w14:paraId="000000A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This is it! Everyone talks about Ramakrishna! This is the story circulating about how he became a scholar without even going to school. How much truth there is in it is unknown. But his talent in Sri Krishna Devaraya's court was commendable. His ability to produce humor appropriate to the occasion, and his courage to move forward boldly without being discouraged or disappointed in any difficult situation…"</w:t>
      </w:r>
    </w:p>
    <w:p w:rsidR="00000000" w:rsidDel="00000000" w:rsidP="00000000" w:rsidRDefault="00000000" w:rsidRPr="00000000" w14:paraId="000000A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5">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19:</w:t>
      </w:r>
    </w:p>
    <w:p w:rsidR="00000000" w:rsidDel="00000000" w:rsidP="00000000" w:rsidRDefault="00000000" w:rsidRPr="00000000" w14:paraId="000000A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19</w:t>
      </w:r>
    </w:p>
    <w:p w:rsidR="00000000" w:rsidDel="00000000" w:rsidP="00000000" w:rsidRDefault="00000000" w:rsidRPr="00000000" w14:paraId="000000A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…these two main aspects of his talent are definitely commendable! Therefore, these are the proofs that the above story is true!</w:t>
      </w:r>
    </w:p>
    <w:p w:rsidR="00000000" w:rsidDel="00000000" w:rsidP="00000000" w:rsidRDefault="00000000" w:rsidRPr="00000000" w14:paraId="000000A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Cowherd Boy:</w:t>
      </w:r>
    </w:p>
    <w:p w:rsidR="00000000" w:rsidDel="00000000" w:rsidP="00000000" w:rsidRDefault="00000000" w:rsidRPr="00000000" w14:paraId="000000A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Anyway, Ramakrishna took his mother and set out for Vijayanagara. He looked at the grandeur of the city with wonder.</w:t>
      </w:r>
    </w:p>
    <w:p w:rsidR="00000000" w:rsidDel="00000000" w:rsidP="00000000" w:rsidRDefault="00000000" w:rsidRPr="00000000" w14:paraId="000000A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 looked with astonishment at the capital city, which was flourishing with luxury and prosperity. Everyone he asked described the generosity of Sri Krishna Devaraya. Many artists, scholars, and experts in various arts were all under the patronage of the king. They heard that the king showed great generosity towards intellectuals.</w:t>
      </w:r>
    </w:p>
    <w:p w:rsidR="00000000" w:rsidDel="00000000" w:rsidP="00000000" w:rsidRDefault="00000000" w:rsidRPr="00000000" w14:paraId="000000B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What did Ramakrishna do to attract the king's attention? Who introduced this stranger to the king?.... Let's find out!</w:t>
      </w:r>
    </w:p>
    <w:p w:rsidR="00000000" w:rsidDel="00000000" w:rsidP="00000000" w:rsidRDefault="00000000" w:rsidRPr="00000000" w14:paraId="000000B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decided that he would go into the assembly while the king was holding court and attract the king's attention with his talent. Every day, he would stand at the gate of the palace, waiting for an opportunity…"</w:t>
      </w:r>
    </w:p>
    <w:p w:rsidR="00000000" w:rsidDel="00000000" w:rsidP="00000000" w:rsidRDefault="00000000" w:rsidRPr="00000000" w14:paraId="000000B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5">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20:</w:t>
      </w:r>
    </w:p>
    <w:p w:rsidR="00000000" w:rsidDel="00000000" w:rsidP="00000000" w:rsidRDefault="00000000" w:rsidRPr="00000000" w14:paraId="000000B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20</w:t>
      </w:r>
    </w:p>
    <w:p w:rsidR="00000000" w:rsidDel="00000000" w:rsidP="00000000" w:rsidRDefault="00000000" w:rsidRPr="00000000" w14:paraId="000000B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…Days passed like this, standing there and returning home disappointed.</w:t>
      </w:r>
    </w:p>
    <w:p w:rsidR="00000000" w:rsidDel="00000000" w:rsidP="00000000" w:rsidRDefault="00000000" w:rsidRPr="00000000" w14:paraId="000000B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Finally, somehow an opportunity came. A drama troupe from Tanjore came to Vijayanagara. Ramakrishna learned that they were going to perform a play called 'Krishna Leelas' before the king and that they would soon be dressing up and entering the assembly. An idea struck him. He immediately went home and dressed up as a cowherd boy. Putting a large churning stick on his shoulder, he reached the gate. It was already late!</w:t>
      </w:r>
    </w:p>
    <w:p w:rsidR="00000000" w:rsidDel="00000000" w:rsidP="00000000" w:rsidRDefault="00000000" w:rsidRPr="00000000" w14:paraId="000000B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Half the Reward... Half...</w:t>
      </w:r>
    </w:p>
    <w:p w:rsidR="00000000" w:rsidDel="00000000" w:rsidP="00000000" w:rsidRDefault="00000000" w:rsidRPr="00000000" w14:paraId="000000B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who was slowly trying to slip inside, was stopped by the gatekeeper. A big man with a large mustache was shouting angrily.</w:t>
      </w:r>
    </w:p>
    <w:p w:rsidR="00000000" w:rsidDel="00000000" w:rsidP="00000000" w:rsidRDefault="00000000" w:rsidRPr="00000000" w14:paraId="000000C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look like a young boy; why are you going in like an important person? Don't you know you need permission to enter the assembly?" he scolded.</w:t>
      </w:r>
    </w:p>
    <w:p w:rsidR="00000000" w:rsidDel="00000000" w:rsidP="00000000" w:rsidRDefault="00000000" w:rsidRPr="00000000" w14:paraId="000000C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"Look at my attire, can't you tell? I am a cowherd boy. Look at this churning stick. We are performing a play before the king! I am one of the people from the troupe who went inside now. Let me go," he said and was about to go when he was stopped again…"</w:t>
      </w:r>
    </w:p>
    <w:p w:rsidR="00000000" w:rsidDel="00000000" w:rsidP="00000000" w:rsidRDefault="00000000" w:rsidRPr="00000000" w14:paraId="000000C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5">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21:</w:t>
      </w:r>
    </w:p>
    <w:p w:rsidR="00000000" w:rsidDel="00000000" w:rsidP="00000000" w:rsidRDefault="00000000" w:rsidRPr="00000000" w14:paraId="000000C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21</w:t>
      </w:r>
    </w:p>
    <w:p w:rsidR="00000000" w:rsidDel="00000000" w:rsidP="00000000" w:rsidRDefault="00000000" w:rsidRPr="00000000" w14:paraId="000000C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…like Saindhava—</w:t>
      </w:r>
    </w:p>
    <w:p w:rsidR="00000000" w:rsidDel="00000000" w:rsidP="00000000" w:rsidRDefault="00000000" w:rsidRPr="00000000" w14:paraId="000000C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"Pay the penalty for being so late and then go," he said.</w:t>
      </w:r>
    </w:p>
    <w:p w:rsidR="00000000" w:rsidDel="00000000" w:rsidP="00000000" w:rsidRDefault="00000000" w:rsidRPr="00000000" w14:paraId="000000C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had no money! He wanted to escape with his cleverness. "I am a great humorist. I will please the king with my humor. The king will give me a special reward. I will give half of that reward to you and then go. Do you like that?"</w:t>
      </w:r>
    </w:p>
    <w:p w:rsidR="00000000" w:rsidDel="00000000" w:rsidP="00000000" w:rsidRDefault="00000000" w:rsidRPr="00000000" w14:paraId="000000C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gatekeeper was tempted. "Will you really give me a share?" he asked. "I will definitely give it to you. I swear on you," said Ramakrishna. "Then go but don't forget my share!" As soon as he said that, Ramakrishna happily ran inside, but at the inner gate, another gatekeeper stopped him from going inside! He was like a demon with a large mustache. Just like he tricked the first one, he told this one too that he would give him half the share, and somehow, Ramakrishna slowly slipped inside."</w:t>
      </w:r>
    </w:p>
    <w:p w:rsidR="00000000" w:rsidDel="00000000" w:rsidP="00000000" w:rsidRDefault="00000000" w:rsidRPr="00000000" w14:paraId="000000D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D1">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22:</w:t>
      </w:r>
    </w:p>
    <w:p w:rsidR="00000000" w:rsidDel="00000000" w:rsidP="00000000" w:rsidRDefault="00000000" w:rsidRPr="00000000" w14:paraId="000000D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D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"Ramakrishna's Krishna Leela!</w:t>
      </w:r>
    </w:p>
    <w:p w:rsidR="00000000" w:rsidDel="00000000" w:rsidP="00000000" w:rsidRDefault="00000000" w:rsidRPr="00000000" w14:paraId="000000D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D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23</w:t>
      </w:r>
    </w:p>
    <w:p w:rsidR="00000000" w:rsidDel="00000000" w:rsidP="00000000" w:rsidRDefault="00000000" w:rsidRPr="00000000" w14:paraId="000000D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D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play "Krishna Leelas" was going on dully! Joining the cowherds and eating butter and cream, and the Kaliya Mardanam seemed to be over. The killing of demons was going on. Killing the demons Devikasura and Shaktyasura, and then in the part where Kamsa was killed, the actor playing Krishna was acting normally. But when everyone else was singing songs praising Krishna's valor, Krishna was puffing up with pride!</w:t>
      </w:r>
    </w:p>
    <w:p w:rsidR="00000000" w:rsidDel="00000000" w:rsidP="00000000" w:rsidRDefault="00000000" w:rsidRPr="00000000" w14:paraId="000000D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D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was standing on one side and watching the play! What idea came to him, he came in the middle of the play and hit the actor playing Krishna once with the churning stick. He was stunned by</w:t>
      </w:r>
    </w:p>
    <w:p w:rsidR="00000000" w:rsidDel="00000000" w:rsidP="00000000" w:rsidRDefault="00000000" w:rsidRPr="00000000" w14:paraId="000000DA">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0D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Next</w:t>
      </w:r>
    </w:p>
    <w:p w:rsidR="00000000" w:rsidDel="00000000" w:rsidP="00000000" w:rsidRDefault="00000000" w:rsidRPr="00000000" w14:paraId="000000DC">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Got it. Let's continue with the translation of "3. ThenaliRamakrishna-ByTSundaramma-1991.pdf" from pages 23 to 31.</w:t>
      </w:r>
    </w:p>
    <w:p w:rsidR="00000000" w:rsidDel="00000000" w:rsidP="00000000" w:rsidRDefault="00000000" w:rsidRPr="00000000" w14:paraId="000000D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0D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DF">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Pages 23-31 Translation:</w:t>
      </w:r>
    </w:p>
    <w:p w:rsidR="00000000" w:rsidDel="00000000" w:rsidP="00000000" w:rsidRDefault="00000000" w:rsidRPr="00000000" w14:paraId="000000E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1">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23:</w:t>
      </w:r>
    </w:p>
    <w:p w:rsidR="00000000" w:rsidDel="00000000" w:rsidP="00000000" w:rsidRDefault="00000000" w:rsidRPr="00000000" w14:paraId="000000E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"Ramakrishna's Krishna Leela!</w:t>
      </w:r>
    </w:p>
    <w:p w:rsidR="00000000" w:rsidDel="00000000" w:rsidP="00000000" w:rsidRDefault="00000000" w:rsidRPr="00000000" w14:paraId="000000E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23</w:t>
      </w:r>
    </w:p>
    <w:p w:rsidR="00000000" w:rsidDel="00000000" w:rsidP="00000000" w:rsidRDefault="00000000" w:rsidRPr="00000000" w14:paraId="000000E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play "Krishna Leelas" was going on dully! Joining the cowherds and eating butter and cream, and the Kaliya Mardanam seemed to be over. The killing of demons was going on. Killing the demons Devikasura and Shaktyasura, and then in the part where Kamsa was killed, the actor playing Krishna was acting normally. But when everyone else was singing songs praising Krishna's valor, Krishna was puffing up with pride!</w:t>
      </w:r>
    </w:p>
    <w:p w:rsidR="00000000" w:rsidDel="00000000" w:rsidP="00000000" w:rsidRDefault="00000000" w:rsidRPr="00000000" w14:paraId="000000E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was standing on one side and watching the play! What idea came to him, he came in the middle of the play and hit the actor playing Krishna once with the churning stick. He was stunned by…"</w:t>
      </w:r>
    </w:p>
    <w:p w:rsidR="00000000" w:rsidDel="00000000" w:rsidP="00000000" w:rsidRDefault="00000000" w:rsidRPr="00000000" w14:paraId="000000E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B">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24:</w:t>
      </w:r>
    </w:p>
    <w:p w:rsidR="00000000" w:rsidDel="00000000" w:rsidP="00000000" w:rsidRDefault="00000000" w:rsidRPr="00000000" w14:paraId="000000E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0E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00</w:t>
      </w:r>
    </w:p>
    <w:p w:rsidR="00000000" w:rsidDel="00000000" w:rsidP="00000000" w:rsidRDefault="00000000" w:rsidRPr="00000000" w14:paraId="000000F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00</w:t>
      </w:r>
    </w:p>
    <w:p w:rsidR="00000000" w:rsidDel="00000000" w:rsidP="00000000" w:rsidRDefault="00000000" w:rsidRPr="00000000" w14:paraId="000000F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0F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Servants placed gold bricks, and stepping on them, Ramakrishna entered the assembly with dignity-"</w:t>
      </w:r>
    </w:p>
    <w:p w:rsidR="00000000" w:rsidDel="00000000" w:rsidP="00000000" w:rsidRDefault="00000000" w:rsidRPr="00000000" w14:paraId="000000F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7">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25:</w:t>
      </w:r>
    </w:p>
    <w:p w:rsidR="00000000" w:rsidDel="00000000" w:rsidP="00000000" w:rsidRDefault="00000000" w:rsidRPr="00000000" w14:paraId="000000F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"[Image: Servants placed gold bricks, and stepping on them, Ramakrishna entered the assembly with dignity-]"</w:t>
      </w:r>
    </w:p>
    <w:p w:rsidR="00000000" w:rsidDel="00000000" w:rsidP="00000000" w:rsidRDefault="00000000" w:rsidRPr="00000000" w14:paraId="000000F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B">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26:</w:t>
      </w:r>
    </w:p>
    <w:p w:rsidR="00000000" w:rsidDel="00000000" w:rsidP="00000000" w:rsidRDefault="00000000" w:rsidRPr="00000000" w14:paraId="000000F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"26 Tenali Ramakrishna,</w:t>
      </w:r>
    </w:p>
    <w:p w:rsidR="00000000" w:rsidDel="00000000" w:rsidP="00000000" w:rsidRDefault="00000000" w:rsidRPr="00000000" w14:paraId="000000F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…and began singing a song that meant, "Are you that hero? Did you subdue Kaliya?....</w:t>
      </w:r>
    </w:p>
    <w:p w:rsidR="00000000" w:rsidDel="00000000" w:rsidP="00000000" w:rsidRDefault="00000000" w:rsidRPr="00000000" w14:paraId="0000010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"Ah, what valor? Did you kill Kamsa?"</w:t>
      </w:r>
    </w:p>
    <w:p w:rsidR="00000000" w:rsidDel="00000000" w:rsidP="00000000" w:rsidRDefault="00000000" w:rsidRPr="00000000" w14:paraId="0000010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"Worthless fellow! Are you Krishna?...."</w:t>
      </w:r>
    </w:p>
    <w:p w:rsidR="00000000" w:rsidDel="00000000" w:rsidP="00000000" w:rsidRDefault="00000000" w:rsidRPr="00000000" w14:paraId="0000010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he sang, everyone in the assembly burst out laughing! Sri Krishna Devaraya also could not stop laughing! Since they were bored watching the play, everyone laughed at Ramakrishna's song and acting! Many in the assembly were dozing off. Upon hearing Ramakrishna's humorous acting and captivating song, they enthusiastically woke up and started watching the play again. They were laughing...... Seeing their enthusiasm, Ramakrishna became even more enthusiastic.</w:t>
      </w:r>
    </w:p>
    <w:p w:rsidR="00000000" w:rsidDel="00000000" w:rsidP="00000000" w:rsidRDefault="00000000" w:rsidRPr="00000000" w14:paraId="0000010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 raised the churning stick again to hit the actor playing Krishna. The actor, who had fallen down with just one blow, was somehow trying to get up but, seeing Ramakrishna raising the stick, became even more frightened and immediately fell at Ramakrishna's feet. Again, everyone laughed loudly.</w:t>
      </w:r>
    </w:p>
    <w:p w:rsidR="00000000" w:rsidDel="00000000" w:rsidP="00000000" w:rsidRDefault="00000000" w:rsidRPr="00000000" w14:paraId="0000010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Immediately, he lifted him up and said, "Don't boast about your valor. Stop making everyone praise you. Pray to Kali Mata, who protects all living beings..." Ramakrishna said."</w:t>
      </w:r>
    </w:p>
    <w:p w:rsidR="00000000" w:rsidDel="00000000" w:rsidP="00000000" w:rsidRDefault="00000000" w:rsidRPr="00000000" w14:paraId="0000010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B">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27:</w:t>
      </w:r>
    </w:p>
    <w:p w:rsidR="00000000" w:rsidDel="00000000" w:rsidP="00000000" w:rsidRDefault="00000000" w:rsidRPr="00000000" w14:paraId="0000010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27</w:t>
      </w:r>
    </w:p>
    <w:p w:rsidR="00000000" w:rsidDel="00000000" w:rsidP="00000000" w:rsidRDefault="00000000" w:rsidRPr="00000000" w14:paraId="0000010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actor playing Krishna, who was already stiff with fear, trembled even more and started singing songs praising Kali Mata. Again, everyone burst out laughing...</w:t>
      </w:r>
    </w:p>
    <w:p w:rsidR="00000000" w:rsidDel="00000000" w:rsidP="00000000" w:rsidRDefault="00000000" w:rsidRPr="00000000" w14:paraId="0000011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"Humorous Poet"</w:t>
      </w:r>
    </w:p>
    <w:p w:rsidR="00000000" w:rsidDel="00000000" w:rsidP="00000000" w:rsidRDefault="00000000" w:rsidRPr="00000000" w14:paraId="0000011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am announcing a special reward for the cowherd boy who made us all laugh with his humor," the king announced in front of everyone, laughing with satisfaction.</w:t>
      </w:r>
    </w:p>
    <w:p w:rsidR="00000000" w:rsidDel="00000000" w:rsidP="00000000" w:rsidRDefault="00000000" w:rsidRPr="00000000" w14:paraId="0000011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leader of the drama troupe stood up, rubbing his hands, and said, "Great Lord, please forgive me! That humorist does not belong to our drama troupe. I thought he was an audience member. There is some deception in this. You must investigate!" he said, trembling with fear.</w:t>
      </w:r>
    </w:p>
    <w:p w:rsidR="00000000" w:rsidDel="00000000" w:rsidP="00000000" w:rsidRDefault="00000000" w:rsidRPr="00000000" w14:paraId="0000011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"Great Lord, please forgive me! I am indeed not from this drama troupe. But I tried to relieve your boredom," Ramakrishna stood with folded hands very humbly."</w:t>
      </w:r>
    </w:p>
    <w:p w:rsidR="00000000" w:rsidDel="00000000" w:rsidP="00000000" w:rsidRDefault="00000000" w:rsidRPr="00000000" w14:paraId="0000011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9">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28:</w:t>
      </w:r>
    </w:p>
    <w:p w:rsidR="00000000" w:rsidDel="00000000" w:rsidP="00000000" w:rsidRDefault="00000000" w:rsidRPr="00000000" w14:paraId="0000011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"28 Tenali Ramakrishna</w:t>
      </w:r>
    </w:p>
    <w:p w:rsidR="00000000" w:rsidDel="00000000" w:rsidP="00000000" w:rsidRDefault="00000000" w:rsidRPr="00000000" w14:paraId="0000011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Hearing this, Sri Krishna Devaraya got angry. "I am ordering a hundred lashes for this traitor. Let that be the reward for him!" he ordered the soldiers.</w:t>
      </w:r>
    </w:p>
    <w:p w:rsidR="00000000" w:rsidDel="00000000" w:rsidP="00000000" w:rsidRDefault="00000000" w:rsidRPr="00000000" w14:paraId="0000011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soldiers were ready to whip him. "Great Lord! Wait a moment. The two gatekeepers should be brought here once, Lord!" Ramakrishna pleaded with the king.</w:t>
      </w:r>
    </w:p>
    <w:p w:rsidR="00000000" w:rsidDel="00000000" w:rsidP="00000000" w:rsidRDefault="00000000" w:rsidRPr="00000000" w14:paraId="0000012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Although his behavior was strange, the king immediately ordered the soldiers to bring them. As soon as the two came in, Ramakrishna asked, "Did I promise both of you that I would give you half of the reward given by the king?" "Yes," both of them said immediately, hopefully.... Then Ramakrishna said to the king:</w:t>
      </w:r>
    </w:p>
    <w:p w:rsidR="00000000" w:rsidDel="00000000" w:rsidP="00000000" w:rsidRDefault="00000000" w:rsidRPr="00000000" w14:paraId="0000012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heard their words, Maharaja! I request that the lashes be divided equally between these two." Hearing those words, both the gatekeepers were stunned. Everyone in the assembly burst out laughing. Ramakrishna not only got rid of the bribe but also brought the matter to the king's attention."</w:t>
      </w:r>
    </w:p>
    <w:p w:rsidR="00000000" w:rsidDel="00000000" w:rsidP="00000000" w:rsidRDefault="00000000" w:rsidRPr="00000000" w14:paraId="0000012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5">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29:</w:t>
      </w:r>
    </w:p>
    <w:p w:rsidR="00000000" w:rsidDel="00000000" w:rsidP="00000000" w:rsidRDefault="00000000" w:rsidRPr="00000000" w14:paraId="0000012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29</w:t>
      </w:r>
    </w:p>
    <w:p w:rsidR="00000000" w:rsidDel="00000000" w:rsidP="00000000" w:rsidRDefault="00000000" w:rsidRPr="00000000" w14:paraId="0000012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astute Sri Krishna Devaraya, though laughing at Ramakrishna's strange actions, thought that there must be some other intention behind it and questioned Ramakrishna!</w:t>
      </w:r>
    </w:p>
    <w:p w:rsidR="00000000" w:rsidDel="00000000" w:rsidP="00000000" w:rsidRDefault="00000000" w:rsidRPr="00000000" w14:paraId="0000012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"Since you are making everyone laugh well, I have forgiven you. But if there is another reason for coming into the assembly in this disguise, explain it," he asked.</w:t>
      </w:r>
    </w:p>
    <w:p w:rsidR="00000000" w:rsidDel="00000000" w:rsidP="00000000" w:rsidRDefault="00000000" w:rsidRPr="00000000" w14:paraId="0000012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Then Ramakrishna told his whole story from the beginning in detail and said, "I behaved this way to gain your favor, Lord!" After hearing the whole story, the king praised Ramakrishna.</w:t>
      </w:r>
    </w:p>
    <w:p w:rsidR="00000000" w:rsidDel="00000000" w:rsidP="00000000" w:rsidRDefault="00000000" w:rsidRPr="00000000" w14:paraId="0000012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your behavior, you have provided us with entertainment and also enlightenment. People like you should be in my court. There are seven scholars in my court. The eighth position is for jesters. You take that position," he said and, bringing the clothes needed for poets, honored Ramakrishna."</w:t>
      </w:r>
    </w:p>
    <w:p w:rsidR="00000000" w:rsidDel="00000000" w:rsidP="00000000" w:rsidRDefault="00000000" w:rsidRPr="00000000" w14:paraId="0000013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31">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30:</w:t>
      </w:r>
    </w:p>
    <w:p w:rsidR="00000000" w:rsidDel="00000000" w:rsidP="00000000" w:rsidRDefault="00000000" w:rsidRPr="00000000" w14:paraId="0000013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3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"30 Tenali Ramakrishna</w:t>
      </w:r>
    </w:p>
    <w:p w:rsidR="00000000" w:rsidDel="00000000" w:rsidP="00000000" w:rsidRDefault="00000000" w:rsidRPr="00000000" w14:paraId="0000013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3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Court Scholar - Poet:</w:t>
      </w:r>
    </w:p>
    <w:p w:rsidR="00000000" w:rsidDel="00000000" w:rsidP="00000000" w:rsidRDefault="00000000" w:rsidRPr="00000000" w14:paraId="0000013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3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Children! In that way, Tenali Ramakrishna joined Sri Krishna Devaraya's court and earned a name as a great scholar and a jester. He also excelled as a great humorous poet. He wrote many books. One of the five great epics, "Panduranga Mahatyam," was written by Ramakrishna. He also wrote "Ghatikachala Mahatyam" and "Lingapuranam" and earned a name as a great scholar and poet.</w:t>
      </w:r>
    </w:p>
    <w:p w:rsidR="00000000" w:rsidDel="00000000" w:rsidP="00000000" w:rsidRDefault="00000000" w:rsidRPr="00000000" w14:paraId="0000013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3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Not only that! As an advisor to the king, he also displayed patience and skill in solving many complex problems. At times, he would lighten the serious atmosphere with humorous remarks. Ramakrishna had the skill to make even the king, who was struggling with problems, burst out laughing with his unique humorous style!</w:t>
      </w:r>
    </w:p>
    <w:p w:rsidR="00000000" w:rsidDel="00000000" w:rsidP="00000000" w:rsidRDefault="00000000" w:rsidRPr="00000000" w14:paraId="0000013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3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Being a natural jester, Ramakrishna used humor as a powerful weapon to suppress arrogance, pride, and foolishness! The stories and humorous remarks he made made everyone laugh! They brought him immense fame and wealth! Otherwise, would Sri Krishna Devaraya have accepted a jester as a court poet? Would he have gained the appreciation of the people???</w:t>
      </w:r>
    </w:p>
    <w:p w:rsidR="00000000" w:rsidDel="00000000" w:rsidP="00000000" w:rsidRDefault="00000000" w:rsidRPr="00000000" w14:paraId="0000013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3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At most, they would only recognize them as Ramakrishna's stories when they heard humorous tales!"</w:t>
      </w:r>
    </w:p>
    <w:p w:rsidR="00000000" w:rsidDel="00000000" w:rsidP="00000000" w:rsidRDefault="00000000" w:rsidRPr="00000000" w14:paraId="0000013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3F">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31:</w:t>
      </w:r>
    </w:p>
    <w:p w:rsidR="00000000" w:rsidDel="00000000" w:rsidP="00000000" w:rsidRDefault="00000000" w:rsidRPr="00000000" w14:paraId="0000014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31</w:t>
      </w:r>
    </w:p>
    <w:p w:rsidR="00000000" w:rsidDel="00000000" w:rsidP="00000000" w:rsidRDefault="00000000" w:rsidRPr="00000000" w14:paraId="0000014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Many stories highlighted Ramakrishna's personality and valor. His way of teaching was enlightening to some! Let's tell some of those stories!</w:t>
      </w:r>
    </w:p>
    <w:p w:rsidR="00000000" w:rsidDel="00000000" w:rsidP="00000000" w:rsidRDefault="00000000" w:rsidRPr="00000000" w14:paraId="0000014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Humiliation of the Kashi Scholar:</w:t>
      </w:r>
    </w:p>
    <w:p w:rsidR="00000000" w:rsidDel="00000000" w:rsidP="00000000" w:rsidRDefault="00000000" w:rsidRPr="00000000" w14:paraId="0000014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Once, a scholar from Kashi came to Vijayanagara with great pomp and show, accompanied by his disciples. He had traveled all over North India, inviting many scholars and luminaries to discussions on Vedas, Upanishads, and scientific subjects and defeating them. The king cordially invited him and made arrangements for his stay in the guest house.</w:t>
      </w:r>
    </w:p>
    <w:p w:rsidR="00000000" w:rsidDel="00000000" w:rsidP="00000000" w:rsidRDefault="00000000" w:rsidRPr="00000000" w14:paraId="0000014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next day, the scholar entered the assembly with arrogance. As soon as he entered, he said to the king, "Maharaja! I have heard that there are highly skilled scholars in your court. I invite them to discussions. If they defeat me, I will give all my titles to them. If they are defeated, they must give me a written statement acknowledging me as their guru," he said with great arrogance and pomp! His words expressed the belief that he would definitely win and the confidence that no one could defeat him! Seeing his titles and pomp, all the scholars in the assembly were confused.</w:t>
      </w:r>
    </w:p>
    <w:p w:rsidR="00000000" w:rsidDel="00000000" w:rsidP="00000000" w:rsidRDefault="00000000" w:rsidRPr="00000000" w14:paraId="0000014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"Scholar, would it be better if we held this competition tomorrow?" said…"</w:t>
      </w:r>
    </w:p>
    <w:p w:rsidR="00000000" w:rsidDel="00000000" w:rsidP="00000000" w:rsidRDefault="00000000" w:rsidRPr="00000000" w14:paraId="0000014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D">
      <w:pPr>
        <w:shd w:fill="ffffff" w:val="clear"/>
        <w:ind w:left="-140" w:firstLine="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E">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14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Next</w:t>
      </w:r>
    </w:p>
    <w:p w:rsidR="00000000" w:rsidDel="00000000" w:rsidP="00000000" w:rsidRDefault="00000000" w:rsidRPr="00000000" w14:paraId="00000150">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got it! Let's continue with the translation of "3. ThenaliRamakrishna-ByTSundaramma-1991.pdf" from pages 32 to 40.</w:t>
      </w:r>
    </w:p>
    <w:p w:rsidR="00000000" w:rsidDel="00000000" w:rsidP="00000000" w:rsidRDefault="00000000" w:rsidRPr="00000000" w14:paraId="0000015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15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3">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Pages 32-40 Translation:</w:t>
      </w:r>
    </w:p>
    <w:p w:rsidR="00000000" w:rsidDel="00000000" w:rsidP="00000000" w:rsidRDefault="00000000" w:rsidRPr="00000000" w14:paraId="0000015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5">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32:</w:t>
      </w:r>
    </w:p>
    <w:p w:rsidR="00000000" w:rsidDel="00000000" w:rsidP="00000000" w:rsidRDefault="00000000" w:rsidRPr="00000000" w14:paraId="0000015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"32 Tenali Ramakrishna</w:t>
      </w:r>
    </w:p>
    <w:p w:rsidR="00000000" w:rsidDel="00000000" w:rsidP="00000000" w:rsidRDefault="00000000" w:rsidRPr="00000000" w14:paraId="0000015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has traveled all over North India, inviting many scholars and luminaries to discussions on Vedas, Upanishads, and scientific subjects and defeating them. The king cordially invited him and made arrangements for his stay in the guest house.</w:t>
      </w:r>
    </w:p>
    <w:p w:rsidR="00000000" w:rsidDel="00000000" w:rsidP="00000000" w:rsidRDefault="00000000" w:rsidRPr="00000000" w14:paraId="0000015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next day, the scholar entered the assembly with arrogance. As soon as he entered, he said to the king, "Maharaja! I have heard that there are highly skilled scholars in your court. I invite them to discussions. If they defeat me, I will give all my titles to them. If they are defeated, they must give me a written statement acknowledging me as their guru," he said with great arrogance and pomp! His words expressed the belief that he would definitely win and the confidence that no one could defeat him! Seeing his titles and pomp, all the scholars in the assembly were confused.</w:t>
      </w:r>
    </w:p>
    <w:p w:rsidR="00000000" w:rsidDel="00000000" w:rsidP="00000000" w:rsidRDefault="00000000" w:rsidRPr="00000000" w14:paraId="0000015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"Scholar, would it be better if we held this competition tomorrow?" said…"</w:t>
      </w:r>
    </w:p>
    <w:p w:rsidR="00000000" w:rsidDel="00000000" w:rsidP="00000000" w:rsidRDefault="00000000" w:rsidRPr="00000000" w14:paraId="0000015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F">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33:</w:t>
      </w:r>
    </w:p>
    <w:p w:rsidR="00000000" w:rsidDel="00000000" w:rsidP="00000000" w:rsidRDefault="00000000" w:rsidRPr="00000000" w14:paraId="0000016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33</w:t>
      </w:r>
    </w:p>
    <w:p w:rsidR="00000000" w:rsidDel="00000000" w:rsidP="00000000" w:rsidRDefault="00000000" w:rsidRPr="00000000" w14:paraId="0000016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Krishna Devaraya, to which he agreed. Then, after sending him to the guest house, he called all the scholars and asked, "So, who will compete with him tomorrow?" Krishna Devaraya asked. The court poets, frightened by the Kashi scholar's boasting, his victories, and his titles, all lowered their heads without saying anything!!!</w:t>
      </w:r>
    </w:p>
    <w:p w:rsidR="00000000" w:rsidDel="00000000" w:rsidP="00000000" w:rsidRDefault="00000000" w:rsidRPr="00000000" w14:paraId="0000016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king was very angry.</w:t>
      </w:r>
    </w:p>
    <w:p w:rsidR="00000000" w:rsidDel="00000000" w:rsidP="00000000" w:rsidRDefault="00000000" w:rsidRPr="00000000" w14:paraId="0000016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"Is this the extent of the ability of the scholars in my court?" he said angrily and left from there. Then Ramakrishna stood up,</w:t>
      </w:r>
    </w:p>
    <w:p w:rsidR="00000000" w:rsidDel="00000000" w:rsidP="00000000" w:rsidRDefault="00000000" w:rsidRPr="00000000" w14:paraId="0000016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"It is a sheer waste for us to live if we cannot uphold the honor and reputation of the king. I will compete with him," he said.</w:t>
      </w:r>
    </w:p>
    <w:p w:rsidR="00000000" w:rsidDel="00000000" w:rsidP="00000000" w:rsidRDefault="00000000" w:rsidRPr="00000000" w14:paraId="0000016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Hearing those words, the seven scholars were very happy and gave all their titles to Ramakrishna and said that they would be his disciples. From that day on, Ramakrishna became their guru! Krishna Devaraya learned about Ramakrishna's decision and was surprised…"</w:t>
      </w:r>
    </w:p>
    <w:p w:rsidR="00000000" w:rsidDel="00000000" w:rsidP="00000000" w:rsidRDefault="00000000" w:rsidRPr="00000000" w14:paraId="0000016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D">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34:</w:t>
      </w:r>
    </w:p>
    <w:p w:rsidR="00000000" w:rsidDel="00000000" w:rsidP="00000000" w:rsidRDefault="00000000" w:rsidRPr="00000000" w14:paraId="0000016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"34 Tenali Ramakrishna</w:t>
      </w:r>
    </w:p>
    <w:p w:rsidR="00000000" w:rsidDel="00000000" w:rsidP="00000000" w:rsidRDefault="00000000" w:rsidRPr="00000000" w14:paraId="0000017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and made all the arrangements necessary for the competition as he had requested.</w:t>
      </w:r>
    </w:p>
    <w:p w:rsidR="00000000" w:rsidDel="00000000" w:rsidP="00000000" w:rsidRDefault="00000000" w:rsidRPr="00000000" w14:paraId="0000017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next day, Ramakrishna entered the assembly in a scholarly guise with great fanfare. He wore a silk dhoti woven with Kashmiri silk and a shawl with embroidered flowers on top. On top of that, he wore all the titles and medals (those sparkling with diamonds!) given by kings, people, and scholars in a row. On his forehead, along with a vermillion dot, were white ash lines! He was entering with dignity—how? Seven scholars were praising his fame and titles in front of him—soldiers came and placed one gold brick at a time, and he was placing one foot on each brick and entering with poise and arrogance, straightening his back! The Kashi scholar was watching in shock!! Ramakrishna had some book covered with silk cloth in his hand. He carefully placed the book on a table and looked around!</w:t>
      </w:r>
    </w:p>
    <w:p w:rsidR="00000000" w:rsidDel="00000000" w:rsidP="00000000" w:rsidRDefault="00000000" w:rsidRPr="00000000" w14:paraId="0000017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heard that some scholars have come ready for a debate with me? Let someone come forward," Ramakrishna invited very arrogantly!</w:t>
      </w:r>
    </w:p>
    <w:p w:rsidR="00000000" w:rsidDel="00000000" w:rsidP="00000000" w:rsidRDefault="00000000" w:rsidRPr="00000000" w14:paraId="0000017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"3... ... . ........." (He couldn't even say anything) said the Kashi scholar. He hadn't recovered from the shock yet.</w:t>
      </w:r>
    </w:p>
    <w:p w:rsidR="00000000" w:rsidDel="00000000" w:rsidP="00000000" w:rsidRDefault="00000000" w:rsidRPr="00000000" w14:paraId="0000017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"Why the delay? Let's start the discussions," said the king. Immediately Ramakrishna stood up with poise and pointed to the book he had brought with his index finger!</w:t>
      </w:r>
    </w:p>
    <w:p w:rsidR="00000000" w:rsidDel="00000000" w:rsidP="00000000" w:rsidRDefault="00000000" w:rsidRPr="00000000" w14:paraId="0000017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17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name of this book is 'Til... Kashta-Mahisha-Bandhana.' Our discussion will proceed with this book," he said.</w:t>
      </w:r>
    </w:p>
    <w:p w:rsidR="00000000" w:rsidDel="00000000" w:rsidP="00000000" w:rsidRDefault="00000000" w:rsidRPr="00000000" w14:paraId="0000017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Kashi scholar, who was already sweating profusely with fear, became even more flustered. He had read many books, but he had never heard the name of this book anywhere! How could he enter the debate then?... Without revealing that, he said to Krishna Devaraya:</w:t>
      </w:r>
    </w:p>
    <w:p w:rsidR="00000000" w:rsidDel="00000000" w:rsidP="00000000" w:rsidRDefault="00000000" w:rsidRPr="00000000" w14:paraId="0000018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8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"Maharaja, excuse me! I read about this book sometime ago. I will study it once tonight and enter the discussion tomorrow," he said and immediately slipped away from there with his disciples."</w:t>
      </w:r>
    </w:p>
    <w:p w:rsidR="00000000" w:rsidDel="00000000" w:rsidP="00000000" w:rsidRDefault="00000000" w:rsidRPr="00000000" w14:paraId="0000018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83">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35:</w:t>
      </w:r>
    </w:p>
    <w:p w:rsidR="00000000" w:rsidDel="00000000" w:rsidP="00000000" w:rsidRDefault="00000000" w:rsidRPr="00000000" w14:paraId="0000018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8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35</w:t>
      </w:r>
    </w:p>
    <w:p w:rsidR="00000000" w:rsidDel="00000000" w:rsidP="00000000" w:rsidRDefault="00000000" w:rsidRPr="00000000" w14:paraId="0000018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8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 stayed up all night and examined the books he had read. The name "Tilakashta..." was not found anywhere. He had not even heard that name! It was like an incomprehensible riddle! He thought that humiliation was inevitable if he entered the competition... He left Vijayanagara overnight!</w:t>
      </w:r>
    </w:p>
    <w:p w:rsidR="00000000" w:rsidDel="00000000" w:rsidP="00000000" w:rsidRDefault="00000000" w:rsidRPr="00000000" w14:paraId="0000018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8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Krishna Devaraya was surprised that the Kashi scholar had left without saying anything. It was surprising that such a great scholar had challenged arrogantly and finally left without entering the competition! He immediately summoned Ramakrishna.</w:t>
      </w:r>
    </w:p>
    <w:p w:rsidR="00000000" w:rsidDel="00000000" w:rsidP="00000000" w:rsidRDefault="00000000" w:rsidRPr="00000000" w14:paraId="0000018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8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"It seems that he was frightened just by hearing the name of that book. I am eager to see what that book is. Please bring it once," he said.</w:t>
      </w:r>
    </w:p>
    <w:p w:rsidR="00000000" w:rsidDel="00000000" w:rsidP="00000000" w:rsidRDefault="00000000" w:rsidRPr="00000000" w14:paraId="0000018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8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removed the silk cloth covering the book. There was no book there. There was only a piece of rope and a stick in the box!!? The king was looking in astonishment.</w:t>
      </w:r>
    </w:p>
    <w:p w:rsidR="00000000" w:rsidDel="00000000" w:rsidP="00000000" w:rsidRDefault="00000000" w:rsidRPr="00000000" w14:paraId="0000018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8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"Maharaja, excuse me! This is not a book—this is a stick of the sesame tree, Tilakashta! I tied the stick with a buffalo rope. I just said that in Sanskrit! Tilakashta Mahisha (buffalo) Bandhana (tying) - The scholars were confused because they didn't understand the meaning, Lord," he said very innocently. The king couldn't stop laughing as Ramakrishna described it. He was pleased with Ramakrishna's cleverness and honored him greatly!</w:t>
      </w:r>
    </w:p>
    <w:p w:rsidR="00000000" w:rsidDel="00000000" w:rsidP="00000000" w:rsidRDefault="00000000" w:rsidRPr="00000000" w14:paraId="0000019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Overcoming Greed:</w:t>
      </w:r>
    </w:p>
    <w:p w:rsidR="00000000" w:rsidDel="00000000" w:rsidP="00000000" w:rsidRDefault="00000000" w:rsidRPr="00000000" w14:paraId="0000019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seemingly innocent Ramakrishna, as a humorous poet and jester, gained the affection and respect of the king as well as the people. He resisted injustice. He would play a drama in his own humorous style and set things right. He would ensure justice was done."</w:t>
      </w:r>
    </w:p>
    <w:p w:rsidR="00000000" w:rsidDel="00000000" w:rsidP="00000000" w:rsidRDefault="00000000" w:rsidRPr="00000000" w14:paraId="0000019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5">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36:</w:t>
      </w:r>
    </w:p>
    <w:p w:rsidR="00000000" w:rsidDel="00000000" w:rsidP="00000000" w:rsidRDefault="00000000" w:rsidRPr="00000000" w14:paraId="0000019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"36 Tenali Ramakrishna</w:t>
      </w:r>
    </w:p>
    <w:p w:rsidR="00000000" w:rsidDel="00000000" w:rsidP="00000000" w:rsidRDefault="00000000" w:rsidRPr="00000000" w14:paraId="0000019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Sri Krishna Devaraya's mother was a superstitious person and was always engaged in pious activities. Visiting holy places and giving alms were her habits. Knowing that "fruit donation is better than all donations," she asked Krishna Devaraya to bring fruits for donation. He had great love for his mother. He immediately sent servants and brought the finest mangoes from Ratnagiri. However, she suddenly passed away before donating the fruits!</w:t>
      </w:r>
    </w:p>
    <w:p w:rsidR="00000000" w:rsidDel="00000000" w:rsidP="00000000" w:rsidRDefault="00000000" w:rsidRPr="00000000" w14:paraId="0000019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All her funeral rites were performed according to custom. While they were being completed, the king thought of fulfilling his mother's last wish. He summoned Brahmins and told them about his mother's wish and asked what should be done to ensure that the merit of fruit donation reached her. The priests became greedy. They knew that the king would not hesitate to spend money. So, they said that if golden mangoes were made and donated, her soul would attain peace along with the merit of the donation. Those arrangements were being made grandly...</w:t>
      </w:r>
    </w:p>
    <w:p w:rsidR="00000000" w:rsidDel="00000000" w:rsidP="00000000" w:rsidRDefault="00000000" w:rsidRPr="00000000" w14:paraId="0000019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came to know about this matter! The next day, he went to the houses of the priests and said, "On the same day, I also have to perform the funeral rites for my mother. On that day, after receiving the donation from the king, please come to my house. I also have to fulfill my mother's last wish!" he told everyone.</w:t>
      </w:r>
    </w:p>
    <w:p w:rsidR="00000000" w:rsidDel="00000000" w:rsidP="00000000" w:rsidRDefault="00000000" w:rsidRPr="00000000" w14:paraId="0000019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 that day, after receiving the golden mangoes as a donation, everyone happily reached Ramakrishna's house one by one. They were all waiting for Ramakrishna to give some donation in his mother's name! As soon as everyone arrived, the servants closed all the doors of the house. They came to the Brahmins holding red-hot iron rods! All the Brahmins stepped back in fear. Then Ramakrishna said to them:"</w:t>
      </w:r>
    </w:p>
    <w:p w:rsidR="00000000" w:rsidDel="00000000" w:rsidP="00000000" w:rsidRDefault="00000000" w:rsidRPr="00000000" w14:paraId="000001A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1">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37:</w:t>
      </w:r>
    </w:p>
    <w:p w:rsidR="00000000" w:rsidDel="00000000" w:rsidP="00000000" w:rsidRDefault="00000000" w:rsidRPr="00000000" w14:paraId="000001A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37</w:t>
      </w:r>
    </w:p>
    <w:p w:rsidR="00000000" w:rsidDel="00000000" w:rsidP="00000000" w:rsidRDefault="00000000" w:rsidRPr="00000000" w14:paraId="000001A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"Venerable Brahmins! My mother died of nerve pain. One day, unable to bear the pain, she called me and asked me to brand her with a red-hot iron rod. She said that the pain would subside if she was branded, so I brought red-hot iron rods. She died before her last wish was fulfilled. Therefore, now I will brand you with these and bring peace to my mother's soul," he said and started coming towards the Brahmins holding the red-hot rods.</w:t>
      </w:r>
    </w:p>
    <w:p w:rsidR="00000000" w:rsidDel="00000000" w:rsidP="00000000" w:rsidRDefault="00000000" w:rsidRPr="00000000" w14:paraId="000001A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All the Brahmins screamed loudly, crying and running here and there.</w:t>
      </w:r>
    </w:p>
    <w:p w:rsidR="00000000" w:rsidDel="00000000" w:rsidP="00000000" w:rsidRDefault="00000000" w:rsidRPr="00000000" w14:paraId="000001A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"This is unfair, Ramakrishna! It is not right to insult guests like this," they said, crying.</w:t>
      </w:r>
    </w:p>
    <w:p w:rsidR="00000000" w:rsidDel="00000000" w:rsidP="00000000" w:rsidRDefault="00000000" w:rsidRPr="00000000" w14:paraId="000001A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"There is nothing unfair or unjust in this. Didn't you take golden mangoes to fulfill the king's mother's last wish? In the same way, I am asking you to fulfill my mother's wish," said Ramakrishna.</w:t>
      </w:r>
    </w:p>
    <w:p w:rsidR="00000000" w:rsidDel="00000000" w:rsidP="00000000" w:rsidRDefault="00000000" w:rsidRPr="00000000" w14:paraId="000001A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Then the Brahmins realized their mistake. They were ashamed of their greed. They begged Ramakrishna for forgiveness. They left the golden mangoes they had received as a donation at Ramakrishna's house. Later, those fruits were transferred to the king's treasury.</w:t>
      </w:r>
    </w:p>
    <w:p w:rsidR="00000000" w:rsidDel="00000000" w:rsidP="00000000" w:rsidRDefault="00000000" w:rsidRPr="00000000" w14:paraId="000001A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Hearing that, the king summoned Ramakrishna and asked,"</w:t>
      </w:r>
    </w:p>
    <w:p w:rsidR="00000000" w:rsidDel="00000000" w:rsidP="00000000" w:rsidRDefault="00000000" w:rsidRPr="00000000" w14:paraId="000001B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B1">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38:</w:t>
      </w:r>
    </w:p>
    <w:p w:rsidR="00000000" w:rsidDel="00000000" w:rsidP="00000000" w:rsidRDefault="00000000" w:rsidRPr="00000000" w14:paraId="000001B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B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"38 Tenali Ramakrishna</w:t>
      </w:r>
    </w:p>
    <w:p w:rsidR="00000000" w:rsidDel="00000000" w:rsidP="00000000" w:rsidRDefault="00000000" w:rsidRPr="00000000" w14:paraId="000001B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B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"Why did you insult the Brahmins like that?" he asked.</w:t>
      </w:r>
    </w:p>
    <w:p w:rsidR="00000000" w:rsidDel="00000000" w:rsidP="00000000" w:rsidRDefault="00000000" w:rsidRPr="00000000" w14:paraId="000001B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B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"Maharaja, I could not bear</w:t>
      </w:r>
    </w:p>
    <w:p w:rsidR="00000000" w:rsidDel="00000000" w:rsidP="00000000" w:rsidRDefault="00000000" w:rsidRPr="00000000" w14:paraId="000001B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B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1BA">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next</w:t>
      </w:r>
    </w:p>
    <w:p w:rsidR="00000000" w:rsidDel="00000000" w:rsidP="00000000" w:rsidRDefault="00000000" w:rsidRPr="00000000" w14:paraId="000001B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Let's continue with the translation of "3. ThenaliRamakrishna-ByTSundaramma-1991.pdf" from pages 41 to 48.</w:t>
      </w:r>
    </w:p>
    <w:p w:rsidR="00000000" w:rsidDel="00000000" w:rsidP="00000000" w:rsidRDefault="00000000" w:rsidRPr="00000000" w14:paraId="000001BC">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1BD">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Pages 41-48 Translation:</w:t>
      </w:r>
    </w:p>
    <w:p w:rsidR="00000000" w:rsidDel="00000000" w:rsidP="00000000" w:rsidRDefault="00000000" w:rsidRPr="00000000" w14:paraId="000001B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BF">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41:</w:t>
      </w:r>
    </w:p>
    <w:p w:rsidR="00000000" w:rsidDel="00000000" w:rsidP="00000000" w:rsidRDefault="00000000" w:rsidRPr="00000000" w14:paraId="000001C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C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41</w:t>
      </w:r>
    </w:p>
    <w:p w:rsidR="00000000" w:rsidDel="00000000" w:rsidP="00000000" w:rsidRDefault="00000000" w:rsidRPr="00000000" w14:paraId="000001C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C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"Maharaja, I could not bear to see the government funds being wasted. Those funds should be used for the welfare of the people!" he said.</w:t>
      </w:r>
    </w:p>
    <w:p w:rsidR="00000000" w:rsidDel="00000000" w:rsidP="00000000" w:rsidRDefault="00000000" w:rsidRPr="00000000" w14:paraId="000001C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C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 was not afraid to teach a lesson to the king either. Once, Sri Krishna Devaraya, along with his Ashta Diggajas (eight scholars), went to see a newly constructed reservoir. Seeing the vast expanse of water,</w:t>
      </w:r>
    </w:p>
    <w:p w:rsidR="00000000" w:rsidDel="00000000" w:rsidP="00000000" w:rsidRDefault="00000000" w:rsidRPr="00000000" w14:paraId="000001C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C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"How is the water in this reservoir?" he asked.</w:t>
      </w:r>
    </w:p>
    <w:p w:rsidR="00000000" w:rsidDel="00000000" w:rsidP="00000000" w:rsidRDefault="00000000" w:rsidRPr="00000000" w14:paraId="000001C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C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"It is clear and sparkling like crystal!" said one, "It is like the pure mind of the forest goddess," said another, and so on, each said what they thought, and then they asked Ramakrishna to speak.</w:t>
      </w:r>
    </w:p>
    <w:p w:rsidR="00000000" w:rsidDel="00000000" w:rsidP="00000000" w:rsidRDefault="00000000" w:rsidRPr="00000000" w14:paraId="000001C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C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Avoiding flattery and descriptions, Ramakrishna gave a straightforward answer in just one word. "Maharaja! This water is here because you built the reservoir." Hearing that answer…"</w:t>
      </w:r>
    </w:p>
    <w:p w:rsidR="00000000" w:rsidDel="00000000" w:rsidP="00000000" w:rsidRDefault="00000000" w:rsidRPr="00000000" w14:paraId="000001C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CD">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42:</w:t>
      </w:r>
    </w:p>
    <w:p w:rsidR="00000000" w:rsidDel="00000000" w:rsidP="00000000" w:rsidRDefault="00000000" w:rsidRPr="00000000" w14:paraId="000001C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C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"42 Tenali Ramakrishna</w:t>
      </w:r>
    </w:p>
    <w:p w:rsidR="00000000" w:rsidDel="00000000" w:rsidP="00000000" w:rsidRDefault="00000000" w:rsidRPr="00000000" w14:paraId="000001D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D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king praised Ramakrishna greatly.</w:t>
      </w:r>
    </w:p>
    <w:p w:rsidR="00000000" w:rsidDel="00000000" w:rsidP="00000000" w:rsidRDefault="00000000" w:rsidRPr="00000000" w14:paraId="000001D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D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Hiding the Head:</w:t>
      </w:r>
    </w:p>
    <w:p w:rsidR="00000000" w:rsidDel="00000000" w:rsidP="00000000" w:rsidRDefault="00000000" w:rsidRPr="00000000" w14:paraId="000001D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D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One day, Ramakrishna was keenly observing some newly painted pictures on the walls of the inner palace. He felt that one of the celestial maiden's paintings was not properly dressed. Immediately, he took colors and a brush and corrected the clothes.</w:t>
      </w:r>
    </w:p>
    <w:p w:rsidR="00000000" w:rsidDel="00000000" w:rsidP="00000000" w:rsidRDefault="00000000" w:rsidRPr="00000000" w14:paraId="000001D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D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Just then, the Prime Minister arrived and got angry with Ramakrishna.</w:t>
      </w:r>
    </w:p>
    <w:p w:rsidR="00000000" w:rsidDel="00000000" w:rsidP="00000000" w:rsidRDefault="00000000" w:rsidRPr="00000000" w14:paraId="000001D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D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You have done a foolish thing? The king personally had these paintings done with special care. If he finds out that you have ruined the painting, he will punish you severely. Before you get punished, hide your head somewhere..." he shouted.</w:t>
      </w:r>
    </w:p>
    <w:p w:rsidR="00000000" w:rsidDel="00000000" w:rsidP="00000000" w:rsidRDefault="00000000" w:rsidRPr="00000000" w14:paraId="000001D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D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next day, at the palace gate, a person was waiting for the king's audience. Krishna Devaraya went there, knowing that someone was waiting. He was surprised to see a person with his head hidden in a clay pot, so his face was not visible."</w:t>
      </w:r>
    </w:p>
    <w:p w:rsidR="00000000" w:rsidDel="00000000" w:rsidP="00000000" w:rsidRDefault="00000000" w:rsidRPr="00000000" w14:paraId="000001D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DD">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43:</w:t>
      </w:r>
    </w:p>
    <w:p w:rsidR="00000000" w:rsidDel="00000000" w:rsidP="00000000" w:rsidRDefault="00000000" w:rsidRPr="00000000" w14:paraId="000001D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D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43</w:t>
      </w:r>
    </w:p>
    <w:p w:rsidR="00000000" w:rsidDel="00000000" w:rsidP="00000000" w:rsidRDefault="00000000" w:rsidRPr="00000000" w14:paraId="000001E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E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"Who are you? Why have you hidden your face in the pot?" he asked. "Maharaja! I am Ramakrishna. A small mistake has happened by me. The Prime Minister told me to hide my head so that you wouldn't punish me..." he said hesitantly.</w:t>
      </w:r>
    </w:p>
    <w:p w:rsidR="00000000" w:rsidDel="00000000" w:rsidP="00000000" w:rsidRDefault="00000000" w:rsidRPr="00000000" w14:paraId="000001E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E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Prime Minister immediately explained everything to the king. Because of Ramakrishna's clever play, the king forgave him once again!</w:t>
      </w:r>
    </w:p>
    <w:p w:rsidR="00000000" w:rsidDel="00000000" w:rsidP="00000000" w:rsidRDefault="00000000" w:rsidRPr="00000000" w14:paraId="000001E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E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Ramakrishna's Family:</w:t>
      </w:r>
    </w:p>
    <w:p w:rsidR="00000000" w:rsidDel="00000000" w:rsidP="00000000" w:rsidRDefault="00000000" w:rsidRPr="00000000" w14:paraId="000001E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E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Ramakrishna's wife was very good. She understood his goodness and generosity and acted according to her husband.</w:t>
      </w:r>
    </w:p>
    <w:p w:rsidR="00000000" w:rsidDel="00000000" w:rsidP="00000000" w:rsidRDefault="00000000" w:rsidRPr="00000000" w14:paraId="000001E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E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king had also built a nice big house for Ramakrishna. Even if he didn't have enough money, Ramakrishna would not ask the king. He was a self-respecting man. So he never begged the king."</w:t>
      </w:r>
    </w:p>
    <w:p w:rsidR="00000000" w:rsidDel="00000000" w:rsidP="00000000" w:rsidRDefault="00000000" w:rsidRPr="00000000" w14:paraId="000001E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EB">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44:</w:t>
      </w:r>
    </w:p>
    <w:p w:rsidR="00000000" w:rsidDel="00000000" w:rsidP="00000000" w:rsidRDefault="00000000" w:rsidRPr="00000000" w14:paraId="000001E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E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"44 Tenali Ramakrishna</w:t>
      </w:r>
    </w:p>
    <w:p w:rsidR="00000000" w:rsidDel="00000000" w:rsidP="00000000" w:rsidRDefault="00000000" w:rsidRPr="00000000" w14:paraId="000001E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EF">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Once, when Krishna Devaraya went on a city tour in disguise, he happened to go towards Ramakrishna's house. Krishna Devaraya peeked through the window to see what Ramakrishna was doing. He saw Ramakrishna sitting in front of a grinding stone and grinding flour! Krishna Devaraya, realizing that Ramakrishna was in such poverty, increased his salary and allowances from that day.</w:t>
      </w:r>
    </w:p>
    <w:p w:rsidR="00000000" w:rsidDel="00000000" w:rsidP="00000000" w:rsidRDefault="00000000" w:rsidRPr="00000000" w14:paraId="000001F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F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Ramakrishna's wife was very clever! One day, thieves entered their house. Hearing about the big house and Ramakrishna's fame, those thieves came hoping that there would be a lot of money in the house. They were hiding in a corner of the backyard. Ramakrishna noticed that the thieves were there. He told his wife about it. The husband and wife cleverly came up with a plan. Then the two of them spoke loudly.</w:t>
      </w:r>
    </w:p>
    <w:p w:rsidR="00000000" w:rsidDel="00000000" w:rsidP="00000000" w:rsidRDefault="00000000" w:rsidRPr="00000000" w14:paraId="000001F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F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"There is a lot of fear of thieves in the village," said Ramakrishna, "Wouldn't it be better if we put all the valuables in the house in a box and hide them in the well in the backyard?""</w:t>
      </w:r>
    </w:p>
    <w:p w:rsidR="00000000" w:rsidDel="00000000" w:rsidP="00000000" w:rsidRDefault="00000000" w:rsidRPr="00000000" w14:paraId="000001F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F5">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45:</w:t>
      </w:r>
    </w:p>
    <w:p w:rsidR="00000000" w:rsidDel="00000000" w:rsidP="00000000" w:rsidRDefault="00000000" w:rsidRPr="00000000" w14:paraId="000001F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F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45</w:t>
      </w:r>
    </w:p>
    <w:p w:rsidR="00000000" w:rsidDel="00000000" w:rsidP="00000000" w:rsidRDefault="00000000" w:rsidRPr="00000000" w14:paraId="000001F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F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"Okay," said his wife. The thieves also heard their conversation. The husband and wife cleverly brought a box, put stones and pebbles in it, closed the lid, and both of them took the box to the backyard and dropped it into the well. Hearing the loud sound of dropping into the well, the thieves thought, "All the jewels were put in the box and dropped into the well. We should somehow get that box."</w:t>
      </w:r>
    </w:p>
    <w:p w:rsidR="00000000" w:rsidDel="00000000" w:rsidP="00000000" w:rsidRDefault="00000000" w:rsidRPr="00000000" w14:paraId="000001F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F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All night, those thieves were drawing water from the well and pouring it into the backyard. Ramakrishna was happy that all the plants in the backyard got plenty of water. He immediately shouted, "Stop drawing water now! All the plants have enough water!" Hearing the shouts, the thieves ran away. Ramakrishna was very happy that his trick worked."</w:t>
      </w:r>
    </w:p>
    <w:p w:rsidR="00000000" w:rsidDel="00000000" w:rsidP="00000000" w:rsidRDefault="00000000" w:rsidRPr="00000000" w14:paraId="000001F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F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Ramakrishna had a son named Bhaskara Sharma…"</w:t>
      </w:r>
    </w:p>
    <w:p w:rsidR="00000000" w:rsidDel="00000000" w:rsidP="00000000" w:rsidRDefault="00000000" w:rsidRPr="00000000" w14:paraId="000001F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FF">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46:</w:t>
      </w:r>
    </w:p>
    <w:p w:rsidR="00000000" w:rsidDel="00000000" w:rsidP="00000000" w:rsidRDefault="00000000" w:rsidRPr="00000000" w14:paraId="0000020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0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"[Image: They dropped the box filled with stones into the well.]"</w:t>
      </w:r>
    </w:p>
    <w:p w:rsidR="00000000" w:rsidDel="00000000" w:rsidP="00000000" w:rsidRDefault="00000000" w:rsidRPr="00000000" w14:paraId="0000020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03">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47:</w:t>
      </w:r>
    </w:p>
    <w:p w:rsidR="00000000" w:rsidDel="00000000" w:rsidP="00000000" w:rsidRDefault="00000000" w:rsidRPr="00000000" w14:paraId="0000020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0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 47`</w:t>
      </w:r>
    </w:p>
    <w:p w:rsidR="00000000" w:rsidDel="00000000" w:rsidP="00000000" w:rsidRDefault="00000000" w:rsidRPr="00000000" w14:paraId="00000206">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0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 was as clever as his father, with a sharp intellect. He was a support and help to his father in every way. He helped his father many times in teaching a lesson to arrogant people.</w:t>
      </w:r>
    </w:p>
    <w:p w:rsidR="00000000" w:rsidDel="00000000" w:rsidP="00000000" w:rsidRDefault="00000000" w:rsidRPr="00000000" w14:paraId="0000020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0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His Humor Was Not Malicious:</w:t>
      </w:r>
    </w:p>
    <w:p w:rsidR="00000000" w:rsidDel="00000000" w:rsidP="00000000" w:rsidRDefault="00000000" w:rsidRPr="00000000" w14:paraId="0000020A">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0B">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Tenali Ramakrishna's life seems very wonderful when we hear about it. An unfortunate person who lost his father at a young age! An unlucky person who could not study due to the narrow-mindedness of the teachers in the village! He became a scholar with great effort, performing penance with dedication, and pleasing Goddess Kali. He also made Kali Mata laugh with his humorous conversation and received boons as a scholar and humorous poet. He joined Sri Krishna Devaraya's court and earned great fame.</w:t>
      </w:r>
    </w:p>
    <w:p w:rsidR="00000000" w:rsidDel="00000000" w:rsidP="00000000" w:rsidRDefault="00000000" w:rsidRPr="00000000" w14:paraId="0000020C">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0D">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His humor was not malicious or hurtful to others. It taught a lesson to the arrogant and opened the eyes of the conceited. Whether it was a scholar, a minister, or even the king, if they made a mistake, he would make them realize their mistake through humorous language.*</w:t>
      </w:r>
    </w:p>
    <w:p w:rsidR="00000000" w:rsidDel="00000000" w:rsidP="00000000" w:rsidRDefault="00000000" w:rsidRPr="00000000" w14:paraId="0000020E">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0F">
      <w:pPr>
        <w:shd w:fill="ffffff" w:val="clea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Page 48:</w:t>
      </w:r>
    </w:p>
    <w:p w:rsidR="00000000" w:rsidDel="00000000" w:rsidP="00000000" w:rsidRDefault="00000000" w:rsidRPr="00000000" w14:paraId="00000210">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11">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"48 Tenali Ramakrishna</w:t>
      </w:r>
    </w:p>
    <w:p w:rsidR="00000000" w:rsidDel="00000000" w:rsidP="00000000" w:rsidRDefault="00000000" w:rsidRPr="00000000" w14:paraId="00000212">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13">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However many ups and downs there are in life, it is also necessary to laugh heartily sometimes! When we laugh heartily, the sorrows in our mind lessen and it feels lighter. We should never laugh in a way that hurts others' minds. Even if we laugh at others, they should be able to realize and correct the mistake they made!</w:t>
      </w:r>
    </w:p>
    <w:p w:rsidR="00000000" w:rsidDel="00000000" w:rsidP="00000000" w:rsidRDefault="00000000" w:rsidRPr="00000000" w14:paraId="00000214">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15">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Humor should be soft, sweet, and friendly. Ramakrishna's humor also belonged to that category!"</w:t>
      </w:r>
    </w:p>
    <w:p w:rsidR="00000000" w:rsidDel="00000000" w:rsidP="00000000" w:rsidRDefault="00000000" w:rsidRPr="00000000" w14:paraId="00000216">
      <w:pPr>
        <w:shd w:fill="ffffff" w:val="clear"/>
        <w:rPr>
          <w:del w:author="Virata Pusuluri" w:id="0" w:date="2025-08-06T20:04:15Z"/>
          <w:rFonts w:ascii="Roboto" w:cs="Roboto" w:eastAsia="Roboto" w:hAnsi="Roboto"/>
          <w:color w:val="1f1f1f"/>
          <w:sz w:val="21"/>
          <w:szCs w:val="21"/>
          <w:highlight w:val="white"/>
        </w:rPr>
      </w:pPr>
      <w:del w:author="Virata Pusuluri" w:id="0" w:date="2025-08-06T20:04:15Z">
        <w:r w:rsidDel="00000000" w:rsidR="00000000" w:rsidRPr="00000000">
          <w:rPr>
            <w:rtl w:val="0"/>
          </w:rPr>
        </w:r>
      </w:del>
    </w:p>
    <w:p w:rsidR="00000000" w:rsidDel="00000000" w:rsidP="00000000" w:rsidRDefault="00000000" w:rsidRPr="00000000" w14:paraId="00000217">
      <w:pPr>
        <w:shd w:fill="ffffff" w:val="clear"/>
        <w:rPr>
          <w:del w:author="Virata Pusuluri" w:id="0" w:date="2025-08-06T20:04:15Z"/>
          <w:rFonts w:ascii="Roboto" w:cs="Roboto" w:eastAsia="Roboto" w:hAnsi="Roboto"/>
          <w:color w:val="1f1f1f"/>
          <w:sz w:val="21"/>
          <w:szCs w:val="21"/>
          <w:highlight w:val="white"/>
        </w:rPr>
      </w:pPr>
      <w:del w:author="Virata Pusuluri" w:id="0" w:date="2025-08-06T20:04:15Z">
        <w:r w:rsidDel="00000000" w:rsidR="00000000" w:rsidRPr="00000000">
          <w:rPr>
            <w:rFonts w:ascii="Roboto" w:cs="Roboto" w:eastAsia="Roboto" w:hAnsi="Roboto"/>
            <w:color w:val="1f1f1f"/>
            <w:sz w:val="21"/>
            <w:szCs w:val="21"/>
            <w:highlight w:val="white"/>
            <w:rtl w:val="0"/>
          </w:rPr>
          <w:delText xml:space="preserve">Let me know if you need any further assistance!</w:delText>
        </w:r>
      </w:del>
    </w:p>
    <w:p w:rsidR="00000000" w:rsidDel="00000000" w:rsidP="00000000" w:rsidRDefault="00000000" w:rsidRPr="00000000" w14:paraId="00000218">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19">
      <w:pPr>
        <w:rPr>
          <w:rFonts w:ascii="Roboto" w:cs="Roboto" w:eastAsia="Roboto" w:hAnsi="Roboto"/>
          <w:color w:val="1f1f1f"/>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hathur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hathura-regular.ttf"/><Relationship Id="rId6" Type="http://schemas.openxmlformats.org/officeDocument/2006/relationships/font" Target="fonts/Chathu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