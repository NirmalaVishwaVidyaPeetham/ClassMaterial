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Vani" w:cs="Vani" w:eastAsia="Vani" w:hAnsi="Vani"/>
          <w:b w:val="1"/>
          <w:bCs w:val="1"/>
        </w:rPr>
      </w:pPr>
      <w:r w:rsidDel="00000000" w:rsidR="00000000" w:rsidRPr="00000000">
        <w:rPr>
          <w:rFonts w:ascii="Vani" w:cs="Vani" w:eastAsia="Vani" w:hAnsi="Vani"/>
          <w:b w:val="1"/>
          <w:bCs w:val="1"/>
          <w:rtl w:val="0"/>
        </w:rPr>
        <w:t xml:space="preserve">మూషిక - మార్జాలములు</w:t>
      </w:r>
    </w:p>
    <w:p w:rsidR="00000000" w:rsidDel="00000000" w:rsidP="00000000" w:rsidRDefault="00000000" w:rsidRPr="00000000" w14:paraId="00000002">
      <w:pPr>
        <w:rPr>
          <w:rFonts w:ascii="Vani" w:cs="Vani" w:eastAsia="Vani" w:hAnsi="Vani"/>
          <w:b w:val="1"/>
          <w:bCs w:val="1"/>
        </w:rPr>
      </w:pPr>
      <w:r w:rsidDel="00000000" w:rsidR="00000000" w:rsidRPr="00000000">
        <w:rPr>
          <w:rFonts w:ascii="Vani" w:cs="Vani" w:eastAsia="Vani" w:hAnsi="Vani"/>
          <w:b w:val="1"/>
          <w:bCs w:val="1"/>
          <w:rtl w:val="0"/>
        </w:rPr>
        <w:t xml:space="preserve">ఒక యరణ్యమున మట్టిచెట్టొకటి యుండెను. అది శాఖోపశాఖలతో పొడవు వెడల్పులు పెరిగి చలువపందిరి వలెనుండెను. దానిక్రింద కలుగులో నొకయెలుక నివసించు చుండెను. దాని పేరు పలితుఁడు. ఆ చెట్టుకొమ్మలపై నొక పిల్లి వసించియుండెను. దానిపేరు రోమశుఁడు. ఆ చెట్టుకు చుట్టుపట్టుల గుబురు పొదలు అల్లిబిల్లిగా నల్లుకొని క్రిక్కిరిసి యుండెను. చిన్న చిన్న మృగములెన్నో వానియందు నివసించుచుండెను. ఒక బోయవా డచటికి నిచ్చలు మునిమాపు వేళల వచ్చి వల లొడ్డుచుండును. అగపడ్డ మృగ ముల జంపుచుండును. రేయి యంటికఱగి తరువాత వచ్చి వలలోపడ్డ మృగములను జంపి తీసికొని పోవుచుండును. వచ్చినంతకు తెగనమ్మి పొట్ట పోసికొనుచుండును.</w:t>
      </w:r>
    </w:p>
    <w:tbl>
      <w:tblPr>
        <w:tblStyle w:val="Table1"/>
        <w:tblW w:w="9360.0" w:type="dxa"/>
        <w:jc w:val="left"/>
        <w:tblLayout w:type="fixed"/>
        <w:tblLook w:val="0400"/>
      </w:tblPr>
      <w:tblGrid>
        <w:gridCol w:w="2550"/>
        <w:gridCol w:w="2775"/>
        <w:gridCol w:w="4035"/>
        <w:tblGridChange w:id="0">
          <w:tblGrid>
            <w:gridCol w:w="2550"/>
            <w:gridCol w:w="2775"/>
            <w:gridCol w:w="4035"/>
          </w:tblGrid>
        </w:tblGridChange>
      </w:tblGrid>
      <w:tr>
        <w:trPr>
          <w:cantSplit w:val="0"/>
          <w:tblHeader w:val="0"/>
        </w:trPr>
        <w:tc>
          <w:tcPr>
            <w:vAlign w:val="center"/>
          </w:tcPr>
          <w:p w:rsidR="00000000" w:rsidDel="00000000" w:rsidP="00000000" w:rsidRDefault="00000000" w:rsidRPr="00000000" w14:paraId="00000003">
            <w:pPr>
              <w:rPr>
                <w:rFonts w:ascii="Vani" w:cs="Vani" w:eastAsia="Vani" w:hAnsi="Vani"/>
                <w:b w:val="1"/>
                <w:bCs w:val="1"/>
              </w:rPr>
            </w:pPr>
            <w:r w:rsidDel="00000000" w:rsidR="00000000" w:rsidRPr="00000000">
              <w:rPr>
                <w:rFonts w:ascii="Vani" w:cs="Vani" w:eastAsia="Vani" w:hAnsi="Vani"/>
                <w:b w:val="1"/>
                <w:bCs w:val="1"/>
                <w:rtl w:val="0"/>
              </w:rPr>
              <w:t xml:space="preserve">తెలుగు పదం (Telugu Word)</w:t>
            </w:r>
          </w:p>
        </w:tc>
        <w:tc>
          <w:tcPr>
            <w:vAlign w:val="center"/>
          </w:tcPr>
          <w:p w:rsidR="00000000" w:rsidDel="00000000" w:rsidP="00000000" w:rsidRDefault="00000000" w:rsidRPr="00000000" w14:paraId="00000004">
            <w:pPr>
              <w:rPr>
                <w:rFonts w:ascii="Vani" w:cs="Vani" w:eastAsia="Vani" w:hAnsi="Vani"/>
                <w:b w:val="1"/>
                <w:bCs w:val="1"/>
              </w:rPr>
            </w:pPr>
            <w:r w:rsidDel="00000000" w:rsidR="00000000" w:rsidRPr="00000000">
              <w:rPr>
                <w:rFonts w:ascii="Vani" w:cs="Vani" w:eastAsia="Vani" w:hAnsi="Vani"/>
                <w:b w:val="1"/>
                <w:bCs w:val="1"/>
                <w:rtl w:val="0"/>
              </w:rPr>
              <w:t xml:space="preserve">తెలుగు అర్థం (Telugu Meaning)</w:t>
            </w:r>
          </w:p>
        </w:tc>
        <w:tc>
          <w:tcPr>
            <w:vAlign w:val="center"/>
          </w:tcPr>
          <w:p w:rsidR="00000000" w:rsidDel="00000000" w:rsidP="00000000" w:rsidRDefault="00000000" w:rsidRPr="00000000" w14:paraId="00000005">
            <w:pPr>
              <w:rPr>
                <w:rFonts w:ascii="Vani" w:cs="Vani" w:eastAsia="Vani" w:hAnsi="Vani"/>
                <w:b w:val="1"/>
                <w:bCs w:val="1"/>
              </w:rPr>
            </w:pPr>
            <w:r w:rsidDel="00000000" w:rsidR="00000000" w:rsidRPr="00000000">
              <w:rPr>
                <w:rFonts w:ascii="Vani" w:cs="Vani" w:eastAsia="Vani" w:hAnsi="Vani"/>
                <w:b w:val="1"/>
                <w:bCs w:val="1"/>
                <w:rtl w:val="0"/>
              </w:rPr>
              <w:t xml:space="preserve">English Meaning</w:t>
            </w:r>
          </w:p>
        </w:tc>
      </w:tr>
      <w:tr>
        <w:trPr>
          <w:cantSplit w:val="0"/>
          <w:tblHeader w:val="0"/>
        </w:trPr>
        <w:tc>
          <w:tcPr>
            <w:vAlign w:val="center"/>
          </w:tcPr>
          <w:p w:rsidR="00000000" w:rsidDel="00000000" w:rsidP="00000000" w:rsidRDefault="00000000" w:rsidRPr="00000000" w14:paraId="00000006">
            <w:pPr>
              <w:rPr>
                <w:rFonts w:ascii="Vani" w:cs="Vani" w:eastAsia="Vani" w:hAnsi="Vani"/>
                <w:b w:val="1"/>
                <w:bCs w:val="1"/>
              </w:rPr>
            </w:pPr>
            <w:r w:rsidDel="00000000" w:rsidR="00000000" w:rsidRPr="00000000">
              <w:rPr>
                <w:rFonts w:ascii="Vani" w:cs="Vani" w:eastAsia="Vani" w:hAnsi="Vani"/>
                <w:b w:val="1"/>
                <w:bCs w:val="1"/>
                <w:rtl w:val="0"/>
              </w:rPr>
              <w:t xml:space="preserve">ఒక</w:t>
            </w:r>
          </w:p>
        </w:tc>
        <w:tc>
          <w:tcPr>
            <w:vAlign w:val="center"/>
          </w:tcPr>
          <w:p w:rsidR="00000000" w:rsidDel="00000000" w:rsidP="00000000" w:rsidRDefault="00000000" w:rsidRPr="00000000" w14:paraId="00000007">
            <w:pPr>
              <w:rPr>
                <w:rFonts w:ascii="Vani" w:cs="Vani" w:eastAsia="Vani" w:hAnsi="Vani"/>
                <w:b w:val="1"/>
                <w:bCs w:val="1"/>
              </w:rPr>
            </w:pPr>
            <w:r w:rsidDel="00000000" w:rsidR="00000000" w:rsidRPr="00000000">
              <w:rPr>
                <w:rFonts w:ascii="Vani" w:cs="Vani" w:eastAsia="Vani" w:hAnsi="Vani"/>
                <w:b w:val="1"/>
                <w:bCs w:val="1"/>
                <w:rtl w:val="0"/>
              </w:rPr>
              <w:t xml:space="preserve">ఒకటి</w:t>
            </w:r>
          </w:p>
        </w:tc>
        <w:tc>
          <w:tcPr>
            <w:vAlign w:val="center"/>
          </w:tcPr>
          <w:p w:rsidR="00000000" w:rsidDel="00000000" w:rsidP="00000000" w:rsidRDefault="00000000" w:rsidRPr="00000000" w14:paraId="00000008">
            <w:pPr>
              <w:rPr>
                <w:rFonts w:ascii="Vani" w:cs="Vani" w:eastAsia="Vani" w:hAnsi="Vani"/>
                <w:b w:val="1"/>
                <w:bCs w:val="1"/>
              </w:rPr>
            </w:pPr>
            <w:r w:rsidDel="00000000" w:rsidR="00000000" w:rsidRPr="00000000">
              <w:rPr>
                <w:rFonts w:ascii="Vani" w:cs="Vani" w:eastAsia="Vani" w:hAnsi="Vani"/>
                <w:b w:val="1"/>
                <w:bCs w:val="1"/>
                <w:rtl w:val="0"/>
              </w:rPr>
              <w:t xml:space="preserve">One / A</w:t>
            </w:r>
          </w:p>
        </w:tc>
      </w:tr>
      <w:tr>
        <w:trPr>
          <w:cantSplit w:val="0"/>
          <w:tblHeader w:val="0"/>
        </w:trPr>
        <w:tc>
          <w:tcPr>
            <w:vAlign w:val="center"/>
          </w:tcPr>
          <w:p w:rsidR="00000000" w:rsidDel="00000000" w:rsidP="00000000" w:rsidRDefault="00000000" w:rsidRPr="00000000" w14:paraId="00000009">
            <w:pPr>
              <w:rPr>
                <w:rFonts w:ascii="Vani" w:cs="Vani" w:eastAsia="Vani" w:hAnsi="Vani"/>
                <w:b w:val="1"/>
                <w:bCs w:val="1"/>
              </w:rPr>
            </w:pPr>
            <w:r w:rsidDel="00000000" w:rsidR="00000000" w:rsidRPr="00000000">
              <w:rPr>
                <w:rFonts w:ascii="Vani" w:cs="Vani" w:eastAsia="Vani" w:hAnsi="Vani"/>
                <w:b w:val="1"/>
                <w:bCs w:val="1"/>
                <w:rtl w:val="0"/>
              </w:rPr>
              <w:t xml:space="preserve">యరణ్యమున</w:t>
            </w:r>
          </w:p>
        </w:tc>
        <w:tc>
          <w:tcPr>
            <w:vAlign w:val="center"/>
          </w:tcPr>
          <w:p w:rsidR="00000000" w:rsidDel="00000000" w:rsidP="00000000" w:rsidRDefault="00000000" w:rsidRPr="00000000" w14:paraId="0000000A">
            <w:pPr>
              <w:rPr>
                <w:rFonts w:ascii="Vani" w:cs="Vani" w:eastAsia="Vani" w:hAnsi="Vani"/>
                <w:b w:val="1"/>
                <w:bCs w:val="1"/>
              </w:rPr>
            </w:pPr>
            <w:r w:rsidDel="00000000" w:rsidR="00000000" w:rsidRPr="00000000">
              <w:rPr>
                <w:rFonts w:ascii="Vani" w:cs="Vani" w:eastAsia="Vani" w:hAnsi="Vani"/>
                <w:b w:val="1"/>
                <w:bCs w:val="1"/>
                <w:rtl w:val="0"/>
              </w:rPr>
              <w:t xml:space="preserve">అడవిలో</w:t>
            </w:r>
          </w:p>
        </w:tc>
        <w:tc>
          <w:tcPr>
            <w:vAlign w:val="center"/>
          </w:tcPr>
          <w:p w:rsidR="00000000" w:rsidDel="00000000" w:rsidP="00000000" w:rsidRDefault="00000000" w:rsidRPr="00000000" w14:paraId="0000000B">
            <w:pPr>
              <w:rPr>
                <w:rFonts w:ascii="Vani" w:cs="Vani" w:eastAsia="Vani" w:hAnsi="Vani"/>
                <w:b w:val="1"/>
                <w:bCs w:val="1"/>
              </w:rPr>
            </w:pPr>
            <w:r w:rsidDel="00000000" w:rsidR="00000000" w:rsidRPr="00000000">
              <w:rPr>
                <w:rFonts w:ascii="Vani" w:cs="Vani" w:eastAsia="Vani" w:hAnsi="Vani"/>
                <w:b w:val="1"/>
                <w:bCs w:val="1"/>
                <w:rtl w:val="0"/>
              </w:rPr>
              <w:t xml:space="preserve">In a forest</w:t>
            </w:r>
          </w:p>
        </w:tc>
      </w:tr>
      <w:tr>
        <w:trPr>
          <w:cantSplit w:val="0"/>
          <w:tblHeader w:val="0"/>
        </w:trPr>
        <w:tc>
          <w:tcPr>
            <w:vAlign w:val="center"/>
          </w:tcPr>
          <w:p w:rsidR="00000000" w:rsidDel="00000000" w:rsidP="00000000" w:rsidRDefault="00000000" w:rsidRPr="00000000" w14:paraId="0000000C">
            <w:pPr>
              <w:rPr>
                <w:rFonts w:ascii="Vani" w:cs="Vani" w:eastAsia="Vani" w:hAnsi="Vani"/>
                <w:b w:val="1"/>
                <w:bCs w:val="1"/>
              </w:rPr>
            </w:pPr>
            <w:r w:rsidDel="00000000" w:rsidR="00000000" w:rsidRPr="00000000">
              <w:rPr>
                <w:rFonts w:ascii="Vani" w:cs="Vani" w:eastAsia="Vani" w:hAnsi="Vani"/>
                <w:b w:val="1"/>
                <w:bCs w:val="1"/>
                <w:rtl w:val="0"/>
              </w:rPr>
              <w:t xml:space="preserve">మట్టిచెట్టొకటి</w:t>
            </w:r>
          </w:p>
        </w:tc>
        <w:tc>
          <w:tcPr>
            <w:vAlign w:val="center"/>
          </w:tcPr>
          <w:p w:rsidR="00000000" w:rsidDel="00000000" w:rsidP="00000000" w:rsidRDefault="00000000" w:rsidRPr="00000000" w14:paraId="0000000D">
            <w:pPr>
              <w:rPr>
                <w:rFonts w:ascii="Vani" w:cs="Vani" w:eastAsia="Vani" w:hAnsi="Vani"/>
                <w:b w:val="1"/>
                <w:bCs w:val="1"/>
              </w:rPr>
            </w:pPr>
            <w:r w:rsidDel="00000000" w:rsidR="00000000" w:rsidRPr="00000000">
              <w:rPr>
                <w:rFonts w:ascii="Vani" w:cs="Vani" w:eastAsia="Vani" w:hAnsi="Vani"/>
                <w:b w:val="1"/>
                <w:bCs w:val="1"/>
                <w:rtl w:val="0"/>
              </w:rPr>
              <w:t xml:space="preserve">ఒక మర్రిచెట్టు</w:t>
            </w:r>
          </w:p>
        </w:tc>
        <w:tc>
          <w:tcPr>
            <w:vAlign w:val="center"/>
          </w:tcPr>
          <w:p w:rsidR="00000000" w:rsidDel="00000000" w:rsidP="00000000" w:rsidRDefault="00000000" w:rsidRPr="00000000" w14:paraId="0000000E">
            <w:pPr>
              <w:rPr>
                <w:rFonts w:ascii="Vani" w:cs="Vani" w:eastAsia="Vani" w:hAnsi="Vani"/>
                <w:b w:val="1"/>
                <w:bCs w:val="1"/>
              </w:rPr>
            </w:pPr>
            <w:r w:rsidDel="00000000" w:rsidR="00000000" w:rsidRPr="00000000">
              <w:rPr>
                <w:rFonts w:ascii="Vani" w:cs="Vani" w:eastAsia="Vani" w:hAnsi="Vani"/>
                <w:b w:val="1"/>
                <w:bCs w:val="1"/>
                <w:rtl w:val="0"/>
              </w:rPr>
              <w:t xml:space="preserve">A banyan tree</w:t>
            </w:r>
          </w:p>
        </w:tc>
      </w:tr>
      <w:tr>
        <w:trPr>
          <w:cantSplit w:val="0"/>
          <w:tblHeader w:val="0"/>
        </w:trPr>
        <w:tc>
          <w:tcPr>
            <w:vAlign w:val="center"/>
          </w:tcPr>
          <w:p w:rsidR="00000000" w:rsidDel="00000000" w:rsidP="00000000" w:rsidRDefault="00000000" w:rsidRPr="00000000" w14:paraId="0000000F">
            <w:pPr>
              <w:rPr>
                <w:rFonts w:ascii="Vani" w:cs="Vani" w:eastAsia="Vani" w:hAnsi="Vani"/>
                <w:b w:val="1"/>
                <w:bCs w:val="1"/>
              </w:rPr>
            </w:pPr>
            <w:r w:rsidDel="00000000" w:rsidR="00000000" w:rsidRPr="00000000">
              <w:rPr>
                <w:rFonts w:ascii="Vani" w:cs="Vani" w:eastAsia="Vani" w:hAnsi="Vani"/>
                <w:b w:val="1"/>
                <w:bCs w:val="1"/>
                <w:rtl w:val="0"/>
              </w:rPr>
              <w:t xml:space="preserve">యుండెను</w:t>
            </w:r>
          </w:p>
        </w:tc>
        <w:tc>
          <w:tcPr>
            <w:vAlign w:val="center"/>
          </w:tcPr>
          <w:p w:rsidR="00000000" w:rsidDel="00000000" w:rsidP="00000000" w:rsidRDefault="00000000" w:rsidRPr="00000000" w14:paraId="00000010">
            <w:pPr>
              <w:rPr>
                <w:rFonts w:ascii="Vani" w:cs="Vani" w:eastAsia="Vani" w:hAnsi="Vani"/>
                <w:b w:val="1"/>
                <w:bCs w:val="1"/>
              </w:rPr>
            </w:pPr>
            <w:r w:rsidDel="00000000" w:rsidR="00000000" w:rsidRPr="00000000">
              <w:rPr>
                <w:rFonts w:ascii="Vani" w:cs="Vani" w:eastAsia="Vani" w:hAnsi="Vani"/>
                <w:b w:val="1"/>
                <w:bCs w:val="1"/>
                <w:rtl w:val="0"/>
              </w:rPr>
              <w:t xml:space="preserve">ఉండెను</w:t>
            </w:r>
          </w:p>
        </w:tc>
        <w:tc>
          <w:tcPr>
            <w:vAlign w:val="center"/>
          </w:tcPr>
          <w:p w:rsidR="00000000" w:rsidDel="00000000" w:rsidP="00000000" w:rsidRDefault="00000000" w:rsidRPr="00000000" w14:paraId="00000011">
            <w:pPr>
              <w:rPr>
                <w:rFonts w:ascii="Vani" w:cs="Vani" w:eastAsia="Vani" w:hAnsi="Vani"/>
                <w:b w:val="1"/>
                <w:bCs w:val="1"/>
              </w:rPr>
            </w:pPr>
            <w:r w:rsidDel="00000000" w:rsidR="00000000" w:rsidRPr="00000000">
              <w:rPr>
                <w:rFonts w:ascii="Vani" w:cs="Vani" w:eastAsia="Vani" w:hAnsi="Vani"/>
                <w:b w:val="1"/>
                <w:bCs w:val="1"/>
                <w:rtl w:val="0"/>
              </w:rPr>
              <w:t xml:space="preserve">Existed / Was there</w:t>
            </w:r>
          </w:p>
        </w:tc>
      </w:tr>
      <w:tr>
        <w:trPr>
          <w:cantSplit w:val="0"/>
          <w:tblHeader w:val="0"/>
        </w:trPr>
        <w:tc>
          <w:tcPr>
            <w:vAlign w:val="center"/>
          </w:tcPr>
          <w:p w:rsidR="00000000" w:rsidDel="00000000" w:rsidP="00000000" w:rsidRDefault="00000000" w:rsidRPr="00000000" w14:paraId="00000012">
            <w:pPr>
              <w:rPr>
                <w:rFonts w:ascii="Vani" w:cs="Vani" w:eastAsia="Vani" w:hAnsi="Vani"/>
                <w:b w:val="1"/>
                <w:bCs w:val="1"/>
              </w:rPr>
            </w:pPr>
            <w:r w:rsidDel="00000000" w:rsidR="00000000" w:rsidRPr="00000000">
              <w:rPr>
                <w:rFonts w:ascii="Vani" w:cs="Vani" w:eastAsia="Vani" w:hAnsi="Vani"/>
                <w:b w:val="1"/>
                <w:bCs w:val="1"/>
                <w:rtl w:val="0"/>
              </w:rPr>
              <w:t xml:space="preserve">అది</w:t>
            </w:r>
          </w:p>
        </w:tc>
        <w:tc>
          <w:tcPr>
            <w:vAlign w:val="center"/>
          </w:tcPr>
          <w:p w:rsidR="00000000" w:rsidDel="00000000" w:rsidP="00000000" w:rsidRDefault="00000000" w:rsidRPr="00000000" w14:paraId="00000013">
            <w:pPr>
              <w:rPr>
                <w:rFonts w:ascii="Vani" w:cs="Vani" w:eastAsia="Vani" w:hAnsi="Vani"/>
                <w:b w:val="1"/>
                <w:bCs w:val="1"/>
              </w:rPr>
            </w:pPr>
            <w:r w:rsidDel="00000000" w:rsidR="00000000" w:rsidRPr="00000000">
              <w:rPr>
                <w:rFonts w:ascii="Vani" w:cs="Vani" w:eastAsia="Vani" w:hAnsi="Vani"/>
                <w:b w:val="1"/>
                <w:bCs w:val="1"/>
                <w:rtl w:val="0"/>
              </w:rPr>
              <w:t xml:space="preserve">ఆ చెట్టు</w:t>
            </w:r>
          </w:p>
        </w:tc>
        <w:tc>
          <w:tcPr>
            <w:vAlign w:val="center"/>
          </w:tcPr>
          <w:p w:rsidR="00000000" w:rsidDel="00000000" w:rsidP="00000000" w:rsidRDefault="00000000" w:rsidRPr="00000000" w14:paraId="00000014">
            <w:pPr>
              <w:rPr>
                <w:rFonts w:ascii="Vani" w:cs="Vani" w:eastAsia="Vani" w:hAnsi="Vani"/>
                <w:b w:val="1"/>
                <w:bCs w:val="1"/>
              </w:rPr>
            </w:pPr>
            <w:r w:rsidDel="00000000" w:rsidR="00000000" w:rsidRPr="00000000">
              <w:rPr>
                <w:rFonts w:ascii="Vani" w:cs="Vani" w:eastAsia="Vani" w:hAnsi="Vani"/>
                <w:b w:val="1"/>
                <w:bCs w:val="1"/>
                <w:rtl w:val="0"/>
              </w:rPr>
              <w:t xml:space="preserve">It (referring to the tree)</w:t>
            </w:r>
          </w:p>
        </w:tc>
      </w:tr>
      <w:tr>
        <w:trPr>
          <w:cantSplit w:val="0"/>
          <w:tblHeader w:val="0"/>
        </w:trPr>
        <w:tc>
          <w:tcPr>
            <w:vAlign w:val="center"/>
          </w:tcPr>
          <w:p w:rsidR="00000000" w:rsidDel="00000000" w:rsidP="00000000" w:rsidRDefault="00000000" w:rsidRPr="00000000" w14:paraId="00000015">
            <w:pPr>
              <w:rPr>
                <w:rFonts w:ascii="Vani" w:cs="Vani" w:eastAsia="Vani" w:hAnsi="Vani"/>
                <w:b w:val="1"/>
                <w:bCs w:val="1"/>
              </w:rPr>
            </w:pPr>
            <w:r w:rsidDel="00000000" w:rsidR="00000000" w:rsidRPr="00000000">
              <w:rPr>
                <w:rFonts w:ascii="Vani" w:cs="Vani" w:eastAsia="Vani" w:hAnsi="Vani"/>
                <w:b w:val="1"/>
                <w:bCs w:val="1"/>
                <w:rtl w:val="0"/>
              </w:rPr>
              <w:t xml:space="preserve">శాఖోపశాఖలతో</w:t>
            </w:r>
          </w:p>
        </w:tc>
        <w:tc>
          <w:tcPr>
            <w:vAlign w:val="center"/>
          </w:tcPr>
          <w:p w:rsidR="00000000" w:rsidDel="00000000" w:rsidP="00000000" w:rsidRDefault="00000000" w:rsidRPr="00000000" w14:paraId="00000016">
            <w:pPr>
              <w:rPr>
                <w:rFonts w:ascii="Vani" w:cs="Vani" w:eastAsia="Vani" w:hAnsi="Vani"/>
                <w:b w:val="1"/>
                <w:bCs w:val="1"/>
              </w:rPr>
            </w:pPr>
            <w:r w:rsidDel="00000000" w:rsidR="00000000" w:rsidRPr="00000000">
              <w:rPr>
                <w:rFonts w:ascii="Vani" w:cs="Vani" w:eastAsia="Vani" w:hAnsi="Vani"/>
                <w:b w:val="1"/>
                <w:bCs w:val="1"/>
                <w:rtl w:val="0"/>
              </w:rPr>
              <w:t xml:space="preserve">కొమ్మల మీద కొమ్మలతో</w:t>
            </w:r>
          </w:p>
        </w:tc>
        <w:tc>
          <w:tcPr>
            <w:vAlign w:val="center"/>
          </w:tcPr>
          <w:p w:rsidR="00000000" w:rsidDel="00000000" w:rsidP="00000000" w:rsidRDefault="00000000" w:rsidRPr="00000000" w14:paraId="00000017">
            <w:pPr>
              <w:rPr>
                <w:rFonts w:ascii="Vani" w:cs="Vani" w:eastAsia="Vani" w:hAnsi="Vani"/>
                <w:b w:val="1"/>
                <w:bCs w:val="1"/>
              </w:rPr>
            </w:pPr>
            <w:r w:rsidDel="00000000" w:rsidR="00000000" w:rsidRPr="00000000">
              <w:rPr>
                <w:rFonts w:ascii="Vani" w:cs="Vani" w:eastAsia="Vani" w:hAnsi="Vani"/>
                <w:b w:val="1"/>
                <w:bCs w:val="1"/>
                <w:rtl w:val="0"/>
              </w:rPr>
              <w:t xml:space="preserve">With many branches and sub-branches</w:t>
            </w:r>
          </w:p>
        </w:tc>
      </w:tr>
      <w:tr>
        <w:trPr>
          <w:cantSplit w:val="0"/>
          <w:tblHeader w:val="0"/>
        </w:trPr>
        <w:tc>
          <w:tcPr>
            <w:vAlign w:val="center"/>
          </w:tcPr>
          <w:p w:rsidR="00000000" w:rsidDel="00000000" w:rsidP="00000000" w:rsidRDefault="00000000" w:rsidRPr="00000000" w14:paraId="00000018">
            <w:pPr>
              <w:rPr>
                <w:rFonts w:ascii="Vani" w:cs="Vani" w:eastAsia="Vani" w:hAnsi="Vani"/>
                <w:b w:val="1"/>
                <w:bCs w:val="1"/>
              </w:rPr>
            </w:pPr>
            <w:r w:rsidDel="00000000" w:rsidR="00000000" w:rsidRPr="00000000">
              <w:rPr>
                <w:rFonts w:ascii="Vani" w:cs="Vani" w:eastAsia="Vani" w:hAnsi="Vani"/>
                <w:b w:val="1"/>
                <w:bCs w:val="1"/>
                <w:rtl w:val="0"/>
              </w:rPr>
              <w:t xml:space="preserve">పొడవు</w:t>
            </w:r>
          </w:p>
        </w:tc>
        <w:tc>
          <w:tcPr>
            <w:vAlign w:val="center"/>
          </w:tcPr>
          <w:p w:rsidR="00000000" w:rsidDel="00000000" w:rsidP="00000000" w:rsidRDefault="00000000" w:rsidRPr="00000000" w14:paraId="00000019">
            <w:pPr>
              <w:rPr>
                <w:rFonts w:ascii="Vani" w:cs="Vani" w:eastAsia="Vani" w:hAnsi="Vani"/>
                <w:b w:val="1"/>
                <w:bCs w:val="1"/>
              </w:rPr>
            </w:pPr>
            <w:r w:rsidDel="00000000" w:rsidR="00000000" w:rsidRPr="00000000">
              <w:rPr>
                <w:rFonts w:ascii="Vani" w:cs="Vani" w:eastAsia="Vani" w:hAnsi="Vani"/>
                <w:b w:val="1"/>
                <w:bCs w:val="1"/>
                <w:rtl w:val="0"/>
              </w:rPr>
              <w:t xml:space="preserve">ఎత్తు / నిడివి</w:t>
            </w:r>
          </w:p>
        </w:tc>
        <w:tc>
          <w:tcPr>
            <w:vAlign w:val="center"/>
          </w:tcPr>
          <w:p w:rsidR="00000000" w:rsidDel="00000000" w:rsidP="00000000" w:rsidRDefault="00000000" w:rsidRPr="00000000" w14:paraId="0000001A">
            <w:pPr>
              <w:rPr>
                <w:rFonts w:ascii="Vani" w:cs="Vani" w:eastAsia="Vani" w:hAnsi="Vani"/>
                <w:b w:val="1"/>
                <w:bCs w:val="1"/>
              </w:rPr>
            </w:pPr>
            <w:r w:rsidDel="00000000" w:rsidR="00000000" w:rsidRPr="00000000">
              <w:rPr>
                <w:rFonts w:ascii="Vani" w:cs="Vani" w:eastAsia="Vani" w:hAnsi="Vani"/>
                <w:b w:val="1"/>
                <w:bCs w:val="1"/>
                <w:rtl w:val="0"/>
              </w:rPr>
              <w:t xml:space="preserve">Length / Height</w:t>
            </w:r>
          </w:p>
        </w:tc>
      </w:tr>
      <w:tr>
        <w:trPr>
          <w:cantSplit w:val="0"/>
          <w:tblHeader w:val="0"/>
        </w:trPr>
        <w:tc>
          <w:tcPr>
            <w:vAlign w:val="center"/>
          </w:tcPr>
          <w:p w:rsidR="00000000" w:rsidDel="00000000" w:rsidP="00000000" w:rsidRDefault="00000000" w:rsidRPr="00000000" w14:paraId="0000001B">
            <w:pPr>
              <w:rPr>
                <w:rFonts w:ascii="Vani" w:cs="Vani" w:eastAsia="Vani" w:hAnsi="Vani"/>
                <w:b w:val="1"/>
                <w:bCs w:val="1"/>
              </w:rPr>
            </w:pPr>
            <w:r w:rsidDel="00000000" w:rsidR="00000000" w:rsidRPr="00000000">
              <w:rPr>
                <w:rFonts w:ascii="Vani" w:cs="Vani" w:eastAsia="Vani" w:hAnsi="Vani"/>
                <w:b w:val="1"/>
                <w:bCs w:val="1"/>
                <w:rtl w:val="0"/>
              </w:rPr>
              <w:t xml:space="preserve">వెడల్పులు</w:t>
            </w:r>
          </w:p>
        </w:tc>
        <w:tc>
          <w:tcPr>
            <w:vAlign w:val="center"/>
          </w:tcPr>
          <w:p w:rsidR="00000000" w:rsidDel="00000000" w:rsidP="00000000" w:rsidRDefault="00000000" w:rsidRPr="00000000" w14:paraId="0000001C">
            <w:pPr>
              <w:rPr>
                <w:rFonts w:ascii="Vani" w:cs="Vani" w:eastAsia="Vani" w:hAnsi="Vani"/>
                <w:b w:val="1"/>
                <w:bCs w:val="1"/>
              </w:rPr>
            </w:pPr>
            <w:r w:rsidDel="00000000" w:rsidR="00000000" w:rsidRPr="00000000">
              <w:rPr>
                <w:rFonts w:ascii="Vani" w:cs="Vani" w:eastAsia="Vani" w:hAnsi="Vani"/>
                <w:b w:val="1"/>
                <w:bCs w:val="1"/>
                <w:rtl w:val="0"/>
              </w:rPr>
              <w:t xml:space="preserve">వెడల్పు</w:t>
            </w:r>
          </w:p>
        </w:tc>
        <w:tc>
          <w:tcPr>
            <w:vAlign w:val="center"/>
          </w:tcPr>
          <w:p w:rsidR="00000000" w:rsidDel="00000000" w:rsidP="00000000" w:rsidRDefault="00000000" w:rsidRPr="00000000" w14:paraId="0000001D">
            <w:pPr>
              <w:rPr>
                <w:rFonts w:ascii="Vani" w:cs="Vani" w:eastAsia="Vani" w:hAnsi="Vani"/>
                <w:b w:val="1"/>
                <w:bCs w:val="1"/>
              </w:rPr>
            </w:pPr>
            <w:r w:rsidDel="00000000" w:rsidR="00000000" w:rsidRPr="00000000">
              <w:rPr>
                <w:rFonts w:ascii="Vani" w:cs="Vani" w:eastAsia="Vani" w:hAnsi="Vani"/>
                <w:b w:val="1"/>
                <w:bCs w:val="1"/>
                <w:rtl w:val="0"/>
              </w:rPr>
              <w:t xml:space="preserve">Widths</w:t>
            </w:r>
          </w:p>
        </w:tc>
      </w:tr>
      <w:tr>
        <w:trPr>
          <w:cantSplit w:val="0"/>
          <w:tblHeader w:val="0"/>
        </w:trPr>
        <w:tc>
          <w:tcPr>
            <w:vAlign w:val="center"/>
          </w:tcPr>
          <w:p w:rsidR="00000000" w:rsidDel="00000000" w:rsidP="00000000" w:rsidRDefault="00000000" w:rsidRPr="00000000" w14:paraId="0000001E">
            <w:pPr>
              <w:rPr>
                <w:rFonts w:ascii="Vani" w:cs="Vani" w:eastAsia="Vani" w:hAnsi="Vani"/>
                <w:b w:val="1"/>
                <w:bCs w:val="1"/>
              </w:rPr>
            </w:pPr>
            <w:r w:rsidDel="00000000" w:rsidR="00000000" w:rsidRPr="00000000">
              <w:rPr>
                <w:rFonts w:ascii="Vani" w:cs="Vani" w:eastAsia="Vani" w:hAnsi="Vani"/>
                <w:b w:val="1"/>
                <w:bCs w:val="1"/>
                <w:rtl w:val="0"/>
              </w:rPr>
              <w:t xml:space="preserve">పెరిగి</w:t>
            </w:r>
          </w:p>
        </w:tc>
        <w:tc>
          <w:tcPr>
            <w:vAlign w:val="center"/>
          </w:tcPr>
          <w:p w:rsidR="00000000" w:rsidDel="00000000" w:rsidP="00000000" w:rsidRDefault="00000000" w:rsidRPr="00000000" w14:paraId="0000001F">
            <w:pPr>
              <w:rPr>
                <w:rFonts w:ascii="Vani" w:cs="Vani" w:eastAsia="Vani" w:hAnsi="Vani"/>
                <w:b w:val="1"/>
                <w:bCs w:val="1"/>
              </w:rPr>
            </w:pPr>
            <w:r w:rsidDel="00000000" w:rsidR="00000000" w:rsidRPr="00000000">
              <w:rPr>
                <w:rFonts w:ascii="Vani" w:cs="Vani" w:eastAsia="Vani" w:hAnsi="Vani"/>
                <w:b w:val="1"/>
                <w:bCs w:val="1"/>
                <w:rtl w:val="0"/>
              </w:rPr>
              <w:t xml:space="preserve">వృద్ధి చెంది</w:t>
            </w:r>
          </w:p>
        </w:tc>
        <w:tc>
          <w:tcPr>
            <w:vAlign w:val="center"/>
          </w:tcPr>
          <w:p w:rsidR="00000000" w:rsidDel="00000000" w:rsidP="00000000" w:rsidRDefault="00000000" w:rsidRPr="00000000" w14:paraId="00000020">
            <w:pPr>
              <w:rPr>
                <w:rFonts w:ascii="Vani" w:cs="Vani" w:eastAsia="Vani" w:hAnsi="Vani"/>
                <w:b w:val="1"/>
                <w:bCs w:val="1"/>
              </w:rPr>
            </w:pPr>
            <w:r w:rsidDel="00000000" w:rsidR="00000000" w:rsidRPr="00000000">
              <w:rPr>
                <w:rFonts w:ascii="Vani" w:cs="Vani" w:eastAsia="Vani" w:hAnsi="Vani"/>
                <w:b w:val="1"/>
                <w:bCs w:val="1"/>
                <w:rtl w:val="0"/>
              </w:rPr>
              <w:t xml:space="preserve">Having grown</w:t>
            </w:r>
          </w:p>
        </w:tc>
      </w:tr>
      <w:tr>
        <w:trPr>
          <w:cantSplit w:val="0"/>
          <w:tblHeader w:val="0"/>
        </w:trPr>
        <w:tc>
          <w:tcPr>
            <w:vAlign w:val="center"/>
          </w:tcPr>
          <w:p w:rsidR="00000000" w:rsidDel="00000000" w:rsidP="00000000" w:rsidRDefault="00000000" w:rsidRPr="00000000" w14:paraId="00000021">
            <w:pPr>
              <w:rPr>
                <w:rFonts w:ascii="Vani" w:cs="Vani" w:eastAsia="Vani" w:hAnsi="Vani"/>
                <w:b w:val="1"/>
                <w:bCs w:val="1"/>
              </w:rPr>
            </w:pPr>
            <w:r w:rsidDel="00000000" w:rsidR="00000000" w:rsidRPr="00000000">
              <w:rPr>
                <w:rFonts w:ascii="Vani" w:cs="Vani" w:eastAsia="Vani" w:hAnsi="Vani"/>
                <w:b w:val="1"/>
                <w:bCs w:val="1"/>
                <w:rtl w:val="0"/>
              </w:rPr>
              <w:t xml:space="preserve">చలువపందిరి</w:t>
            </w:r>
          </w:p>
        </w:tc>
        <w:tc>
          <w:tcPr>
            <w:vAlign w:val="center"/>
          </w:tcPr>
          <w:p w:rsidR="00000000" w:rsidDel="00000000" w:rsidP="00000000" w:rsidRDefault="00000000" w:rsidRPr="00000000" w14:paraId="00000022">
            <w:pPr>
              <w:rPr>
                <w:rFonts w:ascii="Vani" w:cs="Vani" w:eastAsia="Vani" w:hAnsi="Vani"/>
                <w:b w:val="1"/>
                <w:bCs w:val="1"/>
              </w:rPr>
            </w:pPr>
            <w:r w:rsidDel="00000000" w:rsidR="00000000" w:rsidRPr="00000000">
              <w:rPr>
                <w:rFonts w:ascii="Vani" w:cs="Vani" w:eastAsia="Vani" w:hAnsi="Vani"/>
                <w:b w:val="1"/>
                <w:bCs w:val="1"/>
                <w:rtl w:val="0"/>
              </w:rPr>
              <w:t xml:space="preserve">చల్లని నీడ నిచ్చే పందిరి</w:t>
            </w:r>
          </w:p>
        </w:tc>
        <w:tc>
          <w:tcPr>
            <w:vAlign w:val="center"/>
          </w:tcPr>
          <w:p w:rsidR="00000000" w:rsidDel="00000000" w:rsidP="00000000" w:rsidRDefault="00000000" w:rsidRPr="00000000" w14:paraId="00000023">
            <w:pPr>
              <w:rPr>
                <w:rFonts w:ascii="Vani" w:cs="Vani" w:eastAsia="Vani" w:hAnsi="Vani"/>
                <w:b w:val="1"/>
                <w:bCs w:val="1"/>
              </w:rPr>
            </w:pPr>
            <w:r w:rsidDel="00000000" w:rsidR="00000000" w:rsidRPr="00000000">
              <w:rPr>
                <w:rFonts w:ascii="Vani" w:cs="Vani" w:eastAsia="Vani" w:hAnsi="Vani"/>
                <w:b w:val="1"/>
                <w:bCs w:val="1"/>
                <w:rtl w:val="0"/>
              </w:rPr>
              <w:t xml:space="preserve">A cool canopy / bower</w:t>
            </w:r>
          </w:p>
        </w:tc>
      </w:tr>
      <w:tr>
        <w:trPr>
          <w:cantSplit w:val="0"/>
          <w:tblHeader w:val="0"/>
        </w:trPr>
        <w:tc>
          <w:tcPr>
            <w:vAlign w:val="center"/>
          </w:tcPr>
          <w:p w:rsidR="00000000" w:rsidDel="00000000" w:rsidP="00000000" w:rsidRDefault="00000000" w:rsidRPr="00000000" w14:paraId="00000024">
            <w:pPr>
              <w:rPr>
                <w:rFonts w:ascii="Vani" w:cs="Vani" w:eastAsia="Vani" w:hAnsi="Vani"/>
                <w:b w:val="1"/>
                <w:bCs w:val="1"/>
              </w:rPr>
            </w:pPr>
            <w:r w:rsidDel="00000000" w:rsidR="00000000" w:rsidRPr="00000000">
              <w:rPr>
                <w:rFonts w:ascii="Vani" w:cs="Vani" w:eastAsia="Vani" w:hAnsi="Vani"/>
                <w:b w:val="1"/>
                <w:bCs w:val="1"/>
                <w:rtl w:val="0"/>
              </w:rPr>
              <w:t xml:space="preserve">వలేనుండెను</w:t>
            </w:r>
          </w:p>
        </w:tc>
        <w:tc>
          <w:tcPr>
            <w:vAlign w:val="center"/>
          </w:tcPr>
          <w:p w:rsidR="00000000" w:rsidDel="00000000" w:rsidP="00000000" w:rsidRDefault="00000000" w:rsidRPr="00000000" w14:paraId="00000025">
            <w:pPr>
              <w:rPr>
                <w:rFonts w:ascii="Vani" w:cs="Vani" w:eastAsia="Vani" w:hAnsi="Vani"/>
                <w:b w:val="1"/>
                <w:bCs w:val="1"/>
              </w:rPr>
            </w:pPr>
            <w:r w:rsidDel="00000000" w:rsidR="00000000" w:rsidRPr="00000000">
              <w:rPr>
                <w:rFonts w:ascii="Vani" w:cs="Vani" w:eastAsia="Vani" w:hAnsi="Vani"/>
                <w:b w:val="1"/>
                <w:bCs w:val="1"/>
                <w:rtl w:val="0"/>
              </w:rPr>
              <w:t xml:space="preserve">లాగా ఉండెను</w:t>
            </w:r>
          </w:p>
        </w:tc>
        <w:tc>
          <w:tcPr>
            <w:vAlign w:val="center"/>
          </w:tcPr>
          <w:p w:rsidR="00000000" w:rsidDel="00000000" w:rsidP="00000000" w:rsidRDefault="00000000" w:rsidRPr="00000000" w14:paraId="00000026">
            <w:pPr>
              <w:rPr>
                <w:rFonts w:ascii="Vani" w:cs="Vani" w:eastAsia="Vani" w:hAnsi="Vani"/>
                <w:b w:val="1"/>
                <w:bCs w:val="1"/>
              </w:rPr>
            </w:pPr>
            <w:r w:rsidDel="00000000" w:rsidR="00000000" w:rsidRPr="00000000">
              <w:rPr>
                <w:rFonts w:ascii="Vani" w:cs="Vani" w:eastAsia="Vani" w:hAnsi="Vani"/>
                <w:b w:val="1"/>
                <w:bCs w:val="1"/>
                <w:rtl w:val="0"/>
              </w:rPr>
              <w:t xml:space="preserve">Looked like / Resembled</w:t>
            </w:r>
          </w:p>
        </w:tc>
      </w:tr>
      <w:tr>
        <w:trPr>
          <w:cantSplit w:val="0"/>
          <w:tblHeader w:val="0"/>
        </w:trPr>
        <w:tc>
          <w:tcPr>
            <w:vAlign w:val="center"/>
          </w:tcPr>
          <w:p w:rsidR="00000000" w:rsidDel="00000000" w:rsidP="00000000" w:rsidRDefault="00000000" w:rsidRPr="00000000" w14:paraId="00000027">
            <w:pPr>
              <w:rPr>
                <w:rFonts w:ascii="Vani" w:cs="Vani" w:eastAsia="Vani" w:hAnsi="Vani"/>
                <w:b w:val="1"/>
                <w:bCs w:val="1"/>
              </w:rPr>
            </w:pPr>
            <w:r w:rsidDel="00000000" w:rsidR="00000000" w:rsidRPr="00000000">
              <w:rPr>
                <w:rFonts w:ascii="Vani" w:cs="Vani" w:eastAsia="Vani" w:hAnsi="Vani"/>
                <w:b w:val="1"/>
                <w:bCs w:val="1"/>
                <w:rtl w:val="0"/>
              </w:rPr>
              <w:t xml:space="preserve">దానిక్రింద</w:t>
            </w:r>
          </w:p>
        </w:tc>
        <w:tc>
          <w:tcPr>
            <w:vAlign w:val="center"/>
          </w:tcPr>
          <w:p w:rsidR="00000000" w:rsidDel="00000000" w:rsidP="00000000" w:rsidRDefault="00000000" w:rsidRPr="00000000" w14:paraId="00000028">
            <w:pPr>
              <w:rPr>
                <w:rFonts w:ascii="Vani" w:cs="Vani" w:eastAsia="Vani" w:hAnsi="Vani"/>
                <w:b w:val="1"/>
                <w:bCs w:val="1"/>
              </w:rPr>
            </w:pPr>
            <w:r w:rsidDel="00000000" w:rsidR="00000000" w:rsidRPr="00000000">
              <w:rPr>
                <w:rFonts w:ascii="Vani" w:cs="Vani" w:eastAsia="Vani" w:hAnsi="Vani"/>
                <w:b w:val="1"/>
                <w:bCs w:val="1"/>
                <w:rtl w:val="0"/>
              </w:rPr>
              <w:t xml:space="preserve">ఆ చెట్టు కింద</w:t>
            </w:r>
          </w:p>
        </w:tc>
        <w:tc>
          <w:tcPr>
            <w:vAlign w:val="center"/>
          </w:tcPr>
          <w:p w:rsidR="00000000" w:rsidDel="00000000" w:rsidP="00000000" w:rsidRDefault="00000000" w:rsidRPr="00000000" w14:paraId="00000029">
            <w:pPr>
              <w:rPr>
                <w:rFonts w:ascii="Vani" w:cs="Vani" w:eastAsia="Vani" w:hAnsi="Vani"/>
                <w:b w:val="1"/>
                <w:bCs w:val="1"/>
              </w:rPr>
            </w:pPr>
            <w:r w:rsidDel="00000000" w:rsidR="00000000" w:rsidRPr="00000000">
              <w:rPr>
                <w:rFonts w:ascii="Vani" w:cs="Vani" w:eastAsia="Vani" w:hAnsi="Vani"/>
                <w:b w:val="1"/>
                <w:bCs w:val="1"/>
                <w:rtl w:val="0"/>
              </w:rPr>
              <w:t xml:space="preserve">Underneath it</w:t>
            </w:r>
          </w:p>
        </w:tc>
      </w:tr>
      <w:tr>
        <w:trPr>
          <w:cantSplit w:val="0"/>
          <w:tblHeader w:val="0"/>
        </w:trPr>
        <w:tc>
          <w:tcPr>
            <w:vAlign w:val="center"/>
          </w:tcPr>
          <w:p w:rsidR="00000000" w:rsidDel="00000000" w:rsidP="00000000" w:rsidRDefault="00000000" w:rsidRPr="00000000" w14:paraId="0000002A">
            <w:pPr>
              <w:rPr>
                <w:rFonts w:ascii="Vani" w:cs="Vani" w:eastAsia="Vani" w:hAnsi="Vani"/>
                <w:b w:val="1"/>
                <w:bCs w:val="1"/>
              </w:rPr>
            </w:pPr>
            <w:r w:rsidDel="00000000" w:rsidR="00000000" w:rsidRPr="00000000">
              <w:rPr>
                <w:rFonts w:ascii="Vani" w:cs="Vani" w:eastAsia="Vani" w:hAnsi="Vani"/>
                <w:b w:val="1"/>
                <w:bCs w:val="1"/>
                <w:rtl w:val="0"/>
              </w:rPr>
              <w:t xml:space="preserve">కలుగులో</w:t>
            </w:r>
          </w:p>
        </w:tc>
        <w:tc>
          <w:tcPr>
            <w:vAlign w:val="center"/>
          </w:tcPr>
          <w:p w:rsidR="00000000" w:rsidDel="00000000" w:rsidP="00000000" w:rsidRDefault="00000000" w:rsidRPr="00000000" w14:paraId="0000002B">
            <w:pPr>
              <w:rPr>
                <w:rFonts w:ascii="Vani" w:cs="Vani" w:eastAsia="Vani" w:hAnsi="Vani"/>
                <w:b w:val="1"/>
                <w:bCs w:val="1"/>
              </w:rPr>
            </w:pPr>
            <w:r w:rsidDel="00000000" w:rsidR="00000000" w:rsidRPr="00000000">
              <w:rPr>
                <w:rFonts w:ascii="Vani" w:cs="Vani" w:eastAsia="Vani" w:hAnsi="Vani"/>
                <w:b w:val="1"/>
                <w:bCs w:val="1"/>
                <w:rtl w:val="0"/>
              </w:rPr>
              <w:t xml:space="preserve">రంధ్రములో / బిలంలో</w:t>
            </w:r>
          </w:p>
        </w:tc>
        <w:tc>
          <w:tcPr>
            <w:vAlign w:val="center"/>
          </w:tcPr>
          <w:p w:rsidR="00000000" w:rsidDel="00000000" w:rsidP="00000000" w:rsidRDefault="00000000" w:rsidRPr="00000000" w14:paraId="0000002C">
            <w:pPr>
              <w:rPr>
                <w:rFonts w:ascii="Vani" w:cs="Vani" w:eastAsia="Vani" w:hAnsi="Vani"/>
                <w:b w:val="1"/>
                <w:bCs w:val="1"/>
              </w:rPr>
            </w:pPr>
            <w:r w:rsidDel="00000000" w:rsidR="00000000" w:rsidRPr="00000000">
              <w:rPr>
                <w:rFonts w:ascii="Vani" w:cs="Vani" w:eastAsia="Vani" w:hAnsi="Vani"/>
                <w:b w:val="1"/>
                <w:bCs w:val="1"/>
                <w:rtl w:val="0"/>
              </w:rPr>
              <w:t xml:space="preserve">In a hole / burrow</w:t>
            </w:r>
          </w:p>
        </w:tc>
      </w:tr>
      <w:tr>
        <w:trPr>
          <w:cantSplit w:val="0"/>
          <w:tblHeader w:val="0"/>
        </w:trPr>
        <w:tc>
          <w:tcPr>
            <w:vAlign w:val="center"/>
          </w:tcPr>
          <w:p w:rsidR="00000000" w:rsidDel="00000000" w:rsidP="00000000" w:rsidRDefault="00000000" w:rsidRPr="00000000" w14:paraId="0000002D">
            <w:pPr>
              <w:rPr>
                <w:rFonts w:ascii="Vani" w:cs="Vani" w:eastAsia="Vani" w:hAnsi="Vani"/>
                <w:b w:val="1"/>
                <w:bCs w:val="1"/>
              </w:rPr>
            </w:pPr>
            <w:r w:rsidDel="00000000" w:rsidR="00000000" w:rsidRPr="00000000">
              <w:rPr>
                <w:rFonts w:ascii="Vani" w:cs="Vani" w:eastAsia="Vani" w:hAnsi="Vani"/>
                <w:b w:val="1"/>
                <w:bCs w:val="1"/>
                <w:rtl w:val="0"/>
              </w:rPr>
              <w:t xml:space="preserve">నొకయెలుక</w:t>
            </w:r>
          </w:p>
        </w:tc>
        <w:tc>
          <w:tcPr>
            <w:vAlign w:val="center"/>
          </w:tcPr>
          <w:p w:rsidR="00000000" w:rsidDel="00000000" w:rsidP="00000000" w:rsidRDefault="00000000" w:rsidRPr="00000000" w14:paraId="0000002E">
            <w:pPr>
              <w:rPr>
                <w:rFonts w:ascii="Vani" w:cs="Vani" w:eastAsia="Vani" w:hAnsi="Vani"/>
                <w:b w:val="1"/>
                <w:bCs w:val="1"/>
              </w:rPr>
            </w:pPr>
            <w:r w:rsidDel="00000000" w:rsidR="00000000" w:rsidRPr="00000000">
              <w:rPr>
                <w:rFonts w:ascii="Vani" w:cs="Vani" w:eastAsia="Vani" w:hAnsi="Vani"/>
                <w:b w:val="1"/>
                <w:bCs w:val="1"/>
                <w:rtl w:val="0"/>
              </w:rPr>
              <w:t xml:space="preserve">ఒక ఎలుక</w:t>
            </w:r>
          </w:p>
        </w:tc>
        <w:tc>
          <w:tcPr>
            <w:vAlign w:val="center"/>
          </w:tcPr>
          <w:p w:rsidR="00000000" w:rsidDel="00000000" w:rsidP="00000000" w:rsidRDefault="00000000" w:rsidRPr="00000000" w14:paraId="0000002F">
            <w:pPr>
              <w:rPr>
                <w:rFonts w:ascii="Vani" w:cs="Vani" w:eastAsia="Vani" w:hAnsi="Vani"/>
                <w:b w:val="1"/>
                <w:bCs w:val="1"/>
              </w:rPr>
            </w:pPr>
            <w:r w:rsidDel="00000000" w:rsidR="00000000" w:rsidRPr="00000000">
              <w:rPr>
                <w:rFonts w:ascii="Vani" w:cs="Vani" w:eastAsia="Vani" w:hAnsi="Vani"/>
                <w:b w:val="1"/>
                <w:bCs w:val="1"/>
                <w:rtl w:val="0"/>
              </w:rPr>
              <w:t xml:space="preserve">A mouse / rat</w:t>
            </w:r>
          </w:p>
        </w:tc>
      </w:tr>
      <w:tr>
        <w:trPr>
          <w:cantSplit w:val="0"/>
          <w:tblHeader w:val="0"/>
        </w:trPr>
        <w:tc>
          <w:tcPr>
            <w:vAlign w:val="center"/>
          </w:tcPr>
          <w:p w:rsidR="00000000" w:rsidDel="00000000" w:rsidP="00000000" w:rsidRDefault="00000000" w:rsidRPr="00000000" w14:paraId="00000030">
            <w:pPr>
              <w:rPr>
                <w:rFonts w:ascii="Vani" w:cs="Vani" w:eastAsia="Vani" w:hAnsi="Vani"/>
                <w:b w:val="1"/>
                <w:bCs w:val="1"/>
              </w:rPr>
            </w:pPr>
            <w:r w:rsidDel="00000000" w:rsidR="00000000" w:rsidRPr="00000000">
              <w:rPr>
                <w:rFonts w:ascii="Vani" w:cs="Vani" w:eastAsia="Vani" w:hAnsi="Vani"/>
                <w:b w:val="1"/>
                <w:bCs w:val="1"/>
                <w:rtl w:val="0"/>
              </w:rPr>
              <w:t xml:space="preserve">నివసించు చుండెను</w:t>
            </w:r>
          </w:p>
        </w:tc>
        <w:tc>
          <w:tcPr>
            <w:vAlign w:val="center"/>
          </w:tcPr>
          <w:p w:rsidR="00000000" w:rsidDel="00000000" w:rsidP="00000000" w:rsidRDefault="00000000" w:rsidRPr="00000000" w14:paraId="00000031">
            <w:pPr>
              <w:rPr>
                <w:rFonts w:ascii="Vani" w:cs="Vani" w:eastAsia="Vani" w:hAnsi="Vani"/>
                <w:b w:val="1"/>
                <w:bCs w:val="1"/>
              </w:rPr>
            </w:pPr>
            <w:r w:rsidDel="00000000" w:rsidR="00000000" w:rsidRPr="00000000">
              <w:rPr>
                <w:rFonts w:ascii="Vani" w:cs="Vani" w:eastAsia="Vani" w:hAnsi="Vani"/>
                <w:b w:val="1"/>
                <w:bCs w:val="1"/>
                <w:rtl w:val="0"/>
              </w:rPr>
              <w:t xml:space="preserve">కాపురం ఉండెను</w:t>
            </w:r>
          </w:p>
        </w:tc>
        <w:tc>
          <w:tcPr>
            <w:vAlign w:val="center"/>
          </w:tcPr>
          <w:p w:rsidR="00000000" w:rsidDel="00000000" w:rsidP="00000000" w:rsidRDefault="00000000" w:rsidRPr="00000000" w14:paraId="00000032">
            <w:pPr>
              <w:rPr>
                <w:rFonts w:ascii="Vani" w:cs="Vani" w:eastAsia="Vani" w:hAnsi="Vani"/>
                <w:b w:val="1"/>
                <w:bCs w:val="1"/>
              </w:rPr>
            </w:pPr>
            <w:r w:rsidDel="00000000" w:rsidR="00000000" w:rsidRPr="00000000">
              <w:rPr>
                <w:rFonts w:ascii="Vani" w:cs="Vani" w:eastAsia="Vani" w:hAnsi="Vani"/>
                <w:b w:val="1"/>
                <w:bCs w:val="1"/>
                <w:rtl w:val="0"/>
              </w:rPr>
              <w:t xml:space="preserve">Was living / residing</w:t>
            </w:r>
          </w:p>
        </w:tc>
      </w:tr>
      <w:tr>
        <w:trPr>
          <w:cantSplit w:val="0"/>
          <w:tblHeader w:val="0"/>
        </w:trPr>
        <w:tc>
          <w:tcPr>
            <w:vAlign w:val="center"/>
          </w:tcPr>
          <w:p w:rsidR="00000000" w:rsidDel="00000000" w:rsidP="00000000" w:rsidRDefault="00000000" w:rsidRPr="00000000" w14:paraId="00000033">
            <w:pPr>
              <w:rPr>
                <w:rFonts w:ascii="Vani" w:cs="Vani" w:eastAsia="Vani" w:hAnsi="Vani"/>
                <w:b w:val="1"/>
                <w:bCs w:val="1"/>
              </w:rPr>
            </w:pPr>
            <w:r w:rsidDel="00000000" w:rsidR="00000000" w:rsidRPr="00000000">
              <w:rPr>
                <w:rFonts w:ascii="Vani" w:cs="Vani" w:eastAsia="Vani" w:hAnsi="Vani"/>
                <w:b w:val="1"/>
                <w:bCs w:val="1"/>
                <w:rtl w:val="0"/>
              </w:rPr>
              <w:t xml:space="preserve">దాని</w:t>
            </w:r>
          </w:p>
        </w:tc>
        <w:tc>
          <w:tcPr>
            <w:vAlign w:val="center"/>
          </w:tcPr>
          <w:p w:rsidR="00000000" w:rsidDel="00000000" w:rsidP="00000000" w:rsidRDefault="00000000" w:rsidRPr="00000000" w14:paraId="00000034">
            <w:pPr>
              <w:rPr>
                <w:rFonts w:ascii="Vani" w:cs="Vani" w:eastAsia="Vani" w:hAnsi="Vani"/>
                <w:b w:val="1"/>
                <w:bCs w:val="1"/>
              </w:rPr>
            </w:pPr>
            <w:r w:rsidDel="00000000" w:rsidR="00000000" w:rsidRPr="00000000">
              <w:rPr>
                <w:rFonts w:ascii="Vani" w:cs="Vani" w:eastAsia="Vani" w:hAnsi="Vani"/>
                <w:b w:val="1"/>
                <w:bCs w:val="1"/>
                <w:rtl w:val="0"/>
              </w:rPr>
              <w:t xml:space="preserve">ఆ ఎలుక యొక్క</w:t>
            </w:r>
          </w:p>
        </w:tc>
        <w:tc>
          <w:tcPr>
            <w:vAlign w:val="center"/>
          </w:tcPr>
          <w:p w:rsidR="00000000" w:rsidDel="00000000" w:rsidP="00000000" w:rsidRDefault="00000000" w:rsidRPr="00000000" w14:paraId="00000035">
            <w:pPr>
              <w:rPr>
                <w:rFonts w:ascii="Vani" w:cs="Vani" w:eastAsia="Vani" w:hAnsi="Vani"/>
                <w:b w:val="1"/>
                <w:bCs w:val="1"/>
              </w:rPr>
            </w:pPr>
            <w:r w:rsidDel="00000000" w:rsidR="00000000" w:rsidRPr="00000000">
              <w:rPr>
                <w:rFonts w:ascii="Vani" w:cs="Vani" w:eastAsia="Vani" w:hAnsi="Vani"/>
                <w:b w:val="1"/>
                <w:bCs w:val="1"/>
                <w:rtl w:val="0"/>
              </w:rPr>
              <w:t xml:space="preserve">Its</w:t>
            </w:r>
          </w:p>
        </w:tc>
      </w:tr>
      <w:tr>
        <w:trPr>
          <w:cantSplit w:val="0"/>
          <w:tblHeader w:val="0"/>
        </w:trPr>
        <w:tc>
          <w:tcPr>
            <w:vAlign w:val="center"/>
          </w:tcPr>
          <w:p w:rsidR="00000000" w:rsidDel="00000000" w:rsidP="00000000" w:rsidRDefault="00000000" w:rsidRPr="00000000" w14:paraId="00000036">
            <w:pPr>
              <w:rPr>
                <w:rFonts w:ascii="Vani" w:cs="Vani" w:eastAsia="Vani" w:hAnsi="Vani"/>
                <w:b w:val="1"/>
                <w:bCs w:val="1"/>
              </w:rPr>
            </w:pPr>
            <w:r w:rsidDel="00000000" w:rsidR="00000000" w:rsidRPr="00000000">
              <w:rPr>
                <w:rFonts w:ascii="Vani" w:cs="Vani" w:eastAsia="Vani" w:hAnsi="Vani"/>
                <w:b w:val="1"/>
                <w:bCs w:val="1"/>
                <w:rtl w:val="0"/>
              </w:rPr>
              <w:t xml:space="preserve">పేరు</w:t>
            </w:r>
          </w:p>
        </w:tc>
        <w:tc>
          <w:tcPr>
            <w:vAlign w:val="center"/>
          </w:tcPr>
          <w:p w:rsidR="00000000" w:rsidDel="00000000" w:rsidP="00000000" w:rsidRDefault="00000000" w:rsidRPr="00000000" w14:paraId="00000037">
            <w:pPr>
              <w:rPr>
                <w:rFonts w:ascii="Vani" w:cs="Vani" w:eastAsia="Vani" w:hAnsi="Vani"/>
                <w:b w:val="1"/>
                <w:bCs w:val="1"/>
              </w:rPr>
            </w:pPr>
            <w:r w:rsidDel="00000000" w:rsidR="00000000" w:rsidRPr="00000000">
              <w:rPr>
                <w:rFonts w:ascii="Vani" w:cs="Vani" w:eastAsia="Vani" w:hAnsi="Vani"/>
                <w:b w:val="1"/>
                <w:bCs w:val="1"/>
                <w:rtl w:val="0"/>
              </w:rPr>
              <w:t xml:space="preserve">నామధేయము</w:t>
            </w:r>
          </w:p>
        </w:tc>
        <w:tc>
          <w:tcPr>
            <w:vAlign w:val="center"/>
          </w:tcPr>
          <w:p w:rsidR="00000000" w:rsidDel="00000000" w:rsidP="00000000" w:rsidRDefault="00000000" w:rsidRPr="00000000" w14:paraId="00000038">
            <w:pPr>
              <w:rPr>
                <w:rFonts w:ascii="Vani" w:cs="Vani" w:eastAsia="Vani" w:hAnsi="Vani"/>
                <w:b w:val="1"/>
                <w:bCs w:val="1"/>
              </w:rPr>
            </w:pPr>
            <w:r w:rsidDel="00000000" w:rsidR="00000000" w:rsidRPr="00000000">
              <w:rPr>
                <w:rFonts w:ascii="Vani" w:cs="Vani" w:eastAsia="Vani" w:hAnsi="Vani"/>
                <w:b w:val="1"/>
                <w:bCs w:val="1"/>
                <w:rtl w:val="0"/>
              </w:rPr>
              <w:t xml:space="preserve">Name</w:t>
            </w:r>
          </w:p>
        </w:tc>
      </w:tr>
      <w:tr>
        <w:trPr>
          <w:cantSplit w:val="0"/>
          <w:tblHeader w:val="0"/>
        </w:trPr>
        <w:tc>
          <w:tcPr>
            <w:vAlign w:val="center"/>
          </w:tcPr>
          <w:p w:rsidR="00000000" w:rsidDel="00000000" w:rsidP="00000000" w:rsidRDefault="00000000" w:rsidRPr="00000000" w14:paraId="00000039">
            <w:pPr>
              <w:rPr>
                <w:rFonts w:ascii="Vani" w:cs="Vani" w:eastAsia="Vani" w:hAnsi="Vani"/>
                <w:b w:val="1"/>
                <w:bCs w:val="1"/>
              </w:rPr>
            </w:pPr>
            <w:r w:rsidDel="00000000" w:rsidR="00000000" w:rsidRPr="00000000">
              <w:rPr>
                <w:rFonts w:ascii="Vani" w:cs="Vani" w:eastAsia="Vani" w:hAnsi="Vani"/>
                <w:b w:val="1"/>
                <w:bCs w:val="1"/>
                <w:rtl w:val="0"/>
              </w:rPr>
              <w:t xml:space="preserve">పలితుఁడు</w:t>
            </w:r>
          </w:p>
        </w:tc>
        <w:tc>
          <w:tcPr>
            <w:vAlign w:val="center"/>
          </w:tcPr>
          <w:p w:rsidR="00000000" w:rsidDel="00000000" w:rsidP="00000000" w:rsidRDefault="00000000" w:rsidRPr="00000000" w14:paraId="0000003A">
            <w:pPr>
              <w:rPr>
                <w:rFonts w:ascii="Vani" w:cs="Vani" w:eastAsia="Vani" w:hAnsi="Vani"/>
                <w:b w:val="1"/>
                <w:bCs w:val="1"/>
              </w:rPr>
            </w:pPr>
            <w:r w:rsidDel="00000000" w:rsidR="00000000" w:rsidRPr="00000000">
              <w:rPr>
                <w:rFonts w:ascii="Vani" w:cs="Vani" w:eastAsia="Vani" w:hAnsi="Vani"/>
                <w:b w:val="1"/>
                <w:bCs w:val="1"/>
                <w:rtl w:val="0"/>
              </w:rPr>
              <w:t xml:space="preserve">పలితుడు అనే పేరు కలవాడు</w:t>
            </w:r>
          </w:p>
        </w:tc>
        <w:tc>
          <w:tcPr>
            <w:vAlign w:val="center"/>
          </w:tcPr>
          <w:p w:rsidR="00000000" w:rsidDel="00000000" w:rsidP="00000000" w:rsidRDefault="00000000" w:rsidRPr="00000000" w14:paraId="0000003B">
            <w:pPr>
              <w:rPr>
                <w:rFonts w:ascii="Vani" w:cs="Vani" w:eastAsia="Vani" w:hAnsi="Vani"/>
                <w:b w:val="1"/>
                <w:bCs w:val="1"/>
              </w:rPr>
            </w:pPr>
            <w:r w:rsidDel="00000000" w:rsidR="00000000" w:rsidRPr="00000000">
              <w:rPr>
                <w:rFonts w:ascii="Vani" w:cs="Vani" w:eastAsia="Vani" w:hAnsi="Vani"/>
                <w:b w:val="1"/>
                <w:bCs w:val="1"/>
                <w:rtl w:val="0"/>
              </w:rPr>
              <w:t xml:space="preserve">Palithudu (Name of the mouse)</w:t>
            </w:r>
          </w:p>
        </w:tc>
      </w:tr>
      <w:tr>
        <w:trPr>
          <w:cantSplit w:val="0"/>
          <w:tblHeader w:val="0"/>
        </w:trPr>
        <w:tc>
          <w:tcPr>
            <w:vAlign w:val="center"/>
          </w:tcPr>
          <w:p w:rsidR="00000000" w:rsidDel="00000000" w:rsidP="00000000" w:rsidRDefault="00000000" w:rsidRPr="00000000" w14:paraId="0000003C">
            <w:pPr>
              <w:rPr>
                <w:rFonts w:ascii="Vani" w:cs="Vani" w:eastAsia="Vani" w:hAnsi="Vani"/>
                <w:b w:val="1"/>
                <w:bCs w:val="1"/>
              </w:rPr>
            </w:pPr>
            <w:r w:rsidDel="00000000" w:rsidR="00000000" w:rsidRPr="00000000">
              <w:rPr>
                <w:rFonts w:ascii="Vani" w:cs="Vani" w:eastAsia="Vani" w:hAnsi="Vani"/>
                <w:b w:val="1"/>
                <w:bCs w:val="1"/>
                <w:rtl w:val="0"/>
              </w:rPr>
              <w:t xml:space="preserve">ఆ</w:t>
            </w:r>
          </w:p>
        </w:tc>
        <w:tc>
          <w:tcPr>
            <w:vAlign w:val="center"/>
          </w:tcPr>
          <w:p w:rsidR="00000000" w:rsidDel="00000000" w:rsidP="00000000" w:rsidRDefault="00000000" w:rsidRPr="00000000" w14:paraId="0000003D">
            <w:pPr>
              <w:rPr>
                <w:rFonts w:ascii="Vani" w:cs="Vani" w:eastAsia="Vani" w:hAnsi="Vani"/>
                <w:b w:val="1"/>
                <w:bCs w:val="1"/>
              </w:rPr>
            </w:pPr>
            <w:r w:rsidDel="00000000" w:rsidR="00000000" w:rsidRPr="00000000">
              <w:rPr>
                <w:rFonts w:ascii="Vani" w:cs="Vani" w:eastAsia="Vani" w:hAnsi="Vani"/>
                <w:b w:val="1"/>
                <w:bCs w:val="1"/>
                <w:rtl w:val="0"/>
              </w:rPr>
              <w:t xml:space="preserve">ఆ</w:t>
            </w:r>
          </w:p>
        </w:tc>
        <w:tc>
          <w:tcPr>
            <w:vAlign w:val="center"/>
          </w:tcPr>
          <w:p w:rsidR="00000000" w:rsidDel="00000000" w:rsidP="00000000" w:rsidRDefault="00000000" w:rsidRPr="00000000" w14:paraId="0000003E">
            <w:pPr>
              <w:rPr>
                <w:rFonts w:ascii="Vani" w:cs="Vani" w:eastAsia="Vani" w:hAnsi="Vani"/>
                <w:b w:val="1"/>
                <w:bCs w:val="1"/>
              </w:rPr>
            </w:pPr>
            <w:r w:rsidDel="00000000" w:rsidR="00000000" w:rsidRPr="00000000">
              <w:rPr>
                <w:rFonts w:ascii="Vani" w:cs="Vani" w:eastAsia="Vani" w:hAnsi="Vani"/>
                <w:b w:val="1"/>
                <w:bCs w:val="1"/>
                <w:rtl w:val="0"/>
              </w:rPr>
              <w:t xml:space="preserve">That</w:t>
            </w:r>
          </w:p>
        </w:tc>
      </w:tr>
      <w:tr>
        <w:trPr>
          <w:cantSplit w:val="0"/>
          <w:tblHeader w:val="0"/>
        </w:trPr>
        <w:tc>
          <w:tcPr>
            <w:vAlign w:val="center"/>
          </w:tcPr>
          <w:p w:rsidR="00000000" w:rsidDel="00000000" w:rsidP="00000000" w:rsidRDefault="00000000" w:rsidRPr="00000000" w14:paraId="0000003F">
            <w:pPr>
              <w:rPr>
                <w:rFonts w:ascii="Vani" w:cs="Vani" w:eastAsia="Vani" w:hAnsi="Vani"/>
                <w:b w:val="1"/>
                <w:bCs w:val="1"/>
              </w:rPr>
            </w:pPr>
            <w:r w:rsidDel="00000000" w:rsidR="00000000" w:rsidRPr="00000000">
              <w:rPr>
                <w:rFonts w:ascii="Vani" w:cs="Vani" w:eastAsia="Vani" w:hAnsi="Vani"/>
                <w:b w:val="1"/>
                <w:bCs w:val="1"/>
                <w:rtl w:val="0"/>
              </w:rPr>
              <w:t xml:space="preserve">చెట్టుకొమ్మలపై</w:t>
            </w:r>
          </w:p>
        </w:tc>
        <w:tc>
          <w:tcPr>
            <w:vAlign w:val="center"/>
          </w:tcPr>
          <w:p w:rsidR="00000000" w:rsidDel="00000000" w:rsidP="00000000" w:rsidRDefault="00000000" w:rsidRPr="00000000" w14:paraId="00000040">
            <w:pPr>
              <w:rPr>
                <w:rFonts w:ascii="Vani" w:cs="Vani" w:eastAsia="Vani" w:hAnsi="Vani"/>
                <w:b w:val="1"/>
                <w:bCs w:val="1"/>
              </w:rPr>
            </w:pPr>
            <w:r w:rsidDel="00000000" w:rsidR="00000000" w:rsidRPr="00000000">
              <w:rPr>
                <w:rFonts w:ascii="Vani" w:cs="Vani" w:eastAsia="Vani" w:hAnsi="Vani"/>
                <w:b w:val="1"/>
                <w:bCs w:val="1"/>
                <w:rtl w:val="0"/>
              </w:rPr>
              <w:t xml:space="preserve">చెట్టు యొక్క కొమ్మల మీద</w:t>
            </w:r>
          </w:p>
        </w:tc>
        <w:tc>
          <w:tcPr>
            <w:vAlign w:val="center"/>
          </w:tcPr>
          <w:p w:rsidR="00000000" w:rsidDel="00000000" w:rsidP="00000000" w:rsidRDefault="00000000" w:rsidRPr="00000000" w14:paraId="00000041">
            <w:pPr>
              <w:rPr>
                <w:rFonts w:ascii="Vani" w:cs="Vani" w:eastAsia="Vani" w:hAnsi="Vani"/>
                <w:b w:val="1"/>
                <w:bCs w:val="1"/>
              </w:rPr>
            </w:pPr>
            <w:r w:rsidDel="00000000" w:rsidR="00000000" w:rsidRPr="00000000">
              <w:rPr>
                <w:rFonts w:ascii="Vani" w:cs="Vani" w:eastAsia="Vani" w:hAnsi="Vani"/>
                <w:b w:val="1"/>
                <w:bCs w:val="1"/>
                <w:rtl w:val="0"/>
              </w:rPr>
              <w:t xml:space="preserve">On the branches of the tree</w:t>
            </w:r>
          </w:p>
        </w:tc>
      </w:tr>
      <w:tr>
        <w:trPr>
          <w:cantSplit w:val="0"/>
          <w:tblHeader w:val="0"/>
        </w:trPr>
        <w:tc>
          <w:tcPr>
            <w:vAlign w:val="center"/>
          </w:tcPr>
          <w:p w:rsidR="00000000" w:rsidDel="00000000" w:rsidP="00000000" w:rsidRDefault="00000000" w:rsidRPr="00000000" w14:paraId="00000042">
            <w:pPr>
              <w:rPr>
                <w:rFonts w:ascii="Vani" w:cs="Vani" w:eastAsia="Vani" w:hAnsi="Vani"/>
                <w:b w:val="1"/>
                <w:bCs w:val="1"/>
              </w:rPr>
            </w:pPr>
            <w:r w:rsidDel="00000000" w:rsidR="00000000" w:rsidRPr="00000000">
              <w:rPr>
                <w:rFonts w:ascii="Vani" w:cs="Vani" w:eastAsia="Vani" w:hAnsi="Vani"/>
                <w:b w:val="1"/>
                <w:bCs w:val="1"/>
                <w:rtl w:val="0"/>
              </w:rPr>
              <w:t xml:space="preserve">పిల్ల్లి</w:t>
            </w:r>
          </w:p>
        </w:tc>
        <w:tc>
          <w:tcPr>
            <w:vAlign w:val="center"/>
          </w:tcPr>
          <w:p w:rsidR="00000000" w:rsidDel="00000000" w:rsidP="00000000" w:rsidRDefault="00000000" w:rsidRPr="00000000" w14:paraId="00000043">
            <w:pPr>
              <w:rPr>
                <w:rFonts w:ascii="Vani" w:cs="Vani" w:eastAsia="Vani" w:hAnsi="Vani"/>
                <w:b w:val="1"/>
                <w:bCs w:val="1"/>
              </w:rPr>
            </w:pPr>
            <w:r w:rsidDel="00000000" w:rsidR="00000000" w:rsidRPr="00000000">
              <w:rPr>
                <w:rFonts w:ascii="Vani" w:cs="Vani" w:eastAsia="Vani" w:hAnsi="Vani"/>
                <w:b w:val="1"/>
                <w:bCs w:val="1"/>
                <w:rtl w:val="0"/>
              </w:rPr>
              <w:t xml:space="preserve">మార్జాలము</w:t>
            </w:r>
          </w:p>
        </w:tc>
        <w:tc>
          <w:tcPr>
            <w:vAlign w:val="center"/>
          </w:tcPr>
          <w:p w:rsidR="00000000" w:rsidDel="00000000" w:rsidP="00000000" w:rsidRDefault="00000000" w:rsidRPr="00000000" w14:paraId="00000044">
            <w:pPr>
              <w:rPr>
                <w:rFonts w:ascii="Vani" w:cs="Vani" w:eastAsia="Vani" w:hAnsi="Vani"/>
                <w:b w:val="1"/>
                <w:bCs w:val="1"/>
              </w:rPr>
            </w:pPr>
            <w:r w:rsidDel="00000000" w:rsidR="00000000" w:rsidRPr="00000000">
              <w:rPr>
                <w:rFonts w:ascii="Vani" w:cs="Vani" w:eastAsia="Vani" w:hAnsi="Vani"/>
                <w:b w:val="1"/>
                <w:bCs w:val="1"/>
                <w:rtl w:val="0"/>
              </w:rPr>
              <w:t xml:space="preserve">Cat</w:t>
            </w:r>
          </w:p>
        </w:tc>
      </w:tr>
      <w:tr>
        <w:trPr>
          <w:cantSplit w:val="0"/>
          <w:tblHeader w:val="0"/>
        </w:trPr>
        <w:tc>
          <w:tcPr>
            <w:vAlign w:val="center"/>
          </w:tcPr>
          <w:p w:rsidR="00000000" w:rsidDel="00000000" w:rsidP="00000000" w:rsidRDefault="00000000" w:rsidRPr="00000000" w14:paraId="00000045">
            <w:pPr>
              <w:rPr>
                <w:rFonts w:ascii="Vani" w:cs="Vani" w:eastAsia="Vani" w:hAnsi="Vani"/>
                <w:b w:val="1"/>
                <w:bCs w:val="1"/>
              </w:rPr>
            </w:pPr>
            <w:r w:rsidDel="00000000" w:rsidR="00000000" w:rsidRPr="00000000">
              <w:rPr>
                <w:rFonts w:ascii="Vani" w:cs="Vani" w:eastAsia="Vani" w:hAnsi="Vani"/>
                <w:b w:val="1"/>
                <w:bCs w:val="1"/>
                <w:rtl w:val="0"/>
              </w:rPr>
              <w:t xml:space="preserve">వసించియుండెను</w:t>
            </w:r>
          </w:p>
        </w:tc>
        <w:tc>
          <w:tcPr>
            <w:vAlign w:val="center"/>
          </w:tcPr>
          <w:p w:rsidR="00000000" w:rsidDel="00000000" w:rsidP="00000000" w:rsidRDefault="00000000" w:rsidRPr="00000000" w14:paraId="00000046">
            <w:pPr>
              <w:rPr>
                <w:rFonts w:ascii="Vani" w:cs="Vani" w:eastAsia="Vani" w:hAnsi="Vani"/>
                <w:b w:val="1"/>
                <w:bCs w:val="1"/>
              </w:rPr>
            </w:pPr>
            <w:r w:rsidDel="00000000" w:rsidR="00000000" w:rsidRPr="00000000">
              <w:rPr>
                <w:rFonts w:ascii="Vani" w:cs="Vani" w:eastAsia="Vani" w:hAnsi="Vani"/>
                <w:b w:val="1"/>
                <w:bCs w:val="1"/>
                <w:rtl w:val="0"/>
              </w:rPr>
              <w:t xml:space="preserve">నివసించుచుండెను</w:t>
            </w:r>
          </w:p>
        </w:tc>
        <w:tc>
          <w:tcPr>
            <w:vAlign w:val="center"/>
          </w:tcPr>
          <w:p w:rsidR="00000000" w:rsidDel="00000000" w:rsidP="00000000" w:rsidRDefault="00000000" w:rsidRPr="00000000" w14:paraId="00000047">
            <w:pPr>
              <w:rPr>
                <w:rFonts w:ascii="Vani" w:cs="Vani" w:eastAsia="Vani" w:hAnsi="Vani"/>
                <w:b w:val="1"/>
                <w:bCs w:val="1"/>
              </w:rPr>
            </w:pPr>
            <w:r w:rsidDel="00000000" w:rsidR="00000000" w:rsidRPr="00000000">
              <w:rPr>
                <w:rFonts w:ascii="Vani" w:cs="Vani" w:eastAsia="Vani" w:hAnsi="Vani"/>
                <w:b w:val="1"/>
                <w:bCs w:val="1"/>
                <w:rtl w:val="0"/>
              </w:rPr>
              <w:t xml:space="preserve">Was living / residing</w:t>
            </w:r>
          </w:p>
        </w:tc>
      </w:tr>
      <w:tr>
        <w:trPr>
          <w:cantSplit w:val="0"/>
          <w:tblHeader w:val="0"/>
        </w:trPr>
        <w:tc>
          <w:tcPr>
            <w:vAlign w:val="center"/>
          </w:tcPr>
          <w:p w:rsidR="00000000" w:rsidDel="00000000" w:rsidP="00000000" w:rsidRDefault="00000000" w:rsidRPr="00000000" w14:paraId="00000048">
            <w:pPr>
              <w:rPr>
                <w:rFonts w:ascii="Vani" w:cs="Vani" w:eastAsia="Vani" w:hAnsi="Vani"/>
                <w:b w:val="1"/>
                <w:bCs w:val="1"/>
              </w:rPr>
            </w:pPr>
            <w:r w:rsidDel="00000000" w:rsidR="00000000" w:rsidRPr="00000000">
              <w:rPr>
                <w:rFonts w:ascii="Vani" w:cs="Vani" w:eastAsia="Vani" w:hAnsi="Vani"/>
                <w:b w:val="1"/>
                <w:bCs w:val="1"/>
                <w:rtl w:val="0"/>
              </w:rPr>
              <w:t xml:space="preserve">రోమశుఁడు</w:t>
            </w:r>
          </w:p>
        </w:tc>
        <w:tc>
          <w:tcPr>
            <w:vAlign w:val="center"/>
          </w:tcPr>
          <w:p w:rsidR="00000000" w:rsidDel="00000000" w:rsidP="00000000" w:rsidRDefault="00000000" w:rsidRPr="00000000" w14:paraId="00000049">
            <w:pPr>
              <w:rPr>
                <w:rFonts w:ascii="Vani" w:cs="Vani" w:eastAsia="Vani" w:hAnsi="Vani"/>
                <w:b w:val="1"/>
                <w:bCs w:val="1"/>
              </w:rPr>
            </w:pPr>
            <w:r w:rsidDel="00000000" w:rsidR="00000000" w:rsidRPr="00000000">
              <w:rPr>
                <w:rFonts w:ascii="Vani" w:cs="Vani" w:eastAsia="Vani" w:hAnsi="Vani"/>
                <w:b w:val="1"/>
                <w:bCs w:val="1"/>
                <w:rtl w:val="0"/>
              </w:rPr>
              <w:t xml:space="preserve">రోమశుడు అనే పేరు కలవాడు</w:t>
            </w:r>
          </w:p>
        </w:tc>
        <w:tc>
          <w:tcPr>
            <w:vAlign w:val="center"/>
          </w:tcPr>
          <w:p w:rsidR="00000000" w:rsidDel="00000000" w:rsidP="00000000" w:rsidRDefault="00000000" w:rsidRPr="00000000" w14:paraId="0000004A">
            <w:pPr>
              <w:rPr>
                <w:rFonts w:ascii="Vani" w:cs="Vani" w:eastAsia="Vani" w:hAnsi="Vani"/>
                <w:b w:val="1"/>
                <w:bCs w:val="1"/>
              </w:rPr>
            </w:pPr>
            <w:r w:rsidDel="00000000" w:rsidR="00000000" w:rsidRPr="00000000">
              <w:rPr>
                <w:rFonts w:ascii="Vani" w:cs="Vani" w:eastAsia="Vani" w:hAnsi="Vani"/>
                <w:b w:val="1"/>
                <w:bCs w:val="1"/>
                <w:rtl w:val="0"/>
              </w:rPr>
              <w:t xml:space="preserve">Romashudu (Name of the cat)</w:t>
            </w:r>
          </w:p>
        </w:tc>
      </w:tr>
      <w:tr>
        <w:trPr>
          <w:cantSplit w:val="0"/>
          <w:tblHeader w:val="0"/>
        </w:trPr>
        <w:tc>
          <w:tcPr>
            <w:vAlign w:val="center"/>
          </w:tcPr>
          <w:p w:rsidR="00000000" w:rsidDel="00000000" w:rsidP="00000000" w:rsidRDefault="00000000" w:rsidRPr="00000000" w14:paraId="0000004B">
            <w:pPr>
              <w:rPr>
                <w:rFonts w:ascii="Vani" w:cs="Vani" w:eastAsia="Vani" w:hAnsi="Vani"/>
                <w:b w:val="1"/>
                <w:bCs w:val="1"/>
              </w:rPr>
            </w:pPr>
            <w:r w:rsidDel="00000000" w:rsidR="00000000" w:rsidRPr="00000000">
              <w:rPr>
                <w:rFonts w:ascii="Vani" w:cs="Vani" w:eastAsia="Vani" w:hAnsi="Vani"/>
                <w:b w:val="1"/>
                <w:bCs w:val="1"/>
                <w:rtl w:val="0"/>
              </w:rPr>
              <w:t xml:space="preserve">చెట్టుకు</w:t>
            </w:r>
          </w:p>
        </w:tc>
        <w:tc>
          <w:tcPr>
            <w:vAlign w:val="center"/>
          </w:tcPr>
          <w:p w:rsidR="00000000" w:rsidDel="00000000" w:rsidP="00000000" w:rsidRDefault="00000000" w:rsidRPr="00000000" w14:paraId="0000004C">
            <w:pPr>
              <w:rPr>
                <w:rFonts w:ascii="Vani" w:cs="Vani" w:eastAsia="Vani" w:hAnsi="Vani"/>
                <w:b w:val="1"/>
                <w:bCs w:val="1"/>
              </w:rPr>
            </w:pPr>
            <w:r w:rsidDel="00000000" w:rsidR="00000000" w:rsidRPr="00000000">
              <w:rPr>
                <w:rFonts w:ascii="Vani" w:cs="Vani" w:eastAsia="Vani" w:hAnsi="Vani"/>
                <w:b w:val="1"/>
                <w:bCs w:val="1"/>
                <w:rtl w:val="0"/>
              </w:rPr>
              <w:t xml:space="preserve">వృక్షమునకు</w:t>
            </w:r>
          </w:p>
        </w:tc>
        <w:tc>
          <w:tcPr>
            <w:vAlign w:val="center"/>
          </w:tcPr>
          <w:p w:rsidR="00000000" w:rsidDel="00000000" w:rsidP="00000000" w:rsidRDefault="00000000" w:rsidRPr="00000000" w14:paraId="0000004D">
            <w:pPr>
              <w:rPr>
                <w:rFonts w:ascii="Vani" w:cs="Vani" w:eastAsia="Vani" w:hAnsi="Vani"/>
                <w:b w:val="1"/>
                <w:bCs w:val="1"/>
              </w:rPr>
            </w:pPr>
            <w:r w:rsidDel="00000000" w:rsidR="00000000" w:rsidRPr="00000000">
              <w:rPr>
                <w:rFonts w:ascii="Vani" w:cs="Vani" w:eastAsia="Vani" w:hAnsi="Vani"/>
                <w:b w:val="1"/>
                <w:bCs w:val="1"/>
                <w:rtl w:val="0"/>
              </w:rPr>
              <w:t xml:space="preserve">To the tree</w:t>
            </w:r>
          </w:p>
        </w:tc>
      </w:tr>
      <w:tr>
        <w:trPr>
          <w:cantSplit w:val="0"/>
          <w:tblHeader w:val="0"/>
        </w:trPr>
        <w:tc>
          <w:tcPr>
            <w:vAlign w:val="center"/>
          </w:tcPr>
          <w:p w:rsidR="00000000" w:rsidDel="00000000" w:rsidP="00000000" w:rsidRDefault="00000000" w:rsidRPr="00000000" w14:paraId="0000004E">
            <w:pPr>
              <w:rPr>
                <w:rFonts w:ascii="Vani" w:cs="Vani" w:eastAsia="Vani" w:hAnsi="Vani"/>
                <w:b w:val="1"/>
                <w:bCs w:val="1"/>
              </w:rPr>
            </w:pPr>
            <w:r w:rsidDel="00000000" w:rsidR="00000000" w:rsidRPr="00000000">
              <w:rPr>
                <w:rFonts w:ascii="Vani" w:cs="Vani" w:eastAsia="Vani" w:hAnsi="Vani"/>
                <w:b w:val="1"/>
                <w:bCs w:val="1"/>
                <w:rtl w:val="0"/>
              </w:rPr>
              <w:t xml:space="preserve">చుట్టుపట్టుల</w:t>
            </w:r>
          </w:p>
        </w:tc>
        <w:tc>
          <w:tcPr>
            <w:vAlign w:val="center"/>
          </w:tcPr>
          <w:p w:rsidR="00000000" w:rsidDel="00000000" w:rsidP="00000000" w:rsidRDefault="00000000" w:rsidRPr="00000000" w14:paraId="0000004F">
            <w:pPr>
              <w:rPr>
                <w:rFonts w:ascii="Vani" w:cs="Vani" w:eastAsia="Vani" w:hAnsi="Vani"/>
                <w:b w:val="1"/>
                <w:bCs w:val="1"/>
              </w:rPr>
            </w:pPr>
            <w:r w:rsidDel="00000000" w:rsidR="00000000" w:rsidRPr="00000000">
              <w:rPr>
                <w:rFonts w:ascii="Vani" w:cs="Vani" w:eastAsia="Vani" w:hAnsi="Vani"/>
                <w:b w:val="1"/>
                <w:bCs w:val="1"/>
                <w:rtl w:val="0"/>
              </w:rPr>
              <w:t xml:space="preserve">ప్రక్కల యందు / పరిసరాలలో</w:t>
            </w:r>
          </w:p>
        </w:tc>
        <w:tc>
          <w:tcPr>
            <w:vAlign w:val="center"/>
          </w:tcPr>
          <w:p w:rsidR="00000000" w:rsidDel="00000000" w:rsidP="00000000" w:rsidRDefault="00000000" w:rsidRPr="00000000" w14:paraId="00000050">
            <w:pPr>
              <w:rPr>
                <w:rFonts w:ascii="Vani" w:cs="Vani" w:eastAsia="Vani" w:hAnsi="Vani"/>
                <w:b w:val="1"/>
                <w:bCs w:val="1"/>
              </w:rPr>
            </w:pPr>
            <w:r w:rsidDel="00000000" w:rsidR="00000000" w:rsidRPr="00000000">
              <w:rPr>
                <w:rFonts w:ascii="Vani" w:cs="Vani" w:eastAsia="Vani" w:hAnsi="Vani"/>
                <w:b w:val="1"/>
                <w:bCs w:val="1"/>
                <w:rtl w:val="0"/>
              </w:rPr>
              <w:t xml:space="preserve">In the surroundings / vicinity</w:t>
            </w:r>
          </w:p>
        </w:tc>
      </w:tr>
      <w:tr>
        <w:trPr>
          <w:cantSplit w:val="0"/>
          <w:tblHeader w:val="0"/>
        </w:trPr>
        <w:tc>
          <w:tcPr>
            <w:vAlign w:val="center"/>
          </w:tcPr>
          <w:p w:rsidR="00000000" w:rsidDel="00000000" w:rsidP="00000000" w:rsidRDefault="00000000" w:rsidRPr="00000000" w14:paraId="00000051">
            <w:pPr>
              <w:rPr>
                <w:rFonts w:ascii="Vani" w:cs="Vani" w:eastAsia="Vani" w:hAnsi="Vani"/>
                <w:b w:val="1"/>
                <w:bCs w:val="1"/>
              </w:rPr>
            </w:pPr>
            <w:r w:rsidDel="00000000" w:rsidR="00000000" w:rsidRPr="00000000">
              <w:rPr>
                <w:rFonts w:ascii="Vani" w:cs="Vani" w:eastAsia="Vani" w:hAnsi="Vani"/>
                <w:b w:val="1"/>
                <w:bCs w:val="1"/>
                <w:rtl w:val="0"/>
              </w:rPr>
              <w:t xml:space="preserve">గుబురు</w:t>
            </w:r>
          </w:p>
        </w:tc>
        <w:tc>
          <w:tcPr>
            <w:vAlign w:val="center"/>
          </w:tcPr>
          <w:p w:rsidR="00000000" w:rsidDel="00000000" w:rsidP="00000000" w:rsidRDefault="00000000" w:rsidRPr="00000000" w14:paraId="00000052">
            <w:pPr>
              <w:rPr>
                <w:rFonts w:ascii="Vani" w:cs="Vani" w:eastAsia="Vani" w:hAnsi="Vani"/>
                <w:b w:val="1"/>
                <w:bCs w:val="1"/>
              </w:rPr>
            </w:pPr>
            <w:r w:rsidDel="00000000" w:rsidR="00000000" w:rsidRPr="00000000">
              <w:rPr>
                <w:rFonts w:ascii="Vani" w:cs="Vani" w:eastAsia="Vani" w:hAnsi="Vani"/>
                <w:b w:val="1"/>
                <w:bCs w:val="1"/>
                <w:rtl w:val="0"/>
              </w:rPr>
              <w:t xml:space="preserve">దట్టమైన</w:t>
            </w:r>
          </w:p>
        </w:tc>
        <w:tc>
          <w:tcPr>
            <w:vAlign w:val="center"/>
          </w:tcPr>
          <w:p w:rsidR="00000000" w:rsidDel="00000000" w:rsidP="00000000" w:rsidRDefault="00000000" w:rsidRPr="00000000" w14:paraId="00000053">
            <w:pPr>
              <w:rPr>
                <w:rFonts w:ascii="Vani" w:cs="Vani" w:eastAsia="Vani" w:hAnsi="Vani"/>
                <w:b w:val="1"/>
                <w:bCs w:val="1"/>
              </w:rPr>
            </w:pPr>
            <w:r w:rsidDel="00000000" w:rsidR="00000000" w:rsidRPr="00000000">
              <w:rPr>
                <w:rFonts w:ascii="Vani" w:cs="Vani" w:eastAsia="Vani" w:hAnsi="Vani"/>
                <w:b w:val="1"/>
                <w:bCs w:val="1"/>
                <w:rtl w:val="0"/>
              </w:rPr>
              <w:t xml:space="preserve">Thick / Dense</w:t>
            </w:r>
          </w:p>
        </w:tc>
      </w:tr>
      <w:tr>
        <w:trPr>
          <w:cantSplit w:val="0"/>
          <w:tblHeader w:val="0"/>
        </w:trPr>
        <w:tc>
          <w:tcPr>
            <w:vAlign w:val="center"/>
          </w:tcPr>
          <w:p w:rsidR="00000000" w:rsidDel="00000000" w:rsidP="00000000" w:rsidRDefault="00000000" w:rsidRPr="00000000" w14:paraId="00000054">
            <w:pPr>
              <w:rPr>
                <w:rFonts w:ascii="Vani" w:cs="Vani" w:eastAsia="Vani" w:hAnsi="Vani"/>
                <w:b w:val="1"/>
                <w:bCs w:val="1"/>
              </w:rPr>
            </w:pPr>
            <w:r w:rsidDel="00000000" w:rsidR="00000000" w:rsidRPr="00000000">
              <w:rPr>
                <w:rFonts w:ascii="Vani" w:cs="Vani" w:eastAsia="Vani" w:hAnsi="Vani"/>
                <w:b w:val="1"/>
                <w:bCs w:val="1"/>
                <w:rtl w:val="0"/>
              </w:rPr>
              <w:t xml:space="preserve">పొదలు</w:t>
            </w:r>
          </w:p>
        </w:tc>
        <w:tc>
          <w:tcPr>
            <w:vAlign w:val="center"/>
          </w:tcPr>
          <w:p w:rsidR="00000000" w:rsidDel="00000000" w:rsidP="00000000" w:rsidRDefault="00000000" w:rsidRPr="00000000" w14:paraId="00000055">
            <w:pPr>
              <w:rPr>
                <w:rFonts w:ascii="Vani" w:cs="Vani" w:eastAsia="Vani" w:hAnsi="Vani"/>
                <w:b w:val="1"/>
                <w:bCs w:val="1"/>
              </w:rPr>
            </w:pPr>
            <w:r w:rsidDel="00000000" w:rsidR="00000000" w:rsidRPr="00000000">
              <w:rPr>
                <w:rFonts w:ascii="Vani" w:cs="Vani" w:eastAsia="Vani" w:hAnsi="Vani"/>
                <w:b w:val="1"/>
                <w:bCs w:val="1"/>
                <w:rtl w:val="0"/>
              </w:rPr>
              <w:t xml:space="preserve">చిన్న చెట్లు</w:t>
            </w:r>
          </w:p>
        </w:tc>
        <w:tc>
          <w:tcPr>
            <w:vAlign w:val="center"/>
          </w:tcPr>
          <w:p w:rsidR="00000000" w:rsidDel="00000000" w:rsidP="00000000" w:rsidRDefault="00000000" w:rsidRPr="00000000" w14:paraId="00000056">
            <w:pPr>
              <w:rPr>
                <w:rFonts w:ascii="Vani" w:cs="Vani" w:eastAsia="Vani" w:hAnsi="Vani"/>
                <w:b w:val="1"/>
                <w:bCs w:val="1"/>
              </w:rPr>
            </w:pPr>
            <w:r w:rsidDel="00000000" w:rsidR="00000000" w:rsidRPr="00000000">
              <w:rPr>
                <w:rFonts w:ascii="Vani" w:cs="Vani" w:eastAsia="Vani" w:hAnsi="Vani"/>
                <w:b w:val="1"/>
                <w:bCs w:val="1"/>
                <w:rtl w:val="0"/>
              </w:rPr>
              <w:t xml:space="preserve">Bushes / Shrubs</w:t>
            </w:r>
          </w:p>
        </w:tc>
      </w:tr>
      <w:tr>
        <w:trPr>
          <w:cantSplit w:val="0"/>
          <w:tblHeader w:val="0"/>
        </w:trPr>
        <w:tc>
          <w:tcPr>
            <w:vAlign w:val="center"/>
          </w:tcPr>
          <w:p w:rsidR="00000000" w:rsidDel="00000000" w:rsidP="00000000" w:rsidRDefault="00000000" w:rsidRPr="00000000" w14:paraId="00000057">
            <w:pPr>
              <w:rPr>
                <w:rFonts w:ascii="Vani" w:cs="Vani" w:eastAsia="Vani" w:hAnsi="Vani"/>
                <w:b w:val="1"/>
                <w:bCs w:val="1"/>
              </w:rPr>
            </w:pPr>
            <w:r w:rsidDel="00000000" w:rsidR="00000000" w:rsidRPr="00000000">
              <w:rPr>
                <w:rFonts w:ascii="Vani" w:cs="Vani" w:eastAsia="Vani" w:hAnsi="Vani"/>
                <w:b w:val="1"/>
                <w:bCs w:val="1"/>
                <w:rtl w:val="0"/>
              </w:rPr>
              <w:t xml:space="preserve">అల్లిబిల్లిగా</w:t>
            </w:r>
          </w:p>
        </w:tc>
        <w:tc>
          <w:tcPr>
            <w:vAlign w:val="center"/>
          </w:tcPr>
          <w:p w:rsidR="00000000" w:rsidDel="00000000" w:rsidP="00000000" w:rsidRDefault="00000000" w:rsidRPr="00000000" w14:paraId="00000058">
            <w:pPr>
              <w:rPr>
                <w:rFonts w:ascii="Vani" w:cs="Vani" w:eastAsia="Vani" w:hAnsi="Vani"/>
                <w:b w:val="1"/>
                <w:bCs w:val="1"/>
              </w:rPr>
            </w:pPr>
            <w:r w:rsidDel="00000000" w:rsidR="00000000" w:rsidRPr="00000000">
              <w:rPr>
                <w:rFonts w:ascii="Vani" w:cs="Vani" w:eastAsia="Vani" w:hAnsi="Vani"/>
                <w:b w:val="1"/>
                <w:bCs w:val="1"/>
                <w:rtl w:val="0"/>
              </w:rPr>
              <w:t xml:space="preserve">ఒకదానితో ఒకటి కలిసి</w:t>
            </w:r>
          </w:p>
        </w:tc>
        <w:tc>
          <w:tcPr>
            <w:vAlign w:val="center"/>
          </w:tcPr>
          <w:p w:rsidR="00000000" w:rsidDel="00000000" w:rsidP="00000000" w:rsidRDefault="00000000" w:rsidRPr="00000000" w14:paraId="00000059">
            <w:pPr>
              <w:rPr>
                <w:rFonts w:ascii="Vani" w:cs="Vani" w:eastAsia="Vani" w:hAnsi="Vani"/>
                <w:b w:val="1"/>
                <w:bCs w:val="1"/>
              </w:rPr>
            </w:pPr>
            <w:r w:rsidDel="00000000" w:rsidR="00000000" w:rsidRPr="00000000">
              <w:rPr>
                <w:rFonts w:ascii="Vani" w:cs="Vani" w:eastAsia="Vani" w:hAnsi="Vani"/>
                <w:b w:val="1"/>
                <w:bCs w:val="1"/>
                <w:rtl w:val="0"/>
              </w:rPr>
              <w:t xml:space="preserve">Intricately / Intertwined</w:t>
            </w:r>
          </w:p>
        </w:tc>
      </w:tr>
      <w:tr>
        <w:trPr>
          <w:cantSplit w:val="0"/>
          <w:tblHeader w:val="0"/>
        </w:trPr>
        <w:tc>
          <w:tcPr>
            <w:vAlign w:val="center"/>
          </w:tcPr>
          <w:p w:rsidR="00000000" w:rsidDel="00000000" w:rsidP="00000000" w:rsidRDefault="00000000" w:rsidRPr="00000000" w14:paraId="0000005A">
            <w:pPr>
              <w:rPr>
                <w:rFonts w:ascii="Vani" w:cs="Vani" w:eastAsia="Vani" w:hAnsi="Vani"/>
                <w:b w:val="1"/>
                <w:bCs w:val="1"/>
              </w:rPr>
            </w:pPr>
            <w:r w:rsidDel="00000000" w:rsidR="00000000" w:rsidRPr="00000000">
              <w:rPr>
                <w:rFonts w:ascii="Vani" w:cs="Vani" w:eastAsia="Vani" w:hAnsi="Vani"/>
                <w:b w:val="1"/>
                <w:bCs w:val="1"/>
                <w:rtl w:val="0"/>
              </w:rPr>
              <w:t xml:space="preserve">నల్లుకొని</w:t>
            </w:r>
          </w:p>
        </w:tc>
        <w:tc>
          <w:tcPr>
            <w:vAlign w:val="center"/>
          </w:tcPr>
          <w:p w:rsidR="00000000" w:rsidDel="00000000" w:rsidP="00000000" w:rsidRDefault="00000000" w:rsidRPr="00000000" w14:paraId="0000005B">
            <w:pPr>
              <w:rPr>
                <w:rFonts w:ascii="Vani" w:cs="Vani" w:eastAsia="Vani" w:hAnsi="Vani"/>
                <w:b w:val="1"/>
                <w:bCs w:val="1"/>
              </w:rPr>
            </w:pPr>
            <w:r w:rsidDel="00000000" w:rsidR="00000000" w:rsidRPr="00000000">
              <w:rPr>
                <w:rFonts w:ascii="Vani" w:cs="Vani" w:eastAsia="Vani" w:hAnsi="Vani"/>
                <w:b w:val="1"/>
                <w:bCs w:val="1"/>
                <w:rtl w:val="0"/>
              </w:rPr>
              <w:t xml:space="preserve">అల్లుకొని</w:t>
            </w:r>
          </w:p>
        </w:tc>
        <w:tc>
          <w:tcPr>
            <w:vAlign w:val="center"/>
          </w:tcPr>
          <w:p w:rsidR="00000000" w:rsidDel="00000000" w:rsidP="00000000" w:rsidRDefault="00000000" w:rsidRPr="00000000" w14:paraId="0000005C">
            <w:pPr>
              <w:rPr>
                <w:rFonts w:ascii="Vani" w:cs="Vani" w:eastAsia="Vani" w:hAnsi="Vani"/>
                <w:b w:val="1"/>
                <w:bCs w:val="1"/>
              </w:rPr>
            </w:pPr>
            <w:r w:rsidDel="00000000" w:rsidR="00000000" w:rsidRPr="00000000">
              <w:rPr>
                <w:rFonts w:ascii="Vani" w:cs="Vani" w:eastAsia="Vani" w:hAnsi="Vani"/>
                <w:b w:val="1"/>
                <w:bCs w:val="1"/>
                <w:rtl w:val="0"/>
              </w:rPr>
              <w:t xml:space="preserve">Having spread / woven</w:t>
            </w:r>
          </w:p>
        </w:tc>
      </w:tr>
      <w:tr>
        <w:trPr>
          <w:cantSplit w:val="0"/>
          <w:tblHeader w:val="0"/>
        </w:trPr>
        <w:tc>
          <w:tcPr>
            <w:vAlign w:val="center"/>
          </w:tcPr>
          <w:p w:rsidR="00000000" w:rsidDel="00000000" w:rsidP="00000000" w:rsidRDefault="00000000" w:rsidRPr="00000000" w14:paraId="0000005D">
            <w:pPr>
              <w:rPr>
                <w:rFonts w:ascii="Vani" w:cs="Vani" w:eastAsia="Vani" w:hAnsi="Vani"/>
                <w:b w:val="1"/>
                <w:bCs w:val="1"/>
              </w:rPr>
            </w:pPr>
            <w:r w:rsidDel="00000000" w:rsidR="00000000" w:rsidRPr="00000000">
              <w:rPr>
                <w:rFonts w:ascii="Vani" w:cs="Vani" w:eastAsia="Vani" w:hAnsi="Vani"/>
                <w:b w:val="1"/>
                <w:bCs w:val="1"/>
                <w:rtl w:val="0"/>
              </w:rPr>
              <w:t xml:space="preserve">క్రిక్కిరిసి</w:t>
            </w:r>
          </w:p>
        </w:tc>
        <w:tc>
          <w:tcPr>
            <w:vAlign w:val="center"/>
          </w:tcPr>
          <w:p w:rsidR="00000000" w:rsidDel="00000000" w:rsidP="00000000" w:rsidRDefault="00000000" w:rsidRPr="00000000" w14:paraId="0000005E">
            <w:pPr>
              <w:rPr>
                <w:rFonts w:ascii="Vani" w:cs="Vani" w:eastAsia="Vani" w:hAnsi="Vani"/>
                <w:b w:val="1"/>
                <w:bCs w:val="1"/>
              </w:rPr>
            </w:pPr>
            <w:r w:rsidDel="00000000" w:rsidR="00000000" w:rsidRPr="00000000">
              <w:rPr>
                <w:rFonts w:ascii="Vani" w:cs="Vani" w:eastAsia="Vani" w:hAnsi="Vani"/>
                <w:b w:val="1"/>
                <w:bCs w:val="1"/>
                <w:rtl w:val="0"/>
              </w:rPr>
              <w:t xml:space="preserve">దట్టముగా</w:t>
            </w:r>
          </w:p>
        </w:tc>
        <w:tc>
          <w:tcPr>
            <w:vAlign w:val="center"/>
          </w:tcPr>
          <w:p w:rsidR="00000000" w:rsidDel="00000000" w:rsidP="00000000" w:rsidRDefault="00000000" w:rsidRPr="00000000" w14:paraId="0000005F">
            <w:pPr>
              <w:rPr>
                <w:rFonts w:ascii="Vani" w:cs="Vani" w:eastAsia="Vani" w:hAnsi="Vani"/>
                <w:b w:val="1"/>
                <w:bCs w:val="1"/>
              </w:rPr>
            </w:pPr>
            <w:r w:rsidDel="00000000" w:rsidR="00000000" w:rsidRPr="00000000">
              <w:rPr>
                <w:rFonts w:ascii="Vani" w:cs="Vani" w:eastAsia="Vani" w:hAnsi="Vani"/>
                <w:b w:val="1"/>
                <w:bCs w:val="1"/>
                <w:rtl w:val="0"/>
              </w:rPr>
              <w:t xml:space="preserve">Densely packed / Crowded</w:t>
            </w:r>
          </w:p>
        </w:tc>
      </w:tr>
      <w:tr>
        <w:trPr>
          <w:cantSplit w:val="0"/>
          <w:tblHeader w:val="0"/>
        </w:trPr>
        <w:tc>
          <w:tcPr>
            <w:vAlign w:val="center"/>
          </w:tcPr>
          <w:p w:rsidR="00000000" w:rsidDel="00000000" w:rsidP="00000000" w:rsidRDefault="00000000" w:rsidRPr="00000000" w14:paraId="00000060">
            <w:pPr>
              <w:rPr>
                <w:rFonts w:ascii="Vani" w:cs="Vani" w:eastAsia="Vani" w:hAnsi="Vani"/>
                <w:b w:val="1"/>
                <w:bCs w:val="1"/>
              </w:rPr>
            </w:pPr>
            <w:r w:rsidDel="00000000" w:rsidR="00000000" w:rsidRPr="00000000">
              <w:rPr>
                <w:rFonts w:ascii="Vani" w:cs="Vani" w:eastAsia="Vani" w:hAnsi="Vani"/>
                <w:b w:val="1"/>
                <w:bCs w:val="1"/>
                <w:rtl w:val="0"/>
              </w:rPr>
              <w:t xml:space="preserve">చిన్న చిన్న</w:t>
            </w:r>
          </w:p>
        </w:tc>
        <w:tc>
          <w:tcPr>
            <w:vAlign w:val="center"/>
          </w:tcPr>
          <w:p w:rsidR="00000000" w:rsidDel="00000000" w:rsidP="00000000" w:rsidRDefault="00000000" w:rsidRPr="00000000" w14:paraId="00000061">
            <w:pPr>
              <w:rPr>
                <w:rFonts w:ascii="Vani" w:cs="Vani" w:eastAsia="Vani" w:hAnsi="Vani"/>
                <w:b w:val="1"/>
                <w:bCs w:val="1"/>
              </w:rPr>
            </w:pPr>
            <w:r w:rsidDel="00000000" w:rsidR="00000000" w:rsidRPr="00000000">
              <w:rPr>
                <w:rFonts w:ascii="Vani" w:cs="Vani" w:eastAsia="Vani" w:hAnsi="Vani"/>
                <w:b w:val="1"/>
                <w:bCs w:val="1"/>
                <w:rtl w:val="0"/>
              </w:rPr>
              <w:t xml:space="preserve">అల్పమైన</w:t>
            </w:r>
          </w:p>
        </w:tc>
        <w:tc>
          <w:tcPr>
            <w:vAlign w:val="center"/>
          </w:tcPr>
          <w:p w:rsidR="00000000" w:rsidDel="00000000" w:rsidP="00000000" w:rsidRDefault="00000000" w:rsidRPr="00000000" w14:paraId="00000062">
            <w:pPr>
              <w:rPr>
                <w:rFonts w:ascii="Vani" w:cs="Vani" w:eastAsia="Vani" w:hAnsi="Vani"/>
                <w:b w:val="1"/>
                <w:bCs w:val="1"/>
              </w:rPr>
            </w:pPr>
            <w:r w:rsidDel="00000000" w:rsidR="00000000" w:rsidRPr="00000000">
              <w:rPr>
                <w:rFonts w:ascii="Vani" w:cs="Vani" w:eastAsia="Vani" w:hAnsi="Vani"/>
                <w:b w:val="1"/>
                <w:bCs w:val="1"/>
                <w:rtl w:val="0"/>
              </w:rPr>
              <w:t xml:space="preserve">Small / Tiny</w:t>
            </w:r>
          </w:p>
        </w:tc>
      </w:tr>
      <w:tr>
        <w:trPr>
          <w:cantSplit w:val="0"/>
          <w:tblHeader w:val="0"/>
        </w:trPr>
        <w:tc>
          <w:tcPr>
            <w:vAlign w:val="center"/>
          </w:tcPr>
          <w:p w:rsidR="00000000" w:rsidDel="00000000" w:rsidP="00000000" w:rsidRDefault="00000000" w:rsidRPr="00000000" w14:paraId="00000063">
            <w:pPr>
              <w:rPr>
                <w:rFonts w:ascii="Vani" w:cs="Vani" w:eastAsia="Vani" w:hAnsi="Vani"/>
                <w:b w:val="1"/>
                <w:bCs w:val="1"/>
              </w:rPr>
            </w:pPr>
            <w:r w:rsidDel="00000000" w:rsidR="00000000" w:rsidRPr="00000000">
              <w:rPr>
                <w:rFonts w:ascii="Vani" w:cs="Vani" w:eastAsia="Vani" w:hAnsi="Vani"/>
                <w:b w:val="1"/>
                <w:bCs w:val="1"/>
                <w:rtl w:val="0"/>
              </w:rPr>
              <w:t xml:space="preserve">మృగములెన్నో</w:t>
            </w:r>
          </w:p>
        </w:tc>
        <w:tc>
          <w:tcPr>
            <w:vAlign w:val="center"/>
          </w:tcPr>
          <w:p w:rsidR="00000000" w:rsidDel="00000000" w:rsidP="00000000" w:rsidRDefault="00000000" w:rsidRPr="00000000" w14:paraId="00000064">
            <w:pPr>
              <w:rPr>
                <w:rFonts w:ascii="Vani" w:cs="Vani" w:eastAsia="Vani" w:hAnsi="Vani"/>
                <w:b w:val="1"/>
                <w:bCs w:val="1"/>
              </w:rPr>
            </w:pPr>
            <w:r w:rsidDel="00000000" w:rsidR="00000000" w:rsidRPr="00000000">
              <w:rPr>
                <w:rFonts w:ascii="Vani" w:cs="Vani" w:eastAsia="Vani" w:hAnsi="Vani"/>
                <w:b w:val="1"/>
                <w:bCs w:val="1"/>
                <w:rtl w:val="0"/>
              </w:rPr>
              <w:t xml:space="preserve">ఎన్నో జంతువులు</w:t>
            </w:r>
          </w:p>
        </w:tc>
        <w:tc>
          <w:tcPr>
            <w:vAlign w:val="center"/>
          </w:tcPr>
          <w:p w:rsidR="00000000" w:rsidDel="00000000" w:rsidP="00000000" w:rsidRDefault="00000000" w:rsidRPr="00000000" w14:paraId="00000065">
            <w:pPr>
              <w:rPr>
                <w:rFonts w:ascii="Vani" w:cs="Vani" w:eastAsia="Vani" w:hAnsi="Vani"/>
                <w:b w:val="1"/>
                <w:bCs w:val="1"/>
              </w:rPr>
            </w:pPr>
            <w:r w:rsidDel="00000000" w:rsidR="00000000" w:rsidRPr="00000000">
              <w:rPr>
                <w:rFonts w:ascii="Vani" w:cs="Vani" w:eastAsia="Vani" w:hAnsi="Vani"/>
                <w:b w:val="1"/>
                <w:bCs w:val="1"/>
                <w:rtl w:val="0"/>
              </w:rPr>
              <w:t xml:space="preserve">Many animals</w:t>
            </w:r>
          </w:p>
        </w:tc>
      </w:tr>
      <w:tr>
        <w:trPr>
          <w:cantSplit w:val="0"/>
          <w:tblHeader w:val="0"/>
        </w:trPr>
        <w:tc>
          <w:tcPr>
            <w:vAlign w:val="center"/>
          </w:tcPr>
          <w:p w:rsidR="00000000" w:rsidDel="00000000" w:rsidP="00000000" w:rsidRDefault="00000000" w:rsidRPr="00000000" w14:paraId="00000066">
            <w:pPr>
              <w:rPr>
                <w:rFonts w:ascii="Vani" w:cs="Vani" w:eastAsia="Vani" w:hAnsi="Vani"/>
                <w:b w:val="1"/>
                <w:bCs w:val="1"/>
              </w:rPr>
            </w:pPr>
            <w:r w:rsidDel="00000000" w:rsidR="00000000" w:rsidRPr="00000000">
              <w:rPr>
                <w:rFonts w:ascii="Vani" w:cs="Vani" w:eastAsia="Vani" w:hAnsi="Vani"/>
                <w:b w:val="1"/>
                <w:bCs w:val="1"/>
                <w:rtl w:val="0"/>
              </w:rPr>
              <w:t xml:space="preserve">వానియందు</w:t>
            </w:r>
          </w:p>
        </w:tc>
        <w:tc>
          <w:tcPr>
            <w:vAlign w:val="center"/>
          </w:tcPr>
          <w:p w:rsidR="00000000" w:rsidDel="00000000" w:rsidP="00000000" w:rsidRDefault="00000000" w:rsidRPr="00000000" w14:paraId="00000067">
            <w:pPr>
              <w:rPr>
                <w:rFonts w:ascii="Vani" w:cs="Vani" w:eastAsia="Vani" w:hAnsi="Vani"/>
                <w:b w:val="1"/>
                <w:bCs w:val="1"/>
              </w:rPr>
            </w:pPr>
            <w:r w:rsidDel="00000000" w:rsidR="00000000" w:rsidRPr="00000000">
              <w:rPr>
                <w:rFonts w:ascii="Vani" w:cs="Vani" w:eastAsia="Vani" w:hAnsi="Vani"/>
                <w:b w:val="1"/>
                <w:bCs w:val="1"/>
                <w:rtl w:val="0"/>
              </w:rPr>
              <w:t xml:space="preserve">ఆ పొదల యందు</w:t>
            </w:r>
          </w:p>
        </w:tc>
        <w:tc>
          <w:tcPr>
            <w:vAlign w:val="center"/>
          </w:tcPr>
          <w:p w:rsidR="00000000" w:rsidDel="00000000" w:rsidP="00000000" w:rsidRDefault="00000000" w:rsidRPr="00000000" w14:paraId="00000068">
            <w:pPr>
              <w:rPr>
                <w:rFonts w:ascii="Vani" w:cs="Vani" w:eastAsia="Vani" w:hAnsi="Vani"/>
                <w:b w:val="1"/>
                <w:bCs w:val="1"/>
              </w:rPr>
            </w:pPr>
            <w:r w:rsidDel="00000000" w:rsidR="00000000" w:rsidRPr="00000000">
              <w:rPr>
                <w:rFonts w:ascii="Vani" w:cs="Vani" w:eastAsia="Vani" w:hAnsi="Vani"/>
                <w:b w:val="1"/>
                <w:bCs w:val="1"/>
                <w:rtl w:val="0"/>
              </w:rPr>
              <w:t xml:space="preserve">In them</w:t>
            </w:r>
          </w:p>
        </w:tc>
      </w:tr>
      <w:tr>
        <w:trPr>
          <w:cantSplit w:val="0"/>
          <w:tblHeader w:val="0"/>
        </w:trPr>
        <w:tc>
          <w:tcPr>
            <w:vAlign w:val="center"/>
          </w:tcPr>
          <w:p w:rsidR="00000000" w:rsidDel="00000000" w:rsidP="00000000" w:rsidRDefault="00000000" w:rsidRPr="00000000" w14:paraId="00000069">
            <w:pPr>
              <w:rPr>
                <w:rFonts w:ascii="Vani" w:cs="Vani" w:eastAsia="Vani" w:hAnsi="Vani"/>
                <w:b w:val="1"/>
                <w:bCs w:val="1"/>
              </w:rPr>
            </w:pPr>
            <w:r w:rsidDel="00000000" w:rsidR="00000000" w:rsidRPr="00000000">
              <w:rPr>
                <w:rFonts w:ascii="Vani" w:cs="Vani" w:eastAsia="Vani" w:hAnsi="Vani"/>
                <w:b w:val="1"/>
                <w:bCs w:val="1"/>
                <w:rtl w:val="0"/>
              </w:rPr>
              <w:t xml:space="preserve">బోయవాడు</w:t>
            </w:r>
          </w:p>
        </w:tc>
        <w:tc>
          <w:tcPr>
            <w:vAlign w:val="center"/>
          </w:tcPr>
          <w:p w:rsidR="00000000" w:rsidDel="00000000" w:rsidP="00000000" w:rsidRDefault="00000000" w:rsidRPr="00000000" w14:paraId="0000006A">
            <w:pPr>
              <w:rPr>
                <w:rFonts w:ascii="Vani" w:cs="Vani" w:eastAsia="Vani" w:hAnsi="Vani"/>
                <w:b w:val="1"/>
                <w:bCs w:val="1"/>
              </w:rPr>
            </w:pPr>
            <w:r w:rsidDel="00000000" w:rsidR="00000000" w:rsidRPr="00000000">
              <w:rPr>
                <w:rFonts w:ascii="Vani" w:cs="Vani" w:eastAsia="Vani" w:hAnsi="Vani"/>
                <w:b w:val="1"/>
                <w:bCs w:val="1"/>
                <w:rtl w:val="0"/>
              </w:rPr>
              <w:t xml:space="preserve">వేటగాడు</w:t>
            </w:r>
          </w:p>
        </w:tc>
        <w:tc>
          <w:tcPr>
            <w:vAlign w:val="center"/>
          </w:tcPr>
          <w:p w:rsidR="00000000" w:rsidDel="00000000" w:rsidP="00000000" w:rsidRDefault="00000000" w:rsidRPr="00000000" w14:paraId="0000006B">
            <w:pPr>
              <w:rPr>
                <w:rFonts w:ascii="Vani" w:cs="Vani" w:eastAsia="Vani" w:hAnsi="Vani"/>
                <w:b w:val="1"/>
                <w:bCs w:val="1"/>
              </w:rPr>
            </w:pPr>
            <w:r w:rsidDel="00000000" w:rsidR="00000000" w:rsidRPr="00000000">
              <w:rPr>
                <w:rFonts w:ascii="Vani" w:cs="Vani" w:eastAsia="Vani" w:hAnsi="Vani"/>
                <w:b w:val="1"/>
                <w:bCs w:val="1"/>
                <w:rtl w:val="0"/>
              </w:rPr>
              <w:t xml:space="preserve">Hunter / Fowler</w:t>
            </w:r>
          </w:p>
        </w:tc>
      </w:tr>
      <w:tr>
        <w:trPr>
          <w:cantSplit w:val="0"/>
          <w:tblHeader w:val="0"/>
        </w:trPr>
        <w:tc>
          <w:tcPr>
            <w:vAlign w:val="center"/>
          </w:tcPr>
          <w:p w:rsidR="00000000" w:rsidDel="00000000" w:rsidP="00000000" w:rsidRDefault="00000000" w:rsidRPr="00000000" w14:paraId="0000006C">
            <w:pPr>
              <w:rPr>
                <w:rFonts w:ascii="Vani" w:cs="Vani" w:eastAsia="Vani" w:hAnsi="Vani"/>
                <w:b w:val="1"/>
                <w:bCs w:val="1"/>
              </w:rPr>
            </w:pPr>
            <w:r w:rsidDel="00000000" w:rsidR="00000000" w:rsidRPr="00000000">
              <w:rPr>
                <w:rFonts w:ascii="Vani" w:cs="Vani" w:eastAsia="Vani" w:hAnsi="Vani"/>
                <w:b w:val="1"/>
                <w:bCs w:val="1"/>
                <w:rtl w:val="0"/>
              </w:rPr>
              <w:t xml:space="preserve">అచటికి</w:t>
            </w:r>
          </w:p>
        </w:tc>
        <w:tc>
          <w:tcPr>
            <w:vAlign w:val="center"/>
          </w:tcPr>
          <w:p w:rsidR="00000000" w:rsidDel="00000000" w:rsidP="00000000" w:rsidRDefault="00000000" w:rsidRPr="00000000" w14:paraId="0000006D">
            <w:pPr>
              <w:rPr>
                <w:rFonts w:ascii="Vani" w:cs="Vani" w:eastAsia="Vani" w:hAnsi="Vani"/>
                <w:b w:val="1"/>
                <w:bCs w:val="1"/>
              </w:rPr>
            </w:pPr>
            <w:r w:rsidDel="00000000" w:rsidR="00000000" w:rsidRPr="00000000">
              <w:rPr>
                <w:rFonts w:ascii="Vani" w:cs="Vani" w:eastAsia="Vani" w:hAnsi="Vani"/>
                <w:b w:val="1"/>
                <w:bCs w:val="1"/>
                <w:rtl w:val="0"/>
              </w:rPr>
              <w:t xml:space="preserve">అక్కడికి</w:t>
            </w:r>
          </w:p>
        </w:tc>
        <w:tc>
          <w:tcPr>
            <w:vAlign w:val="center"/>
          </w:tcPr>
          <w:p w:rsidR="00000000" w:rsidDel="00000000" w:rsidP="00000000" w:rsidRDefault="00000000" w:rsidRPr="00000000" w14:paraId="0000006E">
            <w:pPr>
              <w:rPr>
                <w:rFonts w:ascii="Vani" w:cs="Vani" w:eastAsia="Vani" w:hAnsi="Vani"/>
                <w:b w:val="1"/>
                <w:bCs w:val="1"/>
              </w:rPr>
            </w:pPr>
            <w:r w:rsidDel="00000000" w:rsidR="00000000" w:rsidRPr="00000000">
              <w:rPr>
                <w:rFonts w:ascii="Vani" w:cs="Vani" w:eastAsia="Vani" w:hAnsi="Vani"/>
                <w:b w:val="1"/>
                <w:bCs w:val="1"/>
                <w:rtl w:val="0"/>
              </w:rPr>
              <w:t xml:space="preserve">To that place</w:t>
            </w:r>
          </w:p>
        </w:tc>
      </w:tr>
      <w:tr>
        <w:trPr>
          <w:cantSplit w:val="0"/>
          <w:tblHeader w:val="0"/>
        </w:trPr>
        <w:tc>
          <w:tcPr>
            <w:vAlign w:val="center"/>
          </w:tcPr>
          <w:p w:rsidR="00000000" w:rsidDel="00000000" w:rsidP="00000000" w:rsidRDefault="00000000" w:rsidRPr="00000000" w14:paraId="0000006F">
            <w:pPr>
              <w:rPr>
                <w:rFonts w:ascii="Vani" w:cs="Vani" w:eastAsia="Vani" w:hAnsi="Vani"/>
                <w:b w:val="1"/>
                <w:bCs w:val="1"/>
              </w:rPr>
            </w:pPr>
            <w:r w:rsidDel="00000000" w:rsidR="00000000" w:rsidRPr="00000000">
              <w:rPr>
                <w:rFonts w:ascii="Vani" w:cs="Vani" w:eastAsia="Vani" w:hAnsi="Vani"/>
                <w:b w:val="1"/>
                <w:bCs w:val="1"/>
                <w:rtl w:val="0"/>
              </w:rPr>
              <w:t xml:space="preserve">నిచ్చలు</w:t>
            </w:r>
          </w:p>
        </w:tc>
        <w:tc>
          <w:tcPr>
            <w:vAlign w:val="center"/>
          </w:tcPr>
          <w:p w:rsidR="00000000" w:rsidDel="00000000" w:rsidP="00000000" w:rsidRDefault="00000000" w:rsidRPr="00000000" w14:paraId="00000070">
            <w:pPr>
              <w:rPr>
                <w:rFonts w:ascii="Vani" w:cs="Vani" w:eastAsia="Vani" w:hAnsi="Vani"/>
                <w:b w:val="1"/>
                <w:bCs w:val="1"/>
              </w:rPr>
            </w:pPr>
            <w:r w:rsidDel="00000000" w:rsidR="00000000" w:rsidRPr="00000000">
              <w:rPr>
                <w:rFonts w:ascii="Vani" w:cs="Vani" w:eastAsia="Vani" w:hAnsi="Vani"/>
                <w:b w:val="1"/>
                <w:bCs w:val="1"/>
                <w:rtl w:val="0"/>
              </w:rPr>
              <w:t xml:space="preserve">ఎల్లప్పుడూ / ప్రతిరోజూ</w:t>
            </w:r>
          </w:p>
        </w:tc>
        <w:tc>
          <w:tcPr>
            <w:vAlign w:val="center"/>
          </w:tcPr>
          <w:p w:rsidR="00000000" w:rsidDel="00000000" w:rsidP="00000000" w:rsidRDefault="00000000" w:rsidRPr="00000000" w14:paraId="00000071">
            <w:pPr>
              <w:rPr>
                <w:rFonts w:ascii="Vani" w:cs="Vani" w:eastAsia="Vani" w:hAnsi="Vani"/>
                <w:b w:val="1"/>
                <w:bCs w:val="1"/>
              </w:rPr>
            </w:pPr>
            <w:r w:rsidDel="00000000" w:rsidR="00000000" w:rsidRPr="00000000">
              <w:rPr>
                <w:rFonts w:ascii="Vani" w:cs="Vani" w:eastAsia="Vani" w:hAnsi="Vani"/>
                <w:b w:val="1"/>
                <w:bCs w:val="1"/>
                <w:rtl w:val="0"/>
              </w:rPr>
              <w:t xml:space="preserve">Daily / Constantly</w:t>
            </w:r>
          </w:p>
        </w:tc>
      </w:tr>
      <w:tr>
        <w:trPr>
          <w:cantSplit w:val="0"/>
          <w:tblHeader w:val="0"/>
        </w:trPr>
        <w:tc>
          <w:tcPr>
            <w:vAlign w:val="center"/>
          </w:tcPr>
          <w:p w:rsidR="00000000" w:rsidDel="00000000" w:rsidP="00000000" w:rsidRDefault="00000000" w:rsidRPr="00000000" w14:paraId="00000072">
            <w:pPr>
              <w:rPr>
                <w:rFonts w:ascii="Vani" w:cs="Vani" w:eastAsia="Vani" w:hAnsi="Vani"/>
                <w:b w:val="1"/>
                <w:bCs w:val="1"/>
              </w:rPr>
            </w:pPr>
            <w:r w:rsidDel="00000000" w:rsidR="00000000" w:rsidRPr="00000000">
              <w:rPr>
                <w:rFonts w:ascii="Vani" w:cs="Vani" w:eastAsia="Vani" w:hAnsi="Vani"/>
                <w:b w:val="1"/>
                <w:bCs w:val="1"/>
                <w:rtl w:val="0"/>
              </w:rPr>
              <w:t xml:space="preserve">మునిమాపు</w:t>
            </w:r>
          </w:p>
        </w:tc>
        <w:tc>
          <w:tcPr>
            <w:vAlign w:val="center"/>
          </w:tcPr>
          <w:p w:rsidR="00000000" w:rsidDel="00000000" w:rsidP="00000000" w:rsidRDefault="00000000" w:rsidRPr="00000000" w14:paraId="00000073">
            <w:pPr>
              <w:rPr>
                <w:rFonts w:ascii="Vani" w:cs="Vani" w:eastAsia="Vani" w:hAnsi="Vani"/>
                <w:b w:val="1"/>
                <w:bCs w:val="1"/>
              </w:rPr>
            </w:pPr>
            <w:r w:rsidDel="00000000" w:rsidR="00000000" w:rsidRPr="00000000">
              <w:rPr>
                <w:rFonts w:ascii="Vani" w:cs="Vani" w:eastAsia="Vani" w:hAnsi="Vani"/>
                <w:b w:val="1"/>
                <w:bCs w:val="1"/>
                <w:rtl w:val="0"/>
              </w:rPr>
              <w:t xml:space="preserve">సంధ్యా సమయము</w:t>
            </w:r>
          </w:p>
        </w:tc>
        <w:tc>
          <w:tcPr>
            <w:vAlign w:val="center"/>
          </w:tcPr>
          <w:p w:rsidR="00000000" w:rsidDel="00000000" w:rsidP="00000000" w:rsidRDefault="00000000" w:rsidRPr="00000000" w14:paraId="00000074">
            <w:pPr>
              <w:rPr>
                <w:rFonts w:ascii="Vani" w:cs="Vani" w:eastAsia="Vani" w:hAnsi="Vani"/>
                <w:b w:val="1"/>
                <w:bCs w:val="1"/>
              </w:rPr>
            </w:pPr>
            <w:r w:rsidDel="00000000" w:rsidR="00000000" w:rsidRPr="00000000">
              <w:rPr>
                <w:rFonts w:ascii="Vani" w:cs="Vani" w:eastAsia="Vani" w:hAnsi="Vani"/>
                <w:b w:val="1"/>
                <w:bCs w:val="1"/>
                <w:rtl w:val="0"/>
              </w:rPr>
              <w:t xml:space="preserve">Twilight / Dusk</w:t>
            </w:r>
          </w:p>
        </w:tc>
      </w:tr>
      <w:tr>
        <w:trPr>
          <w:cantSplit w:val="0"/>
          <w:tblHeader w:val="0"/>
        </w:trPr>
        <w:tc>
          <w:tcPr>
            <w:vAlign w:val="center"/>
          </w:tcPr>
          <w:p w:rsidR="00000000" w:rsidDel="00000000" w:rsidP="00000000" w:rsidRDefault="00000000" w:rsidRPr="00000000" w14:paraId="00000075">
            <w:pPr>
              <w:rPr>
                <w:rFonts w:ascii="Vani" w:cs="Vani" w:eastAsia="Vani" w:hAnsi="Vani"/>
                <w:b w:val="1"/>
                <w:bCs w:val="1"/>
              </w:rPr>
            </w:pPr>
            <w:r w:rsidDel="00000000" w:rsidR="00000000" w:rsidRPr="00000000">
              <w:rPr>
                <w:rFonts w:ascii="Vani" w:cs="Vani" w:eastAsia="Vani" w:hAnsi="Vani"/>
                <w:b w:val="1"/>
                <w:bCs w:val="1"/>
                <w:rtl w:val="0"/>
              </w:rPr>
              <w:t xml:space="preserve">వేళల</w:t>
            </w:r>
          </w:p>
        </w:tc>
        <w:tc>
          <w:tcPr>
            <w:vAlign w:val="center"/>
          </w:tcPr>
          <w:p w:rsidR="00000000" w:rsidDel="00000000" w:rsidP="00000000" w:rsidRDefault="00000000" w:rsidRPr="00000000" w14:paraId="00000076">
            <w:pPr>
              <w:rPr>
                <w:rFonts w:ascii="Vani" w:cs="Vani" w:eastAsia="Vani" w:hAnsi="Vani"/>
                <w:b w:val="1"/>
                <w:bCs w:val="1"/>
              </w:rPr>
            </w:pPr>
            <w:r w:rsidDel="00000000" w:rsidR="00000000" w:rsidRPr="00000000">
              <w:rPr>
                <w:rFonts w:ascii="Vani" w:cs="Vani" w:eastAsia="Vani" w:hAnsi="Vani"/>
                <w:b w:val="1"/>
                <w:bCs w:val="1"/>
                <w:rtl w:val="0"/>
              </w:rPr>
              <w:t xml:space="preserve">సమయములలో</w:t>
            </w:r>
          </w:p>
        </w:tc>
        <w:tc>
          <w:tcPr>
            <w:vAlign w:val="center"/>
          </w:tcPr>
          <w:p w:rsidR="00000000" w:rsidDel="00000000" w:rsidP="00000000" w:rsidRDefault="00000000" w:rsidRPr="00000000" w14:paraId="00000077">
            <w:pPr>
              <w:rPr>
                <w:rFonts w:ascii="Vani" w:cs="Vani" w:eastAsia="Vani" w:hAnsi="Vani"/>
                <w:b w:val="1"/>
                <w:bCs w:val="1"/>
              </w:rPr>
            </w:pPr>
            <w:r w:rsidDel="00000000" w:rsidR="00000000" w:rsidRPr="00000000">
              <w:rPr>
                <w:rFonts w:ascii="Vani" w:cs="Vani" w:eastAsia="Vani" w:hAnsi="Vani"/>
                <w:b w:val="1"/>
                <w:bCs w:val="1"/>
                <w:rtl w:val="0"/>
              </w:rPr>
              <w:t xml:space="preserve">At times</w:t>
            </w:r>
          </w:p>
        </w:tc>
      </w:tr>
      <w:tr>
        <w:trPr>
          <w:cantSplit w:val="0"/>
          <w:tblHeader w:val="0"/>
        </w:trPr>
        <w:tc>
          <w:tcPr>
            <w:vAlign w:val="center"/>
          </w:tcPr>
          <w:p w:rsidR="00000000" w:rsidDel="00000000" w:rsidP="00000000" w:rsidRDefault="00000000" w:rsidRPr="00000000" w14:paraId="00000078">
            <w:pPr>
              <w:rPr>
                <w:rFonts w:ascii="Vani" w:cs="Vani" w:eastAsia="Vani" w:hAnsi="Vani"/>
                <w:b w:val="1"/>
                <w:bCs w:val="1"/>
              </w:rPr>
            </w:pPr>
            <w:r w:rsidDel="00000000" w:rsidR="00000000" w:rsidRPr="00000000">
              <w:rPr>
                <w:rFonts w:ascii="Vani" w:cs="Vani" w:eastAsia="Vani" w:hAnsi="Vani"/>
                <w:b w:val="1"/>
                <w:bCs w:val="1"/>
                <w:rtl w:val="0"/>
              </w:rPr>
              <w:t xml:space="preserve">వచ్చి</w:t>
            </w:r>
          </w:p>
        </w:tc>
        <w:tc>
          <w:tcPr>
            <w:vAlign w:val="center"/>
          </w:tcPr>
          <w:p w:rsidR="00000000" w:rsidDel="00000000" w:rsidP="00000000" w:rsidRDefault="00000000" w:rsidRPr="00000000" w14:paraId="00000079">
            <w:pPr>
              <w:rPr>
                <w:rFonts w:ascii="Vani" w:cs="Vani" w:eastAsia="Vani" w:hAnsi="Vani"/>
                <w:b w:val="1"/>
                <w:bCs w:val="1"/>
              </w:rPr>
            </w:pPr>
            <w:r w:rsidDel="00000000" w:rsidR="00000000" w:rsidRPr="00000000">
              <w:rPr>
                <w:rFonts w:ascii="Vani" w:cs="Vani" w:eastAsia="Vani" w:hAnsi="Vani"/>
                <w:b w:val="1"/>
                <w:bCs w:val="1"/>
                <w:rtl w:val="0"/>
              </w:rPr>
              <w:t xml:space="preserve">చేరుకొని</w:t>
            </w:r>
          </w:p>
        </w:tc>
        <w:tc>
          <w:tcPr>
            <w:vAlign w:val="center"/>
          </w:tcPr>
          <w:p w:rsidR="00000000" w:rsidDel="00000000" w:rsidP="00000000" w:rsidRDefault="00000000" w:rsidRPr="00000000" w14:paraId="0000007A">
            <w:pPr>
              <w:rPr>
                <w:rFonts w:ascii="Vani" w:cs="Vani" w:eastAsia="Vani" w:hAnsi="Vani"/>
                <w:b w:val="1"/>
                <w:bCs w:val="1"/>
              </w:rPr>
            </w:pPr>
            <w:r w:rsidDel="00000000" w:rsidR="00000000" w:rsidRPr="00000000">
              <w:rPr>
                <w:rFonts w:ascii="Vani" w:cs="Vani" w:eastAsia="Vani" w:hAnsi="Vani"/>
                <w:b w:val="1"/>
                <w:bCs w:val="1"/>
                <w:rtl w:val="0"/>
              </w:rPr>
              <w:t xml:space="preserve">Having come</w:t>
            </w:r>
          </w:p>
        </w:tc>
      </w:tr>
      <w:tr>
        <w:trPr>
          <w:cantSplit w:val="0"/>
          <w:tblHeader w:val="0"/>
        </w:trPr>
        <w:tc>
          <w:tcPr>
            <w:vAlign w:val="center"/>
          </w:tcPr>
          <w:p w:rsidR="00000000" w:rsidDel="00000000" w:rsidP="00000000" w:rsidRDefault="00000000" w:rsidRPr="00000000" w14:paraId="0000007B">
            <w:pPr>
              <w:rPr>
                <w:rFonts w:ascii="Vani" w:cs="Vani" w:eastAsia="Vani" w:hAnsi="Vani"/>
                <w:b w:val="1"/>
                <w:bCs w:val="1"/>
              </w:rPr>
            </w:pPr>
            <w:r w:rsidDel="00000000" w:rsidR="00000000" w:rsidRPr="00000000">
              <w:rPr>
                <w:rFonts w:ascii="Vani" w:cs="Vani" w:eastAsia="Vani" w:hAnsi="Vani"/>
                <w:b w:val="1"/>
                <w:bCs w:val="1"/>
                <w:rtl w:val="0"/>
              </w:rPr>
              <w:t xml:space="preserve">వల</w:t>
            </w:r>
          </w:p>
        </w:tc>
        <w:tc>
          <w:tcPr>
            <w:vAlign w:val="center"/>
          </w:tcPr>
          <w:p w:rsidR="00000000" w:rsidDel="00000000" w:rsidP="00000000" w:rsidRDefault="00000000" w:rsidRPr="00000000" w14:paraId="0000007C">
            <w:pPr>
              <w:rPr>
                <w:rFonts w:ascii="Vani" w:cs="Vani" w:eastAsia="Vani" w:hAnsi="Vani"/>
                <w:b w:val="1"/>
                <w:bCs w:val="1"/>
              </w:rPr>
            </w:pPr>
            <w:r w:rsidDel="00000000" w:rsidR="00000000" w:rsidRPr="00000000">
              <w:rPr>
                <w:rFonts w:ascii="Vani" w:cs="Vani" w:eastAsia="Vani" w:hAnsi="Vani"/>
                <w:b w:val="1"/>
                <w:bCs w:val="1"/>
                <w:rtl w:val="0"/>
              </w:rPr>
              <w:t xml:space="preserve">నెట్</w:t>
            </w:r>
          </w:p>
        </w:tc>
        <w:tc>
          <w:tcPr>
            <w:vAlign w:val="center"/>
          </w:tcPr>
          <w:p w:rsidR="00000000" w:rsidDel="00000000" w:rsidP="00000000" w:rsidRDefault="00000000" w:rsidRPr="00000000" w14:paraId="0000007D">
            <w:pPr>
              <w:rPr>
                <w:rFonts w:ascii="Vani" w:cs="Vani" w:eastAsia="Vani" w:hAnsi="Vani"/>
                <w:b w:val="1"/>
                <w:bCs w:val="1"/>
              </w:rPr>
            </w:pPr>
            <w:r w:rsidDel="00000000" w:rsidR="00000000" w:rsidRPr="00000000">
              <w:rPr>
                <w:rFonts w:ascii="Vani" w:cs="Vani" w:eastAsia="Vani" w:hAnsi="Vani"/>
                <w:b w:val="1"/>
                <w:bCs w:val="1"/>
                <w:rtl w:val="0"/>
              </w:rPr>
              <w:t xml:space="preserve">Net</w:t>
            </w:r>
          </w:p>
        </w:tc>
      </w:tr>
      <w:tr>
        <w:trPr>
          <w:cantSplit w:val="0"/>
          <w:tblHeader w:val="0"/>
        </w:trPr>
        <w:tc>
          <w:tcPr>
            <w:vAlign w:val="center"/>
          </w:tcPr>
          <w:p w:rsidR="00000000" w:rsidDel="00000000" w:rsidP="00000000" w:rsidRDefault="00000000" w:rsidRPr="00000000" w14:paraId="0000007E">
            <w:pPr>
              <w:rPr>
                <w:rFonts w:ascii="Vani" w:cs="Vani" w:eastAsia="Vani" w:hAnsi="Vani"/>
                <w:b w:val="1"/>
                <w:bCs w:val="1"/>
              </w:rPr>
            </w:pPr>
            <w:r w:rsidDel="00000000" w:rsidR="00000000" w:rsidRPr="00000000">
              <w:rPr>
                <w:rFonts w:ascii="Vani" w:cs="Vani" w:eastAsia="Vani" w:hAnsi="Vani"/>
                <w:b w:val="1"/>
                <w:bCs w:val="1"/>
                <w:rtl w:val="0"/>
              </w:rPr>
              <w:t xml:space="preserve">లొడ్డుచుండును</w:t>
            </w:r>
          </w:p>
        </w:tc>
        <w:tc>
          <w:tcPr>
            <w:vAlign w:val="center"/>
          </w:tcPr>
          <w:p w:rsidR="00000000" w:rsidDel="00000000" w:rsidP="00000000" w:rsidRDefault="00000000" w:rsidRPr="00000000" w14:paraId="0000007F">
            <w:pPr>
              <w:rPr>
                <w:rFonts w:ascii="Vani" w:cs="Vani" w:eastAsia="Vani" w:hAnsi="Vani"/>
                <w:b w:val="1"/>
                <w:bCs w:val="1"/>
              </w:rPr>
            </w:pPr>
            <w:r w:rsidDel="00000000" w:rsidR="00000000" w:rsidRPr="00000000">
              <w:rPr>
                <w:rFonts w:ascii="Vani" w:cs="Vani" w:eastAsia="Vani" w:hAnsi="Vani"/>
                <w:b w:val="1"/>
                <w:bCs w:val="1"/>
                <w:rtl w:val="0"/>
              </w:rPr>
              <w:t xml:space="preserve">వేయుచుండును</w:t>
            </w:r>
          </w:p>
        </w:tc>
        <w:tc>
          <w:tcPr>
            <w:vAlign w:val="center"/>
          </w:tcPr>
          <w:p w:rsidR="00000000" w:rsidDel="00000000" w:rsidP="00000000" w:rsidRDefault="00000000" w:rsidRPr="00000000" w14:paraId="00000080">
            <w:pPr>
              <w:rPr>
                <w:rFonts w:ascii="Vani" w:cs="Vani" w:eastAsia="Vani" w:hAnsi="Vani"/>
                <w:b w:val="1"/>
                <w:bCs w:val="1"/>
              </w:rPr>
            </w:pPr>
            <w:r w:rsidDel="00000000" w:rsidR="00000000" w:rsidRPr="00000000">
              <w:rPr>
                <w:rFonts w:ascii="Vani" w:cs="Vani" w:eastAsia="Vani" w:hAnsi="Vani"/>
                <w:b w:val="1"/>
                <w:bCs w:val="1"/>
                <w:rtl w:val="0"/>
              </w:rPr>
              <w:t xml:space="preserve">Used to set / spread</w:t>
            </w:r>
          </w:p>
        </w:tc>
      </w:tr>
      <w:tr>
        <w:trPr>
          <w:cantSplit w:val="0"/>
          <w:tblHeader w:val="0"/>
        </w:trPr>
        <w:tc>
          <w:tcPr>
            <w:vAlign w:val="center"/>
          </w:tcPr>
          <w:p w:rsidR="00000000" w:rsidDel="00000000" w:rsidP="00000000" w:rsidRDefault="00000000" w:rsidRPr="00000000" w14:paraId="00000081">
            <w:pPr>
              <w:rPr>
                <w:rFonts w:ascii="Vani" w:cs="Vani" w:eastAsia="Vani" w:hAnsi="Vani"/>
                <w:b w:val="1"/>
                <w:bCs w:val="1"/>
              </w:rPr>
            </w:pPr>
            <w:r w:rsidDel="00000000" w:rsidR="00000000" w:rsidRPr="00000000">
              <w:rPr>
                <w:rFonts w:ascii="Vani" w:cs="Vani" w:eastAsia="Vani" w:hAnsi="Vani"/>
                <w:b w:val="1"/>
                <w:bCs w:val="1"/>
                <w:rtl w:val="0"/>
              </w:rPr>
              <w:t xml:space="preserve">అగపడ్డ</w:t>
            </w:r>
          </w:p>
        </w:tc>
        <w:tc>
          <w:tcPr>
            <w:vAlign w:val="center"/>
          </w:tcPr>
          <w:p w:rsidR="00000000" w:rsidDel="00000000" w:rsidP="00000000" w:rsidRDefault="00000000" w:rsidRPr="00000000" w14:paraId="00000082">
            <w:pPr>
              <w:rPr>
                <w:rFonts w:ascii="Vani" w:cs="Vani" w:eastAsia="Vani" w:hAnsi="Vani"/>
                <w:b w:val="1"/>
                <w:bCs w:val="1"/>
              </w:rPr>
            </w:pPr>
            <w:r w:rsidDel="00000000" w:rsidR="00000000" w:rsidRPr="00000000">
              <w:rPr>
                <w:rFonts w:ascii="Vani" w:cs="Vani" w:eastAsia="Vani" w:hAnsi="Vani"/>
                <w:b w:val="1"/>
                <w:bCs w:val="1"/>
                <w:rtl w:val="0"/>
              </w:rPr>
              <w:t xml:space="preserve">కనిపించిన / దొరికిన</w:t>
            </w:r>
          </w:p>
        </w:tc>
        <w:tc>
          <w:tcPr>
            <w:vAlign w:val="center"/>
          </w:tcPr>
          <w:p w:rsidR="00000000" w:rsidDel="00000000" w:rsidP="00000000" w:rsidRDefault="00000000" w:rsidRPr="00000000" w14:paraId="00000083">
            <w:pPr>
              <w:rPr>
                <w:rFonts w:ascii="Vani" w:cs="Vani" w:eastAsia="Vani" w:hAnsi="Vani"/>
                <w:b w:val="1"/>
                <w:bCs w:val="1"/>
              </w:rPr>
            </w:pPr>
            <w:r w:rsidDel="00000000" w:rsidR="00000000" w:rsidRPr="00000000">
              <w:rPr>
                <w:rFonts w:ascii="Vani" w:cs="Vani" w:eastAsia="Vani" w:hAnsi="Vani"/>
                <w:b w:val="1"/>
                <w:bCs w:val="1"/>
                <w:rtl w:val="0"/>
              </w:rPr>
              <w:t xml:space="preserve">Found / Caught</w:t>
            </w:r>
          </w:p>
        </w:tc>
      </w:tr>
      <w:tr>
        <w:trPr>
          <w:cantSplit w:val="0"/>
          <w:tblHeader w:val="0"/>
        </w:trPr>
        <w:tc>
          <w:tcPr>
            <w:vAlign w:val="center"/>
          </w:tcPr>
          <w:p w:rsidR="00000000" w:rsidDel="00000000" w:rsidP="00000000" w:rsidRDefault="00000000" w:rsidRPr="00000000" w14:paraId="00000084">
            <w:pPr>
              <w:rPr>
                <w:rFonts w:ascii="Vani" w:cs="Vani" w:eastAsia="Vani" w:hAnsi="Vani"/>
                <w:b w:val="1"/>
                <w:bCs w:val="1"/>
              </w:rPr>
            </w:pPr>
            <w:r w:rsidDel="00000000" w:rsidR="00000000" w:rsidRPr="00000000">
              <w:rPr>
                <w:rFonts w:ascii="Vani" w:cs="Vani" w:eastAsia="Vani" w:hAnsi="Vani"/>
                <w:b w:val="1"/>
                <w:bCs w:val="1"/>
                <w:rtl w:val="0"/>
              </w:rPr>
              <w:t xml:space="preserve">మృగముల</w:t>
            </w:r>
          </w:p>
        </w:tc>
        <w:tc>
          <w:tcPr>
            <w:vAlign w:val="center"/>
          </w:tcPr>
          <w:p w:rsidR="00000000" w:rsidDel="00000000" w:rsidP="00000000" w:rsidRDefault="00000000" w:rsidRPr="00000000" w14:paraId="00000085">
            <w:pPr>
              <w:rPr>
                <w:rFonts w:ascii="Vani" w:cs="Vani" w:eastAsia="Vani" w:hAnsi="Vani"/>
                <w:b w:val="1"/>
                <w:bCs w:val="1"/>
              </w:rPr>
            </w:pPr>
            <w:r w:rsidDel="00000000" w:rsidR="00000000" w:rsidRPr="00000000">
              <w:rPr>
                <w:rFonts w:ascii="Vani" w:cs="Vani" w:eastAsia="Vani" w:hAnsi="Vani"/>
                <w:b w:val="1"/>
                <w:bCs w:val="1"/>
                <w:rtl w:val="0"/>
              </w:rPr>
              <w:t xml:space="preserve">జంతువులను</w:t>
            </w:r>
          </w:p>
        </w:tc>
        <w:tc>
          <w:tcPr>
            <w:vAlign w:val="center"/>
          </w:tcPr>
          <w:p w:rsidR="00000000" w:rsidDel="00000000" w:rsidP="00000000" w:rsidRDefault="00000000" w:rsidRPr="00000000" w14:paraId="00000086">
            <w:pPr>
              <w:rPr>
                <w:rFonts w:ascii="Vani" w:cs="Vani" w:eastAsia="Vani" w:hAnsi="Vani"/>
                <w:b w:val="1"/>
                <w:bCs w:val="1"/>
              </w:rPr>
            </w:pPr>
            <w:r w:rsidDel="00000000" w:rsidR="00000000" w:rsidRPr="00000000">
              <w:rPr>
                <w:rFonts w:ascii="Vani" w:cs="Vani" w:eastAsia="Vani" w:hAnsi="Vani"/>
                <w:b w:val="1"/>
                <w:bCs w:val="1"/>
                <w:rtl w:val="0"/>
              </w:rPr>
              <w:t xml:space="preserve">Animals</w:t>
            </w:r>
          </w:p>
        </w:tc>
      </w:tr>
      <w:tr>
        <w:trPr>
          <w:cantSplit w:val="0"/>
          <w:tblHeader w:val="0"/>
        </w:trPr>
        <w:tc>
          <w:tcPr>
            <w:vAlign w:val="center"/>
          </w:tcPr>
          <w:p w:rsidR="00000000" w:rsidDel="00000000" w:rsidP="00000000" w:rsidRDefault="00000000" w:rsidRPr="00000000" w14:paraId="00000087">
            <w:pPr>
              <w:rPr>
                <w:rFonts w:ascii="Vani" w:cs="Vani" w:eastAsia="Vani" w:hAnsi="Vani"/>
                <w:b w:val="1"/>
                <w:bCs w:val="1"/>
              </w:rPr>
            </w:pPr>
            <w:r w:rsidDel="00000000" w:rsidR="00000000" w:rsidRPr="00000000">
              <w:rPr>
                <w:rFonts w:ascii="Vani" w:cs="Vani" w:eastAsia="Vani" w:hAnsi="Vani"/>
                <w:b w:val="1"/>
                <w:bCs w:val="1"/>
                <w:rtl w:val="0"/>
              </w:rPr>
              <w:t xml:space="preserve">జంపుచుండును</w:t>
            </w:r>
          </w:p>
        </w:tc>
        <w:tc>
          <w:tcPr>
            <w:vAlign w:val="center"/>
          </w:tcPr>
          <w:p w:rsidR="00000000" w:rsidDel="00000000" w:rsidP="00000000" w:rsidRDefault="00000000" w:rsidRPr="00000000" w14:paraId="00000088">
            <w:pPr>
              <w:rPr>
                <w:rFonts w:ascii="Vani" w:cs="Vani" w:eastAsia="Vani" w:hAnsi="Vani"/>
                <w:b w:val="1"/>
                <w:bCs w:val="1"/>
              </w:rPr>
            </w:pPr>
            <w:r w:rsidDel="00000000" w:rsidR="00000000" w:rsidRPr="00000000">
              <w:rPr>
                <w:rFonts w:ascii="Vani" w:cs="Vani" w:eastAsia="Vani" w:hAnsi="Vani"/>
                <w:b w:val="1"/>
                <w:bCs w:val="1"/>
                <w:rtl w:val="0"/>
              </w:rPr>
              <w:t xml:space="preserve">చంపుచుండెను</w:t>
            </w:r>
          </w:p>
        </w:tc>
        <w:tc>
          <w:tcPr>
            <w:vAlign w:val="center"/>
          </w:tcPr>
          <w:p w:rsidR="00000000" w:rsidDel="00000000" w:rsidP="00000000" w:rsidRDefault="00000000" w:rsidRPr="00000000" w14:paraId="00000089">
            <w:pPr>
              <w:rPr>
                <w:rFonts w:ascii="Vani" w:cs="Vani" w:eastAsia="Vani" w:hAnsi="Vani"/>
                <w:b w:val="1"/>
                <w:bCs w:val="1"/>
              </w:rPr>
            </w:pPr>
            <w:r w:rsidDel="00000000" w:rsidR="00000000" w:rsidRPr="00000000">
              <w:rPr>
                <w:rFonts w:ascii="Vani" w:cs="Vani" w:eastAsia="Vani" w:hAnsi="Vani"/>
                <w:b w:val="1"/>
                <w:bCs w:val="1"/>
                <w:rtl w:val="0"/>
              </w:rPr>
              <w:t xml:space="preserve">Used to kill</w:t>
            </w:r>
          </w:p>
        </w:tc>
      </w:tr>
      <w:tr>
        <w:trPr>
          <w:cantSplit w:val="0"/>
          <w:tblHeader w:val="0"/>
        </w:trPr>
        <w:tc>
          <w:tcPr>
            <w:vAlign w:val="center"/>
          </w:tcPr>
          <w:p w:rsidR="00000000" w:rsidDel="00000000" w:rsidP="00000000" w:rsidRDefault="00000000" w:rsidRPr="00000000" w14:paraId="0000008A">
            <w:pPr>
              <w:rPr>
                <w:rFonts w:ascii="Vani" w:cs="Vani" w:eastAsia="Vani" w:hAnsi="Vani"/>
                <w:b w:val="1"/>
                <w:bCs w:val="1"/>
              </w:rPr>
            </w:pPr>
            <w:r w:rsidDel="00000000" w:rsidR="00000000" w:rsidRPr="00000000">
              <w:rPr>
                <w:rFonts w:ascii="Vani" w:cs="Vani" w:eastAsia="Vani" w:hAnsi="Vani"/>
                <w:b w:val="1"/>
                <w:bCs w:val="1"/>
                <w:rtl w:val="0"/>
              </w:rPr>
              <w:t xml:space="preserve">రేయి</w:t>
            </w:r>
          </w:p>
        </w:tc>
        <w:tc>
          <w:tcPr>
            <w:vAlign w:val="center"/>
          </w:tcPr>
          <w:p w:rsidR="00000000" w:rsidDel="00000000" w:rsidP="00000000" w:rsidRDefault="00000000" w:rsidRPr="00000000" w14:paraId="0000008B">
            <w:pPr>
              <w:rPr>
                <w:rFonts w:ascii="Vani" w:cs="Vani" w:eastAsia="Vani" w:hAnsi="Vani"/>
                <w:b w:val="1"/>
                <w:bCs w:val="1"/>
              </w:rPr>
            </w:pPr>
            <w:r w:rsidDel="00000000" w:rsidR="00000000" w:rsidRPr="00000000">
              <w:rPr>
                <w:rFonts w:ascii="Vani" w:cs="Vani" w:eastAsia="Vani" w:hAnsi="Vani"/>
                <w:b w:val="1"/>
                <w:bCs w:val="1"/>
                <w:rtl w:val="0"/>
              </w:rPr>
              <w:t xml:space="preserve">రాత్రి</w:t>
            </w:r>
          </w:p>
        </w:tc>
        <w:tc>
          <w:tcPr>
            <w:vAlign w:val="center"/>
          </w:tcPr>
          <w:p w:rsidR="00000000" w:rsidDel="00000000" w:rsidP="00000000" w:rsidRDefault="00000000" w:rsidRPr="00000000" w14:paraId="0000008C">
            <w:pPr>
              <w:rPr>
                <w:rFonts w:ascii="Vani" w:cs="Vani" w:eastAsia="Vani" w:hAnsi="Vani"/>
                <w:b w:val="1"/>
                <w:bCs w:val="1"/>
              </w:rPr>
            </w:pPr>
            <w:r w:rsidDel="00000000" w:rsidR="00000000" w:rsidRPr="00000000">
              <w:rPr>
                <w:rFonts w:ascii="Vani" w:cs="Vani" w:eastAsia="Vani" w:hAnsi="Vani"/>
                <w:b w:val="1"/>
                <w:bCs w:val="1"/>
                <w:rtl w:val="0"/>
              </w:rPr>
              <w:t xml:space="preserve">Night</w:t>
            </w:r>
          </w:p>
        </w:tc>
      </w:tr>
      <w:tr>
        <w:trPr>
          <w:cantSplit w:val="0"/>
          <w:tblHeader w:val="0"/>
        </w:trPr>
        <w:tc>
          <w:tcPr>
            <w:vAlign w:val="center"/>
          </w:tcPr>
          <w:p w:rsidR="00000000" w:rsidDel="00000000" w:rsidP="00000000" w:rsidRDefault="00000000" w:rsidRPr="00000000" w14:paraId="0000008D">
            <w:pPr>
              <w:rPr>
                <w:rFonts w:ascii="Vani" w:cs="Vani" w:eastAsia="Vani" w:hAnsi="Vani"/>
                <w:b w:val="1"/>
                <w:bCs w:val="1"/>
              </w:rPr>
            </w:pPr>
            <w:r w:rsidDel="00000000" w:rsidR="00000000" w:rsidRPr="00000000">
              <w:rPr>
                <w:rFonts w:ascii="Vani" w:cs="Vani" w:eastAsia="Vani" w:hAnsi="Vani"/>
                <w:b w:val="1"/>
                <w:bCs w:val="1"/>
                <w:rtl w:val="0"/>
              </w:rPr>
              <w:t xml:space="preserve">ఇంటికఱిగి</w:t>
            </w:r>
          </w:p>
        </w:tc>
        <w:tc>
          <w:tcPr>
            <w:vAlign w:val="center"/>
          </w:tcPr>
          <w:p w:rsidR="00000000" w:rsidDel="00000000" w:rsidP="00000000" w:rsidRDefault="00000000" w:rsidRPr="00000000" w14:paraId="0000008E">
            <w:pPr>
              <w:rPr>
                <w:rFonts w:ascii="Vani" w:cs="Vani" w:eastAsia="Vani" w:hAnsi="Vani"/>
                <w:b w:val="1"/>
                <w:bCs w:val="1"/>
              </w:rPr>
            </w:pPr>
            <w:r w:rsidDel="00000000" w:rsidR="00000000" w:rsidRPr="00000000">
              <w:rPr>
                <w:rFonts w:ascii="Vani" w:cs="Vani" w:eastAsia="Vani" w:hAnsi="Vani"/>
                <w:b w:val="1"/>
                <w:bCs w:val="1"/>
                <w:rtl w:val="0"/>
              </w:rPr>
              <w:t xml:space="preserve">ఇంటికి వెళ్లి</w:t>
            </w:r>
          </w:p>
        </w:tc>
        <w:tc>
          <w:tcPr>
            <w:vAlign w:val="center"/>
          </w:tcPr>
          <w:p w:rsidR="00000000" w:rsidDel="00000000" w:rsidP="00000000" w:rsidRDefault="00000000" w:rsidRPr="00000000" w14:paraId="0000008F">
            <w:pPr>
              <w:rPr>
                <w:rFonts w:ascii="Vani" w:cs="Vani" w:eastAsia="Vani" w:hAnsi="Vani"/>
                <w:b w:val="1"/>
                <w:bCs w:val="1"/>
              </w:rPr>
            </w:pPr>
            <w:r w:rsidDel="00000000" w:rsidR="00000000" w:rsidRPr="00000000">
              <w:rPr>
                <w:rFonts w:ascii="Vani" w:cs="Vani" w:eastAsia="Vani" w:hAnsi="Vani"/>
                <w:b w:val="1"/>
                <w:bCs w:val="1"/>
                <w:rtl w:val="0"/>
              </w:rPr>
              <w:t xml:space="preserve">Having gone home</w:t>
            </w:r>
          </w:p>
        </w:tc>
      </w:tr>
      <w:tr>
        <w:trPr>
          <w:cantSplit w:val="0"/>
          <w:tblHeader w:val="0"/>
        </w:trPr>
        <w:tc>
          <w:tcPr>
            <w:vAlign w:val="center"/>
          </w:tcPr>
          <w:p w:rsidR="00000000" w:rsidDel="00000000" w:rsidP="00000000" w:rsidRDefault="00000000" w:rsidRPr="00000000" w14:paraId="00000090">
            <w:pPr>
              <w:rPr>
                <w:rFonts w:ascii="Vani" w:cs="Vani" w:eastAsia="Vani" w:hAnsi="Vani"/>
                <w:b w:val="1"/>
                <w:bCs w:val="1"/>
              </w:rPr>
            </w:pPr>
            <w:r w:rsidDel="00000000" w:rsidR="00000000" w:rsidRPr="00000000">
              <w:rPr>
                <w:rFonts w:ascii="Vani" w:cs="Vani" w:eastAsia="Vani" w:hAnsi="Vani"/>
                <w:b w:val="1"/>
                <w:bCs w:val="1"/>
                <w:rtl w:val="0"/>
              </w:rPr>
              <w:t xml:space="preserve">తరువాత</w:t>
            </w:r>
          </w:p>
        </w:tc>
        <w:tc>
          <w:tcPr>
            <w:vAlign w:val="center"/>
          </w:tcPr>
          <w:p w:rsidR="00000000" w:rsidDel="00000000" w:rsidP="00000000" w:rsidRDefault="00000000" w:rsidRPr="00000000" w14:paraId="00000091">
            <w:pPr>
              <w:rPr>
                <w:rFonts w:ascii="Vani" w:cs="Vani" w:eastAsia="Vani" w:hAnsi="Vani"/>
                <w:b w:val="1"/>
                <w:bCs w:val="1"/>
              </w:rPr>
            </w:pPr>
            <w:r w:rsidDel="00000000" w:rsidR="00000000" w:rsidRPr="00000000">
              <w:rPr>
                <w:rFonts w:ascii="Vani" w:cs="Vani" w:eastAsia="Vani" w:hAnsi="Vani"/>
                <w:b w:val="1"/>
                <w:bCs w:val="1"/>
                <w:rtl w:val="0"/>
              </w:rPr>
              <w:t xml:space="preserve">ఆ పిదప</w:t>
            </w:r>
          </w:p>
        </w:tc>
        <w:tc>
          <w:tcPr>
            <w:vAlign w:val="center"/>
          </w:tcPr>
          <w:p w:rsidR="00000000" w:rsidDel="00000000" w:rsidP="00000000" w:rsidRDefault="00000000" w:rsidRPr="00000000" w14:paraId="00000092">
            <w:pPr>
              <w:rPr>
                <w:rFonts w:ascii="Vani" w:cs="Vani" w:eastAsia="Vani" w:hAnsi="Vani"/>
                <w:b w:val="1"/>
                <w:bCs w:val="1"/>
              </w:rPr>
            </w:pPr>
            <w:r w:rsidDel="00000000" w:rsidR="00000000" w:rsidRPr="00000000">
              <w:rPr>
                <w:rFonts w:ascii="Vani" w:cs="Vani" w:eastAsia="Vani" w:hAnsi="Vani"/>
                <w:b w:val="1"/>
                <w:bCs w:val="1"/>
                <w:rtl w:val="0"/>
              </w:rPr>
              <w:t xml:space="preserve">Afterwards</w:t>
            </w:r>
          </w:p>
        </w:tc>
      </w:tr>
      <w:tr>
        <w:trPr>
          <w:cantSplit w:val="0"/>
          <w:tblHeader w:val="0"/>
        </w:trPr>
        <w:tc>
          <w:tcPr>
            <w:vAlign w:val="center"/>
          </w:tcPr>
          <w:p w:rsidR="00000000" w:rsidDel="00000000" w:rsidP="00000000" w:rsidRDefault="00000000" w:rsidRPr="00000000" w14:paraId="00000093">
            <w:pPr>
              <w:rPr>
                <w:rFonts w:ascii="Vani" w:cs="Vani" w:eastAsia="Vani" w:hAnsi="Vani"/>
                <w:b w:val="1"/>
                <w:bCs w:val="1"/>
              </w:rPr>
            </w:pPr>
            <w:r w:rsidDel="00000000" w:rsidR="00000000" w:rsidRPr="00000000">
              <w:rPr>
                <w:rFonts w:ascii="Vani" w:cs="Vani" w:eastAsia="Vani" w:hAnsi="Vani"/>
                <w:b w:val="1"/>
                <w:bCs w:val="1"/>
                <w:rtl w:val="0"/>
              </w:rPr>
              <w:t xml:space="preserve">వలలోపడ్డ</w:t>
            </w:r>
          </w:p>
        </w:tc>
        <w:tc>
          <w:tcPr>
            <w:vAlign w:val="center"/>
          </w:tcPr>
          <w:p w:rsidR="00000000" w:rsidDel="00000000" w:rsidP="00000000" w:rsidRDefault="00000000" w:rsidRPr="00000000" w14:paraId="00000094">
            <w:pPr>
              <w:rPr>
                <w:rFonts w:ascii="Vani" w:cs="Vani" w:eastAsia="Vani" w:hAnsi="Vani"/>
                <w:b w:val="1"/>
                <w:bCs w:val="1"/>
              </w:rPr>
            </w:pPr>
            <w:r w:rsidDel="00000000" w:rsidR="00000000" w:rsidRPr="00000000">
              <w:rPr>
                <w:rFonts w:ascii="Vani" w:cs="Vani" w:eastAsia="Vani" w:hAnsi="Vani"/>
                <w:b w:val="1"/>
                <w:bCs w:val="1"/>
                <w:rtl w:val="0"/>
              </w:rPr>
              <w:t xml:space="preserve">వలలో చిక్కుకున్న</w:t>
            </w:r>
          </w:p>
        </w:tc>
        <w:tc>
          <w:tcPr>
            <w:vAlign w:val="center"/>
          </w:tcPr>
          <w:p w:rsidR="00000000" w:rsidDel="00000000" w:rsidP="00000000" w:rsidRDefault="00000000" w:rsidRPr="00000000" w14:paraId="00000095">
            <w:pPr>
              <w:rPr>
                <w:rFonts w:ascii="Vani" w:cs="Vani" w:eastAsia="Vani" w:hAnsi="Vani"/>
                <w:b w:val="1"/>
                <w:bCs w:val="1"/>
              </w:rPr>
            </w:pPr>
            <w:r w:rsidDel="00000000" w:rsidR="00000000" w:rsidRPr="00000000">
              <w:rPr>
                <w:rFonts w:ascii="Vani" w:cs="Vani" w:eastAsia="Vani" w:hAnsi="Vani"/>
                <w:b w:val="1"/>
                <w:bCs w:val="1"/>
                <w:rtl w:val="0"/>
              </w:rPr>
              <w:t xml:space="preserve">Fallen into the net</w:t>
            </w:r>
          </w:p>
        </w:tc>
      </w:tr>
      <w:tr>
        <w:trPr>
          <w:cantSplit w:val="0"/>
          <w:tblHeader w:val="0"/>
        </w:trPr>
        <w:tc>
          <w:tcPr>
            <w:vAlign w:val="center"/>
          </w:tcPr>
          <w:p w:rsidR="00000000" w:rsidDel="00000000" w:rsidP="00000000" w:rsidRDefault="00000000" w:rsidRPr="00000000" w14:paraId="00000096">
            <w:pPr>
              <w:rPr>
                <w:rFonts w:ascii="Vani" w:cs="Vani" w:eastAsia="Vani" w:hAnsi="Vani"/>
                <w:b w:val="1"/>
                <w:bCs w:val="1"/>
              </w:rPr>
            </w:pPr>
            <w:r w:rsidDel="00000000" w:rsidR="00000000" w:rsidRPr="00000000">
              <w:rPr>
                <w:rFonts w:ascii="Vani" w:cs="Vani" w:eastAsia="Vani" w:hAnsi="Vani"/>
                <w:b w:val="1"/>
                <w:bCs w:val="1"/>
                <w:rtl w:val="0"/>
              </w:rPr>
              <w:t xml:space="preserve">జంపి</w:t>
            </w:r>
          </w:p>
        </w:tc>
        <w:tc>
          <w:tcPr>
            <w:vAlign w:val="center"/>
          </w:tcPr>
          <w:p w:rsidR="00000000" w:rsidDel="00000000" w:rsidP="00000000" w:rsidRDefault="00000000" w:rsidRPr="00000000" w14:paraId="00000097">
            <w:pPr>
              <w:rPr>
                <w:rFonts w:ascii="Vani" w:cs="Vani" w:eastAsia="Vani" w:hAnsi="Vani"/>
                <w:b w:val="1"/>
                <w:bCs w:val="1"/>
              </w:rPr>
            </w:pPr>
            <w:r w:rsidDel="00000000" w:rsidR="00000000" w:rsidRPr="00000000">
              <w:rPr>
                <w:rFonts w:ascii="Vani" w:cs="Vani" w:eastAsia="Vani" w:hAnsi="Vani"/>
                <w:b w:val="1"/>
                <w:bCs w:val="1"/>
                <w:rtl w:val="0"/>
              </w:rPr>
              <w:t xml:space="preserve">ప్రాణములు తీసి</w:t>
            </w:r>
          </w:p>
        </w:tc>
        <w:tc>
          <w:tcPr>
            <w:vAlign w:val="center"/>
          </w:tcPr>
          <w:p w:rsidR="00000000" w:rsidDel="00000000" w:rsidP="00000000" w:rsidRDefault="00000000" w:rsidRPr="00000000" w14:paraId="00000098">
            <w:pPr>
              <w:rPr>
                <w:rFonts w:ascii="Vani" w:cs="Vani" w:eastAsia="Vani" w:hAnsi="Vani"/>
                <w:b w:val="1"/>
                <w:bCs w:val="1"/>
              </w:rPr>
            </w:pPr>
            <w:r w:rsidDel="00000000" w:rsidR="00000000" w:rsidRPr="00000000">
              <w:rPr>
                <w:rFonts w:ascii="Vani" w:cs="Vani" w:eastAsia="Vani" w:hAnsi="Vani"/>
                <w:b w:val="1"/>
                <w:bCs w:val="1"/>
                <w:rtl w:val="0"/>
              </w:rPr>
              <w:t xml:space="preserve">Having killed</w:t>
            </w:r>
          </w:p>
        </w:tc>
      </w:tr>
      <w:tr>
        <w:trPr>
          <w:cantSplit w:val="0"/>
          <w:tblHeader w:val="0"/>
        </w:trPr>
        <w:tc>
          <w:tcPr>
            <w:vAlign w:val="center"/>
          </w:tcPr>
          <w:p w:rsidR="00000000" w:rsidDel="00000000" w:rsidP="00000000" w:rsidRDefault="00000000" w:rsidRPr="00000000" w14:paraId="00000099">
            <w:pPr>
              <w:rPr>
                <w:rFonts w:ascii="Vani" w:cs="Vani" w:eastAsia="Vani" w:hAnsi="Vani"/>
                <w:b w:val="1"/>
                <w:bCs w:val="1"/>
              </w:rPr>
            </w:pPr>
            <w:r w:rsidDel="00000000" w:rsidR="00000000" w:rsidRPr="00000000">
              <w:rPr>
                <w:rFonts w:ascii="Vani" w:cs="Vani" w:eastAsia="Vani" w:hAnsi="Vani"/>
                <w:b w:val="1"/>
                <w:bCs w:val="1"/>
                <w:rtl w:val="0"/>
              </w:rPr>
              <w:t xml:space="preserve">తీసికొని</w:t>
            </w:r>
          </w:p>
        </w:tc>
        <w:tc>
          <w:tcPr>
            <w:vAlign w:val="center"/>
          </w:tcPr>
          <w:p w:rsidR="00000000" w:rsidDel="00000000" w:rsidP="00000000" w:rsidRDefault="00000000" w:rsidRPr="00000000" w14:paraId="0000009A">
            <w:pPr>
              <w:rPr>
                <w:rFonts w:ascii="Vani" w:cs="Vani" w:eastAsia="Vani" w:hAnsi="Vani"/>
                <w:b w:val="1"/>
                <w:bCs w:val="1"/>
              </w:rPr>
            </w:pPr>
            <w:r w:rsidDel="00000000" w:rsidR="00000000" w:rsidRPr="00000000">
              <w:rPr>
                <w:rFonts w:ascii="Vani" w:cs="Vani" w:eastAsia="Vani" w:hAnsi="Vani"/>
                <w:b w:val="1"/>
                <w:bCs w:val="1"/>
                <w:rtl w:val="0"/>
              </w:rPr>
              <w:t xml:space="preserve">పట్టుకొని</w:t>
            </w:r>
          </w:p>
        </w:tc>
        <w:tc>
          <w:tcPr>
            <w:vAlign w:val="center"/>
          </w:tcPr>
          <w:p w:rsidR="00000000" w:rsidDel="00000000" w:rsidP="00000000" w:rsidRDefault="00000000" w:rsidRPr="00000000" w14:paraId="0000009B">
            <w:pPr>
              <w:rPr>
                <w:rFonts w:ascii="Vani" w:cs="Vani" w:eastAsia="Vani" w:hAnsi="Vani"/>
                <w:b w:val="1"/>
                <w:bCs w:val="1"/>
              </w:rPr>
            </w:pPr>
            <w:r w:rsidDel="00000000" w:rsidR="00000000" w:rsidRPr="00000000">
              <w:rPr>
                <w:rFonts w:ascii="Vani" w:cs="Vani" w:eastAsia="Vani" w:hAnsi="Vani"/>
                <w:b w:val="1"/>
                <w:bCs w:val="1"/>
                <w:rtl w:val="0"/>
              </w:rPr>
              <w:t xml:space="preserve">Having taken</w:t>
            </w:r>
          </w:p>
        </w:tc>
      </w:tr>
      <w:tr>
        <w:trPr>
          <w:cantSplit w:val="0"/>
          <w:tblHeader w:val="0"/>
        </w:trPr>
        <w:tc>
          <w:tcPr>
            <w:vAlign w:val="center"/>
          </w:tcPr>
          <w:p w:rsidR="00000000" w:rsidDel="00000000" w:rsidP="00000000" w:rsidRDefault="00000000" w:rsidRPr="00000000" w14:paraId="0000009C">
            <w:pPr>
              <w:rPr>
                <w:rFonts w:ascii="Vani" w:cs="Vani" w:eastAsia="Vani" w:hAnsi="Vani"/>
                <w:b w:val="1"/>
                <w:bCs w:val="1"/>
              </w:rPr>
            </w:pPr>
            <w:r w:rsidDel="00000000" w:rsidR="00000000" w:rsidRPr="00000000">
              <w:rPr>
                <w:rFonts w:ascii="Vani" w:cs="Vani" w:eastAsia="Vani" w:hAnsi="Vani"/>
                <w:b w:val="1"/>
                <w:bCs w:val="1"/>
                <w:rtl w:val="0"/>
              </w:rPr>
              <w:t xml:space="preserve">పోవుచుండును</w:t>
            </w:r>
          </w:p>
        </w:tc>
        <w:tc>
          <w:tcPr>
            <w:vAlign w:val="center"/>
          </w:tcPr>
          <w:p w:rsidR="00000000" w:rsidDel="00000000" w:rsidP="00000000" w:rsidRDefault="00000000" w:rsidRPr="00000000" w14:paraId="0000009D">
            <w:pPr>
              <w:rPr>
                <w:rFonts w:ascii="Vani" w:cs="Vani" w:eastAsia="Vani" w:hAnsi="Vani"/>
                <w:b w:val="1"/>
                <w:bCs w:val="1"/>
              </w:rPr>
            </w:pPr>
            <w:r w:rsidDel="00000000" w:rsidR="00000000" w:rsidRPr="00000000">
              <w:rPr>
                <w:rFonts w:ascii="Vani" w:cs="Vani" w:eastAsia="Vani" w:hAnsi="Vani"/>
                <w:b w:val="1"/>
                <w:bCs w:val="1"/>
                <w:rtl w:val="0"/>
              </w:rPr>
              <w:t xml:space="preserve">వెళ్ళుచుండెను</w:t>
            </w:r>
          </w:p>
        </w:tc>
        <w:tc>
          <w:tcPr>
            <w:vAlign w:val="center"/>
          </w:tcPr>
          <w:p w:rsidR="00000000" w:rsidDel="00000000" w:rsidP="00000000" w:rsidRDefault="00000000" w:rsidRPr="00000000" w14:paraId="0000009E">
            <w:pPr>
              <w:rPr>
                <w:rFonts w:ascii="Vani" w:cs="Vani" w:eastAsia="Vani" w:hAnsi="Vani"/>
                <w:b w:val="1"/>
                <w:bCs w:val="1"/>
              </w:rPr>
            </w:pPr>
            <w:r w:rsidDel="00000000" w:rsidR="00000000" w:rsidRPr="00000000">
              <w:rPr>
                <w:rFonts w:ascii="Vani" w:cs="Vani" w:eastAsia="Vani" w:hAnsi="Vani"/>
                <w:b w:val="1"/>
                <w:bCs w:val="1"/>
                <w:rtl w:val="0"/>
              </w:rPr>
              <w:t xml:space="preserve">Used to go</w:t>
            </w:r>
          </w:p>
        </w:tc>
      </w:tr>
      <w:tr>
        <w:trPr>
          <w:cantSplit w:val="0"/>
          <w:tblHeader w:val="0"/>
        </w:trPr>
        <w:tc>
          <w:tcPr>
            <w:vAlign w:val="center"/>
          </w:tcPr>
          <w:p w:rsidR="00000000" w:rsidDel="00000000" w:rsidP="00000000" w:rsidRDefault="00000000" w:rsidRPr="00000000" w14:paraId="0000009F">
            <w:pPr>
              <w:rPr>
                <w:rFonts w:ascii="Vani" w:cs="Vani" w:eastAsia="Vani" w:hAnsi="Vani"/>
                <w:b w:val="1"/>
                <w:bCs w:val="1"/>
              </w:rPr>
            </w:pPr>
            <w:r w:rsidDel="00000000" w:rsidR="00000000" w:rsidRPr="00000000">
              <w:rPr>
                <w:rFonts w:ascii="Vani" w:cs="Vani" w:eastAsia="Vani" w:hAnsi="Vani"/>
                <w:b w:val="1"/>
                <w:bCs w:val="1"/>
                <w:rtl w:val="0"/>
              </w:rPr>
              <w:t xml:space="preserve">వచ్చినంతకు</w:t>
            </w:r>
          </w:p>
        </w:tc>
        <w:tc>
          <w:tcPr>
            <w:vAlign w:val="center"/>
          </w:tcPr>
          <w:p w:rsidR="00000000" w:rsidDel="00000000" w:rsidP="00000000" w:rsidRDefault="00000000" w:rsidRPr="00000000" w14:paraId="000000A0">
            <w:pPr>
              <w:rPr>
                <w:rFonts w:ascii="Vani" w:cs="Vani" w:eastAsia="Vani" w:hAnsi="Vani"/>
                <w:b w:val="1"/>
                <w:bCs w:val="1"/>
              </w:rPr>
            </w:pPr>
            <w:r w:rsidDel="00000000" w:rsidR="00000000" w:rsidRPr="00000000">
              <w:rPr>
                <w:rFonts w:ascii="Vani" w:cs="Vani" w:eastAsia="Vani" w:hAnsi="Vani"/>
                <w:b w:val="1"/>
                <w:bCs w:val="1"/>
                <w:rtl w:val="0"/>
              </w:rPr>
              <w:t xml:space="preserve">దొరికినంత వరకు</w:t>
            </w:r>
          </w:p>
        </w:tc>
        <w:tc>
          <w:tcPr>
            <w:vAlign w:val="center"/>
          </w:tcPr>
          <w:p w:rsidR="00000000" w:rsidDel="00000000" w:rsidP="00000000" w:rsidRDefault="00000000" w:rsidRPr="00000000" w14:paraId="000000A1">
            <w:pPr>
              <w:rPr>
                <w:rFonts w:ascii="Vani" w:cs="Vani" w:eastAsia="Vani" w:hAnsi="Vani"/>
                <w:b w:val="1"/>
                <w:bCs w:val="1"/>
              </w:rPr>
            </w:pPr>
            <w:r w:rsidDel="00000000" w:rsidR="00000000" w:rsidRPr="00000000">
              <w:rPr>
                <w:rFonts w:ascii="Vani" w:cs="Vani" w:eastAsia="Vani" w:hAnsi="Vani"/>
                <w:b w:val="1"/>
                <w:bCs w:val="1"/>
                <w:rtl w:val="0"/>
              </w:rPr>
              <w:t xml:space="preserve">Whatever was caught</w:t>
            </w:r>
          </w:p>
        </w:tc>
      </w:tr>
      <w:tr>
        <w:trPr>
          <w:cantSplit w:val="0"/>
          <w:tblHeader w:val="0"/>
        </w:trPr>
        <w:tc>
          <w:tcPr>
            <w:vAlign w:val="center"/>
          </w:tcPr>
          <w:p w:rsidR="00000000" w:rsidDel="00000000" w:rsidP="00000000" w:rsidRDefault="00000000" w:rsidRPr="00000000" w14:paraId="000000A2">
            <w:pPr>
              <w:rPr>
                <w:rFonts w:ascii="Vani" w:cs="Vani" w:eastAsia="Vani" w:hAnsi="Vani"/>
                <w:b w:val="1"/>
                <w:bCs w:val="1"/>
              </w:rPr>
            </w:pPr>
            <w:r w:rsidDel="00000000" w:rsidR="00000000" w:rsidRPr="00000000">
              <w:rPr>
                <w:rFonts w:ascii="Vani" w:cs="Vani" w:eastAsia="Vani" w:hAnsi="Vani"/>
                <w:b w:val="1"/>
                <w:bCs w:val="1"/>
                <w:rtl w:val="0"/>
              </w:rPr>
              <w:t xml:space="preserve">తెగనమ్మి</w:t>
            </w:r>
          </w:p>
        </w:tc>
        <w:tc>
          <w:tcPr>
            <w:vAlign w:val="center"/>
          </w:tcPr>
          <w:p w:rsidR="00000000" w:rsidDel="00000000" w:rsidP="00000000" w:rsidRDefault="00000000" w:rsidRPr="00000000" w14:paraId="000000A3">
            <w:pPr>
              <w:rPr>
                <w:rFonts w:ascii="Vani" w:cs="Vani" w:eastAsia="Vani" w:hAnsi="Vani"/>
                <w:b w:val="1"/>
                <w:bCs w:val="1"/>
              </w:rPr>
            </w:pPr>
            <w:r w:rsidDel="00000000" w:rsidR="00000000" w:rsidRPr="00000000">
              <w:rPr>
                <w:rFonts w:ascii="Vani" w:cs="Vani" w:eastAsia="Vani" w:hAnsi="Vani"/>
                <w:b w:val="1"/>
                <w:bCs w:val="1"/>
                <w:rtl w:val="0"/>
              </w:rPr>
              <w:t xml:space="preserve">పూర్తిగా అమ్మి</w:t>
            </w:r>
          </w:p>
        </w:tc>
        <w:tc>
          <w:tcPr>
            <w:vAlign w:val="center"/>
          </w:tcPr>
          <w:p w:rsidR="00000000" w:rsidDel="00000000" w:rsidP="00000000" w:rsidRDefault="00000000" w:rsidRPr="00000000" w14:paraId="000000A4">
            <w:pPr>
              <w:rPr>
                <w:rFonts w:ascii="Vani" w:cs="Vani" w:eastAsia="Vani" w:hAnsi="Vani"/>
                <w:b w:val="1"/>
                <w:bCs w:val="1"/>
              </w:rPr>
            </w:pPr>
            <w:r w:rsidDel="00000000" w:rsidR="00000000" w:rsidRPr="00000000">
              <w:rPr>
                <w:rFonts w:ascii="Vani" w:cs="Vani" w:eastAsia="Vani" w:hAnsi="Vani"/>
                <w:b w:val="1"/>
                <w:bCs w:val="1"/>
                <w:rtl w:val="0"/>
              </w:rPr>
              <w:t xml:space="preserve">Selling off</w:t>
            </w:r>
          </w:p>
        </w:tc>
      </w:tr>
      <w:tr>
        <w:trPr>
          <w:cantSplit w:val="0"/>
          <w:tblHeader w:val="0"/>
        </w:trPr>
        <w:tc>
          <w:tcPr>
            <w:vAlign w:val="center"/>
          </w:tcPr>
          <w:p w:rsidR="00000000" w:rsidDel="00000000" w:rsidP="00000000" w:rsidRDefault="00000000" w:rsidRPr="00000000" w14:paraId="000000A5">
            <w:pPr>
              <w:rPr>
                <w:rFonts w:ascii="Vani" w:cs="Vani" w:eastAsia="Vani" w:hAnsi="Vani"/>
                <w:b w:val="1"/>
                <w:bCs w:val="1"/>
              </w:rPr>
            </w:pPr>
            <w:r w:rsidDel="00000000" w:rsidR="00000000" w:rsidRPr="00000000">
              <w:rPr>
                <w:rFonts w:ascii="Vani" w:cs="Vani" w:eastAsia="Vani" w:hAnsi="Vani"/>
                <w:b w:val="1"/>
                <w:bCs w:val="1"/>
                <w:rtl w:val="0"/>
              </w:rPr>
              <w:t xml:space="preserve">పొట్ట పోసికొనుచుండును</w:t>
            </w:r>
          </w:p>
        </w:tc>
        <w:tc>
          <w:tcPr>
            <w:vAlign w:val="center"/>
          </w:tcPr>
          <w:p w:rsidR="00000000" w:rsidDel="00000000" w:rsidP="00000000" w:rsidRDefault="00000000" w:rsidRPr="00000000" w14:paraId="000000A6">
            <w:pPr>
              <w:rPr>
                <w:rFonts w:ascii="Vani" w:cs="Vani" w:eastAsia="Vani" w:hAnsi="Vani"/>
                <w:b w:val="1"/>
                <w:bCs w:val="1"/>
              </w:rPr>
            </w:pPr>
            <w:r w:rsidDel="00000000" w:rsidR="00000000" w:rsidRPr="00000000">
              <w:rPr>
                <w:rFonts w:ascii="Vani" w:cs="Vani" w:eastAsia="Vani" w:hAnsi="Vani"/>
                <w:b w:val="1"/>
                <w:bCs w:val="1"/>
                <w:rtl w:val="0"/>
              </w:rPr>
              <w:t xml:space="preserve">జీవించుచుండెను</w:t>
            </w:r>
          </w:p>
        </w:tc>
        <w:tc>
          <w:tcPr>
            <w:vAlign w:val="center"/>
          </w:tcPr>
          <w:p w:rsidR="00000000" w:rsidDel="00000000" w:rsidP="00000000" w:rsidRDefault="00000000" w:rsidRPr="00000000" w14:paraId="000000A7">
            <w:pPr>
              <w:rPr>
                <w:rFonts w:ascii="Vani" w:cs="Vani" w:eastAsia="Vani" w:hAnsi="Vani"/>
                <w:b w:val="1"/>
                <w:bCs w:val="1"/>
              </w:rPr>
            </w:pPr>
            <w:r w:rsidDel="00000000" w:rsidR="00000000" w:rsidRPr="00000000">
              <w:rPr>
                <w:rFonts w:ascii="Vani" w:cs="Vani" w:eastAsia="Vani" w:hAnsi="Vani"/>
                <w:b w:val="1"/>
                <w:bCs w:val="1"/>
                <w:rtl w:val="0"/>
              </w:rPr>
              <w:t xml:space="preserve">Used to feed himself / survive</w:t>
            </w:r>
          </w:p>
        </w:tc>
      </w:tr>
    </w:tbl>
    <w:p w:rsidR="00000000" w:rsidDel="00000000" w:rsidP="00000000" w:rsidRDefault="00000000" w:rsidRPr="00000000" w14:paraId="000000A8">
      <w:pPr>
        <w:rPr>
          <w:rFonts w:ascii="Vani" w:cs="Vani" w:eastAsia="Vani" w:hAnsi="Vani"/>
          <w:b w:val="1"/>
          <w:bCs w:val="1"/>
        </w:rPr>
      </w:pPr>
      <w:r w:rsidDel="00000000" w:rsidR="00000000" w:rsidRPr="00000000">
        <w:rPr>
          <w:rFonts w:ascii="Vani" w:cs="Vani" w:eastAsia="Vani" w:hAnsi="Vani"/>
          <w:b w:val="1"/>
          <w:bCs w:val="1"/>
          <w:rtl w:val="0"/>
        </w:rPr>
        <w:t xml:space="preserve">ఒకనాఁడు చెట్టుపైనున్న పిల్లి మేతకొఱకు తిరుగుచు బోయఁ డొడ్డిన వలలోపడెను, ఎరకై తిరుగుచున్న యెలుక వలలో తగుల్కొనిన పిల్లిని జూచెను. దానివలన తన కాపద లేదని తెలిసికొని నిర్భయముగా నచట తిరుగుచుండెను, ఇంతలో నొక గూబయు, ముంగియు వచ్చి తిండికొఱ కచట తిరుగుచుండెను. వాని నెలుక చూచెను. అవి భోక్తలు, తాను భోజ్యము . ఏమి చేయగలదు? దానిపని ముందు సూయి, వెనుక గోయిగా నుండెను, అది అపాయము నుపాయముతో తొలగించుకొనవలె నని యాలోచించెను. మెల్లగా పిల్లికడకు జేరెను, దానితో " అయ్యా! ముంగిని గూబను జూడగా అంగములు వణకుచున్నవి. నీ యండ నన్నుండనిమ్ము. అవి భయపడి నీచెంతకు రావు, నిరాశతో నవి యరిగిన తరువాత నేను వలచేరులు గొఱికి నిన్ను రక్షింతును” అని ప్రార్థించెను,</w:t>
      </w:r>
    </w:p>
    <w:tbl>
      <w:tblPr>
        <w:tblStyle w:val="Table2"/>
        <w:tblW w:w="9360.0" w:type="dxa"/>
        <w:jc w:val="left"/>
        <w:tblLayout w:type="fixed"/>
        <w:tblLook w:val="0400"/>
      </w:tblPr>
      <w:tblGrid>
        <w:gridCol w:w="2489"/>
        <w:gridCol w:w="2698"/>
        <w:gridCol w:w="4173"/>
        <w:tblGridChange w:id="0">
          <w:tblGrid>
            <w:gridCol w:w="2489"/>
            <w:gridCol w:w="2698"/>
            <w:gridCol w:w="4173"/>
          </w:tblGrid>
        </w:tblGridChange>
      </w:tblGrid>
      <w:tr>
        <w:trPr>
          <w:cantSplit w:val="0"/>
          <w:tblHeader w:val="0"/>
        </w:trPr>
        <w:tc>
          <w:tcPr>
            <w:vAlign w:val="center"/>
          </w:tcPr>
          <w:p w:rsidR="00000000" w:rsidDel="00000000" w:rsidP="00000000" w:rsidRDefault="00000000" w:rsidRPr="00000000" w14:paraId="000000A9">
            <w:pPr>
              <w:rPr>
                <w:rFonts w:ascii="Vani" w:cs="Vani" w:eastAsia="Vani" w:hAnsi="Vani"/>
                <w:b w:val="1"/>
                <w:bCs w:val="1"/>
              </w:rPr>
            </w:pPr>
            <w:r w:rsidDel="00000000" w:rsidR="00000000" w:rsidRPr="00000000">
              <w:rPr>
                <w:rFonts w:ascii="Vani" w:cs="Vani" w:eastAsia="Vani" w:hAnsi="Vani"/>
                <w:b w:val="1"/>
                <w:bCs w:val="1"/>
                <w:rtl w:val="0"/>
              </w:rPr>
              <w:t xml:space="preserve">తెలుగు పదం (Telugu Word)</w:t>
            </w:r>
          </w:p>
        </w:tc>
        <w:tc>
          <w:tcPr>
            <w:vAlign w:val="center"/>
          </w:tcPr>
          <w:p w:rsidR="00000000" w:rsidDel="00000000" w:rsidP="00000000" w:rsidRDefault="00000000" w:rsidRPr="00000000" w14:paraId="000000AA">
            <w:pPr>
              <w:rPr>
                <w:rFonts w:ascii="Vani" w:cs="Vani" w:eastAsia="Vani" w:hAnsi="Vani"/>
                <w:b w:val="1"/>
                <w:bCs w:val="1"/>
              </w:rPr>
            </w:pPr>
            <w:r w:rsidDel="00000000" w:rsidR="00000000" w:rsidRPr="00000000">
              <w:rPr>
                <w:rFonts w:ascii="Vani" w:cs="Vani" w:eastAsia="Vani" w:hAnsi="Vani"/>
                <w:b w:val="1"/>
                <w:bCs w:val="1"/>
                <w:rtl w:val="0"/>
              </w:rPr>
              <w:t xml:space="preserve">తెలుగు అర్థం (Telugu Meaning)</w:t>
            </w:r>
          </w:p>
        </w:tc>
        <w:tc>
          <w:tcPr>
            <w:vAlign w:val="center"/>
          </w:tcPr>
          <w:p w:rsidR="00000000" w:rsidDel="00000000" w:rsidP="00000000" w:rsidRDefault="00000000" w:rsidRPr="00000000" w14:paraId="000000AB">
            <w:pPr>
              <w:rPr>
                <w:rFonts w:ascii="Vani" w:cs="Vani" w:eastAsia="Vani" w:hAnsi="Vani"/>
                <w:b w:val="1"/>
                <w:bCs w:val="1"/>
              </w:rPr>
            </w:pPr>
            <w:r w:rsidDel="00000000" w:rsidR="00000000" w:rsidRPr="00000000">
              <w:rPr>
                <w:rFonts w:ascii="Vani" w:cs="Vani" w:eastAsia="Vani" w:hAnsi="Vani"/>
                <w:b w:val="1"/>
                <w:bCs w:val="1"/>
                <w:rtl w:val="0"/>
              </w:rPr>
              <w:t xml:space="preserve">English Meaning</w:t>
            </w:r>
          </w:p>
        </w:tc>
      </w:tr>
      <w:tr>
        <w:trPr>
          <w:cantSplit w:val="0"/>
          <w:tblHeader w:val="0"/>
        </w:trPr>
        <w:tc>
          <w:tcPr>
            <w:vAlign w:val="center"/>
          </w:tcPr>
          <w:p w:rsidR="00000000" w:rsidDel="00000000" w:rsidP="00000000" w:rsidRDefault="00000000" w:rsidRPr="00000000" w14:paraId="000000AC">
            <w:pPr>
              <w:rPr>
                <w:rFonts w:ascii="Vani" w:cs="Vani" w:eastAsia="Vani" w:hAnsi="Vani"/>
                <w:b w:val="1"/>
                <w:bCs w:val="1"/>
              </w:rPr>
            </w:pPr>
            <w:r w:rsidDel="00000000" w:rsidR="00000000" w:rsidRPr="00000000">
              <w:rPr>
                <w:rFonts w:ascii="Vani" w:cs="Vani" w:eastAsia="Vani" w:hAnsi="Vani"/>
                <w:b w:val="1"/>
                <w:bCs w:val="1"/>
                <w:rtl w:val="0"/>
              </w:rPr>
              <w:t xml:space="preserve">ఒకనాఁడు</w:t>
            </w:r>
          </w:p>
        </w:tc>
        <w:tc>
          <w:tcPr>
            <w:vAlign w:val="center"/>
          </w:tcPr>
          <w:p w:rsidR="00000000" w:rsidDel="00000000" w:rsidP="00000000" w:rsidRDefault="00000000" w:rsidRPr="00000000" w14:paraId="000000AD">
            <w:pPr>
              <w:rPr>
                <w:rFonts w:ascii="Vani" w:cs="Vani" w:eastAsia="Vani" w:hAnsi="Vani"/>
                <w:b w:val="1"/>
                <w:bCs w:val="1"/>
              </w:rPr>
            </w:pPr>
            <w:r w:rsidDel="00000000" w:rsidR="00000000" w:rsidRPr="00000000">
              <w:rPr>
                <w:rFonts w:ascii="Vani" w:cs="Vani" w:eastAsia="Vani" w:hAnsi="Vani"/>
                <w:b w:val="1"/>
                <w:bCs w:val="1"/>
                <w:rtl w:val="0"/>
              </w:rPr>
              <w:t xml:space="preserve">ఒక రోజున</w:t>
            </w:r>
          </w:p>
        </w:tc>
        <w:tc>
          <w:tcPr>
            <w:vAlign w:val="center"/>
          </w:tcPr>
          <w:p w:rsidR="00000000" w:rsidDel="00000000" w:rsidP="00000000" w:rsidRDefault="00000000" w:rsidRPr="00000000" w14:paraId="000000AE">
            <w:pPr>
              <w:rPr>
                <w:rFonts w:ascii="Vani" w:cs="Vani" w:eastAsia="Vani" w:hAnsi="Vani"/>
                <w:b w:val="1"/>
                <w:bCs w:val="1"/>
              </w:rPr>
            </w:pPr>
            <w:r w:rsidDel="00000000" w:rsidR="00000000" w:rsidRPr="00000000">
              <w:rPr>
                <w:rFonts w:ascii="Vani" w:cs="Vani" w:eastAsia="Vani" w:hAnsi="Vani"/>
                <w:b w:val="1"/>
                <w:bCs w:val="1"/>
                <w:rtl w:val="0"/>
              </w:rPr>
              <w:t xml:space="preserve">One day</w:t>
            </w:r>
          </w:p>
        </w:tc>
      </w:tr>
      <w:tr>
        <w:trPr>
          <w:cantSplit w:val="0"/>
          <w:tblHeader w:val="0"/>
        </w:trPr>
        <w:tc>
          <w:tcPr>
            <w:vAlign w:val="center"/>
          </w:tcPr>
          <w:p w:rsidR="00000000" w:rsidDel="00000000" w:rsidP="00000000" w:rsidRDefault="00000000" w:rsidRPr="00000000" w14:paraId="000000AF">
            <w:pPr>
              <w:rPr>
                <w:rFonts w:ascii="Vani" w:cs="Vani" w:eastAsia="Vani" w:hAnsi="Vani"/>
                <w:b w:val="1"/>
                <w:bCs w:val="1"/>
              </w:rPr>
            </w:pPr>
            <w:r w:rsidDel="00000000" w:rsidR="00000000" w:rsidRPr="00000000">
              <w:rPr>
                <w:rFonts w:ascii="Vani" w:cs="Vani" w:eastAsia="Vani" w:hAnsi="Vani"/>
                <w:b w:val="1"/>
                <w:bCs w:val="1"/>
                <w:rtl w:val="0"/>
              </w:rPr>
              <w:t xml:space="preserve">చెట్టుపైనున్న</w:t>
            </w:r>
          </w:p>
        </w:tc>
        <w:tc>
          <w:tcPr>
            <w:vAlign w:val="center"/>
          </w:tcPr>
          <w:p w:rsidR="00000000" w:rsidDel="00000000" w:rsidP="00000000" w:rsidRDefault="00000000" w:rsidRPr="00000000" w14:paraId="000000B0">
            <w:pPr>
              <w:rPr>
                <w:rFonts w:ascii="Vani" w:cs="Vani" w:eastAsia="Vani" w:hAnsi="Vani"/>
                <w:b w:val="1"/>
                <w:bCs w:val="1"/>
              </w:rPr>
            </w:pPr>
            <w:r w:rsidDel="00000000" w:rsidR="00000000" w:rsidRPr="00000000">
              <w:rPr>
                <w:rFonts w:ascii="Vani" w:cs="Vani" w:eastAsia="Vani" w:hAnsi="Vani"/>
                <w:b w:val="1"/>
                <w:bCs w:val="1"/>
                <w:rtl w:val="0"/>
              </w:rPr>
              <w:t xml:space="preserve">చెట్టు మీద ఉన్న</w:t>
            </w:r>
          </w:p>
        </w:tc>
        <w:tc>
          <w:tcPr>
            <w:vAlign w:val="center"/>
          </w:tcPr>
          <w:p w:rsidR="00000000" w:rsidDel="00000000" w:rsidP="00000000" w:rsidRDefault="00000000" w:rsidRPr="00000000" w14:paraId="000000B1">
            <w:pPr>
              <w:rPr>
                <w:rFonts w:ascii="Vani" w:cs="Vani" w:eastAsia="Vani" w:hAnsi="Vani"/>
                <w:b w:val="1"/>
                <w:bCs w:val="1"/>
              </w:rPr>
            </w:pPr>
            <w:r w:rsidDel="00000000" w:rsidR="00000000" w:rsidRPr="00000000">
              <w:rPr>
                <w:rFonts w:ascii="Vani" w:cs="Vani" w:eastAsia="Vani" w:hAnsi="Vani"/>
                <w:b w:val="1"/>
                <w:bCs w:val="1"/>
                <w:rtl w:val="0"/>
              </w:rPr>
              <w:t xml:space="preserve">Being on the tree</w:t>
            </w:r>
          </w:p>
        </w:tc>
      </w:tr>
      <w:tr>
        <w:trPr>
          <w:cantSplit w:val="0"/>
          <w:tblHeader w:val="0"/>
        </w:trPr>
        <w:tc>
          <w:tcPr>
            <w:vAlign w:val="center"/>
          </w:tcPr>
          <w:p w:rsidR="00000000" w:rsidDel="00000000" w:rsidP="00000000" w:rsidRDefault="00000000" w:rsidRPr="00000000" w14:paraId="000000B2">
            <w:pPr>
              <w:rPr>
                <w:rFonts w:ascii="Vani" w:cs="Vani" w:eastAsia="Vani" w:hAnsi="Vani"/>
                <w:b w:val="1"/>
                <w:bCs w:val="1"/>
              </w:rPr>
            </w:pPr>
            <w:r w:rsidDel="00000000" w:rsidR="00000000" w:rsidRPr="00000000">
              <w:rPr>
                <w:rFonts w:ascii="Vani" w:cs="Vani" w:eastAsia="Vani" w:hAnsi="Vani"/>
                <w:b w:val="1"/>
                <w:bCs w:val="1"/>
                <w:rtl w:val="0"/>
              </w:rPr>
              <w:t xml:space="preserve">పిల్ల్లి</w:t>
            </w:r>
          </w:p>
        </w:tc>
        <w:tc>
          <w:tcPr>
            <w:vAlign w:val="center"/>
          </w:tcPr>
          <w:p w:rsidR="00000000" w:rsidDel="00000000" w:rsidP="00000000" w:rsidRDefault="00000000" w:rsidRPr="00000000" w14:paraId="000000B3">
            <w:pPr>
              <w:rPr>
                <w:rFonts w:ascii="Vani" w:cs="Vani" w:eastAsia="Vani" w:hAnsi="Vani"/>
                <w:b w:val="1"/>
                <w:bCs w:val="1"/>
              </w:rPr>
            </w:pPr>
            <w:r w:rsidDel="00000000" w:rsidR="00000000" w:rsidRPr="00000000">
              <w:rPr>
                <w:rFonts w:ascii="Vani" w:cs="Vani" w:eastAsia="Vani" w:hAnsi="Vani"/>
                <w:b w:val="1"/>
                <w:bCs w:val="1"/>
                <w:rtl w:val="0"/>
              </w:rPr>
              <w:t xml:space="preserve">మార్జాలము</w:t>
            </w:r>
          </w:p>
        </w:tc>
        <w:tc>
          <w:tcPr>
            <w:vAlign w:val="center"/>
          </w:tcPr>
          <w:p w:rsidR="00000000" w:rsidDel="00000000" w:rsidP="00000000" w:rsidRDefault="00000000" w:rsidRPr="00000000" w14:paraId="000000B4">
            <w:pPr>
              <w:rPr>
                <w:rFonts w:ascii="Vani" w:cs="Vani" w:eastAsia="Vani" w:hAnsi="Vani"/>
                <w:b w:val="1"/>
                <w:bCs w:val="1"/>
              </w:rPr>
            </w:pPr>
            <w:r w:rsidDel="00000000" w:rsidR="00000000" w:rsidRPr="00000000">
              <w:rPr>
                <w:rFonts w:ascii="Vani" w:cs="Vani" w:eastAsia="Vani" w:hAnsi="Vani"/>
                <w:b w:val="1"/>
                <w:bCs w:val="1"/>
                <w:rtl w:val="0"/>
              </w:rPr>
              <w:t xml:space="preserve">Cat</w:t>
            </w:r>
          </w:p>
        </w:tc>
      </w:tr>
      <w:tr>
        <w:trPr>
          <w:cantSplit w:val="0"/>
          <w:tblHeader w:val="0"/>
        </w:trPr>
        <w:tc>
          <w:tcPr>
            <w:vAlign w:val="center"/>
          </w:tcPr>
          <w:p w:rsidR="00000000" w:rsidDel="00000000" w:rsidP="00000000" w:rsidRDefault="00000000" w:rsidRPr="00000000" w14:paraId="000000B5">
            <w:pPr>
              <w:rPr>
                <w:rFonts w:ascii="Vani" w:cs="Vani" w:eastAsia="Vani" w:hAnsi="Vani"/>
                <w:b w:val="1"/>
                <w:bCs w:val="1"/>
              </w:rPr>
            </w:pPr>
            <w:r w:rsidDel="00000000" w:rsidR="00000000" w:rsidRPr="00000000">
              <w:rPr>
                <w:rFonts w:ascii="Vani" w:cs="Vani" w:eastAsia="Vani" w:hAnsi="Vani"/>
                <w:b w:val="1"/>
                <w:bCs w:val="1"/>
                <w:rtl w:val="0"/>
              </w:rPr>
              <w:t xml:space="preserve">మేతకొఱకు</w:t>
            </w:r>
          </w:p>
        </w:tc>
        <w:tc>
          <w:tcPr>
            <w:vAlign w:val="center"/>
          </w:tcPr>
          <w:p w:rsidR="00000000" w:rsidDel="00000000" w:rsidP="00000000" w:rsidRDefault="00000000" w:rsidRPr="00000000" w14:paraId="000000B6">
            <w:pPr>
              <w:rPr>
                <w:rFonts w:ascii="Vani" w:cs="Vani" w:eastAsia="Vani" w:hAnsi="Vani"/>
                <w:b w:val="1"/>
                <w:bCs w:val="1"/>
              </w:rPr>
            </w:pPr>
            <w:r w:rsidDel="00000000" w:rsidR="00000000" w:rsidRPr="00000000">
              <w:rPr>
                <w:rFonts w:ascii="Vani" w:cs="Vani" w:eastAsia="Vani" w:hAnsi="Vani"/>
                <w:b w:val="1"/>
                <w:bCs w:val="1"/>
                <w:rtl w:val="0"/>
              </w:rPr>
              <w:t xml:space="preserve">ఆహారము కోసం</w:t>
            </w:r>
          </w:p>
        </w:tc>
        <w:tc>
          <w:tcPr>
            <w:vAlign w:val="center"/>
          </w:tcPr>
          <w:p w:rsidR="00000000" w:rsidDel="00000000" w:rsidP="00000000" w:rsidRDefault="00000000" w:rsidRPr="00000000" w14:paraId="000000B7">
            <w:pPr>
              <w:rPr>
                <w:rFonts w:ascii="Vani" w:cs="Vani" w:eastAsia="Vani" w:hAnsi="Vani"/>
                <w:b w:val="1"/>
                <w:bCs w:val="1"/>
              </w:rPr>
            </w:pPr>
            <w:r w:rsidDel="00000000" w:rsidR="00000000" w:rsidRPr="00000000">
              <w:rPr>
                <w:rFonts w:ascii="Vani" w:cs="Vani" w:eastAsia="Vani" w:hAnsi="Vani"/>
                <w:b w:val="1"/>
                <w:bCs w:val="1"/>
                <w:rtl w:val="0"/>
              </w:rPr>
              <w:t xml:space="preserve">For food / prey</w:t>
            </w:r>
          </w:p>
        </w:tc>
      </w:tr>
      <w:tr>
        <w:trPr>
          <w:cantSplit w:val="0"/>
          <w:tblHeader w:val="0"/>
        </w:trPr>
        <w:tc>
          <w:tcPr>
            <w:vAlign w:val="center"/>
          </w:tcPr>
          <w:p w:rsidR="00000000" w:rsidDel="00000000" w:rsidP="00000000" w:rsidRDefault="00000000" w:rsidRPr="00000000" w14:paraId="000000B8">
            <w:pPr>
              <w:rPr>
                <w:rFonts w:ascii="Vani" w:cs="Vani" w:eastAsia="Vani" w:hAnsi="Vani"/>
                <w:b w:val="1"/>
                <w:bCs w:val="1"/>
              </w:rPr>
            </w:pPr>
            <w:r w:rsidDel="00000000" w:rsidR="00000000" w:rsidRPr="00000000">
              <w:rPr>
                <w:rFonts w:ascii="Vani" w:cs="Vani" w:eastAsia="Vani" w:hAnsi="Vani"/>
                <w:b w:val="1"/>
                <w:bCs w:val="1"/>
                <w:rtl w:val="0"/>
              </w:rPr>
              <w:t xml:space="preserve">తిరుగుచు</w:t>
            </w:r>
          </w:p>
        </w:tc>
        <w:tc>
          <w:tcPr>
            <w:vAlign w:val="center"/>
          </w:tcPr>
          <w:p w:rsidR="00000000" w:rsidDel="00000000" w:rsidP="00000000" w:rsidRDefault="00000000" w:rsidRPr="00000000" w14:paraId="000000B9">
            <w:pPr>
              <w:rPr>
                <w:rFonts w:ascii="Vani" w:cs="Vani" w:eastAsia="Vani" w:hAnsi="Vani"/>
                <w:b w:val="1"/>
                <w:bCs w:val="1"/>
              </w:rPr>
            </w:pPr>
            <w:r w:rsidDel="00000000" w:rsidR="00000000" w:rsidRPr="00000000">
              <w:rPr>
                <w:rFonts w:ascii="Vani" w:cs="Vani" w:eastAsia="Vani" w:hAnsi="Vani"/>
                <w:b w:val="1"/>
                <w:bCs w:val="1"/>
                <w:rtl w:val="0"/>
              </w:rPr>
              <w:t xml:space="preserve">సంచరిస్తూ</w:t>
            </w:r>
          </w:p>
        </w:tc>
        <w:tc>
          <w:tcPr>
            <w:vAlign w:val="center"/>
          </w:tcPr>
          <w:p w:rsidR="00000000" w:rsidDel="00000000" w:rsidP="00000000" w:rsidRDefault="00000000" w:rsidRPr="00000000" w14:paraId="000000BA">
            <w:pPr>
              <w:rPr>
                <w:rFonts w:ascii="Vani" w:cs="Vani" w:eastAsia="Vani" w:hAnsi="Vani"/>
                <w:b w:val="1"/>
                <w:bCs w:val="1"/>
              </w:rPr>
            </w:pPr>
            <w:r w:rsidDel="00000000" w:rsidR="00000000" w:rsidRPr="00000000">
              <w:rPr>
                <w:rFonts w:ascii="Vani" w:cs="Vani" w:eastAsia="Vani" w:hAnsi="Vani"/>
                <w:b w:val="1"/>
                <w:bCs w:val="1"/>
                <w:rtl w:val="0"/>
              </w:rPr>
              <w:t xml:space="preserve">While wandering</w:t>
            </w:r>
          </w:p>
        </w:tc>
      </w:tr>
      <w:tr>
        <w:trPr>
          <w:cantSplit w:val="0"/>
          <w:tblHeader w:val="0"/>
        </w:trPr>
        <w:tc>
          <w:tcPr>
            <w:vAlign w:val="center"/>
          </w:tcPr>
          <w:p w:rsidR="00000000" w:rsidDel="00000000" w:rsidP="00000000" w:rsidRDefault="00000000" w:rsidRPr="00000000" w14:paraId="000000BB">
            <w:pPr>
              <w:rPr>
                <w:rFonts w:ascii="Vani" w:cs="Vani" w:eastAsia="Vani" w:hAnsi="Vani"/>
                <w:b w:val="1"/>
                <w:bCs w:val="1"/>
              </w:rPr>
            </w:pPr>
            <w:r w:rsidDel="00000000" w:rsidR="00000000" w:rsidRPr="00000000">
              <w:rPr>
                <w:rFonts w:ascii="Vani" w:cs="Vani" w:eastAsia="Vani" w:hAnsi="Vani"/>
                <w:b w:val="1"/>
                <w:bCs w:val="1"/>
                <w:rtl w:val="0"/>
              </w:rPr>
              <w:t xml:space="preserve">బోయఁ డొడ్డిన</w:t>
            </w:r>
          </w:p>
        </w:tc>
        <w:tc>
          <w:tcPr>
            <w:vAlign w:val="center"/>
          </w:tcPr>
          <w:p w:rsidR="00000000" w:rsidDel="00000000" w:rsidP="00000000" w:rsidRDefault="00000000" w:rsidRPr="00000000" w14:paraId="000000BC">
            <w:pPr>
              <w:rPr>
                <w:rFonts w:ascii="Vani" w:cs="Vani" w:eastAsia="Vani" w:hAnsi="Vani"/>
                <w:b w:val="1"/>
                <w:bCs w:val="1"/>
              </w:rPr>
            </w:pPr>
            <w:r w:rsidDel="00000000" w:rsidR="00000000" w:rsidRPr="00000000">
              <w:rPr>
                <w:rFonts w:ascii="Vani" w:cs="Vani" w:eastAsia="Vani" w:hAnsi="Vani"/>
                <w:b w:val="1"/>
                <w:bCs w:val="1"/>
                <w:rtl w:val="0"/>
              </w:rPr>
              <w:t xml:space="preserve">వేటగాడు పన్నిన / వేసిన</w:t>
            </w:r>
          </w:p>
        </w:tc>
        <w:tc>
          <w:tcPr>
            <w:vAlign w:val="center"/>
          </w:tcPr>
          <w:p w:rsidR="00000000" w:rsidDel="00000000" w:rsidP="00000000" w:rsidRDefault="00000000" w:rsidRPr="00000000" w14:paraId="000000BD">
            <w:pPr>
              <w:rPr>
                <w:rFonts w:ascii="Vani" w:cs="Vani" w:eastAsia="Vani" w:hAnsi="Vani"/>
                <w:b w:val="1"/>
                <w:bCs w:val="1"/>
              </w:rPr>
            </w:pPr>
            <w:r w:rsidDel="00000000" w:rsidR="00000000" w:rsidRPr="00000000">
              <w:rPr>
                <w:rFonts w:ascii="Vani" w:cs="Vani" w:eastAsia="Vani" w:hAnsi="Vani"/>
                <w:b w:val="1"/>
                <w:bCs w:val="1"/>
                <w:rtl w:val="0"/>
              </w:rPr>
              <w:t xml:space="preserve">Spread/set by the hunter</w:t>
            </w:r>
          </w:p>
        </w:tc>
      </w:tr>
      <w:tr>
        <w:trPr>
          <w:cantSplit w:val="0"/>
          <w:tblHeader w:val="0"/>
        </w:trPr>
        <w:tc>
          <w:tcPr>
            <w:vAlign w:val="center"/>
          </w:tcPr>
          <w:p w:rsidR="00000000" w:rsidDel="00000000" w:rsidP="00000000" w:rsidRDefault="00000000" w:rsidRPr="00000000" w14:paraId="000000BE">
            <w:pPr>
              <w:rPr>
                <w:rFonts w:ascii="Vani" w:cs="Vani" w:eastAsia="Vani" w:hAnsi="Vani"/>
                <w:b w:val="1"/>
                <w:bCs w:val="1"/>
              </w:rPr>
            </w:pPr>
            <w:r w:rsidDel="00000000" w:rsidR="00000000" w:rsidRPr="00000000">
              <w:rPr>
                <w:rFonts w:ascii="Vani" w:cs="Vani" w:eastAsia="Vani" w:hAnsi="Vani"/>
                <w:b w:val="1"/>
                <w:bCs w:val="1"/>
                <w:rtl w:val="0"/>
              </w:rPr>
              <w:t xml:space="preserve">వలలోపడెను</w:t>
            </w:r>
          </w:p>
        </w:tc>
        <w:tc>
          <w:tcPr>
            <w:vAlign w:val="center"/>
          </w:tcPr>
          <w:p w:rsidR="00000000" w:rsidDel="00000000" w:rsidP="00000000" w:rsidRDefault="00000000" w:rsidRPr="00000000" w14:paraId="000000BF">
            <w:pPr>
              <w:rPr>
                <w:rFonts w:ascii="Vani" w:cs="Vani" w:eastAsia="Vani" w:hAnsi="Vani"/>
                <w:b w:val="1"/>
                <w:bCs w:val="1"/>
              </w:rPr>
            </w:pPr>
            <w:r w:rsidDel="00000000" w:rsidR="00000000" w:rsidRPr="00000000">
              <w:rPr>
                <w:rFonts w:ascii="Vani" w:cs="Vani" w:eastAsia="Vani" w:hAnsi="Vani"/>
                <w:b w:val="1"/>
                <w:bCs w:val="1"/>
                <w:rtl w:val="0"/>
              </w:rPr>
              <w:t xml:space="preserve">వలలో చిక్కుకుంది</w:t>
            </w:r>
          </w:p>
        </w:tc>
        <w:tc>
          <w:tcPr>
            <w:vAlign w:val="center"/>
          </w:tcPr>
          <w:p w:rsidR="00000000" w:rsidDel="00000000" w:rsidP="00000000" w:rsidRDefault="00000000" w:rsidRPr="00000000" w14:paraId="000000C0">
            <w:pPr>
              <w:rPr>
                <w:rFonts w:ascii="Vani" w:cs="Vani" w:eastAsia="Vani" w:hAnsi="Vani"/>
                <w:b w:val="1"/>
                <w:bCs w:val="1"/>
              </w:rPr>
            </w:pPr>
            <w:r w:rsidDel="00000000" w:rsidR="00000000" w:rsidRPr="00000000">
              <w:rPr>
                <w:rFonts w:ascii="Vani" w:cs="Vani" w:eastAsia="Vani" w:hAnsi="Vani"/>
                <w:b w:val="1"/>
                <w:bCs w:val="1"/>
                <w:rtl w:val="0"/>
              </w:rPr>
              <w:t xml:space="preserve">Fell into the net</w:t>
            </w:r>
          </w:p>
        </w:tc>
      </w:tr>
      <w:tr>
        <w:trPr>
          <w:cantSplit w:val="0"/>
          <w:tblHeader w:val="0"/>
        </w:trPr>
        <w:tc>
          <w:tcPr>
            <w:vAlign w:val="center"/>
          </w:tcPr>
          <w:p w:rsidR="00000000" w:rsidDel="00000000" w:rsidP="00000000" w:rsidRDefault="00000000" w:rsidRPr="00000000" w14:paraId="000000C1">
            <w:pPr>
              <w:rPr>
                <w:rFonts w:ascii="Vani" w:cs="Vani" w:eastAsia="Vani" w:hAnsi="Vani"/>
                <w:b w:val="1"/>
                <w:bCs w:val="1"/>
              </w:rPr>
            </w:pPr>
            <w:r w:rsidDel="00000000" w:rsidR="00000000" w:rsidRPr="00000000">
              <w:rPr>
                <w:rFonts w:ascii="Vani" w:cs="Vani" w:eastAsia="Vani" w:hAnsi="Vani"/>
                <w:b w:val="1"/>
                <w:bCs w:val="1"/>
                <w:rtl w:val="0"/>
              </w:rPr>
              <w:t xml:space="preserve">ఎరకై</w:t>
            </w:r>
          </w:p>
        </w:tc>
        <w:tc>
          <w:tcPr>
            <w:vAlign w:val="center"/>
          </w:tcPr>
          <w:p w:rsidR="00000000" w:rsidDel="00000000" w:rsidP="00000000" w:rsidRDefault="00000000" w:rsidRPr="00000000" w14:paraId="000000C2">
            <w:pPr>
              <w:rPr>
                <w:rFonts w:ascii="Vani" w:cs="Vani" w:eastAsia="Vani" w:hAnsi="Vani"/>
                <w:b w:val="1"/>
                <w:bCs w:val="1"/>
              </w:rPr>
            </w:pPr>
            <w:r w:rsidDel="00000000" w:rsidR="00000000" w:rsidRPr="00000000">
              <w:rPr>
                <w:rFonts w:ascii="Vani" w:cs="Vani" w:eastAsia="Vani" w:hAnsi="Vani"/>
                <w:b w:val="1"/>
                <w:bCs w:val="1"/>
                <w:rtl w:val="0"/>
              </w:rPr>
              <w:t xml:space="preserve">ఆహారము కొరకు</w:t>
            </w:r>
          </w:p>
        </w:tc>
        <w:tc>
          <w:tcPr>
            <w:vAlign w:val="center"/>
          </w:tcPr>
          <w:p w:rsidR="00000000" w:rsidDel="00000000" w:rsidP="00000000" w:rsidRDefault="00000000" w:rsidRPr="00000000" w14:paraId="000000C3">
            <w:pPr>
              <w:rPr>
                <w:rFonts w:ascii="Vani" w:cs="Vani" w:eastAsia="Vani" w:hAnsi="Vani"/>
                <w:b w:val="1"/>
                <w:bCs w:val="1"/>
              </w:rPr>
            </w:pPr>
            <w:r w:rsidDel="00000000" w:rsidR="00000000" w:rsidRPr="00000000">
              <w:rPr>
                <w:rFonts w:ascii="Vani" w:cs="Vani" w:eastAsia="Vani" w:hAnsi="Vani"/>
                <w:b w:val="1"/>
                <w:bCs w:val="1"/>
                <w:rtl w:val="0"/>
              </w:rPr>
              <w:t xml:space="preserve">For bait / prey</w:t>
            </w:r>
          </w:p>
        </w:tc>
      </w:tr>
      <w:tr>
        <w:trPr>
          <w:cantSplit w:val="0"/>
          <w:tblHeader w:val="0"/>
        </w:trPr>
        <w:tc>
          <w:tcPr>
            <w:vAlign w:val="center"/>
          </w:tcPr>
          <w:p w:rsidR="00000000" w:rsidDel="00000000" w:rsidP="00000000" w:rsidRDefault="00000000" w:rsidRPr="00000000" w14:paraId="000000C4">
            <w:pPr>
              <w:rPr>
                <w:rFonts w:ascii="Vani" w:cs="Vani" w:eastAsia="Vani" w:hAnsi="Vani"/>
                <w:b w:val="1"/>
                <w:bCs w:val="1"/>
              </w:rPr>
            </w:pPr>
            <w:r w:rsidDel="00000000" w:rsidR="00000000" w:rsidRPr="00000000">
              <w:rPr>
                <w:rFonts w:ascii="Vani" w:cs="Vani" w:eastAsia="Vani" w:hAnsi="Vani"/>
                <w:b w:val="1"/>
                <w:bCs w:val="1"/>
                <w:rtl w:val="0"/>
              </w:rPr>
              <w:t xml:space="preserve">తిరుగుచున్న</w:t>
            </w:r>
          </w:p>
        </w:tc>
        <w:tc>
          <w:tcPr>
            <w:vAlign w:val="center"/>
          </w:tcPr>
          <w:p w:rsidR="00000000" w:rsidDel="00000000" w:rsidP="00000000" w:rsidRDefault="00000000" w:rsidRPr="00000000" w14:paraId="000000C5">
            <w:pPr>
              <w:rPr>
                <w:rFonts w:ascii="Vani" w:cs="Vani" w:eastAsia="Vani" w:hAnsi="Vani"/>
                <w:b w:val="1"/>
                <w:bCs w:val="1"/>
              </w:rPr>
            </w:pPr>
            <w:r w:rsidDel="00000000" w:rsidR="00000000" w:rsidRPr="00000000">
              <w:rPr>
                <w:rFonts w:ascii="Vani" w:cs="Vani" w:eastAsia="Vani" w:hAnsi="Vani"/>
                <w:b w:val="1"/>
                <w:bCs w:val="1"/>
                <w:rtl w:val="0"/>
              </w:rPr>
              <w:t xml:space="preserve">సంచరిస్తున్న</w:t>
            </w:r>
          </w:p>
        </w:tc>
        <w:tc>
          <w:tcPr>
            <w:vAlign w:val="center"/>
          </w:tcPr>
          <w:p w:rsidR="00000000" w:rsidDel="00000000" w:rsidP="00000000" w:rsidRDefault="00000000" w:rsidRPr="00000000" w14:paraId="000000C6">
            <w:pPr>
              <w:rPr>
                <w:rFonts w:ascii="Vani" w:cs="Vani" w:eastAsia="Vani" w:hAnsi="Vani"/>
                <w:b w:val="1"/>
                <w:bCs w:val="1"/>
              </w:rPr>
            </w:pPr>
            <w:r w:rsidDel="00000000" w:rsidR="00000000" w:rsidRPr="00000000">
              <w:rPr>
                <w:rFonts w:ascii="Vani" w:cs="Vani" w:eastAsia="Vani" w:hAnsi="Vani"/>
                <w:b w:val="1"/>
                <w:bCs w:val="1"/>
                <w:rtl w:val="0"/>
              </w:rPr>
              <w:t xml:space="preserve">Wandering</w:t>
            </w:r>
          </w:p>
        </w:tc>
      </w:tr>
      <w:tr>
        <w:trPr>
          <w:cantSplit w:val="0"/>
          <w:tblHeader w:val="0"/>
        </w:trPr>
        <w:tc>
          <w:tcPr>
            <w:vAlign w:val="center"/>
          </w:tcPr>
          <w:p w:rsidR="00000000" w:rsidDel="00000000" w:rsidP="00000000" w:rsidRDefault="00000000" w:rsidRPr="00000000" w14:paraId="000000C7">
            <w:pPr>
              <w:rPr>
                <w:rFonts w:ascii="Vani" w:cs="Vani" w:eastAsia="Vani" w:hAnsi="Vani"/>
                <w:b w:val="1"/>
                <w:bCs w:val="1"/>
              </w:rPr>
            </w:pPr>
            <w:r w:rsidDel="00000000" w:rsidR="00000000" w:rsidRPr="00000000">
              <w:rPr>
                <w:rFonts w:ascii="Vani" w:cs="Vani" w:eastAsia="Vani" w:hAnsi="Vani"/>
                <w:b w:val="1"/>
                <w:bCs w:val="1"/>
                <w:rtl w:val="0"/>
              </w:rPr>
              <w:t xml:space="preserve">యెలుక</w:t>
            </w:r>
          </w:p>
        </w:tc>
        <w:tc>
          <w:tcPr>
            <w:vAlign w:val="center"/>
          </w:tcPr>
          <w:p w:rsidR="00000000" w:rsidDel="00000000" w:rsidP="00000000" w:rsidRDefault="00000000" w:rsidRPr="00000000" w14:paraId="000000C8">
            <w:pPr>
              <w:rPr>
                <w:rFonts w:ascii="Vani" w:cs="Vani" w:eastAsia="Vani" w:hAnsi="Vani"/>
                <w:b w:val="1"/>
                <w:bCs w:val="1"/>
              </w:rPr>
            </w:pPr>
            <w:r w:rsidDel="00000000" w:rsidR="00000000" w:rsidRPr="00000000">
              <w:rPr>
                <w:rFonts w:ascii="Vani" w:cs="Vani" w:eastAsia="Vani" w:hAnsi="Vani"/>
                <w:b w:val="1"/>
                <w:bCs w:val="1"/>
                <w:rtl w:val="0"/>
              </w:rPr>
              <w:t xml:space="preserve">మూషికము</w:t>
            </w:r>
          </w:p>
        </w:tc>
        <w:tc>
          <w:tcPr>
            <w:vAlign w:val="center"/>
          </w:tcPr>
          <w:p w:rsidR="00000000" w:rsidDel="00000000" w:rsidP="00000000" w:rsidRDefault="00000000" w:rsidRPr="00000000" w14:paraId="000000C9">
            <w:pPr>
              <w:rPr>
                <w:rFonts w:ascii="Vani" w:cs="Vani" w:eastAsia="Vani" w:hAnsi="Vani"/>
                <w:b w:val="1"/>
                <w:bCs w:val="1"/>
              </w:rPr>
            </w:pPr>
            <w:r w:rsidDel="00000000" w:rsidR="00000000" w:rsidRPr="00000000">
              <w:rPr>
                <w:rFonts w:ascii="Vani" w:cs="Vani" w:eastAsia="Vani" w:hAnsi="Vani"/>
                <w:b w:val="1"/>
                <w:bCs w:val="1"/>
                <w:rtl w:val="0"/>
              </w:rPr>
              <w:t xml:space="preserve">Mouse</w:t>
            </w:r>
          </w:p>
        </w:tc>
      </w:tr>
      <w:tr>
        <w:trPr>
          <w:cantSplit w:val="0"/>
          <w:tblHeader w:val="0"/>
        </w:trPr>
        <w:tc>
          <w:tcPr>
            <w:vAlign w:val="center"/>
          </w:tcPr>
          <w:p w:rsidR="00000000" w:rsidDel="00000000" w:rsidP="00000000" w:rsidRDefault="00000000" w:rsidRPr="00000000" w14:paraId="000000CA">
            <w:pPr>
              <w:rPr>
                <w:rFonts w:ascii="Vani" w:cs="Vani" w:eastAsia="Vani" w:hAnsi="Vani"/>
                <w:b w:val="1"/>
                <w:bCs w:val="1"/>
              </w:rPr>
            </w:pPr>
            <w:r w:rsidDel="00000000" w:rsidR="00000000" w:rsidRPr="00000000">
              <w:rPr>
                <w:rFonts w:ascii="Vani" w:cs="Vani" w:eastAsia="Vani" w:hAnsi="Vani"/>
                <w:b w:val="1"/>
                <w:bCs w:val="1"/>
                <w:rtl w:val="0"/>
              </w:rPr>
              <w:t xml:space="preserve">వలలో</w:t>
            </w:r>
          </w:p>
        </w:tc>
        <w:tc>
          <w:tcPr>
            <w:vAlign w:val="center"/>
          </w:tcPr>
          <w:p w:rsidR="00000000" w:rsidDel="00000000" w:rsidP="00000000" w:rsidRDefault="00000000" w:rsidRPr="00000000" w14:paraId="000000CB">
            <w:pPr>
              <w:rPr>
                <w:rFonts w:ascii="Vani" w:cs="Vani" w:eastAsia="Vani" w:hAnsi="Vani"/>
                <w:b w:val="1"/>
                <w:bCs w:val="1"/>
              </w:rPr>
            </w:pPr>
            <w:r w:rsidDel="00000000" w:rsidR="00000000" w:rsidRPr="00000000">
              <w:rPr>
                <w:rFonts w:ascii="Vani" w:cs="Vani" w:eastAsia="Vani" w:hAnsi="Vani"/>
                <w:b w:val="1"/>
                <w:bCs w:val="1"/>
                <w:rtl w:val="0"/>
              </w:rPr>
              <w:t xml:space="preserve">నెట్ లో</w:t>
            </w:r>
          </w:p>
        </w:tc>
        <w:tc>
          <w:tcPr>
            <w:vAlign w:val="center"/>
          </w:tcPr>
          <w:p w:rsidR="00000000" w:rsidDel="00000000" w:rsidP="00000000" w:rsidRDefault="00000000" w:rsidRPr="00000000" w14:paraId="000000CC">
            <w:pPr>
              <w:rPr>
                <w:rFonts w:ascii="Vani" w:cs="Vani" w:eastAsia="Vani" w:hAnsi="Vani"/>
                <w:b w:val="1"/>
                <w:bCs w:val="1"/>
              </w:rPr>
            </w:pPr>
            <w:r w:rsidDel="00000000" w:rsidR="00000000" w:rsidRPr="00000000">
              <w:rPr>
                <w:rFonts w:ascii="Vani" w:cs="Vani" w:eastAsia="Vani" w:hAnsi="Vani"/>
                <w:b w:val="1"/>
                <w:bCs w:val="1"/>
                <w:rtl w:val="0"/>
              </w:rPr>
              <w:t xml:space="preserve">In the net</w:t>
            </w:r>
          </w:p>
        </w:tc>
      </w:tr>
      <w:tr>
        <w:trPr>
          <w:cantSplit w:val="0"/>
          <w:tblHeader w:val="0"/>
        </w:trPr>
        <w:tc>
          <w:tcPr>
            <w:vAlign w:val="center"/>
          </w:tcPr>
          <w:p w:rsidR="00000000" w:rsidDel="00000000" w:rsidP="00000000" w:rsidRDefault="00000000" w:rsidRPr="00000000" w14:paraId="000000CD">
            <w:pPr>
              <w:rPr>
                <w:rFonts w:ascii="Vani" w:cs="Vani" w:eastAsia="Vani" w:hAnsi="Vani"/>
                <w:b w:val="1"/>
                <w:bCs w:val="1"/>
              </w:rPr>
            </w:pPr>
            <w:r w:rsidDel="00000000" w:rsidR="00000000" w:rsidRPr="00000000">
              <w:rPr>
                <w:rFonts w:ascii="Vani" w:cs="Vani" w:eastAsia="Vani" w:hAnsi="Vani"/>
                <w:b w:val="1"/>
                <w:bCs w:val="1"/>
                <w:rtl w:val="0"/>
              </w:rPr>
              <w:t xml:space="preserve">తగుల్కొనిన</w:t>
            </w:r>
          </w:p>
        </w:tc>
        <w:tc>
          <w:tcPr>
            <w:vAlign w:val="center"/>
          </w:tcPr>
          <w:p w:rsidR="00000000" w:rsidDel="00000000" w:rsidP="00000000" w:rsidRDefault="00000000" w:rsidRPr="00000000" w14:paraId="000000CE">
            <w:pPr>
              <w:rPr>
                <w:rFonts w:ascii="Vani" w:cs="Vani" w:eastAsia="Vani" w:hAnsi="Vani"/>
                <w:b w:val="1"/>
                <w:bCs w:val="1"/>
              </w:rPr>
            </w:pPr>
            <w:r w:rsidDel="00000000" w:rsidR="00000000" w:rsidRPr="00000000">
              <w:rPr>
                <w:rFonts w:ascii="Vani" w:cs="Vani" w:eastAsia="Vani" w:hAnsi="Vani"/>
                <w:b w:val="1"/>
                <w:bCs w:val="1"/>
                <w:rtl w:val="0"/>
              </w:rPr>
              <w:t xml:space="preserve">చిక్కుకున్న</w:t>
            </w:r>
          </w:p>
        </w:tc>
        <w:tc>
          <w:tcPr>
            <w:vAlign w:val="center"/>
          </w:tcPr>
          <w:p w:rsidR="00000000" w:rsidDel="00000000" w:rsidP="00000000" w:rsidRDefault="00000000" w:rsidRPr="00000000" w14:paraId="000000CF">
            <w:pPr>
              <w:rPr>
                <w:rFonts w:ascii="Vani" w:cs="Vani" w:eastAsia="Vani" w:hAnsi="Vani"/>
                <w:b w:val="1"/>
                <w:bCs w:val="1"/>
              </w:rPr>
            </w:pPr>
            <w:r w:rsidDel="00000000" w:rsidR="00000000" w:rsidRPr="00000000">
              <w:rPr>
                <w:rFonts w:ascii="Vani" w:cs="Vani" w:eastAsia="Vani" w:hAnsi="Vani"/>
                <w:b w:val="1"/>
                <w:bCs w:val="1"/>
                <w:rtl w:val="0"/>
              </w:rPr>
              <w:t xml:space="preserve">Caught / Trapped</w:t>
            </w:r>
          </w:p>
        </w:tc>
      </w:tr>
      <w:tr>
        <w:trPr>
          <w:cantSplit w:val="0"/>
          <w:tblHeader w:val="0"/>
        </w:trPr>
        <w:tc>
          <w:tcPr>
            <w:vAlign w:val="center"/>
          </w:tcPr>
          <w:p w:rsidR="00000000" w:rsidDel="00000000" w:rsidP="00000000" w:rsidRDefault="00000000" w:rsidRPr="00000000" w14:paraId="000000D0">
            <w:pPr>
              <w:rPr>
                <w:rFonts w:ascii="Vani" w:cs="Vani" w:eastAsia="Vani" w:hAnsi="Vani"/>
                <w:b w:val="1"/>
                <w:bCs w:val="1"/>
              </w:rPr>
            </w:pPr>
            <w:r w:rsidDel="00000000" w:rsidR="00000000" w:rsidRPr="00000000">
              <w:rPr>
                <w:rFonts w:ascii="Vani" w:cs="Vani" w:eastAsia="Vani" w:hAnsi="Vani"/>
                <w:b w:val="1"/>
                <w:bCs w:val="1"/>
                <w:rtl w:val="0"/>
              </w:rPr>
              <w:t xml:space="preserve">పిల్లిని</w:t>
            </w:r>
          </w:p>
        </w:tc>
        <w:tc>
          <w:tcPr>
            <w:vAlign w:val="center"/>
          </w:tcPr>
          <w:p w:rsidR="00000000" w:rsidDel="00000000" w:rsidP="00000000" w:rsidRDefault="00000000" w:rsidRPr="00000000" w14:paraId="000000D1">
            <w:pPr>
              <w:rPr>
                <w:rFonts w:ascii="Vani" w:cs="Vani" w:eastAsia="Vani" w:hAnsi="Vani"/>
                <w:b w:val="1"/>
                <w:bCs w:val="1"/>
              </w:rPr>
            </w:pPr>
            <w:r w:rsidDel="00000000" w:rsidR="00000000" w:rsidRPr="00000000">
              <w:rPr>
                <w:rFonts w:ascii="Vani" w:cs="Vani" w:eastAsia="Vani" w:hAnsi="Vani"/>
                <w:b w:val="1"/>
                <w:bCs w:val="1"/>
                <w:rtl w:val="0"/>
              </w:rPr>
              <w:t xml:space="preserve">మార్జాలమును</w:t>
            </w:r>
          </w:p>
        </w:tc>
        <w:tc>
          <w:tcPr>
            <w:vAlign w:val="center"/>
          </w:tcPr>
          <w:p w:rsidR="00000000" w:rsidDel="00000000" w:rsidP="00000000" w:rsidRDefault="00000000" w:rsidRPr="00000000" w14:paraId="000000D2">
            <w:pPr>
              <w:rPr>
                <w:rFonts w:ascii="Vani" w:cs="Vani" w:eastAsia="Vani" w:hAnsi="Vani"/>
                <w:b w:val="1"/>
                <w:bCs w:val="1"/>
              </w:rPr>
            </w:pPr>
            <w:r w:rsidDel="00000000" w:rsidR="00000000" w:rsidRPr="00000000">
              <w:rPr>
                <w:rFonts w:ascii="Vani" w:cs="Vani" w:eastAsia="Vani" w:hAnsi="Vani"/>
                <w:b w:val="1"/>
                <w:bCs w:val="1"/>
                <w:rtl w:val="0"/>
              </w:rPr>
              <w:t xml:space="preserve">The cat (object)</w:t>
            </w:r>
          </w:p>
        </w:tc>
      </w:tr>
      <w:tr>
        <w:trPr>
          <w:cantSplit w:val="0"/>
          <w:tblHeader w:val="0"/>
        </w:trPr>
        <w:tc>
          <w:tcPr>
            <w:vAlign w:val="center"/>
          </w:tcPr>
          <w:p w:rsidR="00000000" w:rsidDel="00000000" w:rsidP="00000000" w:rsidRDefault="00000000" w:rsidRPr="00000000" w14:paraId="000000D3">
            <w:pPr>
              <w:rPr>
                <w:rFonts w:ascii="Vani" w:cs="Vani" w:eastAsia="Vani" w:hAnsi="Vani"/>
                <w:b w:val="1"/>
                <w:bCs w:val="1"/>
              </w:rPr>
            </w:pPr>
            <w:r w:rsidDel="00000000" w:rsidR="00000000" w:rsidRPr="00000000">
              <w:rPr>
                <w:rFonts w:ascii="Vani" w:cs="Vani" w:eastAsia="Vani" w:hAnsi="Vani"/>
                <w:b w:val="1"/>
                <w:bCs w:val="1"/>
                <w:rtl w:val="0"/>
              </w:rPr>
              <w:t xml:space="preserve">జూచెను</w:t>
            </w:r>
          </w:p>
        </w:tc>
        <w:tc>
          <w:tcPr>
            <w:vAlign w:val="center"/>
          </w:tcPr>
          <w:p w:rsidR="00000000" w:rsidDel="00000000" w:rsidP="00000000" w:rsidRDefault="00000000" w:rsidRPr="00000000" w14:paraId="000000D4">
            <w:pPr>
              <w:rPr>
                <w:rFonts w:ascii="Vani" w:cs="Vani" w:eastAsia="Vani" w:hAnsi="Vani"/>
                <w:b w:val="1"/>
                <w:bCs w:val="1"/>
              </w:rPr>
            </w:pPr>
            <w:r w:rsidDel="00000000" w:rsidR="00000000" w:rsidRPr="00000000">
              <w:rPr>
                <w:rFonts w:ascii="Vani" w:cs="Vani" w:eastAsia="Vani" w:hAnsi="Vani"/>
                <w:b w:val="1"/>
                <w:bCs w:val="1"/>
                <w:rtl w:val="0"/>
              </w:rPr>
              <w:t xml:space="preserve">చూసింది</w:t>
            </w:r>
          </w:p>
        </w:tc>
        <w:tc>
          <w:tcPr>
            <w:vAlign w:val="center"/>
          </w:tcPr>
          <w:p w:rsidR="00000000" w:rsidDel="00000000" w:rsidP="00000000" w:rsidRDefault="00000000" w:rsidRPr="00000000" w14:paraId="000000D5">
            <w:pPr>
              <w:rPr>
                <w:rFonts w:ascii="Vani" w:cs="Vani" w:eastAsia="Vani" w:hAnsi="Vani"/>
                <w:b w:val="1"/>
                <w:bCs w:val="1"/>
              </w:rPr>
            </w:pPr>
            <w:r w:rsidDel="00000000" w:rsidR="00000000" w:rsidRPr="00000000">
              <w:rPr>
                <w:rFonts w:ascii="Vani" w:cs="Vani" w:eastAsia="Vani" w:hAnsi="Vani"/>
                <w:b w:val="1"/>
                <w:bCs w:val="1"/>
                <w:rtl w:val="0"/>
              </w:rPr>
              <w:t xml:space="preserve">Saw</w:t>
            </w:r>
          </w:p>
        </w:tc>
      </w:tr>
      <w:tr>
        <w:trPr>
          <w:cantSplit w:val="0"/>
          <w:tblHeader w:val="0"/>
        </w:trPr>
        <w:tc>
          <w:tcPr>
            <w:vAlign w:val="center"/>
          </w:tcPr>
          <w:p w:rsidR="00000000" w:rsidDel="00000000" w:rsidP="00000000" w:rsidRDefault="00000000" w:rsidRPr="00000000" w14:paraId="000000D6">
            <w:pPr>
              <w:rPr>
                <w:rFonts w:ascii="Vani" w:cs="Vani" w:eastAsia="Vani" w:hAnsi="Vani"/>
                <w:b w:val="1"/>
                <w:bCs w:val="1"/>
              </w:rPr>
            </w:pPr>
            <w:r w:rsidDel="00000000" w:rsidR="00000000" w:rsidRPr="00000000">
              <w:rPr>
                <w:rFonts w:ascii="Vani" w:cs="Vani" w:eastAsia="Vani" w:hAnsi="Vani"/>
                <w:b w:val="1"/>
                <w:bCs w:val="1"/>
                <w:rtl w:val="0"/>
              </w:rPr>
              <w:t xml:space="preserve">దానివలన</w:t>
            </w:r>
          </w:p>
        </w:tc>
        <w:tc>
          <w:tcPr>
            <w:vAlign w:val="center"/>
          </w:tcPr>
          <w:p w:rsidR="00000000" w:rsidDel="00000000" w:rsidP="00000000" w:rsidRDefault="00000000" w:rsidRPr="00000000" w14:paraId="000000D7">
            <w:pPr>
              <w:rPr>
                <w:rFonts w:ascii="Vani" w:cs="Vani" w:eastAsia="Vani" w:hAnsi="Vani"/>
                <w:b w:val="1"/>
                <w:bCs w:val="1"/>
              </w:rPr>
            </w:pPr>
            <w:r w:rsidDel="00000000" w:rsidR="00000000" w:rsidRPr="00000000">
              <w:rPr>
                <w:rFonts w:ascii="Vani" w:cs="Vani" w:eastAsia="Vani" w:hAnsi="Vani"/>
                <w:b w:val="1"/>
                <w:bCs w:val="1"/>
                <w:rtl w:val="0"/>
              </w:rPr>
              <w:t xml:space="preserve">ఆ పిల్లి వల్ల</w:t>
            </w:r>
          </w:p>
        </w:tc>
        <w:tc>
          <w:tcPr>
            <w:vAlign w:val="center"/>
          </w:tcPr>
          <w:p w:rsidR="00000000" w:rsidDel="00000000" w:rsidP="00000000" w:rsidRDefault="00000000" w:rsidRPr="00000000" w14:paraId="000000D8">
            <w:pPr>
              <w:rPr>
                <w:rFonts w:ascii="Vani" w:cs="Vani" w:eastAsia="Vani" w:hAnsi="Vani"/>
                <w:b w:val="1"/>
                <w:bCs w:val="1"/>
              </w:rPr>
            </w:pPr>
            <w:r w:rsidDel="00000000" w:rsidR="00000000" w:rsidRPr="00000000">
              <w:rPr>
                <w:rFonts w:ascii="Vani" w:cs="Vani" w:eastAsia="Vani" w:hAnsi="Vani"/>
                <w:b w:val="1"/>
                <w:bCs w:val="1"/>
                <w:rtl w:val="0"/>
              </w:rPr>
              <w:t xml:space="preserve">Because of that (the cat being trapped)</w:t>
            </w:r>
          </w:p>
        </w:tc>
      </w:tr>
      <w:tr>
        <w:trPr>
          <w:cantSplit w:val="0"/>
          <w:tblHeader w:val="0"/>
        </w:trPr>
        <w:tc>
          <w:tcPr>
            <w:vAlign w:val="center"/>
          </w:tcPr>
          <w:p w:rsidR="00000000" w:rsidDel="00000000" w:rsidP="00000000" w:rsidRDefault="00000000" w:rsidRPr="00000000" w14:paraId="000000D9">
            <w:pPr>
              <w:rPr>
                <w:rFonts w:ascii="Vani" w:cs="Vani" w:eastAsia="Vani" w:hAnsi="Vani"/>
                <w:b w:val="1"/>
                <w:bCs w:val="1"/>
              </w:rPr>
            </w:pPr>
            <w:r w:rsidDel="00000000" w:rsidR="00000000" w:rsidRPr="00000000">
              <w:rPr>
                <w:rFonts w:ascii="Vani" w:cs="Vani" w:eastAsia="Vani" w:hAnsi="Vani"/>
                <w:b w:val="1"/>
                <w:bCs w:val="1"/>
                <w:rtl w:val="0"/>
              </w:rPr>
              <w:t xml:space="preserve">తన</w:t>
            </w:r>
          </w:p>
        </w:tc>
        <w:tc>
          <w:tcPr>
            <w:vAlign w:val="center"/>
          </w:tcPr>
          <w:p w:rsidR="00000000" w:rsidDel="00000000" w:rsidP="00000000" w:rsidRDefault="00000000" w:rsidRPr="00000000" w14:paraId="000000DA">
            <w:pPr>
              <w:rPr>
                <w:rFonts w:ascii="Vani" w:cs="Vani" w:eastAsia="Vani" w:hAnsi="Vani"/>
                <w:b w:val="1"/>
                <w:bCs w:val="1"/>
              </w:rPr>
            </w:pPr>
            <w:r w:rsidDel="00000000" w:rsidR="00000000" w:rsidRPr="00000000">
              <w:rPr>
                <w:rFonts w:ascii="Vani" w:cs="Vani" w:eastAsia="Vani" w:hAnsi="Vani"/>
                <w:b w:val="1"/>
                <w:bCs w:val="1"/>
                <w:rtl w:val="0"/>
              </w:rPr>
              <w:t xml:space="preserve">తన యొక్క</w:t>
            </w:r>
          </w:p>
        </w:tc>
        <w:tc>
          <w:tcPr>
            <w:vAlign w:val="center"/>
          </w:tcPr>
          <w:p w:rsidR="00000000" w:rsidDel="00000000" w:rsidP="00000000" w:rsidRDefault="00000000" w:rsidRPr="00000000" w14:paraId="000000DB">
            <w:pPr>
              <w:rPr>
                <w:rFonts w:ascii="Vani" w:cs="Vani" w:eastAsia="Vani" w:hAnsi="Vani"/>
                <w:b w:val="1"/>
                <w:bCs w:val="1"/>
              </w:rPr>
            </w:pPr>
            <w:r w:rsidDel="00000000" w:rsidR="00000000" w:rsidRPr="00000000">
              <w:rPr>
                <w:rFonts w:ascii="Vani" w:cs="Vani" w:eastAsia="Vani" w:hAnsi="Vani"/>
                <w:b w:val="1"/>
                <w:bCs w:val="1"/>
                <w:rtl w:val="0"/>
              </w:rPr>
              <w:t xml:space="preserve">One's own / Its</w:t>
            </w:r>
          </w:p>
        </w:tc>
      </w:tr>
      <w:tr>
        <w:trPr>
          <w:cantSplit w:val="0"/>
          <w:tblHeader w:val="0"/>
        </w:trPr>
        <w:tc>
          <w:tcPr>
            <w:vAlign w:val="center"/>
          </w:tcPr>
          <w:p w:rsidR="00000000" w:rsidDel="00000000" w:rsidP="00000000" w:rsidRDefault="00000000" w:rsidRPr="00000000" w14:paraId="000000DC">
            <w:pPr>
              <w:rPr>
                <w:rFonts w:ascii="Vani" w:cs="Vani" w:eastAsia="Vani" w:hAnsi="Vani"/>
                <w:b w:val="1"/>
                <w:bCs w:val="1"/>
              </w:rPr>
            </w:pPr>
            <w:r w:rsidDel="00000000" w:rsidR="00000000" w:rsidRPr="00000000">
              <w:rPr>
                <w:rFonts w:ascii="Vani" w:cs="Vani" w:eastAsia="Vani" w:hAnsi="Vani"/>
                <w:b w:val="1"/>
                <w:bCs w:val="1"/>
                <w:rtl w:val="0"/>
              </w:rPr>
              <w:t xml:space="preserve">కాపద</w:t>
            </w:r>
          </w:p>
        </w:tc>
        <w:tc>
          <w:tcPr>
            <w:vAlign w:val="center"/>
          </w:tcPr>
          <w:p w:rsidR="00000000" w:rsidDel="00000000" w:rsidP="00000000" w:rsidRDefault="00000000" w:rsidRPr="00000000" w14:paraId="000000DD">
            <w:pPr>
              <w:rPr>
                <w:rFonts w:ascii="Vani" w:cs="Vani" w:eastAsia="Vani" w:hAnsi="Vani"/>
                <w:b w:val="1"/>
                <w:bCs w:val="1"/>
              </w:rPr>
            </w:pPr>
            <w:r w:rsidDel="00000000" w:rsidR="00000000" w:rsidRPr="00000000">
              <w:rPr>
                <w:rFonts w:ascii="Vani" w:cs="Vani" w:eastAsia="Vani" w:hAnsi="Vani"/>
                <w:b w:val="1"/>
                <w:bCs w:val="1"/>
                <w:rtl w:val="0"/>
              </w:rPr>
              <w:t xml:space="preserve">ఆపద</w:t>
            </w:r>
          </w:p>
        </w:tc>
        <w:tc>
          <w:tcPr>
            <w:vAlign w:val="center"/>
          </w:tcPr>
          <w:p w:rsidR="00000000" w:rsidDel="00000000" w:rsidP="00000000" w:rsidRDefault="00000000" w:rsidRPr="00000000" w14:paraId="000000DE">
            <w:pPr>
              <w:rPr>
                <w:rFonts w:ascii="Vani" w:cs="Vani" w:eastAsia="Vani" w:hAnsi="Vani"/>
                <w:b w:val="1"/>
                <w:bCs w:val="1"/>
              </w:rPr>
            </w:pPr>
            <w:r w:rsidDel="00000000" w:rsidR="00000000" w:rsidRPr="00000000">
              <w:rPr>
                <w:rFonts w:ascii="Vani" w:cs="Vani" w:eastAsia="Vani" w:hAnsi="Vani"/>
                <w:b w:val="1"/>
                <w:bCs w:val="1"/>
                <w:rtl w:val="0"/>
              </w:rPr>
              <w:t xml:space="preserve">Danger</w:t>
            </w:r>
          </w:p>
        </w:tc>
      </w:tr>
      <w:tr>
        <w:trPr>
          <w:cantSplit w:val="0"/>
          <w:tblHeader w:val="0"/>
        </w:trPr>
        <w:tc>
          <w:tcPr>
            <w:vAlign w:val="center"/>
          </w:tcPr>
          <w:p w:rsidR="00000000" w:rsidDel="00000000" w:rsidP="00000000" w:rsidRDefault="00000000" w:rsidRPr="00000000" w14:paraId="000000DF">
            <w:pPr>
              <w:rPr>
                <w:rFonts w:ascii="Vani" w:cs="Vani" w:eastAsia="Vani" w:hAnsi="Vani"/>
                <w:b w:val="1"/>
                <w:bCs w:val="1"/>
              </w:rPr>
            </w:pPr>
            <w:r w:rsidDel="00000000" w:rsidR="00000000" w:rsidRPr="00000000">
              <w:rPr>
                <w:rFonts w:ascii="Vani" w:cs="Vani" w:eastAsia="Vani" w:hAnsi="Vani"/>
                <w:b w:val="1"/>
                <w:bCs w:val="1"/>
                <w:rtl w:val="0"/>
              </w:rPr>
              <w:t xml:space="preserve">లేదని</w:t>
            </w:r>
          </w:p>
        </w:tc>
        <w:tc>
          <w:tcPr>
            <w:vAlign w:val="center"/>
          </w:tcPr>
          <w:p w:rsidR="00000000" w:rsidDel="00000000" w:rsidP="00000000" w:rsidRDefault="00000000" w:rsidRPr="00000000" w14:paraId="000000E0">
            <w:pPr>
              <w:rPr>
                <w:rFonts w:ascii="Vani" w:cs="Vani" w:eastAsia="Vani" w:hAnsi="Vani"/>
                <w:b w:val="1"/>
                <w:bCs w:val="1"/>
              </w:rPr>
            </w:pPr>
            <w:r w:rsidDel="00000000" w:rsidR="00000000" w:rsidRPr="00000000">
              <w:rPr>
                <w:rFonts w:ascii="Vani" w:cs="Vani" w:eastAsia="Vani" w:hAnsi="Vani"/>
                <w:b w:val="1"/>
                <w:bCs w:val="1"/>
                <w:rtl w:val="0"/>
              </w:rPr>
              <w:t xml:space="preserve">లేదని</w:t>
            </w:r>
          </w:p>
        </w:tc>
        <w:tc>
          <w:tcPr>
            <w:vAlign w:val="center"/>
          </w:tcPr>
          <w:p w:rsidR="00000000" w:rsidDel="00000000" w:rsidP="00000000" w:rsidRDefault="00000000" w:rsidRPr="00000000" w14:paraId="000000E1">
            <w:pPr>
              <w:rPr>
                <w:rFonts w:ascii="Vani" w:cs="Vani" w:eastAsia="Vani" w:hAnsi="Vani"/>
                <w:b w:val="1"/>
                <w:bCs w:val="1"/>
              </w:rPr>
            </w:pPr>
            <w:r w:rsidDel="00000000" w:rsidR="00000000" w:rsidRPr="00000000">
              <w:rPr>
                <w:rFonts w:ascii="Vani" w:cs="Vani" w:eastAsia="Vani" w:hAnsi="Vani"/>
                <w:b w:val="1"/>
                <w:bCs w:val="1"/>
                <w:rtl w:val="0"/>
              </w:rPr>
              <w:t xml:space="preserve">That there is no</w:t>
            </w:r>
          </w:p>
        </w:tc>
      </w:tr>
      <w:tr>
        <w:trPr>
          <w:cantSplit w:val="0"/>
          <w:tblHeader w:val="0"/>
        </w:trPr>
        <w:tc>
          <w:tcPr>
            <w:vAlign w:val="center"/>
          </w:tcPr>
          <w:p w:rsidR="00000000" w:rsidDel="00000000" w:rsidP="00000000" w:rsidRDefault="00000000" w:rsidRPr="00000000" w14:paraId="000000E2">
            <w:pPr>
              <w:rPr>
                <w:rFonts w:ascii="Vani" w:cs="Vani" w:eastAsia="Vani" w:hAnsi="Vani"/>
                <w:b w:val="1"/>
                <w:bCs w:val="1"/>
              </w:rPr>
            </w:pPr>
            <w:r w:rsidDel="00000000" w:rsidR="00000000" w:rsidRPr="00000000">
              <w:rPr>
                <w:rFonts w:ascii="Vani" w:cs="Vani" w:eastAsia="Vani" w:hAnsi="Vani"/>
                <w:b w:val="1"/>
                <w:bCs w:val="1"/>
                <w:rtl w:val="0"/>
              </w:rPr>
              <w:t xml:space="preserve">తెలిసికొని</w:t>
            </w:r>
          </w:p>
        </w:tc>
        <w:tc>
          <w:tcPr>
            <w:vAlign w:val="center"/>
          </w:tcPr>
          <w:p w:rsidR="00000000" w:rsidDel="00000000" w:rsidP="00000000" w:rsidRDefault="00000000" w:rsidRPr="00000000" w14:paraId="000000E3">
            <w:pPr>
              <w:rPr>
                <w:rFonts w:ascii="Vani" w:cs="Vani" w:eastAsia="Vani" w:hAnsi="Vani"/>
                <w:b w:val="1"/>
                <w:bCs w:val="1"/>
              </w:rPr>
            </w:pPr>
            <w:r w:rsidDel="00000000" w:rsidR="00000000" w:rsidRPr="00000000">
              <w:rPr>
                <w:rFonts w:ascii="Vani" w:cs="Vani" w:eastAsia="Vani" w:hAnsi="Vani"/>
                <w:b w:val="1"/>
                <w:bCs w:val="1"/>
                <w:rtl w:val="0"/>
              </w:rPr>
              <w:t xml:space="preserve">గ్రహించి</w:t>
            </w:r>
          </w:p>
        </w:tc>
        <w:tc>
          <w:tcPr>
            <w:vAlign w:val="center"/>
          </w:tcPr>
          <w:p w:rsidR="00000000" w:rsidDel="00000000" w:rsidP="00000000" w:rsidRDefault="00000000" w:rsidRPr="00000000" w14:paraId="000000E4">
            <w:pPr>
              <w:rPr>
                <w:rFonts w:ascii="Vani" w:cs="Vani" w:eastAsia="Vani" w:hAnsi="Vani"/>
                <w:b w:val="1"/>
                <w:bCs w:val="1"/>
              </w:rPr>
            </w:pPr>
            <w:r w:rsidDel="00000000" w:rsidR="00000000" w:rsidRPr="00000000">
              <w:rPr>
                <w:rFonts w:ascii="Vani" w:cs="Vani" w:eastAsia="Vani" w:hAnsi="Vani"/>
                <w:b w:val="1"/>
                <w:bCs w:val="1"/>
                <w:rtl w:val="0"/>
              </w:rPr>
              <w:t xml:space="preserve">Having realized / understood</w:t>
            </w:r>
          </w:p>
        </w:tc>
      </w:tr>
      <w:tr>
        <w:trPr>
          <w:cantSplit w:val="0"/>
          <w:tblHeader w:val="0"/>
        </w:trPr>
        <w:tc>
          <w:tcPr>
            <w:vAlign w:val="center"/>
          </w:tcPr>
          <w:p w:rsidR="00000000" w:rsidDel="00000000" w:rsidP="00000000" w:rsidRDefault="00000000" w:rsidRPr="00000000" w14:paraId="000000E5">
            <w:pPr>
              <w:rPr>
                <w:rFonts w:ascii="Vani" w:cs="Vani" w:eastAsia="Vani" w:hAnsi="Vani"/>
                <w:b w:val="1"/>
                <w:bCs w:val="1"/>
              </w:rPr>
            </w:pPr>
            <w:r w:rsidDel="00000000" w:rsidR="00000000" w:rsidRPr="00000000">
              <w:rPr>
                <w:rFonts w:ascii="Vani" w:cs="Vani" w:eastAsia="Vani" w:hAnsi="Vani"/>
                <w:b w:val="1"/>
                <w:bCs w:val="1"/>
                <w:rtl w:val="0"/>
              </w:rPr>
              <w:t xml:space="preserve">నిర్భయముగా</w:t>
            </w:r>
          </w:p>
        </w:tc>
        <w:tc>
          <w:tcPr>
            <w:vAlign w:val="center"/>
          </w:tcPr>
          <w:p w:rsidR="00000000" w:rsidDel="00000000" w:rsidP="00000000" w:rsidRDefault="00000000" w:rsidRPr="00000000" w14:paraId="000000E6">
            <w:pPr>
              <w:rPr>
                <w:rFonts w:ascii="Vani" w:cs="Vani" w:eastAsia="Vani" w:hAnsi="Vani"/>
                <w:b w:val="1"/>
                <w:bCs w:val="1"/>
              </w:rPr>
            </w:pPr>
            <w:r w:rsidDel="00000000" w:rsidR="00000000" w:rsidRPr="00000000">
              <w:rPr>
                <w:rFonts w:ascii="Vani" w:cs="Vani" w:eastAsia="Vani" w:hAnsi="Vani"/>
                <w:b w:val="1"/>
                <w:bCs w:val="1"/>
                <w:rtl w:val="0"/>
              </w:rPr>
              <w:t xml:space="preserve">భయం లేకుండా</w:t>
            </w:r>
          </w:p>
        </w:tc>
        <w:tc>
          <w:tcPr>
            <w:vAlign w:val="center"/>
          </w:tcPr>
          <w:p w:rsidR="00000000" w:rsidDel="00000000" w:rsidP="00000000" w:rsidRDefault="00000000" w:rsidRPr="00000000" w14:paraId="000000E7">
            <w:pPr>
              <w:rPr>
                <w:rFonts w:ascii="Vani" w:cs="Vani" w:eastAsia="Vani" w:hAnsi="Vani"/>
                <w:b w:val="1"/>
                <w:bCs w:val="1"/>
              </w:rPr>
            </w:pPr>
            <w:r w:rsidDel="00000000" w:rsidR="00000000" w:rsidRPr="00000000">
              <w:rPr>
                <w:rFonts w:ascii="Vani" w:cs="Vani" w:eastAsia="Vani" w:hAnsi="Vani"/>
                <w:b w:val="1"/>
                <w:bCs w:val="1"/>
                <w:rtl w:val="0"/>
              </w:rPr>
              <w:t xml:space="preserve">Fearlessly</w:t>
            </w:r>
          </w:p>
        </w:tc>
      </w:tr>
      <w:tr>
        <w:trPr>
          <w:cantSplit w:val="0"/>
          <w:tblHeader w:val="0"/>
        </w:trPr>
        <w:tc>
          <w:tcPr>
            <w:vAlign w:val="center"/>
          </w:tcPr>
          <w:p w:rsidR="00000000" w:rsidDel="00000000" w:rsidP="00000000" w:rsidRDefault="00000000" w:rsidRPr="00000000" w14:paraId="000000E8">
            <w:pPr>
              <w:rPr>
                <w:rFonts w:ascii="Vani" w:cs="Vani" w:eastAsia="Vani" w:hAnsi="Vani"/>
                <w:b w:val="1"/>
                <w:bCs w:val="1"/>
              </w:rPr>
            </w:pPr>
            <w:r w:rsidDel="00000000" w:rsidR="00000000" w:rsidRPr="00000000">
              <w:rPr>
                <w:rFonts w:ascii="Vani" w:cs="Vani" w:eastAsia="Vani" w:hAnsi="Vani"/>
                <w:b w:val="1"/>
                <w:bCs w:val="1"/>
                <w:rtl w:val="0"/>
              </w:rPr>
              <w:t xml:space="preserve">నచట</w:t>
            </w:r>
          </w:p>
        </w:tc>
        <w:tc>
          <w:tcPr>
            <w:vAlign w:val="center"/>
          </w:tcPr>
          <w:p w:rsidR="00000000" w:rsidDel="00000000" w:rsidP="00000000" w:rsidRDefault="00000000" w:rsidRPr="00000000" w14:paraId="000000E9">
            <w:pPr>
              <w:rPr>
                <w:rFonts w:ascii="Vani" w:cs="Vani" w:eastAsia="Vani" w:hAnsi="Vani"/>
                <w:b w:val="1"/>
                <w:bCs w:val="1"/>
              </w:rPr>
            </w:pPr>
            <w:r w:rsidDel="00000000" w:rsidR="00000000" w:rsidRPr="00000000">
              <w:rPr>
                <w:rFonts w:ascii="Vani" w:cs="Vani" w:eastAsia="Vani" w:hAnsi="Vani"/>
                <w:b w:val="1"/>
                <w:bCs w:val="1"/>
                <w:rtl w:val="0"/>
              </w:rPr>
              <w:t xml:space="preserve">అక్కడ</w:t>
            </w:r>
          </w:p>
        </w:tc>
        <w:tc>
          <w:tcPr>
            <w:vAlign w:val="center"/>
          </w:tcPr>
          <w:p w:rsidR="00000000" w:rsidDel="00000000" w:rsidP="00000000" w:rsidRDefault="00000000" w:rsidRPr="00000000" w14:paraId="000000EA">
            <w:pPr>
              <w:rPr>
                <w:rFonts w:ascii="Vani" w:cs="Vani" w:eastAsia="Vani" w:hAnsi="Vani"/>
                <w:b w:val="1"/>
                <w:bCs w:val="1"/>
              </w:rPr>
            </w:pPr>
            <w:r w:rsidDel="00000000" w:rsidR="00000000" w:rsidRPr="00000000">
              <w:rPr>
                <w:rFonts w:ascii="Vani" w:cs="Vani" w:eastAsia="Vani" w:hAnsi="Vani"/>
                <w:b w:val="1"/>
                <w:bCs w:val="1"/>
                <w:rtl w:val="0"/>
              </w:rPr>
              <w:t xml:space="preserve">There</w:t>
            </w:r>
          </w:p>
        </w:tc>
      </w:tr>
      <w:tr>
        <w:trPr>
          <w:cantSplit w:val="0"/>
          <w:tblHeader w:val="0"/>
        </w:trPr>
        <w:tc>
          <w:tcPr>
            <w:vAlign w:val="center"/>
          </w:tcPr>
          <w:p w:rsidR="00000000" w:rsidDel="00000000" w:rsidP="00000000" w:rsidRDefault="00000000" w:rsidRPr="00000000" w14:paraId="000000EB">
            <w:pPr>
              <w:rPr>
                <w:rFonts w:ascii="Vani" w:cs="Vani" w:eastAsia="Vani" w:hAnsi="Vani"/>
                <w:b w:val="1"/>
                <w:bCs w:val="1"/>
              </w:rPr>
            </w:pPr>
            <w:r w:rsidDel="00000000" w:rsidR="00000000" w:rsidRPr="00000000">
              <w:rPr>
                <w:rFonts w:ascii="Vani" w:cs="Vani" w:eastAsia="Vani" w:hAnsi="Vani"/>
                <w:b w:val="1"/>
                <w:bCs w:val="1"/>
                <w:rtl w:val="0"/>
              </w:rPr>
              <w:t xml:space="preserve">తిరుగుచుండెను</w:t>
            </w:r>
          </w:p>
        </w:tc>
        <w:tc>
          <w:tcPr>
            <w:vAlign w:val="center"/>
          </w:tcPr>
          <w:p w:rsidR="00000000" w:rsidDel="00000000" w:rsidP="00000000" w:rsidRDefault="00000000" w:rsidRPr="00000000" w14:paraId="000000EC">
            <w:pPr>
              <w:rPr>
                <w:rFonts w:ascii="Vani" w:cs="Vani" w:eastAsia="Vani" w:hAnsi="Vani"/>
                <w:b w:val="1"/>
                <w:bCs w:val="1"/>
              </w:rPr>
            </w:pPr>
            <w:r w:rsidDel="00000000" w:rsidR="00000000" w:rsidRPr="00000000">
              <w:rPr>
                <w:rFonts w:ascii="Vani" w:cs="Vani" w:eastAsia="Vani" w:hAnsi="Vani"/>
                <w:b w:val="1"/>
                <w:bCs w:val="1"/>
                <w:rtl w:val="0"/>
              </w:rPr>
              <w:t xml:space="preserve">సంచరిస్తోంది</w:t>
            </w:r>
          </w:p>
        </w:tc>
        <w:tc>
          <w:tcPr>
            <w:vAlign w:val="center"/>
          </w:tcPr>
          <w:p w:rsidR="00000000" w:rsidDel="00000000" w:rsidP="00000000" w:rsidRDefault="00000000" w:rsidRPr="00000000" w14:paraId="000000ED">
            <w:pPr>
              <w:rPr>
                <w:rFonts w:ascii="Vani" w:cs="Vani" w:eastAsia="Vani" w:hAnsi="Vani"/>
                <w:b w:val="1"/>
                <w:bCs w:val="1"/>
              </w:rPr>
            </w:pPr>
            <w:r w:rsidDel="00000000" w:rsidR="00000000" w:rsidRPr="00000000">
              <w:rPr>
                <w:rFonts w:ascii="Vani" w:cs="Vani" w:eastAsia="Vani" w:hAnsi="Vani"/>
                <w:b w:val="1"/>
                <w:bCs w:val="1"/>
                <w:rtl w:val="0"/>
              </w:rPr>
              <w:t xml:space="preserve">Was wandering</w:t>
            </w:r>
          </w:p>
        </w:tc>
      </w:tr>
      <w:tr>
        <w:trPr>
          <w:cantSplit w:val="0"/>
          <w:tblHeader w:val="0"/>
        </w:trPr>
        <w:tc>
          <w:tcPr>
            <w:vAlign w:val="center"/>
          </w:tcPr>
          <w:p w:rsidR="00000000" w:rsidDel="00000000" w:rsidP="00000000" w:rsidRDefault="00000000" w:rsidRPr="00000000" w14:paraId="000000EE">
            <w:pPr>
              <w:rPr>
                <w:rFonts w:ascii="Vani" w:cs="Vani" w:eastAsia="Vani" w:hAnsi="Vani"/>
                <w:b w:val="1"/>
                <w:bCs w:val="1"/>
              </w:rPr>
            </w:pPr>
            <w:r w:rsidDel="00000000" w:rsidR="00000000" w:rsidRPr="00000000">
              <w:rPr>
                <w:rFonts w:ascii="Vani" w:cs="Vani" w:eastAsia="Vani" w:hAnsi="Vani"/>
                <w:b w:val="1"/>
                <w:bCs w:val="1"/>
                <w:rtl w:val="0"/>
              </w:rPr>
              <w:t xml:space="preserve">ఇంతలో</w:t>
            </w:r>
          </w:p>
        </w:tc>
        <w:tc>
          <w:tcPr>
            <w:vAlign w:val="center"/>
          </w:tcPr>
          <w:p w:rsidR="00000000" w:rsidDel="00000000" w:rsidP="00000000" w:rsidRDefault="00000000" w:rsidRPr="00000000" w14:paraId="000000EF">
            <w:pPr>
              <w:rPr>
                <w:rFonts w:ascii="Vani" w:cs="Vani" w:eastAsia="Vani" w:hAnsi="Vani"/>
                <w:b w:val="1"/>
                <w:bCs w:val="1"/>
              </w:rPr>
            </w:pPr>
            <w:r w:rsidDel="00000000" w:rsidR="00000000" w:rsidRPr="00000000">
              <w:rPr>
                <w:rFonts w:ascii="Vani" w:cs="Vani" w:eastAsia="Vani" w:hAnsi="Vani"/>
                <w:b w:val="1"/>
                <w:bCs w:val="1"/>
                <w:rtl w:val="0"/>
              </w:rPr>
              <w:t xml:space="preserve">ఈ సమయంలో</w:t>
            </w:r>
          </w:p>
        </w:tc>
        <w:tc>
          <w:tcPr>
            <w:vAlign w:val="center"/>
          </w:tcPr>
          <w:p w:rsidR="00000000" w:rsidDel="00000000" w:rsidP="00000000" w:rsidRDefault="00000000" w:rsidRPr="00000000" w14:paraId="000000F0">
            <w:pPr>
              <w:rPr>
                <w:rFonts w:ascii="Vani" w:cs="Vani" w:eastAsia="Vani" w:hAnsi="Vani"/>
                <w:b w:val="1"/>
                <w:bCs w:val="1"/>
              </w:rPr>
            </w:pPr>
            <w:r w:rsidDel="00000000" w:rsidR="00000000" w:rsidRPr="00000000">
              <w:rPr>
                <w:rFonts w:ascii="Vani" w:cs="Vani" w:eastAsia="Vani" w:hAnsi="Vani"/>
                <w:b w:val="1"/>
                <w:bCs w:val="1"/>
                <w:rtl w:val="0"/>
              </w:rPr>
              <w:t xml:space="preserve">In the meantime</w:t>
            </w:r>
          </w:p>
        </w:tc>
      </w:tr>
      <w:tr>
        <w:trPr>
          <w:cantSplit w:val="0"/>
          <w:tblHeader w:val="0"/>
        </w:trPr>
        <w:tc>
          <w:tcPr>
            <w:vAlign w:val="center"/>
          </w:tcPr>
          <w:p w:rsidR="00000000" w:rsidDel="00000000" w:rsidP="00000000" w:rsidRDefault="00000000" w:rsidRPr="00000000" w14:paraId="000000F1">
            <w:pPr>
              <w:rPr>
                <w:rFonts w:ascii="Vani" w:cs="Vani" w:eastAsia="Vani" w:hAnsi="Vani"/>
                <w:b w:val="1"/>
                <w:bCs w:val="1"/>
              </w:rPr>
            </w:pPr>
            <w:r w:rsidDel="00000000" w:rsidR="00000000" w:rsidRPr="00000000">
              <w:rPr>
                <w:rFonts w:ascii="Vani" w:cs="Vani" w:eastAsia="Vani" w:hAnsi="Vani"/>
                <w:b w:val="1"/>
                <w:bCs w:val="1"/>
                <w:rtl w:val="0"/>
              </w:rPr>
              <w:t xml:space="preserve">నొక</w:t>
            </w:r>
          </w:p>
        </w:tc>
        <w:tc>
          <w:tcPr>
            <w:vAlign w:val="center"/>
          </w:tcPr>
          <w:p w:rsidR="00000000" w:rsidDel="00000000" w:rsidP="00000000" w:rsidRDefault="00000000" w:rsidRPr="00000000" w14:paraId="000000F2">
            <w:pPr>
              <w:rPr>
                <w:rFonts w:ascii="Vani" w:cs="Vani" w:eastAsia="Vani" w:hAnsi="Vani"/>
                <w:b w:val="1"/>
                <w:bCs w:val="1"/>
              </w:rPr>
            </w:pPr>
            <w:r w:rsidDel="00000000" w:rsidR="00000000" w:rsidRPr="00000000">
              <w:rPr>
                <w:rFonts w:ascii="Vani" w:cs="Vani" w:eastAsia="Vani" w:hAnsi="Vani"/>
                <w:b w:val="1"/>
                <w:bCs w:val="1"/>
                <w:rtl w:val="0"/>
              </w:rPr>
              <w:t xml:space="preserve">ఒక</w:t>
            </w:r>
          </w:p>
        </w:tc>
        <w:tc>
          <w:tcPr>
            <w:vAlign w:val="center"/>
          </w:tcPr>
          <w:p w:rsidR="00000000" w:rsidDel="00000000" w:rsidP="00000000" w:rsidRDefault="00000000" w:rsidRPr="00000000" w14:paraId="000000F3">
            <w:pPr>
              <w:rPr>
                <w:rFonts w:ascii="Vani" w:cs="Vani" w:eastAsia="Vani" w:hAnsi="Vani"/>
                <w:b w:val="1"/>
                <w:bCs w:val="1"/>
              </w:rPr>
            </w:pPr>
            <w:r w:rsidDel="00000000" w:rsidR="00000000" w:rsidRPr="00000000">
              <w:rPr>
                <w:rFonts w:ascii="Vani" w:cs="Vani" w:eastAsia="Vani" w:hAnsi="Vani"/>
                <w:b w:val="1"/>
                <w:bCs w:val="1"/>
                <w:rtl w:val="0"/>
              </w:rPr>
              <w:t xml:space="preserve">A / One</w:t>
            </w:r>
          </w:p>
        </w:tc>
      </w:tr>
      <w:tr>
        <w:trPr>
          <w:cantSplit w:val="0"/>
          <w:tblHeader w:val="0"/>
        </w:trPr>
        <w:tc>
          <w:tcPr>
            <w:vAlign w:val="center"/>
          </w:tcPr>
          <w:p w:rsidR="00000000" w:rsidDel="00000000" w:rsidP="00000000" w:rsidRDefault="00000000" w:rsidRPr="00000000" w14:paraId="000000F4">
            <w:pPr>
              <w:rPr>
                <w:rFonts w:ascii="Vani" w:cs="Vani" w:eastAsia="Vani" w:hAnsi="Vani"/>
                <w:b w:val="1"/>
                <w:bCs w:val="1"/>
              </w:rPr>
            </w:pPr>
            <w:r w:rsidDel="00000000" w:rsidR="00000000" w:rsidRPr="00000000">
              <w:rPr>
                <w:rFonts w:ascii="Vani" w:cs="Vani" w:eastAsia="Vani" w:hAnsi="Vani"/>
                <w:b w:val="1"/>
                <w:bCs w:val="1"/>
                <w:rtl w:val="0"/>
              </w:rPr>
              <w:t xml:space="preserve">గూబయు</w:t>
            </w:r>
          </w:p>
        </w:tc>
        <w:tc>
          <w:tcPr>
            <w:vAlign w:val="center"/>
          </w:tcPr>
          <w:p w:rsidR="00000000" w:rsidDel="00000000" w:rsidP="00000000" w:rsidRDefault="00000000" w:rsidRPr="00000000" w14:paraId="000000F5">
            <w:pPr>
              <w:rPr>
                <w:rFonts w:ascii="Vani" w:cs="Vani" w:eastAsia="Vani" w:hAnsi="Vani"/>
                <w:b w:val="1"/>
                <w:bCs w:val="1"/>
              </w:rPr>
            </w:pPr>
            <w:r w:rsidDel="00000000" w:rsidR="00000000" w:rsidRPr="00000000">
              <w:rPr>
                <w:rFonts w:ascii="Vani" w:cs="Vani" w:eastAsia="Vani" w:hAnsi="Vani"/>
                <w:b w:val="1"/>
                <w:bCs w:val="1"/>
                <w:rtl w:val="0"/>
              </w:rPr>
              <w:t xml:space="preserve">ఉలూకము కూడా</w:t>
            </w:r>
          </w:p>
        </w:tc>
        <w:tc>
          <w:tcPr>
            <w:vAlign w:val="center"/>
          </w:tcPr>
          <w:p w:rsidR="00000000" w:rsidDel="00000000" w:rsidP="00000000" w:rsidRDefault="00000000" w:rsidRPr="00000000" w14:paraId="000000F6">
            <w:pPr>
              <w:rPr>
                <w:rFonts w:ascii="Vani" w:cs="Vani" w:eastAsia="Vani" w:hAnsi="Vani"/>
                <w:b w:val="1"/>
                <w:bCs w:val="1"/>
              </w:rPr>
            </w:pPr>
            <w:r w:rsidDel="00000000" w:rsidR="00000000" w:rsidRPr="00000000">
              <w:rPr>
                <w:rFonts w:ascii="Vani" w:cs="Vani" w:eastAsia="Vani" w:hAnsi="Vani"/>
                <w:b w:val="1"/>
                <w:bCs w:val="1"/>
                <w:rtl w:val="0"/>
              </w:rPr>
              <w:t xml:space="preserve">An owl too</w:t>
            </w:r>
          </w:p>
        </w:tc>
      </w:tr>
      <w:tr>
        <w:trPr>
          <w:cantSplit w:val="0"/>
          <w:tblHeader w:val="0"/>
        </w:trPr>
        <w:tc>
          <w:tcPr>
            <w:vAlign w:val="center"/>
          </w:tcPr>
          <w:p w:rsidR="00000000" w:rsidDel="00000000" w:rsidP="00000000" w:rsidRDefault="00000000" w:rsidRPr="00000000" w14:paraId="000000F7">
            <w:pPr>
              <w:rPr>
                <w:rFonts w:ascii="Vani" w:cs="Vani" w:eastAsia="Vani" w:hAnsi="Vani"/>
                <w:b w:val="1"/>
                <w:bCs w:val="1"/>
              </w:rPr>
            </w:pPr>
            <w:r w:rsidDel="00000000" w:rsidR="00000000" w:rsidRPr="00000000">
              <w:rPr>
                <w:rFonts w:ascii="Vani" w:cs="Vani" w:eastAsia="Vani" w:hAnsi="Vani"/>
                <w:b w:val="1"/>
                <w:bCs w:val="1"/>
                <w:rtl w:val="0"/>
              </w:rPr>
              <w:t xml:space="preserve">ముంగియు</w:t>
            </w:r>
          </w:p>
        </w:tc>
        <w:tc>
          <w:tcPr>
            <w:vAlign w:val="center"/>
          </w:tcPr>
          <w:p w:rsidR="00000000" w:rsidDel="00000000" w:rsidP="00000000" w:rsidRDefault="00000000" w:rsidRPr="00000000" w14:paraId="000000F8">
            <w:pPr>
              <w:rPr>
                <w:rFonts w:ascii="Vani" w:cs="Vani" w:eastAsia="Vani" w:hAnsi="Vani"/>
                <w:b w:val="1"/>
                <w:bCs w:val="1"/>
              </w:rPr>
            </w:pPr>
            <w:r w:rsidDel="00000000" w:rsidR="00000000" w:rsidRPr="00000000">
              <w:rPr>
                <w:rFonts w:ascii="Vani" w:cs="Vani" w:eastAsia="Vani" w:hAnsi="Vani"/>
                <w:b w:val="1"/>
                <w:bCs w:val="1"/>
                <w:rtl w:val="0"/>
              </w:rPr>
              <w:t xml:space="preserve">ముంగiస కూడా</w:t>
            </w:r>
          </w:p>
        </w:tc>
        <w:tc>
          <w:tcPr>
            <w:vAlign w:val="center"/>
          </w:tcPr>
          <w:p w:rsidR="00000000" w:rsidDel="00000000" w:rsidP="00000000" w:rsidRDefault="00000000" w:rsidRPr="00000000" w14:paraId="000000F9">
            <w:pPr>
              <w:rPr>
                <w:rFonts w:ascii="Vani" w:cs="Vani" w:eastAsia="Vani" w:hAnsi="Vani"/>
                <w:b w:val="1"/>
                <w:bCs w:val="1"/>
              </w:rPr>
            </w:pPr>
            <w:r w:rsidDel="00000000" w:rsidR="00000000" w:rsidRPr="00000000">
              <w:rPr>
                <w:rFonts w:ascii="Vani" w:cs="Vani" w:eastAsia="Vani" w:hAnsi="Vani"/>
                <w:b w:val="1"/>
                <w:bCs w:val="1"/>
                <w:rtl w:val="0"/>
              </w:rPr>
              <w:t xml:space="preserve">A mongoose too</w:t>
            </w:r>
          </w:p>
        </w:tc>
      </w:tr>
      <w:tr>
        <w:trPr>
          <w:cantSplit w:val="0"/>
          <w:tblHeader w:val="0"/>
        </w:trPr>
        <w:tc>
          <w:tcPr>
            <w:vAlign w:val="center"/>
          </w:tcPr>
          <w:p w:rsidR="00000000" w:rsidDel="00000000" w:rsidP="00000000" w:rsidRDefault="00000000" w:rsidRPr="00000000" w14:paraId="000000FA">
            <w:pPr>
              <w:rPr>
                <w:rFonts w:ascii="Vani" w:cs="Vani" w:eastAsia="Vani" w:hAnsi="Vani"/>
                <w:b w:val="1"/>
                <w:bCs w:val="1"/>
              </w:rPr>
            </w:pPr>
            <w:r w:rsidDel="00000000" w:rsidR="00000000" w:rsidRPr="00000000">
              <w:rPr>
                <w:rFonts w:ascii="Vani" w:cs="Vani" w:eastAsia="Vani" w:hAnsi="Vani"/>
                <w:b w:val="1"/>
                <w:bCs w:val="1"/>
                <w:rtl w:val="0"/>
              </w:rPr>
              <w:t xml:space="preserve">వచ్చి</w:t>
            </w:r>
          </w:p>
        </w:tc>
        <w:tc>
          <w:tcPr>
            <w:vAlign w:val="center"/>
          </w:tcPr>
          <w:p w:rsidR="00000000" w:rsidDel="00000000" w:rsidP="00000000" w:rsidRDefault="00000000" w:rsidRPr="00000000" w14:paraId="000000FB">
            <w:pPr>
              <w:rPr>
                <w:rFonts w:ascii="Vani" w:cs="Vani" w:eastAsia="Vani" w:hAnsi="Vani"/>
                <w:b w:val="1"/>
                <w:bCs w:val="1"/>
              </w:rPr>
            </w:pPr>
            <w:r w:rsidDel="00000000" w:rsidR="00000000" w:rsidRPr="00000000">
              <w:rPr>
                <w:rFonts w:ascii="Vani" w:cs="Vani" w:eastAsia="Vani" w:hAnsi="Vani"/>
                <w:b w:val="1"/>
                <w:bCs w:val="1"/>
                <w:rtl w:val="0"/>
              </w:rPr>
              <w:t xml:space="preserve">చేరుకుని</w:t>
            </w:r>
          </w:p>
        </w:tc>
        <w:tc>
          <w:tcPr>
            <w:vAlign w:val="center"/>
          </w:tcPr>
          <w:p w:rsidR="00000000" w:rsidDel="00000000" w:rsidP="00000000" w:rsidRDefault="00000000" w:rsidRPr="00000000" w14:paraId="000000FC">
            <w:pPr>
              <w:rPr>
                <w:rFonts w:ascii="Vani" w:cs="Vani" w:eastAsia="Vani" w:hAnsi="Vani"/>
                <w:b w:val="1"/>
                <w:bCs w:val="1"/>
              </w:rPr>
            </w:pPr>
            <w:r w:rsidDel="00000000" w:rsidR="00000000" w:rsidRPr="00000000">
              <w:rPr>
                <w:rFonts w:ascii="Vani" w:cs="Vani" w:eastAsia="Vani" w:hAnsi="Vani"/>
                <w:b w:val="1"/>
                <w:bCs w:val="1"/>
                <w:rtl w:val="0"/>
              </w:rPr>
              <w:t xml:space="preserve">Having come</w:t>
            </w:r>
          </w:p>
        </w:tc>
      </w:tr>
      <w:tr>
        <w:trPr>
          <w:cantSplit w:val="0"/>
          <w:tblHeader w:val="0"/>
        </w:trPr>
        <w:tc>
          <w:tcPr>
            <w:vAlign w:val="center"/>
          </w:tcPr>
          <w:p w:rsidR="00000000" w:rsidDel="00000000" w:rsidP="00000000" w:rsidRDefault="00000000" w:rsidRPr="00000000" w14:paraId="000000FD">
            <w:pPr>
              <w:rPr>
                <w:rFonts w:ascii="Vani" w:cs="Vani" w:eastAsia="Vani" w:hAnsi="Vani"/>
                <w:b w:val="1"/>
                <w:bCs w:val="1"/>
              </w:rPr>
            </w:pPr>
            <w:r w:rsidDel="00000000" w:rsidR="00000000" w:rsidRPr="00000000">
              <w:rPr>
                <w:rFonts w:ascii="Vani" w:cs="Vani" w:eastAsia="Vani" w:hAnsi="Vani"/>
                <w:b w:val="1"/>
                <w:bCs w:val="1"/>
                <w:rtl w:val="0"/>
              </w:rPr>
              <w:t xml:space="preserve">తిండికొఱ</w:t>
            </w:r>
          </w:p>
        </w:tc>
        <w:tc>
          <w:tcPr>
            <w:vAlign w:val="center"/>
          </w:tcPr>
          <w:p w:rsidR="00000000" w:rsidDel="00000000" w:rsidP="00000000" w:rsidRDefault="00000000" w:rsidRPr="00000000" w14:paraId="000000FE">
            <w:pPr>
              <w:rPr>
                <w:rFonts w:ascii="Vani" w:cs="Vani" w:eastAsia="Vani" w:hAnsi="Vani"/>
                <w:b w:val="1"/>
                <w:bCs w:val="1"/>
              </w:rPr>
            </w:pPr>
            <w:r w:rsidDel="00000000" w:rsidR="00000000" w:rsidRPr="00000000">
              <w:rPr>
                <w:rFonts w:ascii="Vani" w:cs="Vani" w:eastAsia="Vani" w:hAnsi="Vani"/>
                <w:b w:val="1"/>
                <w:bCs w:val="1"/>
                <w:rtl w:val="0"/>
              </w:rPr>
              <w:t xml:space="preserve">ఆహారం కోసం</w:t>
            </w:r>
          </w:p>
        </w:tc>
        <w:tc>
          <w:tcPr>
            <w:vAlign w:val="center"/>
          </w:tcPr>
          <w:p w:rsidR="00000000" w:rsidDel="00000000" w:rsidP="00000000" w:rsidRDefault="00000000" w:rsidRPr="00000000" w14:paraId="000000FF">
            <w:pPr>
              <w:rPr>
                <w:rFonts w:ascii="Vani" w:cs="Vani" w:eastAsia="Vani" w:hAnsi="Vani"/>
                <w:b w:val="1"/>
                <w:bCs w:val="1"/>
              </w:rPr>
            </w:pPr>
            <w:r w:rsidDel="00000000" w:rsidR="00000000" w:rsidRPr="00000000">
              <w:rPr>
                <w:rFonts w:ascii="Vani" w:cs="Vani" w:eastAsia="Vani" w:hAnsi="Vani"/>
                <w:b w:val="1"/>
                <w:bCs w:val="1"/>
                <w:rtl w:val="0"/>
              </w:rPr>
              <w:t xml:space="preserve">For food</w:t>
            </w:r>
          </w:p>
        </w:tc>
      </w:tr>
      <w:tr>
        <w:trPr>
          <w:cantSplit w:val="0"/>
          <w:tblHeader w:val="0"/>
        </w:trPr>
        <w:tc>
          <w:tcPr>
            <w:vAlign w:val="center"/>
          </w:tcPr>
          <w:p w:rsidR="00000000" w:rsidDel="00000000" w:rsidP="00000000" w:rsidRDefault="00000000" w:rsidRPr="00000000" w14:paraId="00000100">
            <w:pPr>
              <w:rPr>
                <w:rFonts w:ascii="Vani" w:cs="Vani" w:eastAsia="Vani" w:hAnsi="Vani"/>
                <w:b w:val="1"/>
                <w:bCs w:val="1"/>
              </w:rPr>
            </w:pPr>
            <w:r w:rsidDel="00000000" w:rsidR="00000000" w:rsidRPr="00000000">
              <w:rPr>
                <w:rFonts w:ascii="Vani" w:cs="Vani" w:eastAsia="Vani" w:hAnsi="Vani"/>
                <w:b w:val="1"/>
                <w:bCs w:val="1"/>
                <w:rtl w:val="0"/>
              </w:rPr>
              <w:t xml:space="preserve">కచట</w:t>
            </w:r>
          </w:p>
        </w:tc>
        <w:tc>
          <w:tcPr>
            <w:vAlign w:val="center"/>
          </w:tcPr>
          <w:p w:rsidR="00000000" w:rsidDel="00000000" w:rsidP="00000000" w:rsidRDefault="00000000" w:rsidRPr="00000000" w14:paraId="00000101">
            <w:pPr>
              <w:rPr>
                <w:rFonts w:ascii="Vani" w:cs="Vani" w:eastAsia="Vani" w:hAnsi="Vani"/>
                <w:b w:val="1"/>
                <w:bCs w:val="1"/>
              </w:rPr>
            </w:pPr>
            <w:r w:rsidDel="00000000" w:rsidR="00000000" w:rsidRPr="00000000">
              <w:rPr>
                <w:rFonts w:ascii="Vani" w:cs="Vani" w:eastAsia="Vani" w:hAnsi="Vani"/>
                <w:b w:val="1"/>
                <w:bCs w:val="1"/>
                <w:rtl w:val="0"/>
              </w:rPr>
              <w:t xml:space="preserve">అక్కడ</w:t>
            </w:r>
          </w:p>
        </w:tc>
        <w:tc>
          <w:tcPr>
            <w:vAlign w:val="center"/>
          </w:tcPr>
          <w:p w:rsidR="00000000" w:rsidDel="00000000" w:rsidP="00000000" w:rsidRDefault="00000000" w:rsidRPr="00000000" w14:paraId="00000102">
            <w:pPr>
              <w:rPr>
                <w:rFonts w:ascii="Vani" w:cs="Vani" w:eastAsia="Vani" w:hAnsi="Vani"/>
                <w:b w:val="1"/>
                <w:bCs w:val="1"/>
              </w:rPr>
            </w:pPr>
            <w:r w:rsidDel="00000000" w:rsidR="00000000" w:rsidRPr="00000000">
              <w:rPr>
                <w:rFonts w:ascii="Vani" w:cs="Vani" w:eastAsia="Vani" w:hAnsi="Vani"/>
                <w:b w:val="1"/>
                <w:bCs w:val="1"/>
                <w:rtl w:val="0"/>
              </w:rPr>
              <w:t xml:space="preserve">There</w:t>
            </w:r>
          </w:p>
        </w:tc>
      </w:tr>
      <w:tr>
        <w:trPr>
          <w:cantSplit w:val="0"/>
          <w:tblHeader w:val="0"/>
        </w:trPr>
        <w:tc>
          <w:tcPr>
            <w:vAlign w:val="center"/>
          </w:tcPr>
          <w:p w:rsidR="00000000" w:rsidDel="00000000" w:rsidP="00000000" w:rsidRDefault="00000000" w:rsidRPr="00000000" w14:paraId="00000103">
            <w:pPr>
              <w:rPr>
                <w:rFonts w:ascii="Vani" w:cs="Vani" w:eastAsia="Vani" w:hAnsi="Vani"/>
                <w:b w:val="1"/>
                <w:bCs w:val="1"/>
              </w:rPr>
            </w:pPr>
            <w:r w:rsidDel="00000000" w:rsidR="00000000" w:rsidRPr="00000000">
              <w:rPr>
                <w:rFonts w:ascii="Vani" w:cs="Vani" w:eastAsia="Vani" w:hAnsi="Vani"/>
                <w:b w:val="1"/>
                <w:bCs w:val="1"/>
                <w:rtl w:val="0"/>
              </w:rPr>
              <w:t xml:space="preserve">వాని</w:t>
            </w:r>
          </w:p>
        </w:tc>
        <w:tc>
          <w:tcPr>
            <w:vAlign w:val="center"/>
          </w:tcPr>
          <w:p w:rsidR="00000000" w:rsidDel="00000000" w:rsidP="00000000" w:rsidRDefault="00000000" w:rsidRPr="00000000" w14:paraId="00000104">
            <w:pPr>
              <w:rPr>
                <w:rFonts w:ascii="Vani" w:cs="Vani" w:eastAsia="Vani" w:hAnsi="Vani"/>
                <w:b w:val="1"/>
                <w:bCs w:val="1"/>
              </w:rPr>
            </w:pPr>
            <w:r w:rsidDel="00000000" w:rsidR="00000000" w:rsidRPr="00000000">
              <w:rPr>
                <w:rFonts w:ascii="Vani" w:cs="Vani" w:eastAsia="Vani" w:hAnsi="Vani"/>
                <w:b w:val="1"/>
                <w:bCs w:val="1"/>
                <w:rtl w:val="0"/>
              </w:rPr>
              <w:t xml:space="preserve">వాటిని</w:t>
            </w:r>
          </w:p>
        </w:tc>
        <w:tc>
          <w:tcPr>
            <w:vAlign w:val="center"/>
          </w:tcPr>
          <w:p w:rsidR="00000000" w:rsidDel="00000000" w:rsidP="00000000" w:rsidRDefault="00000000" w:rsidRPr="00000000" w14:paraId="00000105">
            <w:pPr>
              <w:rPr>
                <w:rFonts w:ascii="Vani" w:cs="Vani" w:eastAsia="Vani" w:hAnsi="Vani"/>
                <w:b w:val="1"/>
                <w:bCs w:val="1"/>
              </w:rPr>
            </w:pPr>
            <w:r w:rsidDel="00000000" w:rsidR="00000000" w:rsidRPr="00000000">
              <w:rPr>
                <w:rFonts w:ascii="Vani" w:cs="Vani" w:eastAsia="Vani" w:hAnsi="Vani"/>
                <w:b w:val="1"/>
                <w:bCs w:val="1"/>
                <w:rtl w:val="0"/>
              </w:rPr>
              <w:t xml:space="preserve">Them (referring to the owl and mongoose)</w:t>
            </w:r>
          </w:p>
        </w:tc>
      </w:tr>
      <w:tr>
        <w:trPr>
          <w:cantSplit w:val="0"/>
          <w:tblHeader w:val="0"/>
        </w:trPr>
        <w:tc>
          <w:tcPr>
            <w:vAlign w:val="center"/>
          </w:tcPr>
          <w:p w:rsidR="00000000" w:rsidDel="00000000" w:rsidP="00000000" w:rsidRDefault="00000000" w:rsidRPr="00000000" w14:paraId="00000106">
            <w:pPr>
              <w:rPr>
                <w:rFonts w:ascii="Vani" w:cs="Vani" w:eastAsia="Vani" w:hAnsi="Vani"/>
                <w:b w:val="1"/>
                <w:bCs w:val="1"/>
              </w:rPr>
            </w:pPr>
            <w:r w:rsidDel="00000000" w:rsidR="00000000" w:rsidRPr="00000000">
              <w:rPr>
                <w:rFonts w:ascii="Vani" w:cs="Vani" w:eastAsia="Vani" w:hAnsi="Vani"/>
                <w:b w:val="1"/>
                <w:bCs w:val="1"/>
                <w:rtl w:val="0"/>
              </w:rPr>
              <w:t xml:space="preserve">నెలుక</w:t>
            </w:r>
          </w:p>
        </w:tc>
        <w:tc>
          <w:tcPr>
            <w:vAlign w:val="center"/>
          </w:tcPr>
          <w:p w:rsidR="00000000" w:rsidDel="00000000" w:rsidP="00000000" w:rsidRDefault="00000000" w:rsidRPr="00000000" w14:paraId="00000107">
            <w:pPr>
              <w:rPr>
                <w:rFonts w:ascii="Vani" w:cs="Vani" w:eastAsia="Vani" w:hAnsi="Vani"/>
                <w:b w:val="1"/>
                <w:bCs w:val="1"/>
              </w:rPr>
            </w:pPr>
            <w:r w:rsidDel="00000000" w:rsidR="00000000" w:rsidRPr="00000000">
              <w:rPr>
                <w:rFonts w:ascii="Vani" w:cs="Vani" w:eastAsia="Vani" w:hAnsi="Vani"/>
                <w:b w:val="1"/>
                <w:bCs w:val="1"/>
                <w:rtl w:val="0"/>
              </w:rPr>
              <w:t xml:space="preserve">ఎలుక</w:t>
            </w:r>
          </w:p>
        </w:tc>
        <w:tc>
          <w:tcPr>
            <w:vAlign w:val="center"/>
          </w:tcPr>
          <w:p w:rsidR="00000000" w:rsidDel="00000000" w:rsidP="00000000" w:rsidRDefault="00000000" w:rsidRPr="00000000" w14:paraId="00000108">
            <w:pPr>
              <w:rPr>
                <w:rFonts w:ascii="Vani" w:cs="Vani" w:eastAsia="Vani" w:hAnsi="Vani"/>
                <w:b w:val="1"/>
                <w:bCs w:val="1"/>
              </w:rPr>
            </w:pPr>
            <w:r w:rsidDel="00000000" w:rsidR="00000000" w:rsidRPr="00000000">
              <w:rPr>
                <w:rFonts w:ascii="Vani" w:cs="Vani" w:eastAsia="Vani" w:hAnsi="Vani"/>
                <w:b w:val="1"/>
                <w:bCs w:val="1"/>
                <w:rtl w:val="0"/>
              </w:rPr>
              <w:t xml:space="preserve">The mouse (subject)</w:t>
            </w:r>
          </w:p>
        </w:tc>
      </w:tr>
      <w:tr>
        <w:trPr>
          <w:cantSplit w:val="0"/>
          <w:tblHeader w:val="0"/>
        </w:trPr>
        <w:tc>
          <w:tcPr>
            <w:vAlign w:val="center"/>
          </w:tcPr>
          <w:p w:rsidR="00000000" w:rsidDel="00000000" w:rsidP="00000000" w:rsidRDefault="00000000" w:rsidRPr="00000000" w14:paraId="00000109">
            <w:pPr>
              <w:rPr>
                <w:rFonts w:ascii="Vani" w:cs="Vani" w:eastAsia="Vani" w:hAnsi="Vani"/>
                <w:b w:val="1"/>
                <w:bCs w:val="1"/>
              </w:rPr>
            </w:pPr>
            <w:r w:rsidDel="00000000" w:rsidR="00000000" w:rsidRPr="00000000">
              <w:rPr>
                <w:rFonts w:ascii="Vani" w:cs="Vani" w:eastAsia="Vani" w:hAnsi="Vani"/>
                <w:b w:val="1"/>
                <w:bCs w:val="1"/>
                <w:rtl w:val="0"/>
              </w:rPr>
              <w:t xml:space="preserve">చూచెను</w:t>
            </w:r>
          </w:p>
        </w:tc>
        <w:tc>
          <w:tcPr>
            <w:vAlign w:val="center"/>
          </w:tcPr>
          <w:p w:rsidR="00000000" w:rsidDel="00000000" w:rsidP="00000000" w:rsidRDefault="00000000" w:rsidRPr="00000000" w14:paraId="0000010A">
            <w:pPr>
              <w:rPr>
                <w:rFonts w:ascii="Vani" w:cs="Vani" w:eastAsia="Vani" w:hAnsi="Vani"/>
                <w:b w:val="1"/>
                <w:bCs w:val="1"/>
              </w:rPr>
            </w:pPr>
            <w:r w:rsidDel="00000000" w:rsidR="00000000" w:rsidRPr="00000000">
              <w:rPr>
                <w:rFonts w:ascii="Vani" w:cs="Vani" w:eastAsia="Vani" w:hAnsi="Vani"/>
                <w:b w:val="1"/>
                <w:bCs w:val="1"/>
                <w:rtl w:val="0"/>
              </w:rPr>
              <w:t xml:space="preserve">చూసింది</w:t>
            </w:r>
          </w:p>
        </w:tc>
        <w:tc>
          <w:tcPr>
            <w:vAlign w:val="center"/>
          </w:tcPr>
          <w:p w:rsidR="00000000" w:rsidDel="00000000" w:rsidP="00000000" w:rsidRDefault="00000000" w:rsidRPr="00000000" w14:paraId="0000010B">
            <w:pPr>
              <w:rPr>
                <w:rFonts w:ascii="Vani" w:cs="Vani" w:eastAsia="Vani" w:hAnsi="Vani"/>
                <w:b w:val="1"/>
                <w:bCs w:val="1"/>
              </w:rPr>
            </w:pPr>
            <w:r w:rsidDel="00000000" w:rsidR="00000000" w:rsidRPr="00000000">
              <w:rPr>
                <w:rFonts w:ascii="Vani" w:cs="Vani" w:eastAsia="Vani" w:hAnsi="Vani"/>
                <w:b w:val="1"/>
                <w:bCs w:val="1"/>
                <w:rtl w:val="0"/>
              </w:rPr>
              <w:t xml:space="preserve">Saw</w:t>
            </w:r>
          </w:p>
        </w:tc>
      </w:tr>
      <w:tr>
        <w:trPr>
          <w:cantSplit w:val="0"/>
          <w:tblHeader w:val="0"/>
        </w:trPr>
        <w:tc>
          <w:tcPr>
            <w:vAlign w:val="center"/>
          </w:tcPr>
          <w:p w:rsidR="00000000" w:rsidDel="00000000" w:rsidP="00000000" w:rsidRDefault="00000000" w:rsidRPr="00000000" w14:paraId="0000010C">
            <w:pPr>
              <w:rPr>
                <w:rFonts w:ascii="Vani" w:cs="Vani" w:eastAsia="Vani" w:hAnsi="Vani"/>
                <w:b w:val="1"/>
                <w:bCs w:val="1"/>
              </w:rPr>
            </w:pPr>
            <w:r w:rsidDel="00000000" w:rsidR="00000000" w:rsidRPr="00000000">
              <w:rPr>
                <w:rFonts w:ascii="Vani" w:cs="Vani" w:eastAsia="Vani" w:hAnsi="Vani"/>
                <w:b w:val="1"/>
                <w:bCs w:val="1"/>
                <w:rtl w:val="0"/>
              </w:rPr>
              <w:t xml:space="preserve">అవి</w:t>
            </w:r>
          </w:p>
        </w:tc>
        <w:tc>
          <w:tcPr>
            <w:vAlign w:val="center"/>
          </w:tcPr>
          <w:p w:rsidR="00000000" w:rsidDel="00000000" w:rsidP="00000000" w:rsidRDefault="00000000" w:rsidRPr="00000000" w14:paraId="0000010D">
            <w:pPr>
              <w:rPr>
                <w:rFonts w:ascii="Vani" w:cs="Vani" w:eastAsia="Vani" w:hAnsi="Vani"/>
                <w:b w:val="1"/>
                <w:bCs w:val="1"/>
              </w:rPr>
            </w:pPr>
            <w:r w:rsidDel="00000000" w:rsidR="00000000" w:rsidRPr="00000000">
              <w:rPr>
                <w:rFonts w:ascii="Vani" w:cs="Vani" w:eastAsia="Vani" w:hAnsi="Vani"/>
                <w:b w:val="1"/>
                <w:bCs w:val="1"/>
                <w:rtl w:val="0"/>
              </w:rPr>
              <w:t xml:space="preserve">ఆ గూబ, ముంగి</w:t>
            </w:r>
          </w:p>
        </w:tc>
        <w:tc>
          <w:tcPr>
            <w:vAlign w:val="center"/>
          </w:tcPr>
          <w:p w:rsidR="00000000" w:rsidDel="00000000" w:rsidP="00000000" w:rsidRDefault="00000000" w:rsidRPr="00000000" w14:paraId="0000010E">
            <w:pPr>
              <w:rPr>
                <w:rFonts w:ascii="Vani" w:cs="Vani" w:eastAsia="Vani" w:hAnsi="Vani"/>
                <w:b w:val="1"/>
                <w:bCs w:val="1"/>
              </w:rPr>
            </w:pPr>
            <w:r w:rsidDel="00000000" w:rsidR="00000000" w:rsidRPr="00000000">
              <w:rPr>
                <w:rFonts w:ascii="Vani" w:cs="Vani" w:eastAsia="Vani" w:hAnsi="Vani"/>
                <w:b w:val="1"/>
                <w:bCs w:val="1"/>
                <w:rtl w:val="0"/>
              </w:rPr>
              <w:t xml:space="preserve">They</w:t>
            </w:r>
          </w:p>
        </w:tc>
      </w:tr>
      <w:tr>
        <w:trPr>
          <w:cantSplit w:val="0"/>
          <w:tblHeader w:val="0"/>
        </w:trPr>
        <w:tc>
          <w:tcPr>
            <w:vAlign w:val="center"/>
          </w:tcPr>
          <w:p w:rsidR="00000000" w:rsidDel="00000000" w:rsidP="00000000" w:rsidRDefault="00000000" w:rsidRPr="00000000" w14:paraId="0000010F">
            <w:pPr>
              <w:rPr>
                <w:rFonts w:ascii="Vani" w:cs="Vani" w:eastAsia="Vani" w:hAnsi="Vani"/>
                <w:b w:val="1"/>
                <w:bCs w:val="1"/>
              </w:rPr>
            </w:pPr>
            <w:r w:rsidDel="00000000" w:rsidR="00000000" w:rsidRPr="00000000">
              <w:rPr>
                <w:rFonts w:ascii="Vani" w:cs="Vani" w:eastAsia="Vani" w:hAnsi="Vani"/>
                <w:b w:val="1"/>
                <w:bCs w:val="1"/>
                <w:rtl w:val="0"/>
              </w:rPr>
              <w:t xml:space="preserve">భోక్తలు</w:t>
            </w:r>
          </w:p>
        </w:tc>
        <w:tc>
          <w:tcPr>
            <w:vAlign w:val="center"/>
          </w:tcPr>
          <w:p w:rsidR="00000000" w:rsidDel="00000000" w:rsidP="00000000" w:rsidRDefault="00000000" w:rsidRPr="00000000" w14:paraId="00000110">
            <w:pPr>
              <w:rPr>
                <w:rFonts w:ascii="Vani" w:cs="Vani" w:eastAsia="Vani" w:hAnsi="Vani"/>
                <w:b w:val="1"/>
                <w:bCs w:val="1"/>
              </w:rPr>
            </w:pPr>
            <w:r w:rsidDel="00000000" w:rsidR="00000000" w:rsidRPr="00000000">
              <w:rPr>
                <w:rFonts w:ascii="Vani" w:cs="Vani" w:eastAsia="Vani" w:hAnsi="Vani"/>
                <w:b w:val="1"/>
                <w:bCs w:val="1"/>
                <w:rtl w:val="0"/>
              </w:rPr>
              <w:t xml:space="preserve">తినేవి (జంతువులు)</w:t>
            </w:r>
          </w:p>
        </w:tc>
        <w:tc>
          <w:tcPr>
            <w:vAlign w:val="center"/>
          </w:tcPr>
          <w:p w:rsidR="00000000" w:rsidDel="00000000" w:rsidP="00000000" w:rsidRDefault="00000000" w:rsidRPr="00000000" w14:paraId="00000111">
            <w:pPr>
              <w:rPr>
                <w:rFonts w:ascii="Vani" w:cs="Vani" w:eastAsia="Vani" w:hAnsi="Vani"/>
                <w:b w:val="1"/>
                <w:bCs w:val="1"/>
              </w:rPr>
            </w:pPr>
            <w:r w:rsidDel="00000000" w:rsidR="00000000" w:rsidRPr="00000000">
              <w:rPr>
                <w:rFonts w:ascii="Vani" w:cs="Vani" w:eastAsia="Vani" w:hAnsi="Vani"/>
                <w:b w:val="1"/>
                <w:bCs w:val="1"/>
                <w:rtl w:val="0"/>
              </w:rPr>
              <w:t xml:space="preserve">Predators / Eaters</w:t>
            </w:r>
          </w:p>
        </w:tc>
      </w:tr>
      <w:tr>
        <w:trPr>
          <w:cantSplit w:val="0"/>
          <w:tblHeader w:val="0"/>
        </w:trPr>
        <w:tc>
          <w:tcPr>
            <w:vAlign w:val="center"/>
          </w:tcPr>
          <w:p w:rsidR="00000000" w:rsidDel="00000000" w:rsidP="00000000" w:rsidRDefault="00000000" w:rsidRPr="00000000" w14:paraId="00000112">
            <w:pPr>
              <w:rPr>
                <w:rFonts w:ascii="Vani" w:cs="Vani" w:eastAsia="Vani" w:hAnsi="Vani"/>
                <w:b w:val="1"/>
                <w:bCs w:val="1"/>
              </w:rPr>
            </w:pPr>
            <w:r w:rsidDel="00000000" w:rsidR="00000000" w:rsidRPr="00000000">
              <w:rPr>
                <w:rFonts w:ascii="Vani" w:cs="Vani" w:eastAsia="Vani" w:hAnsi="Vani"/>
                <w:b w:val="1"/>
                <w:bCs w:val="1"/>
                <w:rtl w:val="0"/>
              </w:rPr>
              <w:t xml:space="preserve">తాను</w:t>
            </w:r>
          </w:p>
        </w:tc>
        <w:tc>
          <w:tcPr>
            <w:vAlign w:val="center"/>
          </w:tcPr>
          <w:p w:rsidR="00000000" w:rsidDel="00000000" w:rsidP="00000000" w:rsidRDefault="00000000" w:rsidRPr="00000000" w14:paraId="00000113">
            <w:pPr>
              <w:rPr>
                <w:rFonts w:ascii="Vani" w:cs="Vani" w:eastAsia="Vani" w:hAnsi="Vani"/>
                <w:b w:val="1"/>
                <w:bCs w:val="1"/>
              </w:rPr>
            </w:pPr>
            <w:r w:rsidDel="00000000" w:rsidR="00000000" w:rsidRPr="00000000">
              <w:rPr>
                <w:rFonts w:ascii="Vani" w:cs="Vani" w:eastAsia="Vani" w:hAnsi="Vani"/>
                <w:b w:val="1"/>
                <w:bCs w:val="1"/>
                <w:rtl w:val="0"/>
              </w:rPr>
              <w:t xml:space="preserve">ఎలుక</w:t>
            </w:r>
          </w:p>
        </w:tc>
        <w:tc>
          <w:tcPr>
            <w:vAlign w:val="center"/>
          </w:tcPr>
          <w:p w:rsidR="00000000" w:rsidDel="00000000" w:rsidP="00000000" w:rsidRDefault="00000000" w:rsidRPr="00000000" w14:paraId="00000114">
            <w:pPr>
              <w:rPr>
                <w:rFonts w:ascii="Vani" w:cs="Vani" w:eastAsia="Vani" w:hAnsi="Vani"/>
                <w:b w:val="1"/>
                <w:bCs w:val="1"/>
              </w:rPr>
            </w:pPr>
            <w:r w:rsidDel="00000000" w:rsidR="00000000" w:rsidRPr="00000000">
              <w:rPr>
                <w:rFonts w:ascii="Vani" w:cs="Vani" w:eastAsia="Vani" w:hAnsi="Vani"/>
                <w:b w:val="1"/>
                <w:bCs w:val="1"/>
                <w:rtl w:val="0"/>
              </w:rPr>
              <w:t xml:space="preserve">Self (the mouse)</w:t>
            </w:r>
          </w:p>
        </w:tc>
      </w:tr>
      <w:tr>
        <w:trPr>
          <w:cantSplit w:val="0"/>
          <w:tblHeader w:val="0"/>
        </w:trPr>
        <w:tc>
          <w:tcPr>
            <w:vAlign w:val="center"/>
          </w:tcPr>
          <w:p w:rsidR="00000000" w:rsidDel="00000000" w:rsidP="00000000" w:rsidRDefault="00000000" w:rsidRPr="00000000" w14:paraId="00000115">
            <w:pPr>
              <w:rPr>
                <w:rFonts w:ascii="Vani" w:cs="Vani" w:eastAsia="Vani" w:hAnsi="Vani"/>
                <w:b w:val="1"/>
                <w:bCs w:val="1"/>
              </w:rPr>
            </w:pPr>
            <w:r w:rsidDel="00000000" w:rsidR="00000000" w:rsidRPr="00000000">
              <w:rPr>
                <w:rFonts w:ascii="Vani" w:cs="Vani" w:eastAsia="Vani" w:hAnsi="Vani"/>
                <w:b w:val="1"/>
                <w:bCs w:val="1"/>
                <w:rtl w:val="0"/>
              </w:rPr>
              <w:t xml:space="preserve">భోజ్యము</w:t>
            </w:r>
          </w:p>
        </w:tc>
        <w:tc>
          <w:tcPr>
            <w:vAlign w:val="center"/>
          </w:tcPr>
          <w:p w:rsidR="00000000" w:rsidDel="00000000" w:rsidP="00000000" w:rsidRDefault="00000000" w:rsidRPr="00000000" w14:paraId="00000116">
            <w:pPr>
              <w:rPr>
                <w:rFonts w:ascii="Vani" w:cs="Vani" w:eastAsia="Vani" w:hAnsi="Vani"/>
                <w:b w:val="1"/>
                <w:bCs w:val="1"/>
              </w:rPr>
            </w:pPr>
            <w:r w:rsidDel="00000000" w:rsidR="00000000" w:rsidRPr="00000000">
              <w:rPr>
                <w:rFonts w:ascii="Vani" w:cs="Vani" w:eastAsia="Vani" w:hAnsi="Vani"/>
                <w:b w:val="1"/>
                <w:bCs w:val="1"/>
                <w:rtl w:val="0"/>
              </w:rPr>
              <w:t xml:space="preserve">ఆహారము</w:t>
            </w:r>
          </w:p>
        </w:tc>
        <w:tc>
          <w:tcPr>
            <w:vAlign w:val="center"/>
          </w:tcPr>
          <w:p w:rsidR="00000000" w:rsidDel="00000000" w:rsidP="00000000" w:rsidRDefault="00000000" w:rsidRPr="00000000" w14:paraId="00000117">
            <w:pPr>
              <w:rPr>
                <w:rFonts w:ascii="Vani" w:cs="Vani" w:eastAsia="Vani" w:hAnsi="Vani"/>
                <w:b w:val="1"/>
                <w:bCs w:val="1"/>
              </w:rPr>
            </w:pPr>
            <w:r w:rsidDel="00000000" w:rsidR="00000000" w:rsidRPr="00000000">
              <w:rPr>
                <w:rFonts w:ascii="Vani" w:cs="Vani" w:eastAsia="Vani" w:hAnsi="Vani"/>
                <w:b w:val="1"/>
                <w:bCs w:val="1"/>
                <w:rtl w:val="0"/>
              </w:rPr>
              <w:t xml:space="preserve">Prey / Food</w:t>
            </w:r>
          </w:p>
        </w:tc>
      </w:tr>
      <w:tr>
        <w:trPr>
          <w:cantSplit w:val="0"/>
          <w:tblHeader w:val="0"/>
        </w:trPr>
        <w:tc>
          <w:tcPr>
            <w:vAlign w:val="center"/>
          </w:tcPr>
          <w:p w:rsidR="00000000" w:rsidDel="00000000" w:rsidP="00000000" w:rsidRDefault="00000000" w:rsidRPr="00000000" w14:paraId="00000118">
            <w:pPr>
              <w:rPr>
                <w:rFonts w:ascii="Vani" w:cs="Vani" w:eastAsia="Vani" w:hAnsi="Vani"/>
                <w:b w:val="1"/>
                <w:bCs w:val="1"/>
              </w:rPr>
            </w:pPr>
            <w:r w:rsidDel="00000000" w:rsidR="00000000" w:rsidRPr="00000000">
              <w:rPr>
                <w:rFonts w:ascii="Vani" w:cs="Vani" w:eastAsia="Vani" w:hAnsi="Vani"/>
                <w:b w:val="1"/>
                <w:bCs w:val="1"/>
                <w:rtl w:val="0"/>
              </w:rPr>
              <w:t xml:space="preserve">ఏమి</w:t>
            </w:r>
          </w:p>
        </w:tc>
        <w:tc>
          <w:tcPr>
            <w:vAlign w:val="center"/>
          </w:tcPr>
          <w:p w:rsidR="00000000" w:rsidDel="00000000" w:rsidP="00000000" w:rsidRDefault="00000000" w:rsidRPr="00000000" w14:paraId="00000119">
            <w:pPr>
              <w:rPr>
                <w:rFonts w:ascii="Vani" w:cs="Vani" w:eastAsia="Vani" w:hAnsi="Vani"/>
                <w:b w:val="1"/>
                <w:bCs w:val="1"/>
              </w:rPr>
            </w:pPr>
            <w:r w:rsidDel="00000000" w:rsidR="00000000" w:rsidRPr="00000000">
              <w:rPr>
                <w:rFonts w:ascii="Vani" w:cs="Vani" w:eastAsia="Vani" w:hAnsi="Vani"/>
                <w:b w:val="1"/>
                <w:bCs w:val="1"/>
                <w:rtl w:val="0"/>
              </w:rPr>
              <w:t xml:space="preserve">ఏమి</w:t>
            </w:r>
          </w:p>
        </w:tc>
        <w:tc>
          <w:tcPr>
            <w:vAlign w:val="center"/>
          </w:tcPr>
          <w:p w:rsidR="00000000" w:rsidDel="00000000" w:rsidP="00000000" w:rsidRDefault="00000000" w:rsidRPr="00000000" w14:paraId="0000011A">
            <w:pPr>
              <w:rPr>
                <w:rFonts w:ascii="Vani" w:cs="Vani" w:eastAsia="Vani" w:hAnsi="Vani"/>
                <w:b w:val="1"/>
                <w:bCs w:val="1"/>
              </w:rPr>
            </w:pPr>
            <w:r w:rsidDel="00000000" w:rsidR="00000000" w:rsidRPr="00000000">
              <w:rPr>
                <w:rFonts w:ascii="Vani" w:cs="Vani" w:eastAsia="Vani" w:hAnsi="Vani"/>
                <w:b w:val="1"/>
                <w:bCs w:val="1"/>
                <w:rtl w:val="0"/>
              </w:rPr>
              <w:t xml:space="preserve">What</w:t>
            </w:r>
          </w:p>
        </w:tc>
      </w:tr>
      <w:tr>
        <w:trPr>
          <w:cantSplit w:val="0"/>
          <w:tblHeader w:val="0"/>
        </w:trPr>
        <w:tc>
          <w:tcPr>
            <w:vAlign w:val="center"/>
          </w:tcPr>
          <w:p w:rsidR="00000000" w:rsidDel="00000000" w:rsidP="00000000" w:rsidRDefault="00000000" w:rsidRPr="00000000" w14:paraId="0000011B">
            <w:pPr>
              <w:rPr>
                <w:rFonts w:ascii="Vani" w:cs="Vani" w:eastAsia="Vani" w:hAnsi="Vani"/>
                <w:b w:val="1"/>
                <w:bCs w:val="1"/>
              </w:rPr>
            </w:pPr>
            <w:r w:rsidDel="00000000" w:rsidR="00000000" w:rsidRPr="00000000">
              <w:rPr>
                <w:rFonts w:ascii="Vani" w:cs="Vani" w:eastAsia="Vani" w:hAnsi="Vani"/>
                <w:b w:val="1"/>
                <w:bCs w:val="1"/>
                <w:rtl w:val="0"/>
              </w:rPr>
              <w:t xml:space="preserve">చేయగలదు</w:t>
            </w:r>
          </w:p>
        </w:tc>
        <w:tc>
          <w:tcPr>
            <w:vAlign w:val="center"/>
          </w:tcPr>
          <w:p w:rsidR="00000000" w:rsidDel="00000000" w:rsidP="00000000" w:rsidRDefault="00000000" w:rsidRPr="00000000" w14:paraId="0000011C">
            <w:pPr>
              <w:rPr>
                <w:rFonts w:ascii="Vani" w:cs="Vani" w:eastAsia="Vani" w:hAnsi="Vani"/>
                <w:b w:val="1"/>
                <w:bCs w:val="1"/>
              </w:rPr>
            </w:pPr>
            <w:r w:rsidDel="00000000" w:rsidR="00000000" w:rsidRPr="00000000">
              <w:rPr>
                <w:rFonts w:ascii="Vani" w:cs="Vani" w:eastAsia="Vani" w:hAnsi="Vani"/>
                <w:b w:val="1"/>
                <w:bCs w:val="1"/>
                <w:rtl w:val="0"/>
              </w:rPr>
              <w:t xml:space="preserve">చేయగలదు</w:t>
            </w:r>
          </w:p>
        </w:tc>
        <w:tc>
          <w:tcPr>
            <w:vAlign w:val="center"/>
          </w:tcPr>
          <w:p w:rsidR="00000000" w:rsidDel="00000000" w:rsidP="00000000" w:rsidRDefault="00000000" w:rsidRPr="00000000" w14:paraId="0000011D">
            <w:pPr>
              <w:rPr>
                <w:rFonts w:ascii="Vani" w:cs="Vani" w:eastAsia="Vani" w:hAnsi="Vani"/>
                <w:b w:val="1"/>
                <w:bCs w:val="1"/>
              </w:rPr>
            </w:pPr>
            <w:r w:rsidDel="00000000" w:rsidR="00000000" w:rsidRPr="00000000">
              <w:rPr>
                <w:rFonts w:ascii="Vani" w:cs="Vani" w:eastAsia="Vani" w:hAnsi="Vani"/>
                <w:b w:val="1"/>
                <w:bCs w:val="1"/>
                <w:rtl w:val="0"/>
              </w:rPr>
              <w:t xml:space="preserve">Can do</w:t>
            </w:r>
          </w:p>
        </w:tc>
      </w:tr>
      <w:tr>
        <w:trPr>
          <w:cantSplit w:val="0"/>
          <w:tblHeader w:val="0"/>
        </w:trPr>
        <w:tc>
          <w:tcPr>
            <w:vAlign w:val="center"/>
          </w:tcPr>
          <w:p w:rsidR="00000000" w:rsidDel="00000000" w:rsidP="00000000" w:rsidRDefault="00000000" w:rsidRPr="00000000" w14:paraId="0000011E">
            <w:pPr>
              <w:rPr>
                <w:rFonts w:ascii="Vani" w:cs="Vani" w:eastAsia="Vani" w:hAnsi="Vani"/>
                <w:b w:val="1"/>
                <w:bCs w:val="1"/>
              </w:rPr>
            </w:pPr>
            <w:r w:rsidDel="00000000" w:rsidR="00000000" w:rsidRPr="00000000">
              <w:rPr>
                <w:rFonts w:ascii="Vani" w:cs="Vani" w:eastAsia="Vani" w:hAnsi="Vani"/>
                <w:b w:val="1"/>
                <w:bCs w:val="1"/>
                <w:rtl w:val="0"/>
              </w:rPr>
              <w:t xml:space="preserve">దానిపని</w:t>
            </w:r>
          </w:p>
        </w:tc>
        <w:tc>
          <w:tcPr>
            <w:vAlign w:val="center"/>
          </w:tcPr>
          <w:p w:rsidR="00000000" w:rsidDel="00000000" w:rsidP="00000000" w:rsidRDefault="00000000" w:rsidRPr="00000000" w14:paraId="0000011F">
            <w:pPr>
              <w:rPr>
                <w:rFonts w:ascii="Vani" w:cs="Vani" w:eastAsia="Vani" w:hAnsi="Vani"/>
                <w:b w:val="1"/>
                <w:bCs w:val="1"/>
              </w:rPr>
            </w:pPr>
            <w:r w:rsidDel="00000000" w:rsidR="00000000" w:rsidRPr="00000000">
              <w:rPr>
                <w:rFonts w:ascii="Vani" w:cs="Vani" w:eastAsia="Vani" w:hAnsi="Vani"/>
                <w:b w:val="1"/>
                <w:bCs w:val="1"/>
                <w:rtl w:val="0"/>
              </w:rPr>
              <w:t xml:space="preserve">దాని పరిస్థితి</w:t>
            </w:r>
          </w:p>
        </w:tc>
        <w:tc>
          <w:tcPr>
            <w:vAlign w:val="center"/>
          </w:tcPr>
          <w:p w:rsidR="00000000" w:rsidDel="00000000" w:rsidP="00000000" w:rsidRDefault="00000000" w:rsidRPr="00000000" w14:paraId="00000120">
            <w:pPr>
              <w:rPr>
                <w:rFonts w:ascii="Vani" w:cs="Vani" w:eastAsia="Vani" w:hAnsi="Vani"/>
                <w:b w:val="1"/>
                <w:bCs w:val="1"/>
              </w:rPr>
            </w:pPr>
            <w:r w:rsidDel="00000000" w:rsidR="00000000" w:rsidRPr="00000000">
              <w:rPr>
                <w:rFonts w:ascii="Vani" w:cs="Vani" w:eastAsia="Vani" w:hAnsi="Vani"/>
                <w:b w:val="1"/>
                <w:bCs w:val="1"/>
                <w:rtl w:val="0"/>
              </w:rPr>
              <w:t xml:space="preserve">Its situation</w:t>
            </w:r>
          </w:p>
        </w:tc>
      </w:tr>
      <w:tr>
        <w:trPr>
          <w:cantSplit w:val="0"/>
          <w:tblHeader w:val="0"/>
        </w:trPr>
        <w:tc>
          <w:tcPr>
            <w:vAlign w:val="center"/>
          </w:tcPr>
          <w:p w:rsidR="00000000" w:rsidDel="00000000" w:rsidP="00000000" w:rsidRDefault="00000000" w:rsidRPr="00000000" w14:paraId="00000121">
            <w:pPr>
              <w:rPr>
                <w:rFonts w:ascii="Vani" w:cs="Vani" w:eastAsia="Vani" w:hAnsi="Vani"/>
                <w:b w:val="1"/>
                <w:bCs w:val="1"/>
              </w:rPr>
            </w:pPr>
            <w:r w:rsidDel="00000000" w:rsidR="00000000" w:rsidRPr="00000000">
              <w:rPr>
                <w:rFonts w:ascii="Vani" w:cs="Vani" w:eastAsia="Vani" w:hAnsi="Vani"/>
                <w:b w:val="1"/>
                <w:bCs w:val="1"/>
                <w:rtl w:val="0"/>
              </w:rPr>
              <w:t xml:space="preserve">ముందు</w:t>
            </w:r>
          </w:p>
        </w:tc>
        <w:tc>
          <w:tcPr>
            <w:vAlign w:val="center"/>
          </w:tcPr>
          <w:p w:rsidR="00000000" w:rsidDel="00000000" w:rsidP="00000000" w:rsidRDefault="00000000" w:rsidRPr="00000000" w14:paraId="00000122">
            <w:pPr>
              <w:rPr>
                <w:rFonts w:ascii="Vani" w:cs="Vani" w:eastAsia="Vani" w:hAnsi="Vani"/>
                <w:b w:val="1"/>
                <w:bCs w:val="1"/>
              </w:rPr>
            </w:pPr>
            <w:r w:rsidDel="00000000" w:rsidR="00000000" w:rsidRPr="00000000">
              <w:rPr>
                <w:rFonts w:ascii="Vani" w:cs="Vani" w:eastAsia="Vani" w:hAnsi="Vani"/>
                <w:b w:val="1"/>
                <w:bCs w:val="1"/>
                <w:rtl w:val="0"/>
              </w:rPr>
              <w:t xml:space="preserve">ఎదురుగా</w:t>
            </w:r>
          </w:p>
        </w:tc>
        <w:tc>
          <w:tcPr>
            <w:vAlign w:val="center"/>
          </w:tcPr>
          <w:p w:rsidR="00000000" w:rsidDel="00000000" w:rsidP="00000000" w:rsidRDefault="00000000" w:rsidRPr="00000000" w14:paraId="00000123">
            <w:pPr>
              <w:rPr>
                <w:rFonts w:ascii="Vani" w:cs="Vani" w:eastAsia="Vani" w:hAnsi="Vani"/>
                <w:b w:val="1"/>
                <w:bCs w:val="1"/>
              </w:rPr>
            </w:pPr>
            <w:r w:rsidDel="00000000" w:rsidR="00000000" w:rsidRPr="00000000">
              <w:rPr>
                <w:rFonts w:ascii="Vani" w:cs="Vani" w:eastAsia="Vani" w:hAnsi="Vani"/>
                <w:b w:val="1"/>
                <w:bCs w:val="1"/>
                <w:rtl w:val="0"/>
              </w:rPr>
              <w:t xml:space="preserve">In front</w:t>
            </w:r>
          </w:p>
        </w:tc>
      </w:tr>
      <w:tr>
        <w:trPr>
          <w:cantSplit w:val="0"/>
          <w:tblHeader w:val="0"/>
        </w:trPr>
        <w:tc>
          <w:tcPr>
            <w:vAlign w:val="center"/>
          </w:tcPr>
          <w:p w:rsidR="00000000" w:rsidDel="00000000" w:rsidP="00000000" w:rsidRDefault="00000000" w:rsidRPr="00000000" w14:paraId="00000124">
            <w:pPr>
              <w:rPr>
                <w:rFonts w:ascii="Vani" w:cs="Vani" w:eastAsia="Vani" w:hAnsi="Vani"/>
                <w:b w:val="1"/>
                <w:bCs w:val="1"/>
              </w:rPr>
            </w:pPr>
            <w:r w:rsidDel="00000000" w:rsidR="00000000" w:rsidRPr="00000000">
              <w:rPr>
                <w:rFonts w:ascii="Vani" w:cs="Vani" w:eastAsia="Vani" w:hAnsi="Vani"/>
                <w:b w:val="1"/>
                <w:bCs w:val="1"/>
                <w:rtl w:val="0"/>
              </w:rPr>
              <w:t xml:space="preserve">సూయి (నూయి)</w:t>
            </w:r>
          </w:p>
        </w:tc>
        <w:tc>
          <w:tcPr>
            <w:vAlign w:val="center"/>
          </w:tcPr>
          <w:p w:rsidR="00000000" w:rsidDel="00000000" w:rsidP="00000000" w:rsidRDefault="00000000" w:rsidRPr="00000000" w14:paraId="00000125">
            <w:pPr>
              <w:rPr>
                <w:rFonts w:ascii="Vani" w:cs="Vani" w:eastAsia="Vani" w:hAnsi="Vani"/>
                <w:b w:val="1"/>
                <w:bCs w:val="1"/>
              </w:rPr>
            </w:pPr>
            <w:r w:rsidDel="00000000" w:rsidR="00000000" w:rsidRPr="00000000">
              <w:rPr>
                <w:rFonts w:ascii="Vani" w:cs="Vani" w:eastAsia="Vani" w:hAnsi="Vani"/>
                <w:b w:val="1"/>
                <w:bCs w:val="1"/>
                <w:rtl w:val="0"/>
              </w:rPr>
              <w:t xml:space="preserve">బావి</w:t>
            </w:r>
          </w:p>
        </w:tc>
        <w:tc>
          <w:tcPr>
            <w:vAlign w:val="center"/>
          </w:tcPr>
          <w:p w:rsidR="00000000" w:rsidDel="00000000" w:rsidP="00000000" w:rsidRDefault="00000000" w:rsidRPr="00000000" w14:paraId="00000126">
            <w:pPr>
              <w:rPr>
                <w:rFonts w:ascii="Vani" w:cs="Vani" w:eastAsia="Vani" w:hAnsi="Vani"/>
                <w:b w:val="1"/>
                <w:bCs w:val="1"/>
              </w:rPr>
            </w:pPr>
            <w:r w:rsidDel="00000000" w:rsidR="00000000" w:rsidRPr="00000000">
              <w:rPr>
                <w:rFonts w:ascii="Vani" w:cs="Vani" w:eastAsia="Vani" w:hAnsi="Vani"/>
                <w:b w:val="1"/>
                <w:bCs w:val="1"/>
                <w:rtl w:val="0"/>
              </w:rPr>
              <w:t xml:space="preserve">Well (part of a Telugu idiom)</w:t>
            </w:r>
          </w:p>
        </w:tc>
      </w:tr>
      <w:tr>
        <w:trPr>
          <w:cantSplit w:val="0"/>
          <w:tblHeader w:val="0"/>
        </w:trPr>
        <w:tc>
          <w:tcPr>
            <w:vAlign w:val="center"/>
          </w:tcPr>
          <w:p w:rsidR="00000000" w:rsidDel="00000000" w:rsidP="00000000" w:rsidRDefault="00000000" w:rsidRPr="00000000" w14:paraId="00000127">
            <w:pPr>
              <w:rPr>
                <w:rFonts w:ascii="Vani" w:cs="Vani" w:eastAsia="Vani" w:hAnsi="Vani"/>
                <w:b w:val="1"/>
                <w:bCs w:val="1"/>
              </w:rPr>
            </w:pPr>
            <w:r w:rsidDel="00000000" w:rsidR="00000000" w:rsidRPr="00000000">
              <w:rPr>
                <w:rFonts w:ascii="Vani" w:cs="Vani" w:eastAsia="Vani" w:hAnsi="Vani"/>
                <w:b w:val="1"/>
                <w:bCs w:val="1"/>
                <w:rtl w:val="0"/>
              </w:rPr>
              <w:t xml:space="preserve">వెనుక</w:t>
            </w:r>
          </w:p>
        </w:tc>
        <w:tc>
          <w:tcPr>
            <w:vAlign w:val="center"/>
          </w:tcPr>
          <w:p w:rsidR="00000000" w:rsidDel="00000000" w:rsidP="00000000" w:rsidRDefault="00000000" w:rsidRPr="00000000" w14:paraId="00000128">
            <w:pPr>
              <w:rPr>
                <w:rFonts w:ascii="Vani" w:cs="Vani" w:eastAsia="Vani" w:hAnsi="Vani"/>
                <w:b w:val="1"/>
                <w:bCs w:val="1"/>
              </w:rPr>
            </w:pPr>
            <w:r w:rsidDel="00000000" w:rsidR="00000000" w:rsidRPr="00000000">
              <w:rPr>
                <w:rFonts w:ascii="Vani" w:cs="Vani" w:eastAsia="Vani" w:hAnsi="Vani"/>
                <w:b w:val="1"/>
                <w:bCs w:val="1"/>
                <w:rtl w:val="0"/>
              </w:rPr>
              <w:t xml:space="preserve">వెనకాల</w:t>
            </w:r>
          </w:p>
        </w:tc>
        <w:tc>
          <w:tcPr>
            <w:vAlign w:val="center"/>
          </w:tcPr>
          <w:p w:rsidR="00000000" w:rsidDel="00000000" w:rsidP="00000000" w:rsidRDefault="00000000" w:rsidRPr="00000000" w14:paraId="00000129">
            <w:pPr>
              <w:rPr>
                <w:rFonts w:ascii="Vani" w:cs="Vani" w:eastAsia="Vani" w:hAnsi="Vani"/>
                <w:b w:val="1"/>
                <w:bCs w:val="1"/>
              </w:rPr>
            </w:pPr>
            <w:r w:rsidDel="00000000" w:rsidR="00000000" w:rsidRPr="00000000">
              <w:rPr>
                <w:rFonts w:ascii="Vani" w:cs="Vani" w:eastAsia="Vani" w:hAnsi="Vani"/>
                <w:b w:val="1"/>
                <w:bCs w:val="1"/>
                <w:rtl w:val="0"/>
              </w:rPr>
              <w:t xml:space="preserve">Behind</w:t>
            </w:r>
          </w:p>
        </w:tc>
      </w:tr>
      <w:tr>
        <w:trPr>
          <w:cantSplit w:val="0"/>
          <w:tblHeader w:val="0"/>
        </w:trPr>
        <w:tc>
          <w:tcPr>
            <w:vAlign w:val="center"/>
          </w:tcPr>
          <w:p w:rsidR="00000000" w:rsidDel="00000000" w:rsidP="00000000" w:rsidRDefault="00000000" w:rsidRPr="00000000" w14:paraId="0000012A">
            <w:pPr>
              <w:rPr>
                <w:rFonts w:ascii="Vani" w:cs="Vani" w:eastAsia="Vani" w:hAnsi="Vani"/>
                <w:b w:val="1"/>
                <w:bCs w:val="1"/>
              </w:rPr>
            </w:pPr>
            <w:r w:rsidDel="00000000" w:rsidR="00000000" w:rsidRPr="00000000">
              <w:rPr>
                <w:rFonts w:ascii="Vani" w:cs="Vani" w:eastAsia="Vani" w:hAnsi="Vani"/>
                <w:b w:val="1"/>
                <w:bCs w:val="1"/>
                <w:rtl w:val="0"/>
              </w:rPr>
              <w:t xml:space="preserve">గోయిగా</w:t>
            </w:r>
          </w:p>
        </w:tc>
        <w:tc>
          <w:tcPr>
            <w:vAlign w:val="center"/>
          </w:tcPr>
          <w:p w:rsidR="00000000" w:rsidDel="00000000" w:rsidP="00000000" w:rsidRDefault="00000000" w:rsidRPr="00000000" w14:paraId="0000012B">
            <w:pPr>
              <w:rPr>
                <w:rFonts w:ascii="Vani" w:cs="Vani" w:eastAsia="Vani" w:hAnsi="Vani"/>
                <w:b w:val="1"/>
                <w:bCs w:val="1"/>
              </w:rPr>
            </w:pPr>
            <w:r w:rsidDel="00000000" w:rsidR="00000000" w:rsidRPr="00000000">
              <w:rPr>
                <w:rFonts w:ascii="Vani" w:cs="Vani" w:eastAsia="Vani" w:hAnsi="Vani"/>
                <w:b w:val="1"/>
                <w:bCs w:val="1"/>
                <w:rtl w:val="0"/>
              </w:rPr>
              <w:t xml:space="preserve">గుంత లాగా</w:t>
            </w:r>
          </w:p>
        </w:tc>
        <w:tc>
          <w:tcPr>
            <w:vAlign w:val="center"/>
          </w:tcPr>
          <w:p w:rsidR="00000000" w:rsidDel="00000000" w:rsidP="00000000" w:rsidRDefault="00000000" w:rsidRPr="00000000" w14:paraId="0000012C">
            <w:pPr>
              <w:rPr>
                <w:rFonts w:ascii="Vani" w:cs="Vani" w:eastAsia="Vani" w:hAnsi="Vani"/>
                <w:b w:val="1"/>
                <w:bCs w:val="1"/>
              </w:rPr>
            </w:pPr>
            <w:r w:rsidDel="00000000" w:rsidR="00000000" w:rsidRPr="00000000">
              <w:rPr>
                <w:rFonts w:ascii="Vani" w:cs="Vani" w:eastAsia="Vani" w:hAnsi="Vani"/>
                <w:b w:val="1"/>
                <w:bCs w:val="1"/>
                <w:rtl w:val="0"/>
              </w:rPr>
              <w:t xml:space="preserve">Like a pit</w:t>
            </w:r>
          </w:p>
        </w:tc>
      </w:tr>
      <w:tr>
        <w:trPr>
          <w:cantSplit w:val="0"/>
          <w:tblHeader w:val="0"/>
        </w:trPr>
        <w:tc>
          <w:tcPr>
            <w:vAlign w:val="center"/>
          </w:tcPr>
          <w:p w:rsidR="00000000" w:rsidDel="00000000" w:rsidP="00000000" w:rsidRDefault="00000000" w:rsidRPr="00000000" w14:paraId="0000012D">
            <w:pPr>
              <w:rPr>
                <w:rFonts w:ascii="Vani" w:cs="Vani" w:eastAsia="Vani" w:hAnsi="Vani"/>
                <w:b w:val="1"/>
                <w:bCs w:val="1"/>
              </w:rPr>
            </w:pPr>
            <w:r w:rsidDel="00000000" w:rsidR="00000000" w:rsidRPr="00000000">
              <w:rPr>
                <w:rFonts w:ascii="Vani" w:cs="Vani" w:eastAsia="Vani" w:hAnsi="Vani"/>
                <w:b w:val="1"/>
                <w:bCs w:val="1"/>
                <w:rtl w:val="0"/>
              </w:rPr>
              <w:t xml:space="preserve">నుండెను</w:t>
            </w:r>
          </w:p>
        </w:tc>
        <w:tc>
          <w:tcPr>
            <w:vAlign w:val="center"/>
          </w:tcPr>
          <w:p w:rsidR="00000000" w:rsidDel="00000000" w:rsidP="00000000" w:rsidRDefault="00000000" w:rsidRPr="00000000" w14:paraId="0000012E">
            <w:pPr>
              <w:rPr>
                <w:rFonts w:ascii="Vani" w:cs="Vani" w:eastAsia="Vani" w:hAnsi="Vani"/>
                <w:b w:val="1"/>
                <w:bCs w:val="1"/>
              </w:rPr>
            </w:pPr>
            <w:r w:rsidDel="00000000" w:rsidR="00000000" w:rsidRPr="00000000">
              <w:rPr>
                <w:rFonts w:ascii="Vani" w:cs="Vani" w:eastAsia="Vani" w:hAnsi="Vani"/>
                <w:b w:val="1"/>
                <w:bCs w:val="1"/>
                <w:rtl w:val="0"/>
              </w:rPr>
              <w:t xml:space="preserve">ఉండెను</w:t>
            </w:r>
          </w:p>
        </w:tc>
        <w:tc>
          <w:tcPr>
            <w:vAlign w:val="center"/>
          </w:tcPr>
          <w:p w:rsidR="00000000" w:rsidDel="00000000" w:rsidP="00000000" w:rsidRDefault="00000000" w:rsidRPr="00000000" w14:paraId="0000012F">
            <w:pPr>
              <w:rPr>
                <w:rFonts w:ascii="Vani" w:cs="Vani" w:eastAsia="Vani" w:hAnsi="Vani"/>
                <w:b w:val="1"/>
                <w:bCs w:val="1"/>
              </w:rPr>
            </w:pPr>
            <w:r w:rsidDel="00000000" w:rsidR="00000000" w:rsidRPr="00000000">
              <w:rPr>
                <w:rFonts w:ascii="Vani" w:cs="Vani" w:eastAsia="Vani" w:hAnsi="Vani"/>
                <w:b w:val="1"/>
                <w:bCs w:val="1"/>
                <w:rtl w:val="0"/>
              </w:rPr>
              <w:t xml:space="preserve">Was</w:t>
            </w:r>
          </w:p>
        </w:tc>
      </w:tr>
      <w:tr>
        <w:trPr>
          <w:cantSplit w:val="0"/>
          <w:tblHeader w:val="0"/>
        </w:trPr>
        <w:tc>
          <w:tcPr>
            <w:vAlign w:val="center"/>
          </w:tcPr>
          <w:p w:rsidR="00000000" w:rsidDel="00000000" w:rsidP="00000000" w:rsidRDefault="00000000" w:rsidRPr="00000000" w14:paraId="00000130">
            <w:pPr>
              <w:rPr>
                <w:rFonts w:ascii="Vani" w:cs="Vani" w:eastAsia="Vani" w:hAnsi="Vani"/>
                <w:b w:val="1"/>
                <w:bCs w:val="1"/>
              </w:rPr>
            </w:pPr>
            <w:r w:rsidDel="00000000" w:rsidR="00000000" w:rsidRPr="00000000">
              <w:rPr>
                <w:rFonts w:ascii="Vani" w:cs="Vani" w:eastAsia="Vani" w:hAnsi="Vani"/>
                <w:b w:val="1"/>
                <w:bCs w:val="1"/>
                <w:rtl w:val="0"/>
              </w:rPr>
              <w:t xml:space="preserve">అది</w:t>
            </w:r>
          </w:p>
        </w:tc>
        <w:tc>
          <w:tcPr>
            <w:vAlign w:val="center"/>
          </w:tcPr>
          <w:p w:rsidR="00000000" w:rsidDel="00000000" w:rsidP="00000000" w:rsidRDefault="00000000" w:rsidRPr="00000000" w14:paraId="00000131">
            <w:pPr>
              <w:rPr>
                <w:rFonts w:ascii="Vani" w:cs="Vani" w:eastAsia="Vani" w:hAnsi="Vani"/>
                <w:b w:val="1"/>
                <w:bCs w:val="1"/>
              </w:rPr>
            </w:pPr>
            <w:r w:rsidDel="00000000" w:rsidR="00000000" w:rsidRPr="00000000">
              <w:rPr>
                <w:rFonts w:ascii="Vani" w:cs="Vani" w:eastAsia="Vani" w:hAnsi="Vani"/>
                <w:b w:val="1"/>
                <w:bCs w:val="1"/>
                <w:rtl w:val="0"/>
              </w:rPr>
              <w:t xml:space="preserve">ఆ ఎలుక</w:t>
            </w:r>
          </w:p>
        </w:tc>
        <w:tc>
          <w:tcPr>
            <w:vAlign w:val="center"/>
          </w:tcPr>
          <w:p w:rsidR="00000000" w:rsidDel="00000000" w:rsidP="00000000" w:rsidRDefault="00000000" w:rsidRPr="00000000" w14:paraId="00000132">
            <w:pPr>
              <w:rPr>
                <w:rFonts w:ascii="Vani" w:cs="Vani" w:eastAsia="Vani" w:hAnsi="Vani"/>
                <w:b w:val="1"/>
                <w:bCs w:val="1"/>
              </w:rPr>
            </w:pPr>
            <w:r w:rsidDel="00000000" w:rsidR="00000000" w:rsidRPr="00000000">
              <w:rPr>
                <w:rFonts w:ascii="Vani" w:cs="Vani" w:eastAsia="Vani" w:hAnsi="Vani"/>
                <w:b w:val="1"/>
                <w:bCs w:val="1"/>
                <w:rtl w:val="0"/>
              </w:rPr>
              <w:t xml:space="preserve">It</w:t>
            </w:r>
          </w:p>
        </w:tc>
      </w:tr>
      <w:tr>
        <w:trPr>
          <w:cantSplit w:val="0"/>
          <w:tblHeader w:val="0"/>
        </w:trPr>
        <w:tc>
          <w:tcPr>
            <w:vAlign w:val="center"/>
          </w:tcPr>
          <w:p w:rsidR="00000000" w:rsidDel="00000000" w:rsidP="00000000" w:rsidRDefault="00000000" w:rsidRPr="00000000" w14:paraId="00000133">
            <w:pPr>
              <w:rPr>
                <w:rFonts w:ascii="Vani" w:cs="Vani" w:eastAsia="Vani" w:hAnsi="Vani"/>
                <w:b w:val="1"/>
                <w:bCs w:val="1"/>
              </w:rPr>
            </w:pPr>
            <w:r w:rsidDel="00000000" w:rsidR="00000000" w:rsidRPr="00000000">
              <w:rPr>
                <w:rFonts w:ascii="Vani" w:cs="Vani" w:eastAsia="Vani" w:hAnsi="Vani"/>
                <w:b w:val="1"/>
                <w:bCs w:val="1"/>
                <w:rtl w:val="0"/>
              </w:rPr>
              <w:t xml:space="preserve">అపాయము</w:t>
            </w:r>
          </w:p>
        </w:tc>
        <w:tc>
          <w:tcPr>
            <w:vAlign w:val="center"/>
          </w:tcPr>
          <w:p w:rsidR="00000000" w:rsidDel="00000000" w:rsidP="00000000" w:rsidRDefault="00000000" w:rsidRPr="00000000" w14:paraId="00000134">
            <w:pPr>
              <w:rPr>
                <w:rFonts w:ascii="Vani" w:cs="Vani" w:eastAsia="Vani" w:hAnsi="Vani"/>
                <w:b w:val="1"/>
                <w:bCs w:val="1"/>
              </w:rPr>
            </w:pPr>
            <w:r w:rsidDel="00000000" w:rsidR="00000000" w:rsidRPr="00000000">
              <w:rPr>
                <w:rFonts w:ascii="Vani" w:cs="Vani" w:eastAsia="Vani" w:hAnsi="Vani"/>
                <w:b w:val="1"/>
                <w:bCs w:val="1"/>
                <w:rtl w:val="0"/>
              </w:rPr>
              <w:t xml:space="preserve">ప్రమాదము</w:t>
            </w:r>
          </w:p>
        </w:tc>
        <w:tc>
          <w:tcPr>
            <w:vAlign w:val="center"/>
          </w:tcPr>
          <w:p w:rsidR="00000000" w:rsidDel="00000000" w:rsidP="00000000" w:rsidRDefault="00000000" w:rsidRPr="00000000" w14:paraId="00000135">
            <w:pPr>
              <w:rPr>
                <w:rFonts w:ascii="Vani" w:cs="Vani" w:eastAsia="Vani" w:hAnsi="Vani"/>
                <w:b w:val="1"/>
                <w:bCs w:val="1"/>
              </w:rPr>
            </w:pPr>
            <w:r w:rsidDel="00000000" w:rsidR="00000000" w:rsidRPr="00000000">
              <w:rPr>
                <w:rFonts w:ascii="Vani" w:cs="Vani" w:eastAsia="Vani" w:hAnsi="Vani"/>
                <w:b w:val="1"/>
                <w:bCs w:val="1"/>
                <w:rtl w:val="0"/>
              </w:rPr>
              <w:t xml:space="preserve">Danger</w:t>
            </w:r>
          </w:p>
        </w:tc>
      </w:tr>
      <w:tr>
        <w:trPr>
          <w:cantSplit w:val="0"/>
          <w:tblHeader w:val="0"/>
        </w:trPr>
        <w:tc>
          <w:tcPr>
            <w:vAlign w:val="center"/>
          </w:tcPr>
          <w:p w:rsidR="00000000" w:rsidDel="00000000" w:rsidP="00000000" w:rsidRDefault="00000000" w:rsidRPr="00000000" w14:paraId="00000136">
            <w:pPr>
              <w:rPr>
                <w:rFonts w:ascii="Vani" w:cs="Vani" w:eastAsia="Vani" w:hAnsi="Vani"/>
                <w:b w:val="1"/>
                <w:bCs w:val="1"/>
              </w:rPr>
            </w:pPr>
            <w:r w:rsidDel="00000000" w:rsidR="00000000" w:rsidRPr="00000000">
              <w:rPr>
                <w:rFonts w:ascii="Vani" w:cs="Vani" w:eastAsia="Vani" w:hAnsi="Vani"/>
                <w:b w:val="1"/>
                <w:bCs w:val="1"/>
                <w:rtl w:val="0"/>
              </w:rPr>
              <w:t xml:space="preserve">నుపాయముతో</w:t>
            </w:r>
          </w:p>
        </w:tc>
        <w:tc>
          <w:tcPr>
            <w:vAlign w:val="center"/>
          </w:tcPr>
          <w:p w:rsidR="00000000" w:rsidDel="00000000" w:rsidP="00000000" w:rsidRDefault="00000000" w:rsidRPr="00000000" w14:paraId="00000137">
            <w:pPr>
              <w:rPr>
                <w:rFonts w:ascii="Vani" w:cs="Vani" w:eastAsia="Vani" w:hAnsi="Vani"/>
                <w:b w:val="1"/>
                <w:bCs w:val="1"/>
              </w:rPr>
            </w:pPr>
            <w:r w:rsidDel="00000000" w:rsidR="00000000" w:rsidRPr="00000000">
              <w:rPr>
                <w:rFonts w:ascii="Vani" w:cs="Vani" w:eastAsia="Vani" w:hAnsi="Vani"/>
                <w:b w:val="1"/>
                <w:bCs w:val="1"/>
                <w:rtl w:val="0"/>
              </w:rPr>
              <w:t xml:space="preserve">ఉపాయముతో</w:t>
            </w:r>
          </w:p>
        </w:tc>
        <w:tc>
          <w:tcPr>
            <w:vAlign w:val="center"/>
          </w:tcPr>
          <w:p w:rsidR="00000000" w:rsidDel="00000000" w:rsidP="00000000" w:rsidRDefault="00000000" w:rsidRPr="00000000" w14:paraId="00000138">
            <w:pPr>
              <w:rPr>
                <w:rFonts w:ascii="Vani" w:cs="Vani" w:eastAsia="Vani" w:hAnsi="Vani"/>
                <w:b w:val="1"/>
                <w:bCs w:val="1"/>
              </w:rPr>
            </w:pPr>
            <w:r w:rsidDel="00000000" w:rsidR="00000000" w:rsidRPr="00000000">
              <w:rPr>
                <w:rFonts w:ascii="Vani" w:cs="Vani" w:eastAsia="Vani" w:hAnsi="Vani"/>
                <w:b w:val="1"/>
                <w:bCs w:val="1"/>
                <w:rtl w:val="0"/>
              </w:rPr>
              <w:t xml:space="preserve">With a plan / strategy</w:t>
            </w:r>
          </w:p>
        </w:tc>
      </w:tr>
      <w:tr>
        <w:trPr>
          <w:cantSplit w:val="0"/>
          <w:tblHeader w:val="0"/>
        </w:trPr>
        <w:tc>
          <w:tcPr>
            <w:vAlign w:val="center"/>
          </w:tcPr>
          <w:p w:rsidR="00000000" w:rsidDel="00000000" w:rsidP="00000000" w:rsidRDefault="00000000" w:rsidRPr="00000000" w14:paraId="00000139">
            <w:pPr>
              <w:rPr>
                <w:rFonts w:ascii="Vani" w:cs="Vani" w:eastAsia="Vani" w:hAnsi="Vani"/>
                <w:b w:val="1"/>
                <w:bCs w:val="1"/>
              </w:rPr>
            </w:pPr>
            <w:r w:rsidDel="00000000" w:rsidR="00000000" w:rsidRPr="00000000">
              <w:rPr>
                <w:rFonts w:ascii="Vani" w:cs="Vani" w:eastAsia="Vani" w:hAnsi="Vani"/>
                <w:b w:val="1"/>
                <w:bCs w:val="1"/>
                <w:rtl w:val="0"/>
              </w:rPr>
              <w:t xml:space="preserve">తొలగించుకొనవలె</w:t>
            </w:r>
          </w:p>
        </w:tc>
        <w:tc>
          <w:tcPr>
            <w:vAlign w:val="center"/>
          </w:tcPr>
          <w:p w:rsidR="00000000" w:rsidDel="00000000" w:rsidP="00000000" w:rsidRDefault="00000000" w:rsidRPr="00000000" w14:paraId="0000013A">
            <w:pPr>
              <w:rPr>
                <w:rFonts w:ascii="Vani" w:cs="Vani" w:eastAsia="Vani" w:hAnsi="Vani"/>
                <w:b w:val="1"/>
                <w:bCs w:val="1"/>
              </w:rPr>
            </w:pPr>
            <w:r w:rsidDel="00000000" w:rsidR="00000000" w:rsidRPr="00000000">
              <w:rPr>
                <w:rFonts w:ascii="Vani" w:cs="Vani" w:eastAsia="Vani" w:hAnsi="Vani"/>
                <w:b w:val="1"/>
                <w:bCs w:val="1"/>
                <w:rtl w:val="0"/>
              </w:rPr>
              <w:t xml:space="preserve">పోగొట్టుకోవాలి</w:t>
            </w:r>
          </w:p>
        </w:tc>
        <w:tc>
          <w:tcPr>
            <w:vAlign w:val="center"/>
          </w:tcPr>
          <w:p w:rsidR="00000000" w:rsidDel="00000000" w:rsidP="00000000" w:rsidRDefault="00000000" w:rsidRPr="00000000" w14:paraId="0000013B">
            <w:pPr>
              <w:rPr>
                <w:rFonts w:ascii="Vani" w:cs="Vani" w:eastAsia="Vani" w:hAnsi="Vani"/>
                <w:b w:val="1"/>
                <w:bCs w:val="1"/>
              </w:rPr>
            </w:pPr>
            <w:r w:rsidDel="00000000" w:rsidR="00000000" w:rsidRPr="00000000">
              <w:rPr>
                <w:rFonts w:ascii="Vani" w:cs="Vani" w:eastAsia="Vani" w:hAnsi="Vani"/>
                <w:b w:val="1"/>
                <w:bCs w:val="1"/>
                <w:rtl w:val="0"/>
              </w:rPr>
              <w:t xml:space="preserve">Must escape / get rid of</w:t>
            </w:r>
          </w:p>
        </w:tc>
      </w:tr>
      <w:tr>
        <w:trPr>
          <w:cantSplit w:val="0"/>
          <w:tblHeader w:val="0"/>
        </w:trPr>
        <w:tc>
          <w:tcPr>
            <w:vAlign w:val="center"/>
          </w:tcPr>
          <w:p w:rsidR="00000000" w:rsidDel="00000000" w:rsidP="00000000" w:rsidRDefault="00000000" w:rsidRPr="00000000" w14:paraId="0000013C">
            <w:pPr>
              <w:rPr>
                <w:rFonts w:ascii="Vani" w:cs="Vani" w:eastAsia="Vani" w:hAnsi="Vani"/>
                <w:b w:val="1"/>
                <w:bCs w:val="1"/>
              </w:rPr>
            </w:pPr>
            <w:r w:rsidDel="00000000" w:rsidR="00000000" w:rsidRPr="00000000">
              <w:rPr>
                <w:rFonts w:ascii="Vani" w:cs="Vani" w:eastAsia="Vani" w:hAnsi="Vani"/>
                <w:b w:val="1"/>
                <w:bCs w:val="1"/>
                <w:rtl w:val="0"/>
              </w:rPr>
              <w:t xml:space="preserve">నని</w:t>
            </w:r>
          </w:p>
        </w:tc>
        <w:tc>
          <w:tcPr>
            <w:vAlign w:val="center"/>
          </w:tcPr>
          <w:p w:rsidR="00000000" w:rsidDel="00000000" w:rsidP="00000000" w:rsidRDefault="00000000" w:rsidRPr="00000000" w14:paraId="0000013D">
            <w:pPr>
              <w:rPr>
                <w:rFonts w:ascii="Vani" w:cs="Vani" w:eastAsia="Vani" w:hAnsi="Vani"/>
                <w:b w:val="1"/>
                <w:bCs w:val="1"/>
              </w:rPr>
            </w:pPr>
            <w:r w:rsidDel="00000000" w:rsidR="00000000" w:rsidRPr="00000000">
              <w:rPr>
                <w:rFonts w:ascii="Vani" w:cs="Vani" w:eastAsia="Vani" w:hAnsi="Vani"/>
                <w:b w:val="1"/>
                <w:bCs w:val="1"/>
                <w:rtl w:val="0"/>
              </w:rPr>
              <w:t xml:space="preserve">అని</w:t>
            </w:r>
          </w:p>
        </w:tc>
        <w:tc>
          <w:tcPr>
            <w:vAlign w:val="center"/>
          </w:tcPr>
          <w:p w:rsidR="00000000" w:rsidDel="00000000" w:rsidP="00000000" w:rsidRDefault="00000000" w:rsidRPr="00000000" w14:paraId="0000013E">
            <w:pPr>
              <w:rPr>
                <w:rFonts w:ascii="Vani" w:cs="Vani" w:eastAsia="Vani" w:hAnsi="Vani"/>
                <w:b w:val="1"/>
                <w:bCs w:val="1"/>
              </w:rPr>
            </w:pPr>
            <w:r w:rsidDel="00000000" w:rsidR="00000000" w:rsidRPr="00000000">
              <w:rPr>
                <w:rFonts w:ascii="Vani" w:cs="Vani" w:eastAsia="Vani" w:hAnsi="Vani"/>
                <w:b w:val="1"/>
                <w:bCs w:val="1"/>
                <w:rtl w:val="0"/>
              </w:rPr>
              <w:t xml:space="preserve">That</w:t>
            </w:r>
          </w:p>
        </w:tc>
      </w:tr>
      <w:tr>
        <w:trPr>
          <w:cantSplit w:val="0"/>
          <w:tblHeader w:val="0"/>
        </w:trPr>
        <w:tc>
          <w:tcPr>
            <w:vAlign w:val="center"/>
          </w:tcPr>
          <w:p w:rsidR="00000000" w:rsidDel="00000000" w:rsidP="00000000" w:rsidRDefault="00000000" w:rsidRPr="00000000" w14:paraId="0000013F">
            <w:pPr>
              <w:rPr>
                <w:rFonts w:ascii="Vani" w:cs="Vani" w:eastAsia="Vani" w:hAnsi="Vani"/>
                <w:b w:val="1"/>
                <w:bCs w:val="1"/>
              </w:rPr>
            </w:pPr>
            <w:r w:rsidDel="00000000" w:rsidR="00000000" w:rsidRPr="00000000">
              <w:rPr>
                <w:rFonts w:ascii="Vani" w:cs="Vani" w:eastAsia="Vani" w:hAnsi="Vani"/>
                <w:b w:val="1"/>
                <w:bCs w:val="1"/>
                <w:rtl w:val="0"/>
              </w:rPr>
              <w:t xml:space="preserve">యాలోచించెను</w:t>
            </w:r>
          </w:p>
        </w:tc>
        <w:tc>
          <w:tcPr>
            <w:vAlign w:val="center"/>
          </w:tcPr>
          <w:p w:rsidR="00000000" w:rsidDel="00000000" w:rsidP="00000000" w:rsidRDefault="00000000" w:rsidRPr="00000000" w14:paraId="00000140">
            <w:pPr>
              <w:rPr>
                <w:rFonts w:ascii="Vani" w:cs="Vani" w:eastAsia="Vani" w:hAnsi="Vani"/>
                <w:b w:val="1"/>
                <w:bCs w:val="1"/>
              </w:rPr>
            </w:pPr>
            <w:r w:rsidDel="00000000" w:rsidR="00000000" w:rsidRPr="00000000">
              <w:rPr>
                <w:rFonts w:ascii="Vani" w:cs="Vani" w:eastAsia="Vani" w:hAnsi="Vani"/>
                <w:b w:val="1"/>
                <w:bCs w:val="1"/>
                <w:rtl w:val="0"/>
              </w:rPr>
              <w:t xml:space="preserve">ఆలోచించింది</w:t>
            </w:r>
          </w:p>
        </w:tc>
        <w:tc>
          <w:tcPr>
            <w:vAlign w:val="center"/>
          </w:tcPr>
          <w:p w:rsidR="00000000" w:rsidDel="00000000" w:rsidP="00000000" w:rsidRDefault="00000000" w:rsidRPr="00000000" w14:paraId="00000141">
            <w:pPr>
              <w:rPr>
                <w:rFonts w:ascii="Vani" w:cs="Vani" w:eastAsia="Vani" w:hAnsi="Vani"/>
                <w:b w:val="1"/>
                <w:bCs w:val="1"/>
              </w:rPr>
            </w:pPr>
            <w:r w:rsidDel="00000000" w:rsidR="00000000" w:rsidRPr="00000000">
              <w:rPr>
                <w:rFonts w:ascii="Vani" w:cs="Vani" w:eastAsia="Vani" w:hAnsi="Vani"/>
                <w:b w:val="1"/>
                <w:bCs w:val="1"/>
                <w:rtl w:val="0"/>
              </w:rPr>
              <w:t xml:space="preserve">Thought</w:t>
            </w:r>
          </w:p>
        </w:tc>
      </w:tr>
      <w:tr>
        <w:trPr>
          <w:cantSplit w:val="0"/>
          <w:tblHeader w:val="0"/>
        </w:trPr>
        <w:tc>
          <w:tcPr>
            <w:vAlign w:val="center"/>
          </w:tcPr>
          <w:p w:rsidR="00000000" w:rsidDel="00000000" w:rsidP="00000000" w:rsidRDefault="00000000" w:rsidRPr="00000000" w14:paraId="00000142">
            <w:pPr>
              <w:rPr>
                <w:rFonts w:ascii="Vani" w:cs="Vani" w:eastAsia="Vani" w:hAnsi="Vani"/>
                <w:b w:val="1"/>
                <w:bCs w:val="1"/>
              </w:rPr>
            </w:pPr>
            <w:r w:rsidDel="00000000" w:rsidR="00000000" w:rsidRPr="00000000">
              <w:rPr>
                <w:rFonts w:ascii="Vani" w:cs="Vani" w:eastAsia="Vani" w:hAnsi="Vani"/>
                <w:b w:val="1"/>
                <w:bCs w:val="1"/>
                <w:rtl w:val="0"/>
              </w:rPr>
              <w:t xml:space="preserve">మెల్లగా</w:t>
            </w:r>
          </w:p>
        </w:tc>
        <w:tc>
          <w:tcPr>
            <w:vAlign w:val="center"/>
          </w:tcPr>
          <w:p w:rsidR="00000000" w:rsidDel="00000000" w:rsidP="00000000" w:rsidRDefault="00000000" w:rsidRPr="00000000" w14:paraId="00000143">
            <w:pPr>
              <w:rPr>
                <w:rFonts w:ascii="Vani" w:cs="Vani" w:eastAsia="Vani" w:hAnsi="Vani"/>
                <w:b w:val="1"/>
                <w:bCs w:val="1"/>
              </w:rPr>
            </w:pPr>
            <w:r w:rsidDel="00000000" w:rsidR="00000000" w:rsidRPr="00000000">
              <w:rPr>
                <w:rFonts w:ascii="Vani" w:cs="Vani" w:eastAsia="Vani" w:hAnsi="Vani"/>
                <w:b w:val="1"/>
                <w:bCs w:val="1"/>
                <w:rtl w:val="0"/>
              </w:rPr>
              <w:t xml:space="preserve">నెమ్మదిగా</w:t>
            </w:r>
          </w:p>
        </w:tc>
        <w:tc>
          <w:tcPr>
            <w:vAlign w:val="center"/>
          </w:tcPr>
          <w:p w:rsidR="00000000" w:rsidDel="00000000" w:rsidP="00000000" w:rsidRDefault="00000000" w:rsidRPr="00000000" w14:paraId="00000144">
            <w:pPr>
              <w:rPr>
                <w:rFonts w:ascii="Vani" w:cs="Vani" w:eastAsia="Vani" w:hAnsi="Vani"/>
                <w:b w:val="1"/>
                <w:bCs w:val="1"/>
              </w:rPr>
            </w:pPr>
            <w:r w:rsidDel="00000000" w:rsidR="00000000" w:rsidRPr="00000000">
              <w:rPr>
                <w:rFonts w:ascii="Vani" w:cs="Vani" w:eastAsia="Vani" w:hAnsi="Vani"/>
                <w:b w:val="1"/>
                <w:bCs w:val="1"/>
                <w:rtl w:val="0"/>
              </w:rPr>
              <w:t xml:space="preserve">Slowly</w:t>
            </w:r>
          </w:p>
        </w:tc>
      </w:tr>
      <w:tr>
        <w:trPr>
          <w:cantSplit w:val="0"/>
          <w:tblHeader w:val="0"/>
        </w:trPr>
        <w:tc>
          <w:tcPr>
            <w:vAlign w:val="center"/>
          </w:tcPr>
          <w:p w:rsidR="00000000" w:rsidDel="00000000" w:rsidP="00000000" w:rsidRDefault="00000000" w:rsidRPr="00000000" w14:paraId="00000145">
            <w:pPr>
              <w:rPr>
                <w:rFonts w:ascii="Vani" w:cs="Vani" w:eastAsia="Vani" w:hAnsi="Vani"/>
                <w:b w:val="1"/>
                <w:bCs w:val="1"/>
              </w:rPr>
            </w:pPr>
            <w:r w:rsidDel="00000000" w:rsidR="00000000" w:rsidRPr="00000000">
              <w:rPr>
                <w:rFonts w:ascii="Vani" w:cs="Vani" w:eastAsia="Vani" w:hAnsi="Vani"/>
                <w:b w:val="1"/>
                <w:bCs w:val="1"/>
                <w:rtl w:val="0"/>
              </w:rPr>
              <w:t xml:space="preserve">పిల్లికడకు</w:t>
            </w:r>
          </w:p>
        </w:tc>
        <w:tc>
          <w:tcPr>
            <w:vAlign w:val="center"/>
          </w:tcPr>
          <w:p w:rsidR="00000000" w:rsidDel="00000000" w:rsidP="00000000" w:rsidRDefault="00000000" w:rsidRPr="00000000" w14:paraId="00000146">
            <w:pPr>
              <w:rPr>
                <w:rFonts w:ascii="Vani" w:cs="Vani" w:eastAsia="Vani" w:hAnsi="Vani"/>
                <w:b w:val="1"/>
                <w:bCs w:val="1"/>
              </w:rPr>
            </w:pPr>
            <w:r w:rsidDel="00000000" w:rsidR="00000000" w:rsidRPr="00000000">
              <w:rPr>
                <w:rFonts w:ascii="Vani" w:cs="Vani" w:eastAsia="Vani" w:hAnsi="Vani"/>
                <w:b w:val="1"/>
                <w:bCs w:val="1"/>
                <w:rtl w:val="0"/>
              </w:rPr>
              <w:t xml:space="preserve">పిల్లి దగ్గరకు</w:t>
            </w:r>
          </w:p>
        </w:tc>
        <w:tc>
          <w:tcPr>
            <w:vAlign w:val="center"/>
          </w:tcPr>
          <w:p w:rsidR="00000000" w:rsidDel="00000000" w:rsidP="00000000" w:rsidRDefault="00000000" w:rsidRPr="00000000" w14:paraId="00000147">
            <w:pPr>
              <w:rPr>
                <w:rFonts w:ascii="Vani" w:cs="Vani" w:eastAsia="Vani" w:hAnsi="Vani"/>
                <w:b w:val="1"/>
                <w:bCs w:val="1"/>
              </w:rPr>
            </w:pPr>
            <w:r w:rsidDel="00000000" w:rsidR="00000000" w:rsidRPr="00000000">
              <w:rPr>
                <w:rFonts w:ascii="Vani" w:cs="Vani" w:eastAsia="Vani" w:hAnsi="Vani"/>
                <w:b w:val="1"/>
                <w:bCs w:val="1"/>
                <w:rtl w:val="0"/>
              </w:rPr>
              <w:t xml:space="preserve">To the cat</w:t>
            </w:r>
          </w:p>
        </w:tc>
      </w:tr>
      <w:tr>
        <w:trPr>
          <w:cantSplit w:val="0"/>
          <w:tblHeader w:val="0"/>
        </w:trPr>
        <w:tc>
          <w:tcPr>
            <w:vAlign w:val="center"/>
          </w:tcPr>
          <w:p w:rsidR="00000000" w:rsidDel="00000000" w:rsidP="00000000" w:rsidRDefault="00000000" w:rsidRPr="00000000" w14:paraId="00000148">
            <w:pPr>
              <w:rPr>
                <w:rFonts w:ascii="Vani" w:cs="Vani" w:eastAsia="Vani" w:hAnsi="Vani"/>
                <w:b w:val="1"/>
                <w:bCs w:val="1"/>
              </w:rPr>
            </w:pPr>
            <w:r w:rsidDel="00000000" w:rsidR="00000000" w:rsidRPr="00000000">
              <w:rPr>
                <w:rFonts w:ascii="Vani" w:cs="Vani" w:eastAsia="Vani" w:hAnsi="Vani"/>
                <w:b w:val="1"/>
                <w:bCs w:val="1"/>
                <w:rtl w:val="0"/>
              </w:rPr>
              <w:t xml:space="preserve">జేరెను</w:t>
            </w:r>
          </w:p>
        </w:tc>
        <w:tc>
          <w:tcPr>
            <w:vAlign w:val="center"/>
          </w:tcPr>
          <w:p w:rsidR="00000000" w:rsidDel="00000000" w:rsidP="00000000" w:rsidRDefault="00000000" w:rsidRPr="00000000" w14:paraId="00000149">
            <w:pPr>
              <w:rPr>
                <w:rFonts w:ascii="Vani" w:cs="Vani" w:eastAsia="Vani" w:hAnsi="Vani"/>
                <w:b w:val="1"/>
                <w:bCs w:val="1"/>
              </w:rPr>
            </w:pPr>
            <w:r w:rsidDel="00000000" w:rsidR="00000000" w:rsidRPr="00000000">
              <w:rPr>
                <w:rFonts w:ascii="Vani" w:cs="Vani" w:eastAsia="Vani" w:hAnsi="Vani"/>
                <w:b w:val="1"/>
                <w:bCs w:val="1"/>
                <w:rtl w:val="0"/>
              </w:rPr>
              <w:t xml:space="preserve">చేరుకుంది</w:t>
            </w:r>
          </w:p>
        </w:tc>
        <w:tc>
          <w:tcPr>
            <w:vAlign w:val="center"/>
          </w:tcPr>
          <w:p w:rsidR="00000000" w:rsidDel="00000000" w:rsidP="00000000" w:rsidRDefault="00000000" w:rsidRPr="00000000" w14:paraId="0000014A">
            <w:pPr>
              <w:rPr>
                <w:rFonts w:ascii="Vani" w:cs="Vani" w:eastAsia="Vani" w:hAnsi="Vani"/>
                <w:b w:val="1"/>
                <w:bCs w:val="1"/>
              </w:rPr>
            </w:pPr>
            <w:r w:rsidDel="00000000" w:rsidR="00000000" w:rsidRPr="00000000">
              <w:rPr>
                <w:rFonts w:ascii="Vani" w:cs="Vani" w:eastAsia="Vani" w:hAnsi="Vani"/>
                <w:b w:val="1"/>
                <w:bCs w:val="1"/>
                <w:rtl w:val="0"/>
              </w:rPr>
              <w:t xml:space="preserve">Reached</w:t>
            </w:r>
          </w:p>
        </w:tc>
      </w:tr>
      <w:tr>
        <w:trPr>
          <w:cantSplit w:val="0"/>
          <w:tblHeader w:val="0"/>
        </w:trPr>
        <w:tc>
          <w:tcPr>
            <w:vAlign w:val="center"/>
          </w:tcPr>
          <w:p w:rsidR="00000000" w:rsidDel="00000000" w:rsidP="00000000" w:rsidRDefault="00000000" w:rsidRPr="00000000" w14:paraId="0000014B">
            <w:pPr>
              <w:rPr>
                <w:rFonts w:ascii="Vani" w:cs="Vani" w:eastAsia="Vani" w:hAnsi="Vani"/>
                <w:b w:val="1"/>
                <w:bCs w:val="1"/>
              </w:rPr>
            </w:pPr>
            <w:r w:rsidDel="00000000" w:rsidR="00000000" w:rsidRPr="00000000">
              <w:rPr>
                <w:rFonts w:ascii="Vani" w:cs="Vani" w:eastAsia="Vani" w:hAnsi="Vani"/>
                <w:b w:val="1"/>
                <w:bCs w:val="1"/>
                <w:rtl w:val="0"/>
              </w:rPr>
              <w:t xml:space="preserve">దానితో</w:t>
            </w:r>
          </w:p>
        </w:tc>
        <w:tc>
          <w:tcPr>
            <w:vAlign w:val="center"/>
          </w:tcPr>
          <w:p w:rsidR="00000000" w:rsidDel="00000000" w:rsidP="00000000" w:rsidRDefault="00000000" w:rsidRPr="00000000" w14:paraId="0000014C">
            <w:pPr>
              <w:rPr>
                <w:rFonts w:ascii="Vani" w:cs="Vani" w:eastAsia="Vani" w:hAnsi="Vani"/>
                <w:b w:val="1"/>
                <w:bCs w:val="1"/>
              </w:rPr>
            </w:pPr>
            <w:r w:rsidDel="00000000" w:rsidR="00000000" w:rsidRPr="00000000">
              <w:rPr>
                <w:rFonts w:ascii="Vani" w:cs="Vani" w:eastAsia="Vani" w:hAnsi="Vani"/>
                <w:b w:val="1"/>
                <w:bCs w:val="1"/>
                <w:rtl w:val="0"/>
              </w:rPr>
              <w:t xml:space="preserve">ఆ పిల్లితో</w:t>
            </w:r>
          </w:p>
        </w:tc>
        <w:tc>
          <w:tcPr>
            <w:vAlign w:val="center"/>
          </w:tcPr>
          <w:p w:rsidR="00000000" w:rsidDel="00000000" w:rsidP="00000000" w:rsidRDefault="00000000" w:rsidRPr="00000000" w14:paraId="0000014D">
            <w:pPr>
              <w:rPr>
                <w:rFonts w:ascii="Vani" w:cs="Vani" w:eastAsia="Vani" w:hAnsi="Vani"/>
                <w:b w:val="1"/>
                <w:bCs w:val="1"/>
              </w:rPr>
            </w:pPr>
            <w:r w:rsidDel="00000000" w:rsidR="00000000" w:rsidRPr="00000000">
              <w:rPr>
                <w:rFonts w:ascii="Vani" w:cs="Vani" w:eastAsia="Vani" w:hAnsi="Vani"/>
                <w:b w:val="1"/>
                <w:bCs w:val="1"/>
                <w:rtl w:val="0"/>
              </w:rPr>
              <w:t xml:space="preserve">With it</w:t>
            </w:r>
          </w:p>
        </w:tc>
      </w:tr>
      <w:tr>
        <w:trPr>
          <w:cantSplit w:val="0"/>
          <w:tblHeader w:val="0"/>
        </w:trPr>
        <w:tc>
          <w:tcPr>
            <w:vAlign w:val="center"/>
          </w:tcPr>
          <w:p w:rsidR="00000000" w:rsidDel="00000000" w:rsidP="00000000" w:rsidRDefault="00000000" w:rsidRPr="00000000" w14:paraId="0000014E">
            <w:pPr>
              <w:rPr>
                <w:rFonts w:ascii="Vani" w:cs="Vani" w:eastAsia="Vani" w:hAnsi="Vani"/>
                <w:b w:val="1"/>
                <w:bCs w:val="1"/>
              </w:rPr>
            </w:pPr>
            <w:r w:rsidDel="00000000" w:rsidR="00000000" w:rsidRPr="00000000">
              <w:rPr>
                <w:rFonts w:ascii="Vani" w:cs="Vani" w:eastAsia="Vani" w:hAnsi="Vani"/>
                <w:b w:val="1"/>
                <w:bCs w:val="1"/>
                <w:rtl w:val="0"/>
              </w:rPr>
              <w:t xml:space="preserve">అయ్యా</w:t>
            </w:r>
          </w:p>
        </w:tc>
        <w:tc>
          <w:tcPr>
            <w:vAlign w:val="center"/>
          </w:tcPr>
          <w:p w:rsidR="00000000" w:rsidDel="00000000" w:rsidP="00000000" w:rsidRDefault="00000000" w:rsidRPr="00000000" w14:paraId="0000014F">
            <w:pPr>
              <w:rPr>
                <w:rFonts w:ascii="Vani" w:cs="Vani" w:eastAsia="Vani" w:hAnsi="Vani"/>
                <w:b w:val="1"/>
                <w:bCs w:val="1"/>
              </w:rPr>
            </w:pPr>
            <w:r w:rsidDel="00000000" w:rsidR="00000000" w:rsidRPr="00000000">
              <w:rPr>
                <w:rFonts w:ascii="Vani" w:cs="Vani" w:eastAsia="Vani" w:hAnsi="Vani"/>
                <w:b w:val="1"/>
                <w:bCs w:val="1"/>
                <w:rtl w:val="0"/>
              </w:rPr>
              <w:t xml:space="preserve">ఓ పిల్లి గారు</w:t>
            </w:r>
          </w:p>
        </w:tc>
        <w:tc>
          <w:tcPr>
            <w:vAlign w:val="center"/>
          </w:tcPr>
          <w:p w:rsidR="00000000" w:rsidDel="00000000" w:rsidP="00000000" w:rsidRDefault="00000000" w:rsidRPr="00000000" w14:paraId="00000150">
            <w:pPr>
              <w:rPr>
                <w:rFonts w:ascii="Vani" w:cs="Vani" w:eastAsia="Vani" w:hAnsi="Vani"/>
                <w:b w:val="1"/>
                <w:bCs w:val="1"/>
              </w:rPr>
            </w:pPr>
            <w:r w:rsidDel="00000000" w:rsidR="00000000" w:rsidRPr="00000000">
              <w:rPr>
                <w:rFonts w:ascii="Vani" w:cs="Vani" w:eastAsia="Vani" w:hAnsi="Vani"/>
                <w:b w:val="1"/>
                <w:bCs w:val="1"/>
                <w:rtl w:val="0"/>
              </w:rPr>
              <w:t xml:space="preserve">Sir / Oh Cat</w:t>
            </w:r>
          </w:p>
        </w:tc>
      </w:tr>
      <w:tr>
        <w:trPr>
          <w:cantSplit w:val="0"/>
          <w:tblHeader w:val="0"/>
        </w:trPr>
        <w:tc>
          <w:tcPr>
            <w:vAlign w:val="center"/>
          </w:tcPr>
          <w:p w:rsidR="00000000" w:rsidDel="00000000" w:rsidP="00000000" w:rsidRDefault="00000000" w:rsidRPr="00000000" w14:paraId="00000151">
            <w:pPr>
              <w:rPr>
                <w:rFonts w:ascii="Vani" w:cs="Vani" w:eastAsia="Vani" w:hAnsi="Vani"/>
                <w:b w:val="1"/>
                <w:bCs w:val="1"/>
              </w:rPr>
            </w:pPr>
            <w:r w:rsidDel="00000000" w:rsidR="00000000" w:rsidRPr="00000000">
              <w:rPr>
                <w:rFonts w:ascii="Vani" w:cs="Vani" w:eastAsia="Vani" w:hAnsi="Vani"/>
                <w:b w:val="1"/>
                <w:bCs w:val="1"/>
                <w:rtl w:val="0"/>
              </w:rPr>
              <w:t xml:space="preserve">ముంగిని</w:t>
            </w:r>
          </w:p>
        </w:tc>
        <w:tc>
          <w:tcPr>
            <w:vAlign w:val="center"/>
          </w:tcPr>
          <w:p w:rsidR="00000000" w:rsidDel="00000000" w:rsidP="00000000" w:rsidRDefault="00000000" w:rsidRPr="00000000" w14:paraId="00000152">
            <w:pPr>
              <w:rPr>
                <w:rFonts w:ascii="Vani" w:cs="Vani" w:eastAsia="Vani" w:hAnsi="Vani"/>
                <w:b w:val="1"/>
                <w:bCs w:val="1"/>
              </w:rPr>
            </w:pPr>
            <w:r w:rsidDel="00000000" w:rsidR="00000000" w:rsidRPr="00000000">
              <w:rPr>
                <w:rFonts w:ascii="Vani" w:cs="Vani" w:eastAsia="Vani" w:hAnsi="Vani"/>
                <w:b w:val="1"/>
                <w:bCs w:val="1"/>
                <w:rtl w:val="0"/>
              </w:rPr>
              <w:t xml:space="preserve">ముంగిసను</w:t>
            </w:r>
          </w:p>
        </w:tc>
        <w:tc>
          <w:tcPr>
            <w:vAlign w:val="center"/>
          </w:tcPr>
          <w:p w:rsidR="00000000" w:rsidDel="00000000" w:rsidP="00000000" w:rsidRDefault="00000000" w:rsidRPr="00000000" w14:paraId="00000153">
            <w:pPr>
              <w:rPr>
                <w:rFonts w:ascii="Vani" w:cs="Vani" w:eastAsia="Vani" w:hAnsi="Vani"/>
                <w:b w:val="1"/>
                <w:bCs w:val="1"/>
              </w:rPr>
            </w:pPr>
            <w:r w:rsidDel="00000000" w:rsidR="00000000" w:rsidRPr="00000000">
              <w:rPr>
                <w:rFonts w:ascii="Vani" w:cs="Vani" w:eastAsia="Vani" w:hAnsi="Vani"/>
                <w:b w:val="1"/>
                <w:bCs w:val="1"/>
                <w:rtl w:val="0"/>
              </w:rPr>
              <w:t xml:space="preserve">The mongoose (object)</w:t>
            </w:r>
          </w:p>
        </w:tc>
      </w:tr>
      <w:tr>
        <w:trPr>
          <w:cantSplit w:val="0"/>
          <w:tblHeader w:val="0"/>
        </w:trPr>
        <w:tc>
          <w:tcPr>
            <w:vAlign w:val="center"/>
          </w:tcPr>
          <w:p w:rsidR="00000000" w:rsidDel="00000000" w:rsidP="00000000" w:rsidRDefault="00000000" w:rsidRPr="00000000" w14:paraId="00000154">
            <w:pPr>
              <w:rPr>
                <w:rFonts w:ascii="Vani" w:cs="Vani" w:eastAsia="Vani" w:hAnsi="Vani"/>
                <w:b w:val="1"/>
                <w:bCs w:val="1"/>
              </w:rPr>
            </w:pPr>
            <w:r w:rsidDel="00000000" w:rsidR="00000000" w:rsidRPr="00000000">
              <w:rPr>
                <w:rFonts w:ascii="Vani" w:cs="Vani" w:eastAsia="Vani" w:hAnsi="Vani"/>
                <w:b w:val="1"/>
                <w:bCs w:val="1"/>
                <w:rtl w:val="0"/>
              </w:rPr>
              <w:t xml:space="preserve">గూబను</w:t>
            </w:r>
          </w:p>
        </w:tc>
        <w:tc>
          <w:tcPr>
            <w:vAlign w:val="center"/>
          </w:tcPr>
          <w:p w:rsidR="00000000" w:rsidDel="00000000" w:rsidP="00000000" w:rsidRDefault="00000000" w:rsidRPr="00000000" w14:paraId="00000155">
            <w:pPr>
              <w:rPr>
                <w:rFonts w:ascii="Vani" w:cs="Vani" w:eastAsia="Vani" w:hAnsi="Vani"/>
                <w:b w:val="1"/>
                <w:bCs w:val="1"/>
              </w:rPr>
            </w:pPr>
            <w:r w:rsidDel="00000000" w:rsidR="00000000" w:rsidRPr="00000000">
              <w:rPr>
                <w:rFonts w:ascii="Vani" w:cs="Vani" w:eastAsia="Vani" w:hAnsi="Vani"/>
                <w:b w:val="1"/>
                <w:bCs w:val="1"/>
                <w:rtl w:val="0"/>
              </w:rPr>
              <w:t xml:space="preserve">ఉలూకమును</w:t>
            </w:r>
          </w:p>
        </w:tc>
        <w:tc>
          <w:tcPr>
            <w:vAlign w:val="center"/>
          </w:tcPr>
          <w:p w:rsidR="00000000" w:rsidDel="00000000" w:rsidP="00000000" w:rsidRDefault="00000000" w:rsidRPr="00000000" w14:paraId="00000156">
            <w:pPr>
              <w:rPr>
                <w:rFonts w:ascii="Vani" w:cs="Vani" w:eastAsia="Vani" w:hAnsi="Vani"/>
                <w:b w:val="1"/>
                <w:bCs w:val="1"/>
              </w:rPr>
            </w:pPr>
            <w:r w:rsidDel="00000000" w:rsidR="00000000" w:rsidRPr="00000000">
              <w:rPr>
                <w:rFonts w:ascii="Vani" w:cs="Vani" w:eastAsia="Vani" w:hAnsi="Vani"/>
                <w:b w:val="1"/>
                <w:bCs w:val="1"/>
                <w:rtl w:val="0"/>
              </w:rPr>
              <w:t xml:space="preserve">The owl (object)</w:t>
            </w:r>
          </w:p>
        </w:tc>
      </w:tr>
      <w:tr>
        <w:trPr>
          <w:cantSplit w:val="0"/>
          <w:tblHeader w:val="0"/>
        </w:trPr>
        <w:tc>
          <w:tcPr>
            <w:vAlign w:val="center"/>
          </w:tcPr>
          <w:p w:rsidR="00000000" w:rsidDel="00000000" w:rsidP="00000000" w:rsidRDefault="00000000" w:rsidRPr="00000000" w14:paraId="00000157">
            <w:pPr>
              <w:rPr>
                <w:rFonts w:ascii="Vani" w:cs="Vani" w:eastAsia="Vani" w:hAnsi="Vani"/>
                <w:b w:val="1"/>
                <w:bCs w:val="1"/>
              </w:rPr>
            </w:pPr>
            <w:r w:rsidDel="00000000" w:rsidR="00000000" w:rsidRPr="00000000">
              <w:rPr>
                <w:rFonts w:ascii="Vani" w:cs="Vani" w:eastAsia="Vani" w:hAnsi="Vani"/>
                <w:b w:val="1"/>
                <w:bCs w:val="1"/>
                <w:rtl w:val="0"/>
              </w:rPr>
              <w:t xml:space="preserve">జూడగా</w:t>
            </w:r>
          </w:p>
        </w:tc>
        <w:tc>
          <w:tcPr>
            <w:vAlign w:val="center"/>
          </w:tcPr>
          <w:p w:rsidR="00000000" w:rsidDel="00000000" w:rsidP="00000000" w:rsidRDefault="00000000" w:rsidRPr="00000000" w14:paraId="00000158">
            <w:pPr>
              <w:rPr>
                <w:rFonts w:ascii="Vani" w:cs="Vani" w:eastAsia="Vani" w:hAnsi="Vani"/>
                <w:b w:val="1"/>
                <w:bCs w:val="1"/>
              </w:rPr>
            </w:pPr>
            <w:r w:rsidDel="00000000" w:rsidR="00000000" w:rsidRPr="00000000">
              <w:rPr>
                <w:rFonts w:ascii="Vani" w:cs="Vani" w:eastAsia="Vani" w:hAnsi="Vani"/>
                <w:b w:val="1"/>
                <w:bCs w:val="1"/>
                <w:rtl w:val="0"/>
              </w:rPr>
              <w:t xml:space="preserve">చూడగా</w:t>
            </w:r>
          </w:p>
        </w:tc>
        <w:tc>
          <w:tcPr>
            <w:vAlign w:val="center"/>
          </w:tcPr>
          <w:p w:rsidR="00000000" w:rsidDel="00000000" w:rsidP="00000000" w:rsidRDefault="00000000" w:rsidRPr="00000000" w14:paraId="00000159">
            <w:pPr>
              <w:rPr>
                <w:rFonts w:ascii="Vani" w:cs="Vani" w:eastAsia="Vani" w:hAnsi="Vani"/>
                <w:b w:val="1"/>
                <w:bCs w:val="1"/>
              </w:rPr>
            </w:pPr>
            <w:r w:rsidDel="00000000" w:rsidR="00000000" w:rsidRPr="00000000">
              <w:rPr>
                <w:rFonts w:ascii="Vani" w:cs="Vani" w:eastAsia="Vani" w:hAnsi="Vani"/>
                <w:b w:val="1"/>
                <w:bCs w:val="1"/>
                <w:rtl w:val="0"/>
              </w:rPr>
              <w:t xml:space="preserve">When looking at</w:t>
            </w:r>
          </w:p>
        </w:tc>
      </w:tr>
      <w:tr>
        <w:trPr>
          <w:cantSplit w:val="0"/>
          <w:tblHeader w:val="0"/>
        </w:trPr>
        <w:tc>
          <w:tcPr>
            <w:vAlign w:val="center"/>
          </w:tcPr>
          <w:p w:rsidR="00000000" w:rsidDel="00000000" w:rsidP="00000000" w:rsidRDefault="00000000" w:rsidRPr="00000000" w14:paraId="0000015A">
            <w:pPr>
              <w:rPr>
                <w:rFonts w:ascii="Vani" w:cs="Vani" w:eastAsia="Vani" w:hAnsi="Vani"/>
                <w:b w:val="1"/>
                <w:bCs w:val="1"/>
              </w:rPr>
            </w:pPr>
            <w:r w:rsidDel="00000000" w:rsidR="00000000" w:rsidRPr="00000000">
              <w:rPr>
                <w:rFonts w:ascii="Vani" w:cs="Vani" w:eastAsia="Vani" w:hAnsi="Vani"/>
                <w:b w:val="1"/>
                <w:bCs w:val="1"/>
                <w:rtl w:val="0"/>
              </w:rPr>
              <w:t xml:space="preserve">అంగములు</w:t>
            </w:r>
          </w:p>
        </w:tc>
        <w:tc>
          <w:tcPr>
            <w:vAlign w:val="center"/>
          </w:tcPr>
          <w:p w:rsidR="00000000" w:rsidDel="00000000" w:rsidP="00000000" w:rsidRDefault="00000000" w:rsidRPr="00000000" w14:paraId="0000015B">
            <w:pPr>
              <w:rPr>
                <w:rFonts w:ascii="Vani" w:cs="Vani" w:eastAsia="Vani" w:hAnsi="Vani"/>
                <w:b w:val="1"/>
                <w:bCs w:val="1"/>
              </w:rPr>
            </w:pPr>
            <w:r w:rsidDel="00000000" w:rsidR="00000000" w:rsidRPr="00000000">
              <w:rPr>
                <w:rFonts w:ascii="Vani" w:cs="Vani" w:eastAsia="Vani" w:hAnsi="Vani"/>
                <w:b w:val="1"/>
                <w:bCs w:val="1"/>
                <w:rtl w:val="0"/>
              </w:rPr>
              <w:t xml:space="preserve">శరీర భాగాలు / కాళ్లు చేతులు</w:t>
            </w:r>
          </w:p>
        </w:tc>
        <w:tc>
          <w:tcPr>
            <w:vAlign w:val="center"/>
          </w:tcPr>
          <w:p w:rsidR="00000000" w:rsidDel="00000000" w:rsidP="00000000" w:rsidRDefault="00000000" w:rsidRPr="00000000" w14:paraId="0000015C">
            <w:pPr>
              <w:rPr>
                <w:rFonts w:ascii="Vani" w:cs="Vani" w:eastAsia="Vani" w:hAnsi="Vani"/>
                <w:b w:val="1"/>
                <w:bCs w:val="1"/>
              </w:rPr>
            </w:pPr>
            <w:r w:rsidDel="00000000" w:rsidR="00000000" w:rsidRPr="00000000">
              <w:rPr>
                <w:rFonts w:ascii="Vani" w:cs="Vani" w:eastAsia="Vani" w:hAnsi="Vani"/>
                <w:b w:val="1"/>
                <w:bCs w:val="1"/>
                <w:rtl w:val="0"/>
              </w:rPr>
              <w:t xml:space="preserve">Limbs / Body parts</w:t>
            </w:r>
          </w:p>
        </w:tc>
      </w:tr>
      <w:tr>
        <w:trPr>
          <w:cantSplit w:val="0"/>
          <w:tblHeader w:val="0"/>
        </w:trPr>
        <w:tc>
          <w:tcPr>
            <w:vAlign w:val="center"/>
          </w:tcPr>
          <w:p w:rsidR="00000000" w:rsidDel="00000000" w:rsidP="00000000" w:rsidRDefault="00000000" w:rsidRPr="00000000" w14:paraId="0000015D">
            <w:pPr>
              <w:rPr>
                <w:rFonts w:ascii="Vani" w:cs="Vani" w:eastAsia="Vani" w:hAnsi="Vani"/>
                <w:b w:val="1"/>
                <w:bCs w:val="1"/>
              </w:rPr>
            </w:pPr>
            <w:r w:rsidDel="00000000" w:rsidR="00000000" w:rsidRPr="00000000">
              <w:rPr>
                <w:rFonts w:ascii="Vani" w:cs="Vani" w:eastAsia="Vani" w:hAnsi="Vani"/>
                <w:b w:val="1"/>
                <w:bCs w:val="1"/>
                <w:rtl w:val="0"/>
              </w:rPr>
              <w:t xml:space="preserve">వణకుచున్నవి</w:t>
            </w:r>
          </w:p>
        </w:tc>
        <w:tc>
          <w:tcPr>
            <w:vAlign w:val="center"/>
          </w:tcPr>
          <w:p w:rsidR="00000000" w:rsidDel="00000000" w:rsidP="00000000" w:rsidRDefault="00000000" w:rsidRPr="00000000" w14:paraId="0000015E">
            <w:pPr>
              <w:rPr>
                <w:rFonts w:ascii="Vani" w:cs="Vani" w:eastAsia="Vani" w:hAnsi="Vani"/>
                <w:b w:val="1"/>
                <w:bCs w:val="1"/>
              </w:rPr>
            </w:pPr>
            <w:r w:rsidDel="00000000" w:rsidR="00000000" w:rsidRPr="00000000">
              <w:rPr>
                <w:rFonts w:ascii="Vani" w:cs="Vani" w:eastAsia="Vani" w:hAnsi="Vani"/>
                <w:b w:val="1"/>
                <w:bCs w:val="1"/>
                <w:rtl w:val="0"/>
              </w:rPr>
              <w:t xml:space="preserve">వణుకుతున్నాయి</w:t>
            </w:r>
          </w:p>
        </w:tc>
        <w:tc>
          <w:tcPr>
            <w:vAlign w:val="center"/>
          </w:tcPr>
          <w:p w:rsidR="00000000" w:rsidDel="00000000" w:rsidP="00000000" w:rsidRDefault="00000000" w:rsidRPr="00000000" w14:paraId="0000015F">
            <w:pPr>
              <w:rPr>
                <w:rFonts w:ascii="Vani" w:cs="Vani" w:eastAsia="Vani" w:hAnsi="Vani"/>
                <w:b w:val="1"/>
                <w:bCs w:val="1"/>
              </w:rPr>
            </w:pPr>
            <w:r w:rsidDel="00000000" w:rsidR="00000000" w:rsidRPr="00000000">
              <w:rPr>
                <w:rFonts w:ascii="Vani" w:cs="Vani" w:eastAsia="Vani" w:hAnsi="Vani"/>
                <w:b w:val="1"/>
                <w:bCs w:val="1"/>
                <w:rtl w:val="0"/>
              </w:rPr>
              <w:t xml:space="preserve">Are shivering / trembling</w:t>
            </w:r>
          </w:p>
        </w:tc>
      </w:tr>
      <w:tr>
        <w:trPr>
          <w:cantSplit w:val="0"/>
          <w:tblHeader w:val="0"/>
        </w:trPr>
        <w:tc>
          <w:tcPr>
            <w:vAlign w:val="center"/>
          </w:tcPr>
          <w:p w:rsidR="00000000" w:rsidDel="00000000" w:rsidP="00000000" w:rsidRDefault="00000000" w:rsidRPr="00000000" w14:paraId="00000160">
            <w:pPr>
              <w:rPr>
                <w:rFonts w:ascii="Vani" w:cs="Vani" w:eastAsia="Vani" w:hAnsi="Vani"/>
                <w:b w:val="1"/>
                <w:bCs w:val="1"/>
              </w:rPr>
            </w:pPr>
            <w:r w:rsidDel="00000000" w:rsidR="00000000" w:rsidRPr="00000000">
              <w:rPr>
                <w:rFonts w:ascii="Vani" w:cs="Vani" w:eastAsia="Vani" w:hAnsi="Vani"/>
                <w:b w:val="1"/>
                <w:bCs w:val="1"/>
                <w:rtl w:val="0"/>
              </w:rPr>
              <w:t xml:space="preserve">నీ</w:t>
            </w:r>
          </w:p>
        </w:tc>
        <w:tc>
          <w:tcPr>
            <w:vAlign w:val="center"/>
          </w:tcPr>
          <w:p w:rsidR="00000000" w:rsidDel="00000000" w:rsidP="00000000" w:rsidRDefault="00000000" w:rsidRPr="00000000" w14:paraId="00000161">
            <w:pPr>
              <w:rPr>
                <w:rFonts w:ascii="Vani" w:cs="Vani" w:eastAsia="Vani" w:hAnsi="Vani"/>
                <w:b w:val="1"/>
                <w:bCs w:val="1"/>
              </w:rPr>
            </w:pPr>
            <w:r w:rsidDel="00000000" w:rsidR="00000000" w:rsidRPr="00000000">
              <w:rPr>
                <w:rFonts w:ascii="Vani" w:cs="Vani" w:eastAsia="Vani" w:hAnsi="Vani"/>
                <w:b w:val="1"/>
                <w:bCs w:val="1"/>
                <w:rtl w:val="0"/>
              </w:rPr>
              <w:t xml:space="preserve">నీ యొక్క</w:t>
            </w:r>
          </w:p>
        </w:tc>
        <w:tc>
          <w:tcPr>
            <w:vAlign w:val="center"/>
          </w:tcPr>
          <w:p w:rsidR="00000000" w:rsidDel="00000000" w:rsidP="00000000" w:rsidRDefault="00000000" w:rsidRPr="00000000" w14:paraId="00000162">
            <w:pPr>
              <w:rPr>
                <w:rFonts w:ascii="Vani" w:cs="Vani" w:eastAsia="Vani" w:hAnsi="Vani"/>
                <w:b w:val="1"/>
                <w:bCs w:val="1"/>
              </w:rPr>
            </w:pPr>
            <w:r w:rsidDel="00000000" w:rsidR="00000000" w:rsidRPr="00000000">
              <w:rPr>
                <w:rFonts w:ascii="Vani" w:cs="Vani" w:eastAsia="Vani" w:hAnsi="Vani"/>
                <w:b w:val="1"/>
                <w:bCs w:val="1"/>
                <w:rtl w:val="0"/>
              </w:rPr>
              <w:t xml:space="preserve">Your</w:t>
            </w:r>
          </w:p>
        </w:tc>
      </w:tr>
      <w:tr>
        <w:trPr>
          <w:cantSplit w:val="0"/>
          <w:tblHeader w:val="0"/>
        </w:trPr>
        <w:tc>
          <w:tcPr>
            <w:vAlign w:val="center"/>
          </w:tcPr>
          <w:p w:rsidR="00000000" w:rsidDel="00000000" w:rsidP="00000000" w:rsidRDefault="00000000" w:rsidRPr="00000000" w14:paraId="00000163">
            <w:pPr>
              <w:rPr>
                <w:rFonts w:ascii="Vani" w:cs="Vani" w:eastAsia="Vani" w:hAnsi="Vani"/>
                <w:b w:val="1"/>
                <w:bCs w:val="1"/>
              </w:rPr>
            </w:pPr>
            <w:r w:rsidDel="00000000" w:rsidR="00000000" w:rsidRPr="00000000">
              <w:rPr>
                <w:rFonts w:ascii="Vani" w:cs="Vani" w:eastAsia="Vani" w:hAnsi="Vani"/>
                <w:b w:val="1"/>
                <w:bCs w:val="1"/>
                <w:rtl w:val="0"/>
              </w:rPr>
              <w:t xml:space="preserve">యండ</w:t>
            </w:r>
          </w:p>
        </w:tc>
        <w:tc>
          <w:tcPr>
            <w:vAlign w:val="center"/>
          </w:tcPr>
          <w:p w:rsidR="00000000" w:rsidDel="00000000" w:rsidP="00000000" w:rsidRDefault="00000000" w:rsidRPr="00000000" w14:paraId="00000164">
            <w:pPr>
              <w:rPr>
                <w:rFonts w:ascii="Vani" w:cs="Vani" w:eastAsia="Vani" w:hAnsi="Vani"/>
                <w:b w:val="1"/>
                <w:bCs w:val="1"/>
              </w:rPr>
            </w:pPr>
            <w:r w:rsidDel="00000000" w:rsidR="00000000" w:rsidRPr="00000000">
              <w:rPr>
                <w:rFonts w:ascii="Vani" w:cs="Vani" w:eastAsia="Vani" w:hAnsi="Vani"/>
                <w:b w:val="1"/>
                <w:bCs w:val="1"/>
                <w:rtl w:val="0"/>
              </w:rPr>
              <w:t xml:space="preserve">నీడ / తోడు / ఆశ్రయం</w:t>
            </w:r>
          </w:p>
        </w:tc>
        <w:tc>
          <w:tcPr>
            <w:vAlign w:val="center"/>
          </w:tcPr>
          <w:p w:rsidR="00000000" w:rsidDel="00000000" w:rsidP="00000000" w:rsidRDefault="00000000" w:rsidRPr="00000000" w14:paraId="00000165">
            <w:pPr>
              <w:rPr>
                <w:rFonts w:ascii="Vani" w:cs="Vani" w:eastAsia="Vani" w:hAnsi="Vani"/>
                <w:b w:val="1"/>
                <w:bCs w:val="1"/>
              </w:rPr>
            </w:pPr>
            <w:r w:rsidDel="00000000" w:rsidR="00000000" w:rsidRPr="00000000">
              <w:rPr>
                <w:rFonts w:ascii="Vani" w:cs="Vani" w:eastAsia="Vani" w:hAnsi="Vani"/>
                <w:b w:val="1"/>
                <w:bCs w:val="1"/>
                <w:rtl w:val="0"/>
              </w:rPr>
              <w:t xml:space="preserve">Protection / Shelter / Support</w:t>
            </w:r>
          </w:p>
        </w:tc>
      </w:tr>
      <w:tr>
        <w:trPr>
          <w:cantSplit w:val="0"/>
          <w:tblHeader w:val="0"/>
        </w:trPr>
        <w:tc>
          <w:tcPr>
            <w:vAlign w:val="center"/>
          </w:tcPr>
          <w:p w:rsidR="00000000" w:rsidDel="00000000" w:rsidP="00000000" w:rsidRDefault="00000000" w:rsidRPr="00000000" w14:paraId="00000166">
            <w:pPr>
              <w:rPr>
                <w:rFonts w:ascii="Vani" w:cs="Vani" w:eastAsia="Vani" w:hAnsi="Vani"/>
                <w:b w:val="1"/>
                <w:bCs w:val="1"/>
              </w:rPr>
            </w:pPr>
            <w:r w:rsidDel="00000000" w:rsidR="00000000" w:rsidRPr="00000000">
              <w:rPr>
                <w:rFonts w:ascii="Vani" w:cs="Vani" w:eastAsia="Vani" w:hAnsi="Vani"/>
                <w:b w:val="1"/>
                <w:bCs w:val="1"/>
                <w:rtl w:val="0"/>
              </w:rPr>
              <w:t xml:space="preserve">నన్నుండనిమ్ము</w:t>
            </w:r>
          </w:p>
        </w:tc>
        <w:tc>
          <w:tcPr>
            <w:vAlign w:val="center"/>
          </w:tcPr>
          <w:p w:rsidR="00000000" w:rsidDel="00000000" w:rsidP="00000000" w:rsidRDefault="00000000" w:rsidRPr="00000000" w14:paraId="00000167">
            <w:pPr>
              <w:rPr>
                <w:rFonts w:ascii="Vani" w:cs="Vani" w:eastAsia="Vani" w:hAnsi="Vani"/>
                <w:b w:val="1"/>
                <w:bCs w:val="1"/>
              </w:rPr>
            </w:pPr>
            <w:r w:rsidDel="00000000" w:rsidR="00000000" w:rsidRPr="00000000">
              <w:rPr>
                <w:rFonts w:ascii="Vani" w:cs="Vani" w:eastAsia="Vani" w:hAnsi="Vani"/>
                <w:b w:val="1"/>
                <w:bCs w:val="1"/>
                <w:rtl w:val="0"/>
              </w:rPr>
              <w:t xml:space="preserve">నన్ను ఉండనివ్వు</w:t>
            </w:r>
          </w:p>
        </w:tc>
        <w:tc>
          <w:tcPr>
            <w:vAlign w:val="center"/>
          </w:tcPr>
          <w:p w:rsidR="00000000" w:rsidDel="00000000" w:rsidP="00000000" w:rsidRDefault="00000000" w:rsidRPr="00000000" w14:paraId="00000168">
            <w:pPr>
              <w:rPr>
                <w:rFonts w:ascii="Vani" w:cs="Vani" w:eastAsia="Vani" w:hAnsi="Vani"/>
                <w:b w:val="1"/>
                <w:bCs w:val="1"/>
              </w:rPr>
            </w:pPr>
            <w:r w:rsidDel="00000000" w:rsidR="00000000" w:rsidRPr="00000000">
              <w:rPr>
                <w:rFonts w:ascii="Vani" w:cs="Vani" w:eastAsia="Vani" w:hAnsi="Vani"/>
                <w:b w:val="1"/>
                <w:bCs w:val="1"/>
                <w:rtl w:val="0"/>
              </w:rPr>
              <w:t xml:space="preserve">Let me stay</w:t>
            </w:r>
          </w:p>
        </w:tc>
      </w:tr>
      <w:tr>
        <w:trPr>
          <w:cantSplit w:val="0"/>
          <w:tblHeader w:val="0"/>
        </w:trPr>
        <w:tc>
          <w:tcPr>
            <w:vAlign w:val="center"/>
          </w:tcPr>
          <w:p w:rsidR="00000000" w:rsidDel="00000000" w:rsidP="00000000" w:rsidRDefault="00000000" w:rsidRPr="00000000" w14:paraId="00000169">
            <w:pPr>
              <w:rPr>
                <w:rFonts w:ascii="Vani" w:cs="Vani" w:eastAsia="Vani" w:hAnsi="Vani"/>
                <w:b w:val="1"/>
                <w:bCs w:val="1"/>
              </w:rPr>
            </w:pPr>
            <w:r w:rsidDel="00000000" w:rsidR="00000000" w:rsidRPr="00000000">
              <w:rPr>
                <w:rFonts w:ascii="Vani" w:cs="Vani" w:eastAsia="Vani" w:hAnsi="Vani"/>
                <w:b w:val="1"/>
                <w:bCs w:val="1"/>
                <w:rtl w:val="0"/>
              </w:rPr>
              <w:t xml:space="preserve">భయపడి</w:t>
            </w:r>
          </w:p>
        </w:tc>
        <w:tc>
          <w:tcPr>
            <w:vAlign w:val="center"/>
          </w:tcPr>
          <w:p w:rsidR="00000000" w:rsidDel="00000000" w:rsidP="00000000" w:rsidRDefault="00000000" w:rsidRPr="00000000" w14:paraId="0000016A">
            <w:pPr>
              <w:rPr>
                <w:rFonts w:ascii="Vani" w:cs="Vani" w:eastAsia="Vani" w:hAnsi="Vani"/>
                <w:b w:val="1"/>
                <w:bCs w:val="1"/>
              </w:rPr>
            </w:pPr>
            <w:r w:rsidDel="00000000" w:rsidR="00000000" w:rsidRPr="00000000">
              <w:rPr>
                <w:rFonts w:ascii="Vani" w:cs="Vani" w:eastAsia="Vani" w:hAnsi="Vani"/>
                <w:b w:val="1"/>
                <w:bCs w:val="1"/>
                <w:rtl w:val="0"/>
              </w:rPr>
              <w:t xml:space="preserve">భయము చెంది</w:t>
            </w:r>
          </w:p>
        </w:tc>
        <w:tc>
          <w:tcPr>
            <w:vAlign w:val="center"/>
          </w:tcPr>
          <w:p w:rsidR="00000000" w:rsidDel="00000000" w:rsidP="00000000" w:rsidRDefault="00000000" w:rsidRPr="00000000" w14:paraId="0000016B">
            <w:pPr>
              <w:rPr>
                <w:rFonts w:ascii="Vani" w:cs="Vani" w:eastAsia="Vani" w:hAnsi="Vani"/>
                <w:b w:val="1"/>
                <w:bCs w:val="1"/>
              </w:rPr>
            </w:pPr>
            <w:r w:rsidDel="00000000" w:rsidR="00000000" w:rsidRPr="00000000">
              <w:rPr>
                <w:rFonts w:ascii="Vani" w:cs="Vani" w:eastAsia="Vani" w:hAnsi="Vani"/>
                <w:b w:val="1"/>
                <w:bCs w:val="1"/>
                <w:rtl w:val="0"/>
              </w:rPr>
              <w:t xml:space="preserve">Being afraid</w:t>
            </w:r>
          </w:p>
        </w:tc>
      </w:tr>
      <w:tr>
        <w:trPr>
          <w:cantSplit w:val="0"/>
          <w:tblHeader w:val="0"/>
        </w:trPr>
        <w:tc>
          <w:tcPr>
            <w:vAlign w:val="center"/>
          </w:tcPr>
          <w:p w:rsidR="00000000" w:rsidDel="00000000" w:rsidP="00000000" w:rsidRDefault="00000000" w:rsidRPr="00000000" w14:paraId="0000016C">
            <w:pPr>
              <w:rPr>
                <w:rFonts w:ascii="Vani" w:cs="Vani" w:eastAsia="Vani" w:hAnsi="Vani"/>
                <w:b w:val="1"/>
                <w:bCs w:val="1"/>
              </w:rPr>
            </w:pPr>
            <w:r w:rsidDel="00000000" w:rsidR="00000000" w:rsidRPr="00000000">
              <w:rPr>
                <w:rFonts w:ascii="Vani" w:cs="Vani" w:eastAsia="Vani" w:hAnsi="Vani"/>
                <w:b w:val="1"/>
                <w:bCs w:val="1"/>
                <w:rtl w:val="0"/>
              </w:rPr>
              <w:t xml:space="preserve">నీచెంతకు</w:t>
            </w:r>
          </w:p>
        </w:tc>
        <w:tc>
          <w:tcPr>
            <w:vAlign w:val="center"/>
          </w:tcPr>
          <w:p w:rsidR="00000000" w:rsidDel="00000000" w:rsidP="00000000" w:rsidRDefault="00000000" w:rsidRPr="00000000" w14:paraId="0000016D">
            <w:pPr>
              <w:rPr>
                <w:rFonts w:ascii="Vani" w:cs="Vani" w:eastAsia="Vani" w:hAnsi="Vani"/>
                <w:b w:val="1"/>
                <w:bCs w:val="1"/>
              </w:rPr>
            </w:pPr>
            <w:r w:rsidDel="00000000" w:rsidR="00000000" w:rsidRPr="00000000">
              <w:rPr>
                <w:rFonts w:ascii="Vani" w:cs="Vani" w:eastAsia="Vani" w:hAnsi="Vani"/>
                <w:b w:val="1"/>
                <w:bCs w:val="1"/>
                <w:rtl w:val="0"/>
              </w:rPr>
              <w:t xml:space="preserve">నీ దగ్గరకు</w:t>
            </w:r>
          </w:p>
        </w:tc>
        <w:tc>
          <w:tcPr>
            <w:vAlign w:val="center"/>
          </w:tcPr>
          <w:p w:rsidR="00000000" w:rsidDel="00000000" w:rsidP="00000000" w:rsidRDefault="00000000" w:rsidRPr="00000000" w14:paraId="0000016E">
            <w:pPr>
              <w:rPr>
                <w:rFonts w:ascii="Vani" w:cs="Vani" w:eastAsia="Vani" w:hAnsi="Vani"/>
                <w:b w:val="1"/>
                <w:bCs w:val="1"/>
              </w:rPr>
            </w:pPr>
            <w:r w:rsidDel="00000000" w:rsidR="00000000" w:rsidRPr="00000000">
              <w:rPr>
                <w:rFonts w:ascii="Vani" w:cs="Vani" w:eastAsia="Vani" w:hAnsi="Vani"/>
                <w:b w:val="1"/>
                <w:bCs w:val="1"/>
                <w:rtl w:val="0"/>
              </w:rPr>
              <w:t xml:space="preserve">Near you</w:t>
            </w:r>
          </w:p>
        </w:tc>
      </w:tr>
      <w:tr>
        <w:trPr>
          <w:cantSplit w:val="0"/>
          <w:tblHeader w:val="0"/>
        </w:trPr>
        <w:tc>
          <w:tcPr>
            <w:vAlign w:val="center"/>
          </w:tcPr>
          <w:p w:rsidR="00000000" w:rsidDel="00000000" w:rsidP="00000000" w:rsidRDefault="00000000" w:rsidRPr="00000000" w14:paraId="0000016F">
            <w:pPr>
              <w:rPr>
                <w:rFonts w:ascii="Vani" w:cs="Vani" w:eastAsia="Vani" w:hAnsi="Vani"/>
                <w:b w:val="1"/>
                <w:bCs w:val="1"/>
              </w:rPr>
            </w:pPr>
            <w:r w:rsidDel="00000000" w:rsidR="00000000" w:rsidRPr="00000000">
              <w:rPr>
                <w:rFonts w:ascii="Vani" w:cs="Vani" w:eastAsia="Vani" w:hAnsi="Vani"/>
                <w:b w:val="1"/>
                <w:bCs w:val="1"/>
                <w:rtl w:val="0"/>
              </w:rPr>
              <w:t xml:space="preserve">రావు</w:t>
            </w:r>
          </w:p>
        </w:tc>
        <w:tc>
          <w:tcPr>
            <w:vAlign w:val="center"/>
          </w:tcPr>
          <w:p w:rsidR="00000000" w:rsidDel="00000000" w:rsidP="00000000" w:rsidRDefault="00000000" w:rsidRPr="00000000" w14:paraId="00000170">
            <w:pPr>
              <w:rPr>
                <w:rFonts w:ascii="Vani" w:cs="Vani" w:eastAsia="Vani" w:hAnsi="Vani"/>
                <w:b w:val="1"/>
                <w:bCs w:val="1"/>
              </w:rPr>
            </w:pPr>
            <w:r w:rsidDel="00000000" w:rsidR="00000000" w:rsidRPr="00000000">
              <w:rPr>
                <w:rFonts w:ascii="Vani" w:cs="Vani" w:eastAsia="Vani" w:hAnsi="Vani"/>
                <w:b w:val="1"/>
                <w:bCs w:val="1"/>
                <w:rtl w:val="0"/>
              </w:rPr>
              <w:t xml:space="preserve">రావు</w:t>
            </w:r>
          </w:p>
        </w:tc>
        <w:tc>
          <w:tcPr>
            <w:vAlign w:val="center"/>
          </w:tcPr>
          <w:p w:rsidR="00000000" w:rsidDel="00000000" w:rsidP="00000000" w:rsidRDefault="00000000" w:rsidRPr="00000000" w14:paraId="00000171">
            <w:pPr>
              <w:rPr>
                <w:rFonts w:ascii="Vani" w:cs="Vani" w:eastAsia="Vani" w:hAnsi="Vani"/>
                <w:b w:val="1"/>
                <w:bCs w:val="1"/>
              </w:rPr>
            </w:pPr>
            <w:r w:rsidDel="00000000" w:rsidR="00000000" w:rsidRPr="00000000">
              <w:rPr>
                <w:rFonts w:ascii="Vani" w:cs="Vani" w:eastAsia="Vani" w:hAnsi="Vani"/>
                <w:b w:val="1"/>
                <w:bCs w:val="1"/>
                <w:rtl w:val="0"/>
              </w:rPr>
              <w:t xml:space="preserve">Will not come</w:t>
            </w:r>
          </w:p>
        </w:tc>
      </w:tr>
      <w:tr>
        <w:trPr>
          <w:cantSplit w:val="0"/>
          <w:tblHeader w:val="0"/>
        </w:trPr>
        <w:tc>
          <w:tcPr>
            <w:vAlign w:val="center"/>
          </w:tcPr>
          <w:p w:rsidR="00000000" w:rsidDel="00000000" w:rsidP="00000000" w:rsidRDefault="00000000" w:rsidRPr="00000000" w14:paraId="00000172">
            <w:pPr>
              <w:rPr>
                <w:rFonts w:ascii="Vani" w:cs="Vani" w:eastAsia="Vani" w:hAnsi="Vani"/>
                <w:b w:val="1"/>
                <w:bCs w:val="1"/>
              </w:rPr>
            </w:pPr>
            <w:r w:rsidDel="00000000" w:rsidR="00000000" w:rsidRPr="00000000">
              <w:rPr>
                <w:rFonts w:ascii="Nirmala UI" w:cs="Nirmala UI" w:eastAsia="Nirmala UI" w:hAnsi="Nirmala UI"/>
                <w:b w:val="1"/>
                <w:bCs w:val="1"/>
                <w:rtl w:val="0"/>
              </w:rPr>
              <w:t xml:space="preserve">නි</w:t>
            </w:r>
            <w:r w:rsidDel="00000000" w:rsidR="00000000" w:rsidRPr="00000000">
              <w:rPr>
                <w:rFonts w:ascii="Vani" w:cs="Vani" w:eastAsia="Vani" w:hAnsi="Vani"/>
                <w:b w:val="1"/>
                <w:bCs w:val="1"/>
                <w:rtl w:val="0"/>
              </w:rPr>
              <w:t xml:space="preserve">రాశతో</w:t>
            </w:r>
          </w:p>
        </w:tc>
        <w:tc>
          <w:tcPr>
            <w:vAlign w:val="center"/>
          </w:tcPr>
          <w:p w:rsidR="00000000" w:rsidDel="00000000" w:rsidP="00000000" w:rsidRDefault="00000000" w:rsidRPr="00000000" w14:paraId="00000173">
            <w:pPr>
              <w:rPr>
                <w:rFonts w:ascii="Vani" w:cs="Vani" w:eastAsia="Vani" w:hAnsi="Vani"/>
                <w:b w:val="1"/>
                <w:bCs w:val="1"/>
              </w:rPr>
            </w:pPr>
            <w:r w:rsidDel="00000000" w:rsidR="00000000" w:rsidRPr="00000000">
              <w:rPr>
                <w:rFonts w:ascii="Vani" w:cs="Vani" w:eastAsia="Vani" w:hAnsi="Vani"/>
                <w:b w:val="1"/>
                <w:bCs w:val="1"/>
                <w:rtl w:val="0"/>
              </w:rPr>
              <w:t xml:space="preserve">ఆశ లేకుండా</w:t>
            </w:r>
          </w:p>
        </w:tc>
        <w:tc>
          <w:tcPr>
            <w:vAlign w:val="center"/>
          </w:tcPr>
          <w:p w:rsidR="00000000" w:rsidDel="00000000" w:rsidP="00000000" w:rsidRDefault="00000000" w:rsidRPr="00000000" w14:paraId="00000174">
            <w:pPr>
              <w:rPr>
                <w:rFonts w:ascii="Vani" w:cs="Vani" w:eastAsia="Vani" w:hAnsi="Vani"/>
                <w:b w:val="1"/>
                <w:bCs w:val="1"/>
              </w:rPr>
            </w:pPr>
            <w:r w:rsidDel="00000000" w:rsidR="00000000" w:rsidRPr="00000000">
              <w:rPr>
                <w:rFonts w:ascii="Vani" w:cs="Vani" w:eastAsia="Vani" w:hAnsi="Vani"/>
                <w:b w:val="1"/>
                <w:bCs w:val="1"/>
                <w:rtl w:val="0"/>
              </w:rPr>
              <w:t xml:space="preserve">With hopelessness</w:t>
            </w:r>
          </w:p>
        </w:tc>
      </w:tr>
      <w:tr>
        <w:trPr>
          <w:cantSplit w:val="0"/>
          <w:tblHeader w:val="0"/>
        </w:trPr>
        <w:tc>
          <w:tcPr>
            <w:vAlign w:val="center"/>
          </w:tcPr>
          <w:p w:rsidR="00000000" w:rsidDel="00000000" w:rsidP="00000000" w:rsidRDefault="00000000" w:rsidRPr="00000000" w14:paraId="00000175">
            <w:pPr>
              <w:rPr>
                <w:rFonts w:ascii="Vani" w:cs="Vani" w:eastAsia="Vani" w:hAnsi="Vani"/>
                <w:b w:val="1"/>
                <w:bCs w:val="1"/>
              </w:rPr>
            </w:pPr>
            <w:r w:rsidDel="00000000" w:rsidR="00000000" w:rsidRPr="00000000">
              <w:rPr>
                <w:rFonts w:ascii="Vani" w:cs="Vani" w:eastAsia="Vani" w:hAnsi="Vani"/>
                <w:b w:val="1"/>
                <w:bCs w:val="1"/>
                <w:rtl w:val="0"/>
              </w:rPr>
              <w:t xml:space="preserve">నవి</w:t>
            </w:r>
          </w:p>
        </w:tc>
        <w:tc>
          <w:tcPr>
            <w:vAlign w:val="center"/>
          </w:tcPr>
          <w:p w:rsidR="00000000" w:rsidDel="00000000" w:rsidP="00000000" w:rsidRDefault="00000000" w:rsidRPr="00000000" w14:paraId="00000176">
            <w:pPr>
              <w:rPr>
                <w:rFonts w:ascii="Vani" w:cs="Vani" w:eastAsia="Vani" w:hAnsi="Vani"/>
                <w:b w:val="1"/>
                <w:bCs w:val="1"/>
              </w:rPr>
            </w:pPr>
            <w:r w:rsidDel="00000000" w:rsidR="00000000" w:rsidRPr="00000000">
              <w:rPr>
                <w:rFonts w:ascii="Vani" w:cs="Vani" w:eastAsia="Vani" w:hAnsi="Vani"/>
                <w:b w:val="1"/>
                <w:bCs w:val="1"/>
                <w:rtl w:val="0"/>
              </w:rPr>
              <w:t xml:space="preserve">అవి (గూబ, ముంగి)</w:t>
            </w:r>
          </w:p>
        </w:tc>
        <w:tc>
          <w:tcPr>
            <w:vAlign w:val="center"/>
          </w:tcPr>
          <w:p w:rsidR="00000000" w:rsidDel="00000000" w:rsidP="00000000" w:rsidRDefault="00000000" w:rsidRPr="00000000" w14:paraId="00000177">
            <w:pPr>
              <w:rPr>
                <w:rFonts w:ascii="Vani" w:cs="Vani" w:eastAsia="Vani" w:hAnsi="Vani"/>
                <w:b w:val="1"/>
                <w:bCs w:val="1"/>
              </w:rPr>
            </w:pPr>
            <w:r w:rsidDel="00000000" w:rsidR="00000000" w:rsidRPr="00000000">
              <w:rPr>
                <w:rFonts w:ascii="Vani" w:cs="Vani" w:eastAsia="Vani" w:hAnsi="Vani"/>
                <w:b w:val="1"/>
                <w:bCs w:val="1"/>
                <w:rtl w:val="0"/>
              </w:rPr>
              <w:t xml:space="preserve">They</w:t>
            </w:r>
          </w:p>
        </w:tc>
      </w:tr>
      <w:tr>
        <w:trPr>
          <w:cantSplit w:val="0"/>
          <w:tblHeader w:val="0"/>
        </w:trPr>
        <w:tc>
          <w:tcPr>
            <w:vAlign w:val="center"/>
          </w:tcPr>
          <w:p w:rsidR="00000000" w:rsidDel="00000000" w:rsidP="00000000" w:rsidRDefault="00000000" w:rsidRPr="00000000" w14:paraId="00000178">
            <w:pPr>
              <w:rPr>
                <w:rFonts w:ascii="Vani" w:cs="Vani" w:eastAsia="Vani" w:hAnsi="Vani"/>
                <w:b w:val="1"/>
                <w:bCs w:val="1"/>
              </w:rPr>
            </w:pPr>
            <w:r w:rsidDel="00000000" w:rsidR="00000000" w:rsidRPr="00000000">
              <w:rPr>
                <w:rFonts w:ascii="Vani" w:cs="Vani" w:eastAsia="Vani" w:hAnsi="Vani"/>
                <w:b w:val="1"/>
                <w:bCs w:val="1"/>
                <w:rtl w:val="0"/>
              </w:rPr>
              <w:t xml:space="preserve">యరిగిన</w:t>
            </w:r>
          </w:p>
        </w:tc>
        <w:tc>
          <w:tcPr>
            <w:vAlign w:val="center"/>
          </w:tcPr>
          <w:p w:rsidR="00000000" w:rsidDel="00000000" w:rsidP="00000000" w:rsidRDefault="00000000" w:rsidRPr="00000000" w14:paraId="00000179">
            <w:pPr>
              <w:rPr>
                <w:rFonts w:ascii="Vani" w:cs="Vani" w:eastAsia="Vani" w:hAnsi="Vani"/>
                <w:b w:val="1"/>
                <w:bCs w:val="1"/>
              </w:rPr>
            </w:pPr>
            <w:r w:rsidDel="00000000" w:rsidR="00000000" w:rsidRPr="00000000">
              <w:rPr>
                <w:rFonts w:ascii="Vani" w:cs="Vani" w:eastAsia="Vani" w:hAnsi="Vani"/>
                <w:b w:val="1"/>
                <w:bCs w:val="1"/>
                <w:rtl w:val="0"/>
              </w:rPr>
              <w:t xml:space="preserve">వెళ్ళిన</w:t>
            </w:r>
          </w:p>
        </w:tc>
        <w:tc>
          <w:tcPr>
            <w:vAlign w:val="center"/>
          </w:tcPr>
          <w:p w:rsidR="00000000" w:rsidDel="00000000" w:rsidP="00000000" w:rsidRDefault="00000000" w:rsidRPr="00000000" w14:paraId="0000017A">
            <w:pPr>
              <w:rPr>
                <w:rFonts w:ascii="Vani" w:cs="Vani" w:eastAsia="Vani" w:hAnsi="Vani"/>
                <w:b w:val="1"/>
                <w:bCs w:val="1"/>
              </w:rPr>
            </w:pPr>
            <w:r w:rsidDel="00000000" w:rsidR="00000000" w:rsidRPr="00000000">
              <w:rPr>
                <w:rFonts w:ascii="Vani" w:cs="Vani" w:eastAsia="Vani" w:hAnsi="Vani"/>
                <w:b w:val="1"/>
                <w:bCs w:val="1"/>
                <w:rtl w:val="0"/>
              </w:rPr>
              <w:t xml:space="preserve">Gone / Departed</w:t>
            </w:r>
          </w:p>
        </w:tc>
      </w:tr>
      <w:tr>
        <w:trPr>
          <w:cantSplit w:val="0"/>
          <w:tblHeader w:val="0"/>
        </w:trPr>
        <w:tc>
          <w:tcPr>
            <w:vAlign w:val="center"/>
          </w:tcPr>
          <w:p w:rsidR="00000000" w:rsidDel="00000000" w:rsidP="00000000" w:rsidRDefault="00000000" w:rsidRPr="00000000" w14:paraId="0000017B">
            <w:pPr>
              <w:rPr>
                <w:rFonts w:ascii="Vani" w:cs="Vani" w:eastAsia="Vani" w:hAnsi="Vani"/>
                <w:b w:val="1"/>
                <w:bCs w:val="1"/>
              </w:rPr>
            </w:pPr>
            <w:r w:rsidDel="00000000" w:rsidR="00000000" w:rsidRPr="00000000">
              <w:rPr>
                <w:rFonts w:ascii="Vani" w:cs="Vani" w:eastAsia="Vani" w:hAnsi="Vani"/>
                <w:b w:val="1"/>
                <w:bCs w:val="1"/>
                <w:rtl w:val="0"/>
              </w:rPr>
              <w:t xml:space="preserve">నేను</w:t>
            </w:r>
          </w:p>
        </w:tc>
        <w:tc>
          <w:tcPr>
            <w:vAlign w:val="center"/>
          </w:tcPr>
          <w:p w:rsidR="00000000" w:rsidDel="00000000" w:rsidP="00000000" w:rsidRDefault="00000000" w:rsidRPr="00000000" w14:paraId="0000017C">
            <w:pPr>
              <w:rPr>
                <w:rFonts w:ascii="Vani" w:cs="Vani" w:eastAsia="Vani" w:hAnsi="Vani"/>
                <w:b w:val="1"/>
                <w:bCs w:val="1"/>
              </w:rPr>
            </w:pPr>
            <w:r w:rsidDel="00000000" w:rsidR="00000000" w:rsidRPr="00000000">
              <w:rPr>
                <w:rFonts w:ascii="Vani" w:cs="Vani" w:eastAsia="Vani" w:hAnsi="Vani"/>
                <w:b w:val="1"/>
                <w:bCs w:val="1"/>
                <w:rtl w:val="0"/>
              </w:rPr>
              <w:t xml:space="preserve">ఎలుక</w:t>
            </w:r>
          </w:p>
        </w:tc>
        <w:tc>
          <w:tcPr>
            <w:vAlign w:val="center"/>
          </w:tcPr>
          <w:p w:rsidR="00000000" w:rsidDel="00000000" w:rsidP="00000000" w:rsidRDefault="00000000" w:rsidRPr="00000000" w14:paraId="0000017D">
            <w:pPr>
              <w:rPr>
                <w:rFonts w:ascii="Vani" w:cs="Vani" w:eastAsia="Vani" w:hAnsi="Vani"/>
                <w:b w:val="1"/>
                <w:bCs w:val="1"/>
              </w:rPr>
            </w:pPr>
            <w:r w:rsidDel="00000000" w:rsidR="00000000" w:rsidRPr="00000000">
              <w:rPr>
                <w:rFonts w:ascii="Vani" w:cs="Vani" w:eastAsia="Vani" w:hAnsi="Vani"/>
                <w:b w:val="1"/>
                <w:bCs w:val="1"/>
                <w:rtl w:val="0"/>
              </w:rPr>
              <w:t xml:space="preserve">I</w:t>
            </w:r>
          </w:p>
        </w:tc>
      </w:tr>
      <w:tr>
        <w:trPr>
          <w:cantSplit w:val="0"/>
          <w:tblHeader w:val="0"/>
        </w:trPr>
        <w:tc>
          <w:tcPr>
            <w:vAlign w:val="center"/>
          </w:tcPr>
          <w:p w:rsidR="00000000" w:rsidDel="00000000" w:rsidP="00000000" w:rsidRDefault="00000000" w:rsidRPr="00000000" w14:paraId="0000017E">
            <w:pPr>
              <w:rPr>
                <w:rFonts w:ascii="Vani" w:cs="Vani" w:eastAsia="Vani" w:hAnsi="Vani"/>
                <w:b w:val="1"/>
                <w:bCs w:val="1"/>
              </w:rPr>
            </w:pPr>
            <w:r w:rsidDel="00000000" w:rsidR="00000000" w:rsidRPr="00000000">
              <w:rPr>
                <w:rFonts w:ascii="Vani" w:cs="Vani" w:eastAsia="Vani" w:hAnsi="Vani"/>
                <w:b w:val="1"/>
                <w:bCs w:val="1"/>
                <w:rtl w:val="0"/>
              </w:rPr>
              <w:t xml:space="preserve">వలచేరులు</w:t>
            </w:r>
          </w:p>
        </w:tc>
        <w:tc>
          <w:tcPr>
            <w:vAlign w:val="center"/>
          </w:tcPr>
          <w:p w:rsidR="00000000" w:rsidDel="00000000" w:rsidP="00000000" w:rsidRDefault="00000000" w:rsidRPr="00000000" w14:paraId="0000017F">
            <w:pPr>
              <w:rPr>
                <w:rFonts w:ascii="Vani" w:cs="Vani" w:eastAsia="Vani" w:hAnsi="Vani"/>
                <w:b w:val="1"/>
                <w:bCs w:val="1"/>
              </w:rPr>
            </w:pPr>
            <w:r w:rsidDel="00000000" w:rsidR="00000000" w:rsidRPr="00000000">
              <w:rPr>
                <w:rFonts w:ascii="Vani" w:cs="Vani" w:eastAsia="Vani" w:hAnsi="Vani"/>
                <w:b w:val="1"/>
                <w:bCs w:val="1"/>
                <w:rtl w:val="0"/>
              </w:rPr>
              <w:t xml:space="preserve">వల తాళ్లు</w:t>
            </w:r>
          </w:p>
        </w:tc>
        <w:tc>
          <w:tcPr>
            <w:vAlign w:val="center"/>
          </w:tcPr>
          <w:p w:rsidR="00000000" w:rsidDel="00000000" w:rsidP="00000000" w:rsidRDefault="00000000" w:rsidRPr="00000000" w14:paraId="00000180">
            <w:pPr>
              <w:rPr>
                <w:rFonts w:ascii="Vani" w:cs="Vani" w:eastAsia="Vani" w:hAnsi="Vani"/>
                <w:b w:val="1"/>
                <w:bCs w:val="1"/>
              </w:rPr>
            </w:pPr>
            <w:r w:rsidDel="00000000" w:rsidR="00000000" w:rsidRPr="00000000">
              <w:rPr>
                <w:rFonts w:ascii="Vani" w:cs="Vani" w:eastAsia="Vani" w:hAnsi="Vani"/>
                <w:b w:val="1"/>
                <w:bCs w:val="1"/>
                <w:rtl w:val="0"/>
              </w:rPr>
              <w:t xml:space="preserve">Net strands / strings</w:t>
            </w:r>
          </w:p>
        </w:tc>
      </w:tr>
      <w:tr>
        <w:trPr>
          <w:cantSplit w:val="0"/>
          <w:tblHeader w:val="0"/>
        </w:trPr>
        <w:tc>
          <w:tcPr>
            <w:vAlign w:val="center"/>
          </w:tcPr>
          <w:p w:rsidR="00000000" w:rsidDel="00000000" w:rsidP="00000000" w:rsidRDefault="00000000" w:rsidRPr="00000000" w14:paraId="00000181">
            <w:pPr>
              <w:rPr>
                <w:rFonts w:ascii="Vani" w:cs="Vani" w:eastAsia="Vani" w:hAnsi="Vani"/>
                <w:b w:val="1"/>
                <w:bCs w:val="1"/>
              </w:rPr>
            </w:pPr>
            <w:r w:rsidDel="00000000" w:rsidR="00000000" w:rsidRPr="00000000">
              <w:rPr>
                <w:rFonts w:ascii="Vani" w:cs="Vani" w:eastAsia="Vani" w:hAnsi="Vani"/>
                <w:b w:val="1"/>
                <w:bCs w:val="1"/>
                <w:rtl w:val="0"/>
              </w:rPr>
              <w:t xml:space="preserve">గొఱికి</w:t>
            </w:r>
          </w:p>
        </w:tc>
        <w:tc>
          <w:tcPr>
            <w:vAlign w:val="center"/>
          </w:tcPr>
          <w:p w:rsidR="00000000" w:rsidDel="00000000" w:rsidP="00000000" w:rsidRDefault="00000000" w:rsidRPr="00000000" w14:paraId="00000182">
            <w:pPr>
              <w:rPr>
                <w:rFonts w:ascii="Vani" w:cs="Vani" w:eastAsia="Vani" w:hAnsi="Vani"/>
                <w:b w:val="1"/>
                <w:bCs w:val="1"/>
              </w:rPr>
            </w:pPr>
            <w:r w:rsidDel="00000000" w:rsidR="00000000" w:rsidRPr="00000000">
              <w:rPr>
                <w:rFonts w:ascii="Vani" w:cs="Vani" w:eastAsia="Vani" w:hAnsi="Vani"/>
                <w:b w:val="1"/>
                <w:bCs w:val="1"/>
                <w:rtl w:val="0"/>
              </w:rPr>
              <w:t xml:space="preserve">కొరికి</w:t>
            </w:r>
          </w:p>
        </w:tc>
        <w:tc>
          <w:tcPr>
            <w:vAlign w:val="center"/>
          </w:tcPr>
          <w:p w:rsidR="00000000" w:rsidDel="00000000" w:rsidP="00000000" w:rsidRDefault="00000000" w:rsidRPr="00000000" w14:paraId="00000183">
            <w:pPr>
              <w:rPr>
                <w:rFonts w:ascii="Vani" w:cs="Vani" w:eastAsia="Vani" w:hAnsi="Vani"/>
                <w:b w:val="1"/>
                <w:bCs w:val="1"/>
              </w:rPr>
            </w:pPr>
            <w:r w:rsidDel="00000000" w:rsidR="00000000" w:rsidRPr="00000000">
              <w:rPr>
                <w:rFonts w:ascii="Vani" w:cs="Vani" w:eastAsia="Vani" w:hAnsi="Vani"/>
                <w:b w:val="1"/>
                <w:bCs w:val="1"/>
                <w:rtl w:val="0"/>
              </w:rPr>
              <w:t xml:space="preserve">Having gnawed / bitten</w:t>
            </w:r>
          </w:p>
        </w:tc>
      </w:tr>
      <w:tr>
        <w:trPr>
          <w:cantSplit w:val="0"/>
          <w:tblHeader w:val="0"/>
        </w:trPr>
        <w:tc>
          <w:tcPr>
            <w:vAlign w:val="center"/>
          </w:tcPr>
          <w:p w:rsidR="00000000" w:rsidDel="00000000" w:rsidP="00000000" w:rsidRDefault="00000000" w:rsidRPr="00000000" w14:paraId="00000184">
            <w:pPr>
              <w:rPr>
                <w:rFonts w:ascii="Vani" w:cs="Vani" w:eastAsia="Vani" w:hAnsi="Vani"/>
                <w:b w:val="1"/>
                <w:bCs w:val="1"/>
              </w:rPr>
            </w:pPr>
            <w:r w:rsidDel="00000000" w:rsidR="00000000" w:rsidRPr="00000000">
              <w:rPr>
                <w:rFonts w:ascii="Vani" w:cs="Vani" w:eastAsia="Vani" w:hAnsi="Vani"/>
                <w:b w:val="1"/>
                <w:bCs w:val="1"/>
                <w:rtl w:val="0"/>
              </w:rPr>
              <w:t xml:space="preserve">నిన్ను</w:t>
            </w:r>
          </w:p>
        </w:tc>
        <w:tc>
          <w:tcPr>
            <w:vAlign w:val="center"/>
          </w:tcPr>
          <w:p w:rsidR="00000000" w:rsidDel="00000000" w:rsidP="00000000" w:rsidRDefault="00000000" w:rsidRPr="00000000" w14:paraId="00000185">
            <w:pPr>
              <w:rPr>
                <w:rFonts w:ascii="Vani" w:cs="Vani" w:eastAsia="Vani" w:hAnsi="Vani"/>
                <w:b w:val="1"/>
                <w:bCs w:val="1"/>
              </w:rPr>
            </w:pPr>
            <w:r w:rsidDel="00000000" w:rsidR="00000000" w:rsidRPr="00000000">
              <w:rPr>
                <w:rFonts w:ascii="Vani" w:cs="Vani" w:eastAsia="Vani" w:hAnsi="Vani"/>
                <w:b w:val="1"/>
                <w:bCs w:val="1"/>
                <w:rtl w:val="0"/>
              </w:rPr>
              <w:t xml:space="preserve">పిల్లిని</w:t>
            </w:r>
          </w:p>
        </w:tc>
        <w:tc>
          <w:tcPr>
            <w:vAlign w:val="center"/>
          </w:tcPr>
          <w:p w:rsidR="00000000" w:rsidDel="00000000" w:rsidP="00000000" w:rsidRDefault="00000000" w:rsidRPr="00000000" w14:paraId="00000186">
            <w:pPr>
              <w:rPr>
                <w:rFonts w:ascii="Vani" w:cs="Vani" w:eastAsia="Vani" w:hAnsi="Vani"/>
                <w:b w:val="1"/>
                <w:bCs w:val="1"/>
              </w:rPr>
            </w:pPr>
            <w:r w:rsidDel="00000000" w:rsidR="00000000" w:rsidRPr="00000000">
              <w:rPr>
                <w:rFonts w:ascii="Vani" w:cs="Vani" w:eastAsia="Vani" w:hAnsi="Vani"/>
                <w:b w:val="1"/>
                <w:bCs w:val="1"/>
                <w:rtl w:val="0"/>
              </w:rPr>
              <w:t xml:space="preserve">You (object)</w:t>
            </w:r>
          </w:p>
        </w:tc>
      </w:tr>
      <w:tr>
        <w:trPr>
          <w:cantSplit w:val="0"/>
          <w:tblHeader w:val="0"/>
        </w:trPr>
        <w:tc>
          <w:tcPr>
            <w:vAlign w:val="center"/>
          </w:tcPr>
          <w:p w:rsidR="00000000" w:rsidDel="00000000" w:rsidP="00000000" w:rsidRDefault="00000000" w:rsidRPr="00000000" w14:paraId="00000187">
            <w:pPr>
              <w:rPr>
                <w:rFonts w:ascii="Vani" w:cs="Vani" w:eastAsia="Vani" w:hAnsi="Vani"/>
                <w:b w:val="1"/>
                <w:bCs w:val="1"/>
              </w:rPr>
            </w:pPr>
            <w:r w:rsidDel="00000000" w:rsidR="00000000" w:rsidRPr="00000000">
              <w:rPr>
                <w:rFonts w:ascii="Vani" w:cs="Vani" w:eastAsia="Vani" w:hAnsi="Vani"/>
                <w:b w:val="1"/>
                <w:bCs w:val="1"/>
                <w:rtl w:val="0"/>
              </w:rPr>
              <w:t xml:space="preserve">రక్షింతును</w:t>
            </w:r>
          </w:p>
        </w:tc>
        <w:tc>
          <w:tcPr>
            <w:vAlign w:val="center"/>
          </w:tcPr>
          <w:p w:rsidR="00000000" w:rsidDel="00000000" w:rsidP="00000000" w:rsidRDefault="00000000" w:rsidRPr="00000000" w14:paraId="00000188">
            <w:pPr>
              <w:rPr>
                <w:rFonts w:ascii="Vani" w:cs="Vani" w:eastAsia="Vani" w:hAnsi="Vani"/>
                <w:b w:val="1"/>
                <w:bCs w:val="1"/>
              </w:rPr>
            </w:pPr>
            <w:r w:rsidDel="00000000" w:rsidR="00000000" w:rsidRPr="00000000">
              <w:rPr>
                <w:rFonts w:ascii="Vani" w:cs="Vani" w:eastAsia="Vani" w:hAnsi="Vani"/>
                <w:b w:val="1"/>
                <w:bCs w:val="1"/>
                <w:rtl w:val="0"/>
              </w:rPr>
              <w:t xml:space="preserve">కాపాడుతాను</w:t>
            </w:r>
          </w:p>
        </w:tc>
        <w:tc>
          <w:tcPr>
            <w:vAlign w:val="center"/>
          </w:tcPr>
          <w:p w:rsidR="00000000" w:rsidDel="00000000" w:rsidP="00000000" w:rsidRDefault="00000000" w:rsidRPr="00000000" w14:paraId="00000189">
            <w:pPr>
              <w:rPr>
                <w:rFonts w:ascii="Vani" w:cs="Vani" w:eastAsia="Vani" w:hAnsi="Vani"/>
                <w:b w:val="1"/>
                <w:bCs w:val="1"/>
              </w:rPr>
            </w:pPr>
            <w:r w:rsidDel="00000000" w:rsidR="00000000" w:rsidRPr="00000000">
              <w:rPr>
                <w:rFonts w:ascii="Vani" w:cs="Vani" w:eastAsia="Vani" w:hAnsi="Vani"/>
                <w:b w:val="1"/>
                <w:bCs w:val="1"/>
                <w:rtl w:val="0"/>
              </w:rPr>
              <w:t xml:space="preserve">Will save / protect</w:t>
            </w:r>
          </w:p>
        </w:tc>
      </w:tr>
      <w:tr>
        <w:trPr>
          <w:cantSplit w:val="0"/>
          <w:tblHeader w:val="0"/>
        </w:trPr>
        <w:tc>
          <w:tcPr>
            <w:vAlign w:val="center"/>
          </w:tcPr>
          <w:p w:rsidR="00000000" w:rsidDel="00000000" w:rsidP="00000000" w:rsidRDefault="00000000" w:rsidRPr="00000000" w14:paraId="0000018A">
            <w:pPr>
              <w:rPr>
                <w:rFonts w:ascii="Vani" w:cs="Vani" w:eastAsia="Vani" w:hAnsi="Vani"/>
                <w:b w:val="1"/>
                <w:bCs w:val="1"/>
              </w:rPr>
            </w:pPr>
            <w:r w:rsidDel="00000000" w:rsidR="00000000" w:rsidRPr="00000000">
              <w:rPr>
                <w:rFonts w:ascii="Vani" w:cs="Vani" w:eastAsia="Vani" w:hAnsi="Vani"/>
                <w:b w:val="1"/>
                <w:bCs w:val="1"/>
                <w:rtl w:val="0"/>
              </w:rPr>
              <w:t xml:space="preserve">అని</w:t>
            </w:r>
          </w:p>
        </w:tc>
        <w:tc>
          <w:tcPr>
            <w:vAlign w:val="center"/>
          </w:tcPr>
          <w:p w:rsidR="00000000" w:rsidDel="00000000" w:rsidP="00000000" w:rsidRDefault="00000000" w:rsidRPr="00000000" w14:paraId="0000018B">
            <w:pPr>
              <w:rPr>
                <w:rFonts w:ascii="Vani" w:cs="Vani" w:eastAsia="Vani" w:hAnsi="Vani"/>
                <w:b w:val="1"/>
                <w:bCs w:val="1"/>
              </w:rPr>
            </w:pPr>
            <w:r w:rsidDel="00000000" w:rsidR="00000000" w:rsidRPr="00000000">
              <w:rPr>
                <w:rFonts w:ascii="Vani" w:cs="Vani" w:eastAsia="Vani" w:hAnsi="Vani"/>
                <w:b w:val="1"/>
                <w:bCs w:val="1"/>
                <w:rtl w:val="0"/>
              </w:rPr>
              <w:t xml:space="preserve">అని</w:t>
            </w:r>
          </w:p>
        </w:tc>
        <w:tc>
          <w:tcPr>
            <w:vAlign w:val="center"/>
          </w:tcPr>
          <w:p w:rsidR="00000000" w:rsidDel="00000000" w:rsidP="00000000" w:rsidRDefault="00000000" w:rsidRPr="00000000" w14:paraId="0000018C">
            <w:pPr>
              <w:rPr>
                <w:rFonts w:ascii="Vani" w:cs="Vani" w:eastAsia="Vani" w:hAnsi="Vani"/>
                <w:b w:val="1"/>
                <w:bCs w:val="1"/>
              </w:rPr>
            </w:pPr>
            <w:r w:rsidDel="00000000" w:rsidR="00000000" w:rsidRPr="00000000">
              <w:rPr>
                <w:rFonts w:ascii="Vani" w:cs="Vani" w:eastAsia="Vani" w:hAnsi="Vani"/>
                <w:b w:val="1"/>
                <w:bCs w:val="1"/>
                <w:rtl w:val="0"/>
              </w:rPr>
              <w:t xml:space="preserve">Thus</w:t>
            </w:r>
          </w:p>
        </w:tc>
      </w:tr>
      <w:tr>
        <w:trPr>
          <w:cantSplit w:val="0"/>
          <w:tblHeader w:val="0"/>
        </w:trPr>
        <w:tc>
          <w:tcPr>
            <w:vAlign w:val="center"/>
          </w:tcPr>
          <w:p w:rsidR="00000000" w:rsidDel="00000000" w:rsidP="00000000" w:rsidRDefault="00000000" w:rsidRPr="00000000" w14:paraId="0000018D">
            <w:pPr>
              <w:rPr>
                <w:rFonts w:ascii="Vani" w:cs="Vani" w:eastAsia="Vani" w:hAnsi="Vani"/>
                <w:b w:val="1"/>
                <w:bCs w:val="1"/>
              </w:rPr>
            </w:pPr>
            <w:r w:rsidDel="00000000" w:rsidR="00000000" w:rsidRPr="00000000">
              <w:rPr>
                <w:rFonts w:ascii="Vani" w:cs="Vani" w:eastAsia="Vani" w:hAnsi="Vani"/>
                <w:b w:val="1"/>
                <w:bCs w:val="1"/>
                <w:rtl w:val="0"/>
              </w:rPr>
              <w:t xml:space="preserve">ప్రార్థించెను</w:t>
            </w:r>
          </w:p>
        </w:tc>
        <w:tc>
          <w:tcPr>
            <w:vAlign w:val="center"/>
          </w:tcPr>
          <w:p w:rsidR="00000000" w:rsidDel="00000000" w:rsidP="00000000" w:rsidRDefault="00000000" w:rsidRPr="00000000" w14:paraId="0000018E">
            <w:pPr>
              <w:rPr>
                <w:rFonts w:ascii="Vani" w:cs="Vani" w:eastAsia="Vani" w:hAnsi="Vani"/>
                <w:b w:val="1"/>
                <w:bCs w:val="1"/>
              </w:rPr>
            </w:pPr>
            <w:r w:rsidDel="00000000" w:rsidR="00000000" w:rsidRPr="00000000">
              <w:rPr>
                <w:rFonts w:ascii="Vani" w:cs="Vani" w:eastAsia="Vani" w:hAnsi="Vani"/>
                <w:b w:val="1"/>
                <w:bCs w:val="1"/>
                <w:rtl w:val="0"/>
              </w:rPr>
              <w:t xml:space="preserve">వేడుకుంది</w:t>
            </w:r>
          </w:p>
        </w:tc>
        <w:tc>
          <w:tcPr>
            <w:vAlign w:val="center"/>
          </w:tcPr>
          <w:p w:rsidR="00000000" w:rsidDel="00000000" w:rsidP="00000000" w:rsidRDefault="00000000" w:rsidRPr="00000000" w14:paraId="0000018F">
            <w:pPr>
              <w:rPr>
                <w:rFonts w:ascii="Vani" w:cs="Vani" w:eastAsia="Vani" w:hAnsi="Vani"/>
                <w:b w:val="1"/>
                <w:bCs w:val="1"/>
              </w:rPr>
            </w:pPr>
            <w:r w:rsidDel="00000000" w:rsidR="00000000" w:rsidRPr="00000000">
              <w:rPr>
                <w:rFonts w:ascii="Vani" w:cs="Vani" w:eastAsia="Vani" w:hAnsi="Vani"/>
                <w:b w:val="1"/>
                <w:bCs w:val="1"/>
                <w:rtl w:val="0"/>
              </w:rPr>
              <w:t xml:space="preserve">Requested</w:t>
            </w:r>
          </w:p>
        </w:tc>
      </w:tr>
    </w:tbl>
    <w:p w:rsidR="00000000" w:rsidDel="00000000" w:rsidP="00000000" w:rsidRDefault="00000000" w:rsidRPr="00000000" w14:paraId="00000190">
      <w:pPr>
        <w:rPr>
          <w:rFonts w:ascii="Vani" w:cs="Vani" w:eastAsia="Vani" w:hAnsi="Vani"/>
          <w:b w:val="1"/>
          <w:bCs w:val="1"/>
        </w:rPr>
      </w:pPr>
      <w:r w:rsidDel="00000000" w:rsidR="00000000" w:rsidRPr="00000000">
        <w:rPr>
          <w:rFonts w:ascii="Vani" w:cs="Vani" w:eastAsia="Vani" w:hAnsi="Vani"/>
          <w:b w:val="1"/>
          <w:bCs w:val="1"/>
          <w:rtl w:val="0"/>
        </w:rPr>
        <w:t xml:space="preserve">మార్జాలమునకు మూషిక భాషణములు సంతోషము కల్గించెను. అది యెలుకతో "నీవు నా ప్రాణదాత వయ్యె దవు. తప్పక నిన్నీ ముప్పునుండి తప్పింతును. ఉలూక నకులములు నా పొడ గాంచి భయపడును. నీకడకు జేర నేరవు. నిర్భయముగా వచ్చి నాయొడిలో నుండు మని సాదరముగా నోదార్చెను. ఎలుక భయమువిడిచి పిల్లియొడిలో నొదిగి యుండెను. ఉలూక నకులములు ఎలుక పై నాశ వదలుకొని ఆకలి పోకార్చుకొనుట కింకొక చోటికి పోయినవి. వాని పోక నా యెలుక చూచి ముదమందెను. పిల్లివద్ద సెలవు తీసికొని దాని యురులు గొఱుకు నెపముతో అది యీవలికి వచ్చెను. మందమందముగా నురిత్రాళ్ళు గొఱుకుచు కాల యాపన చేయుచుండెను,</w:t>
      </w:r>
    </w:p>
    <w:tbl>
      <w:tblPr>
        <w:tblStyle w:val="Table3"/>
        <w:tblW w:w="9360.0" w:type="dxa"/>
        <w:jc w:val="left"/>
        <w:tblLayout w:type="fixed"/>
        <w:tblLook w:val="0400"/>
      </w:tblPr>
      <w:tblGrid>
        <w:gridCol w:w="2817"/>
        <w:gridCol w:w="3122"/>
        <w:gridCol w:w="3421"/>
        <w:tblGridChange w:id="0">
          <w:tblGrid>
            <w:gridCol w:w="2817"/>
            <w:gridCol w:w="3122"/>
            <w:gridCol w:w="3421"/>
          </w:tblGrid>
        </w:tblGridChange>
      </w:tblGrid>
      <w:tr>
        <w:trPr>
          <w:cantSplit w:val="0"/>
          <w:tblHeader w:val="0"/>
        </w:trPr>
        <w:tc>
          <w:tcPr>
            <w:vAlign w:val="center"/>
          </w:tcPr>
          <w:p w:rsidR="00000000" w:rsidDel="00000000" w:rsidP="00000000" w:rsidRDefault="00000000" w:rsidRPr="00000000" w14:paraId="00000191">
            <w:pPr>
              <w:rPr>
                <w:rFonts w:ascii="Vani" w:cs="Vani" w:eastAsia="Vani" w:hAnsi="Vani"/>
                <w:b w:val="1"/>
                <w:bCs w:val="1"/>
              </w:rPr>
            </w:pPr>
            <w:r w:rsidDel="00000000" w:rsidR="00000000" w:rsidRPr="00000000">
              <w:rPr>
                <w:rFonts w:ascii="Vani" w:cs="Vani" w:eastAsia="Vani" w:hAnsi="Vani"/>
                <w:b w:val="1"/>
                <w:bCs w:val="1"/>
                <w:rtl w:val="0"/>
              </w:rPr>
              <w:t xml:space="preserve">తెలుగు పదం (Telugu Word)</w:t>
            </w:r>
          </w:p>
        </w:tc>
        <w:tc>
          <w:tcPr>
            <w:vAlign w:val="center"/>
          </w:tcPr>
          <w:p w:rsidR="00000000" w:rsidDel="00000000" w:rsidP="00000000" w:rsidRDefault="00000000" w:rsidRPr="00000000" w14:paraId="00000192">
            <w:pPr>
              <w:rPr>
                <w:rFonts w:ascii="Vani" w:cs="Vani" w:eastAsia="Vani" w:hAnsi="Vani"/>
                <w:b w:val="1"/>
                <w:bCs w:val="1"/>
              </w:rPr>
            </w:pPr>
            <w:r w:rsidDel="00000000" w:rsidR="00000000" w:rsidRPr="00000000">
              <w:rPr>
                <w:rFonts w:ascii="Vani" w:cs="Vani" w:eastAsia="Vani" w:hAnsi="Vani"/>
                <w:b w:val="1"/>
                <w:bCs w:val="1"/>
                <w:rtl w:val="0"/>
              </w:rPr>
              <w:t xml:space="preserve">తెలుగు అర్థం (Telugu Meaning)</w:t>
            </w:r>
          </w:p>
        </w:tc>
        <w:tc>
          <w:tcPr>
            <w:vAlign w:val="center"/>
          </w:tcPr>
          <w:p w:rsidR="00000000" w:rsidDel="00000000" w:rsidP="00000000" w:rsidRDefault="00000000" w:rsidRPr="00000000" w14:paraId="00000193">
            <w:pPr>
              <w:rPr>
                <w:rFonts w:ascii="Vani" w:cs="Vani" w:eastAsia="Vani" w:hAnsi="Vani"/>
                <w:b w:val="1"/>
                <w:bCs w:val="1"/>
              </w:rPr>
            </w:pPr>
            <w:r w:rsidDel="00000000" w:rsidR="00000000" w:rsidRPr="00000000">
              <w:rPr>
                <w:rFonts w:ascii="Vani" w:cs="Vani" w:eastAsia="Vani" w:hAnsi="Vani"/>
                <w:b w:val="1"/>
                <w:bCs w:val="1"/>
                <w:rtl w:val="0"/>
              </w:rPr>
              <w:t xml:space="preserve">English Meaning</w:t>
            </w:r>
          </w:p>
        </w:tc>
      </w:tr>
      <w:tr>
        <w:trPr>
          <w:cantSplit w:val="0"/>
          <w:tblHeader w:val="0"/>
        </w:trPr>
        <w:tc>
          <w:tcPr>
            <w:vAlign w:val="center"/>
          </w:tcPr>
          <w:p w:rsidR="00000000" w:rsidDel="00000000" w:rsidP="00000000" w:rsidRDefault="00000000" w:rsidRPr="00000000" w14:paraId="00000194">
            <w:pPr>
              <w:rPr>
                <w:rFonts w:ascii="Vani" w:cs="Vani" w:eastAsia="Vani" w:hAnsi="Vani"/>
                <w:b w:val="1"/>
                <w:bCs w:val="1"/>
              </w:rPr>
            </w:pPr>
            <w:r w:rsidDel="00000000" w:rsidR="00000000" w:rsidRPr="00000000">
              <w:rPr>
                <w:rFonts w:ascii="Vani" w:cs="Vani" w:eastAsia="Vani" w:hAnsi="Vani"/>
                <w:b w:val="1"/>
                <w:bCs w:val="1"/>
                <w:rtl w:val="0"/>
              </w:rPr>
              <w:t xml:space="preserve">మార్జాలమునకు</w:t>
            </w:r>
          </w:p>
        </w:tc>
        <w:tc>
          <w:tcPr>
            <w:vAlign w:val="center"/>
          </w:tcPr>
          <w:p w:rsidR="00000000" w:rsidDel="00000000" w:rsidP="00000000" w:rsidRDefault="00000000" w:rsidRPr="00000000" w14:paraId="00000195">
            <w:pPr>
              <w:rPr>
                <w:rFonts w:ascii="Vani" w:cs="Vani" w:eastAsia="Vani" w:hAnsi="Vani"/>
                <w:b w:val="1"/>
                <w:bCs w:val="1"/>
              </w:rPr>
            </w:pPr>
            <w:r w:rsidDel="00000000" w:rsidR="00000000" w:rsidRPr="00000000">
              <w:rPr>
                <w:rFonts w:ascii="Vani" w:cs="Vani" w:eastAsia="Vani" w:hAnsi="Vani"/>
                <w:b w:val="1"/>
                <w:bCs w:val="1"/>
                <w:rtl w:val="0"/>
              </w:rPr>
              <w:t xml:space="preserve">పిల్లికి</w:t>
            </w:r>
          </w:p>
        </w:tc>
        <w:tc>
          <w:tcPr>
            <w:vAlign w:val="center"/>
          </w:tcPr>
          <w:p w:rsidR="00000000" w:rsidDel="00000000" w:rsidP="00000000" w:rsidRDefault="00000000" w:rsidRPr="00000000" w14:paraId="00000196">
            <w:pPr>
              <w:rPr>
                <w:rFonts w:ascii="Vani" w:cs="Vani" w:eastAsia="Vani" w:hAnsi="Vani"/>
                <w:b w:val="1"/>
                <w:bCs w:val="1"/>
              </w:rPr>
            </w:pPr>
            <w:r w:rsidDel="00000000" w:rsidR="00000000" w:rsidRPr="00000000">
              <w:rPr>
                <w:rFonts w:ascii="Vani" w:cs="Vani" w:eastAsia="Vani" w:hAnsi="Vani"/>
                <w:b w:val="1"/>
                <w:bCs w:val="1"/>
                <w:rtl w:val="0"/>
              </w:rPr>
              <w:t xml:space="preserve">To the cat</w:t>
            </w:r>
          </w:p>
        </w:tc>
      </w:tr>
      <w:tr>
        <w:trPr>
          <w:cantSplit w:val="0"/>
          <w:tblHeader w:val="0"/>
        </w:trPr>
        <w:tc>
          <w:tcPr>
            <w:vAlign w:val="center"/>
          </w:tcPr>
          <w:p w:rsidR="00000000" w:rsidDel="00000000" w:rsidP="00000000" w:rsidRDefault="00000000" w:rsidRPr="00000000" w14:paraId="00000197">
            <w:pPr>
              <w:rPr>
                <w:rFonts w:ascii="Vani" w:cs="Vani" w:eastAsia="Vani" w:hAnsi="Vani"/>
                <w:b w:val="1"/>
                <w:bCs w:val="1"/>
              </w:rPr>
            </w:pPr>
            <w:r w:rsidDel="00000000" w:rsidR="00000000" w:rsidRPr="00000000">
              <w:rPr>
                <w:rFonts w:ascii="Vani" w:cs="Vani" w:eastAsia="Vani" w:hAnsi="Vani"/>
                <w:b w:val="1"/>
                <w:bCs w:val="1"/>
                <w:rtl w:val="0"/>
              </w:rPr>
              <w:t xml:space="preserve">మూషిక</w:t>
            </w:r>
          </w:p>
        </w:tc>
        <w:tc>
          <w:tcPr>
            <w:vAlign w:val="center"/>
          </w:tcPr>
          <w:p w:rsidR="00000000" w:rsidDel="00000000" w:rsidP="00000000" w:rsidRDefault="00000000" w:rsidRPr="00000000" w14:paraId="00000198">
            <w:pPr>
              <w:rPr>
                <w:rFonts w:ascii="Vani" w:cs="Vani" w:eastAsia="Vani" w:hAnsi="Vani"/>
                <w:b w:val="1"/>
                <w:bCs w:val="1"/>
              </w:rPr>
            </w:pPr>
            <w:r w:rsidDel="00000000" w:rsidR="00000000" w:rsidRPr="00000000">
              <w:rPr>
                <w:rFonts w:ascii="Vani" w:cs="Vani" w:eastAsia="Vani" w:hAnsi="Vani"/>
                <w:b w:val="1"/>
                <w:bCs w:val="1"/>
                <w:rtl w:val="0"/>
              </w:rPr>
              <w:t xml:space="preserve">ఎలుక యొక్క</w:t>
            </w:r>
          </w:p>
        </w:tc>
        <w:tc>
          <w:tcPr>
            <w:vAlign w:val="center"/>
          </w:tcPr>
          <w:p w:rsidR="00000000" w:rsidDel="00000000" w:rsidP="00000000" w:rsidRDefault="00000000" w:rsidRPr="00000000" w14:paraId="00000199">
            <w:pPr>
              <w:rPr>
                <w:rFonts w:ascii="Vani" w:cs="Vani" w:eastAsia="Vani" w:hAnsi="Vani"/>
                <w:b w:val="1"/>
                <w:bCs w:val="1"/>
              </w:rPr>
            </w:pPr>
            <w:r w:rsidDel="00000000" w:rsidR="00000000" w:rsidRPr="00000000">
              <w:rPr>
                <w:rFonts w:ascii="Vani" w:cs="Vani" w:eastAsia="Vani" w:hAnsi="Vani"/>
                <w:b w:val="1"/>
                <w:bCs w:val="1"/>
                <w:rtl w:val="0"/>
              </w:rPr>
              <w:t xml:space="preserve">Mouse's</w:t>
            </w:r>
          </w:p>
        </w:tc>
      </w:tr>
      <w:tr>
        <w:trPr>
          <w:cantSplit w:val="0"/>
          <w:tblHeader w:val="0"/>
        </w:trPr>
        <w:tc>
          <w:tcPr>
            <w:vAlign w:val="center"/>
          </w:tcPr>
          <w:p w:rsidR="00000000" w:rsidDel="00000000" w:rsidP="00000000" w:rsidRDefault="00000000" w:rsidRPr="00000000" w14:paraId="0000019A">
            <w:pPr>
              <w:rPr>
                <w:rFonts w:ascii="Vani" w:cs="Vani" w:eastAsia="Vani" w:hAnsi="Vani"/>
                <w:b w:val="1"/>
                <w:bCs w:val="1"/>
              </w:rPr>
            </w:pPr>
            <w:r w:rsidDel="00000000" w:rsidR="00000000" w:rsidRPr="00000000">
              <w:rPr>
                <w:rFonts w:ascii="Vani" w:cs="Vani" w:eastAsia="Vani" w:hAnsi="Vani"/>
                <w:b w:val="1"/>
                <w:bCs w:val="1"/>
                <w:rtl w:val="0"/>
              </w:rPr>
              <w:t xml:space="preserve">భాషణములు</w:t>
            </w:r>
          </w:p>
        </w:tc>
        <w:tc>
          <w:tcPr>
            <w:vAlign w:val="center"/>
          </w:tcPr>
          <w:p w:rsidR="00000000" w:rsidDel="00000000" w:rsidP="00000000" w:rsidRDefault="00000000" w:rsidRPr="00000000" w14:paraId="0000019B">
            <w:pPr>
              <w:rPr>
                <w:rFonts w:ascii="Vani" w:cs="Vani" w:eastAsia="Vani" w:hAnsi="Vani"/>
                <w:b w:val="1"/>
                <w:bCs w:val="1"/>
              </w:rPr>
            </w:pPr>
            <w:r w:rsidDel="00000000" w:rsidR="00000000" w:rsidRPr="00000000">
              <w:rPr>
                <w:rFonts w:ascii="Vani" w:cs="Vani" w:eastAsia="Vani" w:hAnsi="Vani"/>
                <w:b w:val="1"/>
                <w:bCs w:val="1"/>
                <w:rtl w:val="0"/>
              </w:rPr>
              <w:t xml:space="preserve">మాటలు</w:t>
            </w:r>
          </w:p>
        </w:tc>
        <w:tc>
          <w:tcPr>
            <w:vAlign w:val="center"/>
          </w:tcPr>
          <w:p w:rsidR="00000000" w:rsidDel="00000000" w:rsidP="00000000" w:rsidRDefault="00000000" w:rsidRPr="00000000" w14:paraId="0000019C">
            <w:pPr>
              <w:rPr>
                <w:rFonts w:ascii="Vani" w:cs="Vani" w:eastAsia="Vani" w:hAnsi="Vani"/>
                <w:b w:val="1"/>
                <w:bCs w:val="1"/>
              </w:rPr>
            </w:pPr>
            <w:r w:rsidDel="00000000" w:rsidR="00000000" w:rsidRPr="00000000">
              <w:rPr>
                <w:rFonts w:ascii="Vani" w:cs="Vani" w:eastAsia="Vani" w:hAnsi="Vani"/>
                <w:b w:val="1"/>
                <w:bCs w:val="1"/>
                <w:rtl w:val="0"/>
              </w:rPr>
              <w:t xml:space="preserve">Words / Speech</w:t>
            </w:r>
          </w:p>
        </w:tc>
      </w:tr>
      <w:tr>
        <w:trPr>
          <w:cantSplit w:val="0"/>
          <w:tblHeader w:val="0"/>
        </w:trPr>
        <w:tc>
          <w:tcPr>
            <w:vAlign w:val="center"/>
          </w:tcPr>
          <w:p w:rsidR="00000000" w:rsidDel="00000000" w:rsidP="00000000" w:rsidRDefault="00000000" w:rsidRPr="00000000" w14:paraId="0000019D">
            <w:pPr>
              <w:rPr>
                <w:rFonts w:ascii="Vani" w:cs="Vani" w:eastAsia="Vani" w:hAnsi="Vani"/>
                <w:b w:val="1"/>
                <w:bCs w:val="1"/>
              </w:rPr>
            </w:pPr>
            <w:r w:rsidDel="00000000" w:rsidR="00000000" w:rsidRPr="00000000">
              <w:rPr>
                <w:rFonts w:ascii="Vani" w:cs="Vani" w:eastAsia="Vani" w:hAnsi="Vani"/>
                <w:b w:val="1"/>
                <w:bCs w:val="1"/>
                <w:rtl w:val="0"/>
              </w:rPr>
              <w:t xml:space="preserve">సంతోషము</w:t>
            </w:r>
          </w:p>
        </w:tc>
        <w:tc>
          <w:tcPr>
            <w:vAlign w:val="center"/>
          </w:tcPr>
          <w:p w:rsidR="00000000" w:rsidDel="00000000" w:rsidP="00000000" w:rsidRDefault="00000000" w:rsidRPr="00000000" w14:paraId="0000019E">
            <w:pPr>
              <w:rPr>
                <w:rFonts w:ascii="Vani" w:cs="Vani" w:eastAsia="Vani" w:hAnsi="Vani"/>
                <w:b w:val="1"/>
                <w:bCs w:val="1"/>
              </w:rPr>
            </w:pPr>
            <w:r w:rsidDel="00000000" w:rsidR="00000000" w:rsidRPr="00000000">
              <w:rPr>
                <w:rFonts w:ascii="Vani" w:cs="Vani" w:eastAsia="Vani" w:hAnsi="Vani"/>
                <w:b w:val="1"/>
                <w:bCs w:val="1"/>
                <w:rtl w:val="0"/>
              </w:rPr>
              <w:t xml:space="preserve">ఆనందము</w:t>
            </w:r>
          </w:p>
        </w:tc>
        <w:tc>
          <w:tcPr>
            <w:vAlign w:val="center"/>
          </w:tcPr>
          <w:p w:rsidR="00000000" w:rsidDel="00000000" w:rsidP="00000000" w:rsidRDefault="00000000" w:rsidRPr="00000000" w14:paraId="0000019F">
            <w:pPr>
              <w:rPr>
                <w:rFonts w:ascii="Vani" w:cs="Vani" w:eastAsia="Vani" w:hAnsi="Vani"/>
                <w:b w:val="1"/>
                <w:bCs w:val="1"/>
              </w:rPr>
            </w:pPr>
            <w:r w:rsidDel="00000000" w:rsidR="00000000" w:rsidRPr="00000000">
              <w:rPr>
                <w:rFonts w:ascii="Vani" w:cs="Vani" w:eastAsia="Vani" w:hAnsi="Vani"/>
                <w:b w:val="1"/>
                <w:bCs w:val="1"/>
                <w:rtl w:val="0"/>
              </w:rPr>
              <w:t xml:space="preserve">Happiness / Joy</w:t>
            </w:r>
          </w:p>
        </w:tc>
      </w:tr>
      <w:tr>
        <w:trPr>
          <w:cantSplit w:val="0"/>
          <w:tblHeader w:val="0"/>
        </w:trPr>
        <w:tc>
          <w:tcPr>
            <w:vAlign w:val="center"/>
          </w:tcPr>
          <w:p w:rsidR="00000000" w:rsidDel="00000000" w:rsidP="00000000" w:rsidRDefault="00000000" w:rsidRPr="00000000" w14:paraId="000001A0">
            <w:pPr>
              <w:rPr>
                <w:rFonts w:ascii="Vani" w:cs="Vani" w:eastAsia="Vani" w:hAnsi="Vani"/>
                <w:b w:val="1"/>
                <w:bCs w:val="1"/>
              </w:rPr>
            </w:pPr>
            <w:r w:rsidDel="00000000" w:rsidR="00000000" w:rsidRPr="00000000">
              <w:rPr>
                <w:rFonts w:ascii="Vani" w:cs="Vani" w:eastAsia="Vani" w:hAnsi="Vani"/>
                <w:b w:val="1"/>
                <w:bCs w:val="1"/>
                <w:rtl w:val="0"/>
              </w:rPr>
              <w:t xml:space="preserve">కల్గించెను</w:t>
            </w:r>
          </w:p>
        </w:tc>
        <w:tc>
          <w:tcPr>
            <w:vAlign w:val="center"/>
          </w:tcPr>
          <w:p w:rsidR="00000000" w:rsidDel="00000000" w:rsidP="00000000" w:rsidRDefault="00000000" w:rsidRPr="00000000" w14:paraId="000001A1">
            <w:pPr>
              <w:rPr>
                <w:rFonts w:ascii="Vani" w:cs="Vani" w:eastAsia="Vani" w:hAnsi="Vani"/>
                <w:b w:val="1"/>
                <w:bCs w:val="1"/>
              </w:rPr>
            </w:pPr>
            <w:r w:rsidDel="00000000" w:rsidR="00000000" w:rsidRPr="00000000">
              <w:rPr>
                <w:rFonts w:ascii="Vani" w:cs="Vani" w:eastAsia="Vani" w:hAnsi="Vani"/>
                <w:b w:val="1"/>
                <w:bCs w:val="1"/>
                <w:rtl w:val="0"/>
              </w:rPr>
              <w:t xml:space="preserve">కలిగించెను</w:t>
            </w:r>
          </w:p>
        </w:tc>
        <w:tc>
          <w:tcPr>
            <w:vAlign w:val="center"/>
          </w:tcPr>
          <w:p w:rsidR="00000000" w:rsidDel="00000000" w:rsidP="00000000" w:rsidRDefault="00000000" w:rsidRPr="00000000" w14:paraId="000001A2">
            <w:pPr>
              <w:rPr>
                <w:rFonts w:ascii="Vani" w:cs="Vani" w:eastAsia="Vani" w:hAnsi="Vani"/>
                <w:b w:val="1"/>
                <w:bCs w:val="1"/>
              </w:rPr>
            </w:pPr>
            <w:r w:rsidDel="00000000" w:rsidR="00000000" w:rsidRPr="00000000">
              <w:rPr>
                <w:rFonts w:ascii="Vani" w:cs="Vani" w:eastAsia="Vani" w:hAnsi="Vani"/>
                <w:b w:val="1"/>
                <w:bCs w:val="1"/>
                <w:rtl w:val="0"/>
              </w:rPr>
              <w:t xml:space="preserve">Caused / Gave</w:t>
            </w:r>
          </w:p>
        </w:tc>
      </w:tr>
      <w:tr>
        <w:trPr>
          <w:cantSplit w:val="0"/>
          <w:tblHeader w:val="0"/>
        </w:trPr>
        <w:tc>
          <w:tcPr>
            <w:vAlign w:val="center"/>
          </w:tcPr>
          <w:p w:rsidR="00000000" w:rsidDel="00000000" w:rsidP="00000000" w:rsidRDefault="00000000" w:rsidRPr="00000000" w14:paraId="000001A3">
            <w:pPr>
              <w:rPr>
                <w:rFonts w:ascii="Vani" w:cs="Vani" w:eastAsia="Vani" w:hAnsi="Vani"/>
                <w:b w:val="1"/>
                <w:bCs w:val="1"/>
              </w:rPr>
            </w:pPr>
            <w:r w:rsidDel="00000000" w:rsidR="00000000" w:rsidRPr="00000000">
              <w:rPr>
                <w:rFonts w:ascii="Vani" w:cs="Vani" w:eastAsia="Vani" w:hAnsi="Vani"/>
                <w:b w:val="1"/>
                <w:bCs w:val="1"/>
                <w:rtl w:val="0"/>
              </w:rPr>
              <w:t xml:space="preserve">అది</w:t>
            </w:r>
          </w:p>
        </w:tc>
        <w:tc>
          <w:tcPr>
            <w:vAlign w:val="center"/>
          </w:tcPr>
          <w:p w:rsidR="00000000" w:rsidDel="00000000" w:rsidP="00000000" w:rsidRDefault="00000000" w:rsidRPr="00000000" w14:paraId="000001A4">
            <w:pPr>
              <w:rPr>
                <w:rFonts w:ascii="Vani" w:cs="Vani" w:eastAsia="Vani" w:hAnsi="Vani"/>
                <w:b w:val="1"/>
                <w:bCs w:val="1"/>
              </w:rPr>
            </w:pPr>
            <w:r w:rsidDel="00000000" w:rsidR="00000000" w:rsidRPr="00000000">
              <w:rPr>
                <w:rFonts w:ascii="Vani" w:cs="Vani" w:eastAsia="Vani" w:hAnsi="Vani"/>
                <w:b w:val="1"/>
                <w:bCs w:val="1"/>
                <w:rtl w:val="0"/>
              </w:rPr>
              <w:t xml:space="preserve">ఆ పిల్లి</w:t>
            </w:r>
          </w:p>
        </w:tc>
        <w:tc>
          <w:tcPr>
            <w:vAlign w:val="center"/>
          </w:tcPr>
          <w:p w:rsidR="00000000" w:rsidDel="00000000" w:rsidP="00000000" w:rsidRDefault="00000000" w:rsidRPr="00000000" w14:paraId="000001A5">
            <w:pPr>
              <w:rPr>
                <w:rFonts w:ascii="Vani" w:cs="Vani" w:eastAsia="Vani" w:hAnsi="Vani"/>
                <w:b w:val="1"/>
                <w:bCs w:val="1"/>
              </w:rPr>
            </w:pPr>
            <w:r w:rsidDel="00000000" w:rsidR="00000000" w:rsidRPr="00000000">
              <w:rPr>
                <w:rFonts w:ascii="Vani" w:cs="Vani" w:eastAsia="Vani" w:hAnsi="Vani"/>
                <w:b w:val="1"/>
                <w:bCs w:val="1"/>
                <w:rtl w:val="0"/>
              </w:rPr>
              <w:t xml:space="preserve">It (the cat)</w:t>
            </w:r>
          </w:p>
        </w:tc>
      </w:tr>
      <w:tr>
        <w:trPr>
          <w:cantSplit w:val="0"/>
          <w:tblHeader w:val="0"/>
        </w:trPr>
        <w:tc>
          <w:tcPr>
            <w:vAlign w:val="center"/>
          </w:tcPr>
          <w:p w:rsidR="00000000" w:rsidDel="00000000" w:rsidP="00000000" w:rsidRDefault="00000000" w:rsidRPr="00000000" w14:paraId="000001A6">
            <w:pPr>
              <w:rPr>
                <w:rFonts w:ascii="Vani" w:cs="Vani" w:eastAsia="Vani" w:hAnsi="Vani"/>
                <w:b w:val="1"/>
                <w:bCs w:val="1"/>
              </w:rPr>
            </w:pPr>
            <w:r w:rsidDel="00000000" w:rsidR="00000000" w:rsidRPr="00000000">
              <w:rPr>
                <w:rFonts w:ascii="Vani" w:cs="Vani" w:eastAsia="Vani" w:hAnsi="Vani"/>
                <w:b w:val="1"/>
                <w:bCs w:val="1"/>
                <w:rtl w:val="0"/>
              </w:rPr>
              <w:t xml:space="preserve">యెలుకతో</w:t>
            </w:r>
          </w:p>
        </w:tc>
        <w:tc>
          <w:tcPr>
            <w:vAlign w:val="center"/>
          </w:tcPr>
          <w:p w:rsidR="00000000" w:rsidDel="00000000" w:rsidP="00000000" w:rsidRDefault="00000000" w:rsidRPr="00000000" w14:paraId="000001A7">
            <w:pPr>
              <w:rPr>
                <w:rFonts w:ascii="Vani" w:cs="Vani" w:eastAsia="Vani" w:hAnsi="Vani"/>
                <w:b w:val="1"/>
                <w:bCs w:val="1"/>
              </w:rPr>
            </w:pPr>
            <w:r w:rsidDel="00000000" w:rsidR="00000000" w:rsidRPr="00000000">
              <w:rPr>
                <w:rFonts w:ascii="Vani" w:cs="Vani" w:eastAsia="Vani" w:hAnsi="Vani"/>
                <w:b w:val="1"/>
                <w:bCs w:val="1"/>
                <w:rtl w:val="0"/>
              </w:rPr>
              <w:t xml:space="preserve">ఎలుకతో</w:t>
            </w:r>
          </w:p>
        </w:tc>
        <w:tc>
          <w:tcPr>
            <w:vAlign w:val="center"/>
          </w:tcPr>
          <w:p w:rsidR="00000000" w:rsidDel="00000000" w:rsidP="00000000" w:rsidRDefault="00000000" w:rsidRPr="00000000" w14:paraId="000001A8">
            <w:pPr>
              <w:rPr>
                <w:rFonts w:ascii="Vani" w:cs="Vani" w:eastAsia="Vani" w:hAnsi="Vani"/>
                <w:b w:val="1"/>
                <w:bCs w:val="1"/>
              </w:rPr>
            </w:pPr>
            <w:r w:rsidDel="00000000" w:rsidR="00000000" w:rsidRPr="00000000">
              <w:rPr>
                <w:rFonts w:ascii="Vani" w:cs="Vani" w:eastAsia="Vani" w:hAnsi="Vani"/>
                <w:b w:val="1"/>
                <w:bCs w:val="1"/>
                <w:rtl w:val="0"/>
              </w:rPr>
              <w:t xml:space="preserve">With the mouse</w:t>
            </w:r>
          </w:p>
        </w:tc>
      </w:tr>
      <w:tr>
        <w:trPr>
          <w:cantSplit w:val="0"/>
          <w:tblHeader w:val="0"/>
        </w:trPr>
        <w:tc>
          <w:tcPr>
            <w:vAlign w:val="center"/>
          </w:tcPr>
          <w:p w:rsidR="00000000" w:rsidDel="00000000" w:rsidP="00000000" w:rsidRDefault="00000000" w:rsidRPr="00000000" w14:paraId="000001A9">
            <w:pPr>
              <w:rPr>
                <w:rFonts w:ascii="Vani" w:cs="Vani" w:eastAsia="Vani" w:hAnsi="Vani"/>
                <w:b w:val="1"/>
                <w:bCs w:val="1"/>
              </w:rPr>
            </w:pPr>
            <w:r w:rsidDel="00000000" w:rsidR="00000000" w:rsidRPr="00000000">
              <w:rPr>
                <w:rFonts w:ascii="Vani" w:cs="Vani" w:eastAsia="Vani" w:hAnsi="Vani"/>
                <w:b w:val="1"/>
                <w:bCs w:val="1"/>
                <w:rtl w:val="0"/>
              </w:rPr>
              <w:t xml:space="preserve">నీవు</w:t>
            </w:r>
          </w:p>
        </w:tc>
        <w:tc>
          <w:tcPr>
            <w:vAlign w:val="center"/>
          </w:tcPr>
          <w:p w:rsidR="00000000" w:rsidDel="00000000" w:rsidP="00000000" w:rsidRDefault="00000000" w:rsidRPr="00000000" w14:paraId="000001AA">
            <w:pPr>
              <w:rPr>
                <w:rFonts w:ascii="Vani" w:cs="Vani" w:eastAsia="Vani" w:hAnsi="Vani"/>
                <w:b w:val="1"/>
                <w:bCs w:val="1"/>
              </w:rPr>
            </w:pPr>
            <w:r w:rsidDel="00000000" w:rsidR="00000000" w:rsidRPr="00000000">
              <w:rPr>
                <w:rFonts w:ascii="Vani" w:cs="Vani" w:eastAsia="Vani" w:hAnsi="Vani"/>
                <w:b w:val="1"/>
                <w:bCs w:val="1"/>
                <w:rtl w:val="0"/>
              </w:rPr>
              <w:t xml:space="preserve">నీవు</w:t>
            </w:r>
          </w:p>
        </w:tc>
        <w:tc>
          <w:tcPr>
            <w:vAlign w:val="center"/>
          </w:tcPr>
          <w:p w:rsidR="00000000" w:rsidDel="00000000" w:rsidP="00000000" w:rsidRDefault="00000000" w:rsidRPr="00000000" w14:paraId="000001AB">
            <w:pPr>
              <w:rPr>
                <w:rFonts w:ascii="Vani" w:cs="Vani" w:eastAsia="Vani" w:hAnsi="Vani"/>
                <w:b w:val="1"/>
                <w:bCs w:val="1"/>
              </w:rPr>
            </w:pPr>
            <w:r w:rsidDel="00000000" w:rsidR="00000000" w:rsidRPr="00000000">
              <w:rPr>
                <w:rFonts w:ascii="Vani" w:cs="Vani" w:eastAsia="Vani" w:hAnsi="Vani"/>
                <w:b w:val="1"/>
                <w:bCs w:val="1"/>
                <w:rtl w:val="0"/>
              </w:rPr>
              <w:t xml:space="preserve">You</w:t>
            </w:r>
          </w:p>
        </w:tc>
      </w:tr>
      <w:tr>
        <w:trPr>
          <w:cantSplit w:val="0"/>
          <w:tblHeader w:val="0"/>
        </w:trPr>
        <w:tc>
          <w:tcPr>
            <w:vAlign w:val="center"/>
          </w:tcPr>
          <w:p w:rsidR="00000000" w:rsidDel="00000000" w:rsidP="00000000" w:rsidRDefault="00000000" w:rsidRPr="00000000" w14:paraId="000001AC">
            <w:pPr>
              <w:rPr>
                <w:rFonts w:ascii="Vani" w:cs="Vani" w:eastAsia="Vani" w:hAnsi="Vani"/>
                <w:b w:val="1"/>
                <w:bCs w:val="1"/>
              </w:rPr>
            </w:pPr>
            <w:r w:rsidDel="00000000" w:rsidR="00000000" w:rsidRPr="00000000">
              <w:rPr>
                <w:rFonts w:ascii="Vani" w:cs="Vani" w:eastAsia="Vani" w:hAnsi="Vani"/>
                <w:b w:val="1"/>
                <w:bCs w:val="1"/>
                <w:rtl w:val="0"/>
              </w:rPr>
              <w:t xml:space="preserve">నా</w:t>
            </w:r>
          </w:p>
        </w:tc>
        <w:tc>
          <w:tcPr>
            <w:vAlign w:val="center"/>
          </w:tcPr>
          <w:p w:rsidR="00000000" w:rsidDel="00000000" w:rsidP="00000000" w:rsidRDefault="00000000" w:rsidRPr="00000000" w14:paraId="000001AD">
            <w:pPr>
              <w:rPr>
                <w:rFonts w:ascii="Vani" w:cs="Vani" w:eastAsia="Vani" w:hAnsi="Vani"/>
                <w:b w:val="1"/>
                <w:bCs w:val="1"/>
              </w:rPr>
            </w:pPr>
            <w:r w:rsidDel="00000000" w:rsidR="00000000" w:rsidRPr="00000000">
              <w:rPr>
                <w:rFonts w:ascii="Vani" w:cs="Vani" w:eastAsia="Vani" w:hAnsi="Vani"/>
                <w:b w:val="1"/>
                <w:bCs w:val="1"/>
                <w:rtl w:val="0"/>
              </w:rPr>
              <w:t xml:space="preserve">నా యొక్క</w:t>
            </w:r>
          </w:p>
        </w:tc>
        <w:tc>
          <w:tcPr>
            <w:vAlign w:val="center"/>
          </w:tcPr>
          <w:p w:rsidR="00000000" w:rsidDel="00000000" w:rsidP="00000000" w:rsidRDefault="00000000" w:rsidRPr="00000000" w14:paraId="000001AE">
            <w:pPr>
              <w:rPr>
                <w:rFonts w:ascii="Vani" w:cs="Vani" w:eastAsia="Vani" w:hAnsi="Vani"/>
                <w:b w:val="1"/>
                <w:bCs w:val="1"/>
              </w:rPr>
            </w:pPr>
            <w:r w:rsidDel="00000000" w:rsidR="00000000" w:rsidRPr="00000000">
              <w:rPr>
                <w:rFonts w:ascii="Vani" w:cs="Vani" w:eastAsia="Vani" w:hAnsi="Vani"/>
                <w:b w:val="1"/>
                <w:bCs w:val="1"/>
                <w:rtl w:val="0"/>
              </w:rPr>
              <w:t xml:space="preserve">My</w:t>
            </w:r>
          </w:p>
        </w:tc>
      </w:tr>
      <w:tr>
        <w:trPr>
          <w:cantSplit w:val="0"/>
          <w:tblHeader w:val="0"/>
        </w:trPr>
        <w:tc>
          <w:tcPr>
            <w:vAlign w:val="center"/>
          </w:tcPr>
          <w:p w:rsidR="00000000" w:rsidDel="00000000" w:rsidP="00000000" w:rsidRDefault="00000000" w:rsidRPr="00000000" w14:paraId="000001AF">
            <w:pPr>
              <w:rPr>
                <w:rFonts w:ascii="Vani" w:cs="Vani" w:eastAsia="Vani" w:hAnsi="Vani"/>
                <w:b w:val="1"/>
                <w:bCs w:val="1"/>
              </w:rPr>
            </w:pPr>
            <w:r w:rsidDel="00000000" w:rsidR="00000000" w:rsidRPr="00000000">
              <w:rPr>
                <w:rFonts w:ascii="Vani" w:cs="Vani" w:eastAsia="Vani" w:hAnsi="Vani"/>
                <w:b w:val="1"/>
                <w:bCs w:val="1"/>
                <w:rtl w:val="0"/>
              </w:rPr>
              <w:t xml:space="preserve">ప్రాణదాతవు</w:t>
            </w:r>
          </w:p>
        </w:tc>
        <w:tc>
          <w:tcPr>
            <w:vAlign w:val="center"/>
          </w:tcPr>
          <w:p w:rsidR="00000000" w:rsidDel="00000000" w:rsidP="00000000" w:rsidRDefault="00000000" w:rsidRPr="00000000" w14:paraId="000001B0">
            <w:pPr>
              <w:rPr>
                <w:rFonts w:ascii="Vani" w:cs="Vani" w:eastAsia="Vani" w:hAnsi="Vani"/>
                <w:b w:val="1"/>
                <w:bCs w:val="1"/>
              </w:rPr>
            </w:pPr>
            <w:r w:rsidDel="00000000" w:rsidR="00000000" w:rsidRPr="00000000">
              <w:rPr>
                <w:rFonts w:ascii="Vani" w:cs="Vani" w:eastAsia="Vani" w:hAnsi="Vani"/>
                <w:b w:val="1"/>
                <w:bCs w:val="1"/>
                <w:rtl w:val="0"/>
              </w:rPr>
              <w:t xml:space="preserve">ప్రాణదాతవు</w:t>
            </w:r>
          </w:p>
        </w:tc>
        <w:tc>
          <w:tcPr>
            <w:vAlign w:val="center"/>
          </w:tcPr>
          <w:p w:rsidR="00000000" w:rsidDel="00000000" w:rsidP="00000000" w:rsidRDefault="00000000" w:rsidRPr="00000000" w14:paraId="000001B1">
            <w:pPr>
              <w:rPr>
                <w:rFonts w:ascii="Vani" w:cs="Vani" w:eastAsia="Vani" w:hAnsi="Vani"/>
                <w:b w:val="1"/>
                <w:bCs w:val="1"/>
              </w:rPr>
            </w:pPr>
            <w:r w:rsidDel="00000000" w:rsidR="00000000" w:rsidRPr="00000000">
              <w:rPr>
                <w:rFonts w:ascii="Vani" w:cs="Vani" w:eastAsia="Vani" w:hAnsi="Vani"/>
                <w:b w:val="1"/>
                <w:bCs w:val="1"/>
                <w:rtl w:val="0"/>
              </w:rPr>
              <w:t xml:space="preserve">Lifesaver</w:t>
            </w:r>
          </w:p>
        </w:tc>
      </w:tr>
      <w:tr>
        <w:trPr>
          <w:cantSplit w:val="0"/>
          <w:tblHeader w:val="0"/>
        </w:trPr>
        <w:tc>
          <w:tcPr>
            <w:vAlign w:val="center"/>
          </w:tcPr>
          <w:p w:rsidR="00000000" w:rsidDel="00000000" w:rsidP="00000000" w:rsidRDefault="00000000" w:rsidRPr="00000000" w14:paraId="000001B2">
            <w:pPr>
              <w:rPr>
                <w:rFonts w:ascii="Vani" w:cs="Vani" w:eastAsia="Vani" w:hAnsi="Vani"/>
                <w:b w:val="1"/>
                <w:bCs w:val="1"/>
              </w:rPr>
            </w:pPr>
            <w:r w:rsidDel="00000000" w:rsidR="00000000" w:rsidRPr="00000000">
              <w:rPr>
                <w:rFonts w:ascii="Vani" w:cs="Vani" w:eastAsia="Vani" w:hAnsi="Vani"/>
                <w:b w:val="1"/>
                <w:bCs w:val="1"/>
                <w:rtl w:val="0"/>
              </w:rPr>
              <w:t xml:space="preserve">అయ్యెదవు</w:t>
            </w:r>
          </w:p>
        </w:tc>
        <w:tc>
          <w:tcPr>
            <w:vAlign w:val="center"/>
          </w:tcPr>
          <w:p w:rsidR="00000000" w:rsidDel="00000000" w:rsidP="00000000" w:rsidRDefault="00000000" w:rsidRPr="00000000" w14:paraId="000001B3">
            <w:pPr>
              <w:rPr>
                <w:rFonts w:ascii="Vani" w:cs="Vani" w:eastAsia="Vani" w:hAnsi="Vani"/>
                <w:b w:val="1"/>
                <w:bCs w:val="1"/>
              </w:rPr>
            </w:pPr>
            <w:r w:rsidDel="00000000" w:rsidR="00000000" w:rsidRPr="00000000">
              <w:rPr>
                <w:rFonts w:ascii="Vani" w:cs="Vani" w:eastAsia="Vani" w:hAnsi="Vani"/>
                <w:b w:val="1"/>
                <w:bCs w:val="1"/>
                <w:rtl w:val="0"/>
              </w:rPr>
              <w:t xml:space="preserve">అవుతావు</w:t>
            </w:r>
          </w:p>
        </w:tc>
        <w:tc>
          <w:tcPr>
            <w:vAlign w:val="center"/>
          </w:tcPr>
          <w:p w:rsidR="00000000" w:rsidDel="00000000" w:rsidP="00000000" w:rsidRDefault="00000000" w:rsidRPr="00000000" w14:paraId="000001B4">
            <w:pPr>
              <w:rPr>
                <w:rFonts w:ascii="Vani" w:cs="Vani" w:eastAsia="Vani" w:hAnsi="Vani"/>
                <w:b w:val="1"/>
                <w:bCs w:val="1"/>
              </w:rPr>
            </w:pPr>
            <w:r w:rsidDel="00000000" w:rsidR="00000000" w:rsidRPr="00000000">
              <w:rPr>
                <w:rFonts w:ascii="Vani" w:cs="Vani" w:eastAsia="Vani" w:hAnsi="Vani"/>
                <w:b w:val="1"/>
                <w:bCs w:val="1"/>
                <w:rtl w:val="0"/>
              </w:rPr>
              <w:t xml:space="preserve">Will become</w:t>
            </w:r>
          </w:p>
        </w:tc>
      </w:tr>
      <w:tr>
        <w:trPr>
          <w:cantSplit w:val="0"/>
          <w:tblHeader w:val="0"/>
        </w:trPr>
        <w:tc>
          <w:tcPr>
            <w:vAlign w:val="center"/>
          </w:tcPr>
          <w:p w:rsidR="00000000" w:rsidDel="00000000" w:rsidP="00000000" w:rsidRDefault="00000000" w:rsidRPr="00000000" w14:paraId="000001B5">
            <w:pPr>
              <w:rPr>
                <w:rFonts w:ascii="Vani" w:cs="Vani" w:eastAsia="Vani" w:hAnsi="Vani"/>
                <w:b w:val="1"/>
                <w:bCs w:val="1"/>
              </w:rPr>
            </w:pPr>
            <w:r w:rsidDel="00000000" w:rsidR="00000000" w:rsidRPr="00000000">
              <w:rPr>
                <w:rFonts w:ascii="Vani" w:cs="Vani" w:eastAsia="Vani" w:hAnsi="Vani"/>
                <w:b w:val="1"/>
                <w:bCs w:val="1"/>
                <w:rtl w:val="0"/>
              </w:rPr>
              <w:t xml:space="preserve">తప్పక</w:t>
            </w:r>
          </w:p>
        </w:tc>
        <w:tc>
          <w:tcPr>
            <w:vAlign w:val="center"/>
          </w:tcPr>
          <w:p w:rsidR="00000000" w:rsidDel="00000000" w:rsidP="00000000" w:rsidRDefault="00000000" w:rsidRPr="00000000" w14:paraId="000001B6">
            <w:pPr>
              <w:rPr>
                <w:rFonts w:ascii="Vani" w:cs="Vani" w:eastAsia="Vani" w:hAnsi="Vani"/>
                <w:b w:val="1"/>
                <w:bCs w:val="1"/>
              </w:rPr>
            </w:pPr>
            <w:r w:rsidDel="00000000" w:rsidR="00000000" w:rsidRPr="00000000">
              <w:rPr>
                <w:rFonts w:ascii="Vani" w:cs="Vani" w:eastAsia="Vani" w:hAnsi="Vani"/>
                <w:b w:val="1"/>
                <w:bCs w:val="1"/>
                <w:rtl w:val="0"/>
              </w:rPr>
              <w:t xml:space="preserve">ఖచ్చితంగా</w:t>
            </w:r>
          </w:p>
        </w:tc>
        <w:tc>
          <w:tcPr>
            <w:vAlign w:val="center"/>
          </w:tcPr>
          <w:p w:rsidR="00000000" w:rsidDel="00000000" w:rsidP="00000000" w:rsidRDefault="00000000" w:rsidRPr="00000000" w14:paraId="000001B7">
            <w:pPr>
              <w:rPr>
                <w:rFonts w:ascii="Vani" w:cs="Vani" w:eastAsia="Vani" w:hAnsi="Vani"/>
                <w:b w:val="1"/>
                <w:bCs w:val="1"/>
              </w:rPr>
            </w:pPr>
            <w:r w:rsidDel="00000000" w:rsidR="00000000" w:rsidRPr="00000000">
              <w:rPr>
                <w:rFonts w:ascii="Vani" w:cs="Vani" w:eastAsia="Vani" w:hAnsi="Vani"/>
                <w:b w:val="1"/>
                <w:bCs w:val="1"/>
                <w:rtl w:val="0"/>
              </w:rPr>
              <w:t xml:space="preserve">Definitely / Surely</w:t>
            </w:r>
          </w:p>
        </w:tc>
      </w:tr>
      <w:tr>
        <w:trPr>
          <w:cantSplit w:val="0"/>
          <w:tblHeader w:val="0"/>
        </w:trPr>
        <w:tc>
          <w:tcPr>
            <w:vAlign w:val="center"/>
          </w:tcPr>
          <w:p w:rsidR="00000000" w:rsidDel="00000000" w:rsidP="00000000" w:rsidRDefault="00000000" w:rsidRPr="00000000" w14:paraId="000001B8">
            <w:pPr>
              <w:rPr>
                <w:rFonts w:ascii="Vani" w:cs="Vani" w:eastAsia="Vani" w:hAnsi="Vani"/>
                <w:b w:val="1"/>
                <w:bCs w:val="1"/>
              </w:rPr>
            </w:pPr>
            <w:r w:rsidDel="00000000" w:rsidR="00000000" w:rsidRPr="00000000">
              <w:rPr>
                <w:rFonts w:ascii="Vani" w:cs="Vani" w:eastAsia="Vani" w:hAnsi="Vani"/>
                <w:b w:val="1"/>
                <w:bCs w:val="1"/>
                <w:rtl w:val="0"/>
              </w:rPr>
              <w:t xml:space="preserve">నిన్నీ</w:t>
            </w:r>
          </w:p>
        </w:tc>
        <w:tc>
          <w:tcPr>
            <w:vAlign w:val="center"/>
          </w:tcPr>
          <w:p w:rsidR="00000000" w:rsidDel="00000000" w:rsidP="00000000" w:rsidRDefault="00000000" w:rsidRPr="00000000" w14:paraId="000001B9">
            <w:pPr>
              <w:rPr>
                <w:rFonts w:ascii="Vani" w:cs="Vani" w:eastAsia="Vani" w:hAnsi="Vani"/>
                <w:b w:val="1"/>
                <w:bCs w:val="1"/>
              </w:rPr>
            </w:pPr>
            <w:r w:rsidDel="00000000" w:rsidR="00000000" w:rsidRPr="00000000">
              <w:rPr>
                <w:rFonts w:ascii="Vani" w:cs="Vani" w:eastAsia="Vani" w:hAnsi="Vani"/>
                <w:b w:val="1"/>
                <w:bCs w:val="1"/>
                <w:rtl w:val="0"/>
              </w:rPr>
              <w:t xml:space="preserve">నిన్ను ఈ</w:t>
            </w:r>
          </w:p>
        </w:tc>
        <w:tc>
          <w:tcPr>
            <w:vAlign w:val="center"/>
          </w:tcPr>
          <w:p w:rsidR="00000000" w:rsidDel="00000000" w:rsidP="00000000" w:rsidRDefault="00000000" w:rsidRPr="00000000" w14:paraId="000001BA">
            <w:pPr>
              <w:rPr>
                <w:rFonts w:ascii="Vani" w:cs="Vani" w:eastAsia="Vani" w:hAnsi="Vani"/>
                <w:b w:val="1"/>
                <w:bCs w:val="1"/>
              </w:rPr>
            </w:pPr>
            <w:r w:rsidDel="00000000" w:rsidR="00000000" w:rsidRPr="00000000">
              <w:rPr>
                <w:rFonts w:ascii="Vani" w:cs="Vani" w:eastAsia="Vani" w:hAnsi="Vani"/>
                <w:b w:val="1"/>
                <w:bCs w:val="1"/>
                <w:rtl w:val="0"/>
              </w:rPr>
              <w:t xml:space="preserve">You (from) this</w:t>
            </w:r>
          </w:p>
        </w:tc>
      </w:tr>
      <w:tr>
        <w:trPr>
          <w:cantSplit w:val="0"/>
          <w:tblHeader w:val="0"/>
        </w:trPr>
        <w:tc>
          <w:tcPr>
            <w:vAlign w:val="center"/>
          </w:tcPr>
          <w:p w:rsidR="00000000" w:rsidDel="00000000" w:rsidP="00000000" w:rsidRDefault="00000000" w:rsidRPr="00000000" w14:paraId="000001BB">
            <w:pPr>
              <w:rPr>
                <w:rFonts w:ascii="Vani" w:cs="Vani" w:eastAsia="Vani" w:hAnsi="Vani"/>
                <w:b w:val="1"/>
                <w:bCs w:val="1"/>
              </w:rPr>
            </w:pPr>
            <w:r w:rsidDel="00000000" w:rsidR="00000000" w:rsidRPr="00000000">
              <w:rPr>
                <w:rFonts w:ascii="Vani" w:cs="Vani" w:eastAsia="Vani" w:hAnsi="Vani"/>
                <w:b w:val="1"/>
                <w:bCs w:val="1"/>
                <w:rtl w:val="0"/>
              </w:rPr>
              <w:t xml:space="preserve">ముప్పునుండి</w:t>
            </w:r>
          </w:p>
        </w:tc>
        <w:tc>
          <w:tcPr>
            <w:vAlign w:val="center"/>
          </w:tcPr>
          <w:p w:rsidR="00000000" w:rsidDel="00000000" w:rsidP="00000000" w:rsidRDefault="00000000" w:rsidRPr="00000000" w14:paraId="000001BC">
            <w:pPr>
              <w:rPr>
                <w:rFonts w:ascii="Vani" w:cs="Vani" w:eastAsia="Vani" w:hAnsi="Vani"/>
                <w:b w:val="1"/>
                <w:bCs w:val="1"/>
              </w:rPr>
            </w:pPr>
            <w:r w:rsidDel="00000000" w:rsidR="00000000" w:rsidRPr="00000000">
              <w:rPr>
                <w:rFonts w:ascii="Vani" w:cs="Vani" w:eastAsia="Vani" w:hAnsi="Vani"/>
                <w:b w:val="1"/>
                <w:bCs w:val="1"/>
                <w:rtl w:val="0"/>
              </w:rPr>
              <w:t xml:space="preserve">ఆపద నుండి</w:t>
            </w:r>
          </w:p>
        </w:tc>
        <w:tc>
          <w:tcPr>
            <w:vAlign w:val="center"/>
          </w:tcPr>
          <w:p w:rsidR="00000000" w:rsidDel="00000000" w:rsidP="00000000" w:rsidRDefault="00000000" w:rsidRPr="00000000" w14:paraId="000001BD">
            <w:pPr>
              <w:rPr>
                <w:rFonts w:ascii="Vani" w:cs="Vani" w:eastAsia="Vani" w:hAnsi="Vani"/>
                <w:b w:val="1"/>
                <w:bCs w:val="1"/>
              </w:rPr>
            </w:pPr>
            <w:r w:rsidDel="00000000" w:rsidR="00000000" w:rsidRPr="00000000">
              <w:rPr>
                <w:rFonts w:ascii="Vani" w:cs="Vani" w:eastAsia="Vani" w:hAnsi="Vani"/>
                <w:b w:val="1"/>
                <w:bCs w:val="1"/>
                <w:rtl w:val="0"/>
              </w:rPr>
              <w:t xml:space="preserve">From danger / peril</w:t>
            </w:r>
          </w:p>
        </w:tc>
      </w:tr>
      <w:tr>
        <w:trPr>
          <w:cantSplit w:val="0"/>
          <w:tblHeader w:val="0"/>
        </w:trPr>
        <w:tc>
          <w:tcPr>
            <w:vAlign w:val="center"/>
          </w:tcPr>
          <w:p w:rsidR="00000000" w:rsidDel="00000000" w:rsidP="00000000" w:rsidRDefault="00000000" w:rsidRPr="00000000" w14:paraId="000001BE">
            <w:pPr>
              <w:rPr>
                <w:rFonts w:ascii="Vani" w:cs="Vani" w:eastAsia="Vani" w:hAnsi="Vani"/>
                <w:b w:val="1"/>
                <w:bCs w:val="1"/>
              </w:rPr>
            </w:pPr>
            <w:r w:rsidDel="00000000" w:rsidR="00000000" w:rsidRPr="00000000">
              <w:rPr>
                <w:rFonts w:ascii="Vani" w:cs="Vani" w:eastAsia="Vani" w:hAnsi="Vani"/>
                <w:b w:val="1"/>
                <w:bCs w:val="1"/>
                <w:rtl w:val="0"/>
              </w:rPr>
              <w:t xml:space="preserve">తప్పింతును</w:t>
            </w:r>
          </w:p>
        </w:tc>
        <w:tc>
          <w:tcPr>
            <w:vAlign w:val="center"/>
          </w:tcPr>
          <w:p w:rsidR="00000000" w:rsidDel="00000000" w:rsidP="00000000" w:rsidRDefault="00000000" w:rsidRPr="00000000" w14:paraId="000001BF">
            <w:pPr>
              <w:rPr>
                <w:rFonts w:ascii="Vani" w:cs="Vani" w:eastAsia="Vani" w:hAnsi="Vani"/>
                <w:b w:val="1"/>
                <w:bCs w:val="1"/>
              </w:rPr>
            </w:pPr>
            <w:r w:rsidDel="00000000" w:rsidR="00000000" w:rsidRPr="00000000">
              <w:rPr>
                <w:rFonts w:ascii="Vani" w:cs="Vani" w:eastAsia="Vani" w:hAnsi="Vani"/>
                <w:b w:val="1"/>
                <w:bCs w:val="1"/>
                <w:rtl w:val="0"/>
              </w:rPr>
              <w:t xml:space="preserve">కాపాడుతాను</w:t>
            </w:r>
          </w:p>
        </w:tc>
        <w:tc>
          <w:tcPr>
            <w:vAlign w:val="center"/>
          </w:tcPr>
          <w:p w:rsidR="00000000" w:rsidDel="00000000" w:rsidP="00000000" w:rsidRDefault="00000000" w:rsidRPr="00000000" w14:paraId="000001C0">
            <w:pPr>
              <w:rPr>
                <w:rFonts w:ascii="Vani" w:cs="Vani" w:eastAsia="Vani" w:hAnsi="Vani"/>
                <w:b w:val="1"/>
                <w:bCs w:val="1"/>
              </w:rPr>
            </w:pPr>
            <w:r w:rsidDel="00000000" w:rsidR="00000000" w:rsidRPr="00000000">
              <w:rPr>
                <w:rFonts w:ascii="Vani" w:cs="Vani" w:eastAsia="Vani" w:hAnsi="Vani"/>
                <w:b w:val="1"/>
                <w:bCs w:val="1"/>
                <w:rtl w:val="0"/>
              </w:rPr>
              <w:t xml:space="preserve">Will rescue / save</w:t>
            </w:r>
          </w:p>
        </w:tc>
      </w:tr>
      <w:tr>
        <w:trPr>
          <w:cantSplit w:val="0"/>
          <w:tblHeader w:val="0"/>
        </w:trPr>
        <w:tc>
          <w:tcPr>
            <w:vAlign w:val="center"/>
          </w:tcPr>
          <w:p w:rsidR="00000000" w:rsidDel="00000000" w:rsidP="00000000" w:rsidRDefault="00000000" w:rsidRPr="00000000" w14:paraId="000001C1">
            <w:pPr>
              <w:rPr>
                <w:rFonts w:ascii="Vani" w:cs="Vani" w:eastAsia="Vani" w:hAnsi="Vani"/>
                <w:b w:val="1"/>
                <w:bCs w:val="1"/>
              </w:rPr>
            </w:pPr>
            <w:r w:rsidDel="00000000" w:rsidR="00000000" w:rsidRPr="00000000">
              <w:rPr>
                <w:rFonts w:ascii="Vani" w:cs="Vani" w:eastAsia="Vani" w:hAnsi="Vani"/>
                <w:b w:val="1"/>
                <w:bCs w:val="1"/>
                <w:rtl w:val="0"/>
              </w:rPr>
              <w:t xml:space="preserve">ఉలూక</w:t>
            </w:r>
          </w:p>
        </w:tc>
        <w:tc>
          <w:tcPr>
            <w:vAlign w:val="center"/>
          </w:tcPr>
          <w:p w:rsidR="00000000" w:rsidDel="00000000" w:rsidP="00000000" w:rsidRDefault="00000000" w:rsidRPr="00000000" w14:paraId="000001C2">
            <w:pPr>
              <w:rPr>
                <w:rFonts w:ascii="Vani" w:cs="Vani" w:eastAsia="Vani" w:hAnsi="Vani"/>
                <w:b w:val="1"/>
                <w:bCs w:val="1"/>
              </w:rPr>
            </w:pPr>
            <w:r w:rsidDel="00000000" w:rsidR="00000000" w:rsidRPr="00000000">
              <w:rPr>
                <w:rFonts w:ascii="Vani" w:cs="Vani" w:eastAsia="Vani" w:hAnsi="Vani"/>
                <w:b w:val="1"/>
                <w:bCs w:val="1"/>
                <w:rtl w:val="0"/>
              </w:rPr>
              <w:t xml:space="preserve">గూబలు</w:t>
            </w:r>
          </w:p>
        </w:tc>
        <w:tc>
          <w:tcPr>
            <w:vAlign w:val="center"/>
          </w:tcPr>
          <w:p w:rsidR="00000000" w:rsidDel="00000000" w:rsidP="00000000" w:rsidRDefault="00000000" w:rsidRPr="00000000" w14:paraId="000001C3">
            <w:pPr>
              <w:rPr>
                <w:rFonts w:ascii="Vani" w:cs="Vani" w:eastAsia="Vani" w:hAnsi="Vani"/>
                <w:b w:val="1"/>
                <w:bCs w:val="1"/>
              </w:rPr>
            </w:pPr>
            <w:r w:rsidDel="00000000" w:rsidR="00000000" w:rsidRPr="00000000">
              <w:rPr>
                <w:rFonts w:ascii="Vani" w:cs="Vani" w:eastAsia="Vani" w:hAnsi="Vani"/>
                <w:b w:val="1"/>
                <w:bCs w:val="1"/>
                <w:rtl w:val="0"/>
              </w:rPr>
              <w:t xml:space="preserve">Owls</w:t>
            </w:r>
          </w:p>
        </w:tc>
      </w:tr>
      <w:tr>
        <w:trPr>
          <w:cantSplit w:val="0"/>
          <w:tblHeader w:val="0"/>
        </w:trPr>
        <w:tc>
          <w:tcPr>
            <w:vAlign w:val="center"/>
          </w:tcPr>
          <w:p w:rsidR="00000000" w:rsidDel="00000000" w:rsidP="00000000" w:rsidRDefault="00000000" w:rsidRPr="00000000" w14:paraId="000001C4">
            <w:pPr>
              <w:rPr>
                <w:rFonts w:ascii="Vani" w:cs="Vani" w:eastAsia="Vani" w:hAnsi="Vani"/>
                <w:b w:val="1"/>
                <w:bCs w:val="1"/>
              </w:rPr>
            </w:pPr>
            <w:r w:rsidDel="00000000" w:rsidR="00000000" w:rsidRPr="00000000">
              <w:rPr>
                <w:rFonts w:ascii="Vani" w:cs="Vani" w:eastAsia="Vani" w:hAnsi="Vani"/>
                <w:b w:val="1"/>
                <w:bCs w:val="1"/>
                <w:rtl w:val="0"/>
              </w:rPr>
              <w:t xml:space="preserve">నకులములు</w:t>
            </w:r>
          </w:p>
        </w:tc>
        <w:tc>
          <w:tcPr>
            <w:vAlign w:val="center"/>
          </w:tcPr>
          <w:p w:rsidR="00000000" w:rsidDel="00000000" w:rsidP="00000000" w:rsidRDefault="00000000" w:rsidRPr="00000000" w14:paraId="000001C5">
            <w:pPr>
              <w:rPr>
                <w:rFonts w:ascii="Vani" w:cs="Vani" w:eastAsia="Vani" w:hAnsi="Vani"/>
                <w:b w:val="1"/>
                <w:bCs w:val="1"/>
              </w:rPr>
            </w:pPr>
            <w:r w:rsidDel="00000000" w:rsidR="00000000" w:rsidRPr="00000000">
              <w:rPr>
                <w:rFonts w:ascii="Vani" w:cs="Vani" w:eastAsia="Vani" w:hAnsi="Vani"/>
                <w:b w:val="1"/>
                <w:bCs w:val="1"/>
                <w:rtl w:val="0"/>
              </w:rPr>
              <w:t xml:space="preserve">ముంగిసలు</w:t>
            </w:r>
          </w:p>
        </w:tc>
        <w:tc>
          <w:tcPr>
            <w:vAlign w:val="center"/>
          </w:tcPr>
          <w:p w:rsidR="00000000" w:rsidDel="00000000" w:rsidP="00000000" w:rsidRDefault="00000000" w:rsidRPr="00000000" w14:paraId="000001C6">
            <w:pPr>
              <w:rPr>
                <w:rFonts w:ascii="Vani" w:cs="Vani" w:eastAsia="Vani" w:hAnsi="Vani"/>
                <w:b w:val="1"/>
                <w:bCs w:val="1"/>
              </w:rPr>
            </w:pPr>
            <w:r w:rsidDel="00000000" w:rsidR="00000000" w:rsidRPr="00000000">
              <w:rPr>
                <w:rFonts w:ascii="Vani" w:cs="Vani" w:eastAsia="Vani" w:hAnsi="Vani"/>
                <w:b w:val="1"/>
                <w:bCs w:val="1"/>
                <w:rtl w:val="0"/>
              </w:rPr>
              <w:t xml:space="preserve">Mongooses</w:t>
            </w:r>
          </w:p>
        </w:tc>
      </w:tr>
      <w:tr>
        <w:trPr>
          <w:cantSplit w:val="0"/>
          <w:tblHeader w:val="0"/>
        </w:trPr>
        <w:tc>
          <w:tcPr>
            <w:vAlign w:val="center"/>
          </w:tcPr>
          <w:p w:rsidR="00000000" w:rsidDel="00000000" w:rsidP="00000000" w:rsidRDefault="00000000" w:rsidRPr="00000000" w14:paraId="000001C7">
            <w:pPr>
              <w:rPr>
                <w:rFonts w:ascii="Vani" w:cs="Vani" w:eastAsia="Vani" w:hAnsi="Vani"/>
                <w:b w:val="1"/>
                <w:bCs w:val="1"/>
              </w:rPr>
            </w:pPr>
            <w:r w:rsidDel="00000000" w:rsidR="00000000" w:rsidRPr="00000000">
              <w:rPr>
                <w:rFonts w:ascii="Vani" w:cs="Vani" w:eastAsia="Vani" w:hAnsi="Vani"/>
                <w:b w:val="1"/>
                <w:bCs w:val="1"/>
                <w:rtl w:val="0"/>
              </w:rPr>
              <w:t xml:space="preserve">నా</w:t>
            </w:r>
          </w:p>
        </w:tc>
        <w:tc>
          <w:tcPr>
            <w:vAlign w:val="center"/>
          </w:tcPr>
          <w:p w:rsidR="00000000" w:rsidDel="00000000" w:rsidP="00000000" w:rsidRDefault="00000000" w:rsidRPr="00000000" w14:paraId="000001C8">
            <w:pPr>
              <w:rPr>
                <w:rFonts w:ascii="Vani" w:cs="Vani" w:eastAsia="Vani" w:hAnsi="Vani"/>
                <w:b w:val="1"/>
                <w:bCs w:val="1"/>
              </w:rPr>
            </w:pPr>
            <w:r w:rsidDel="00000000" w:rsidR="00000000" w:rsidRPr="00000000">
              <w:rPr>
                <w:rFonts w:ascii="Vani" w:cs="Vani" w:eastAsia="Vani" w:hAnsi="Vani"/>
                <w:b w:val="1"/>
                <w:bCs w:val="1"/>
                <w:rtl w:val="0"/>
              </w:rPr>
              <w:t xml:space="preserve">నా యొక్క</w:t>
            </w:r>
          </w:p>
        </w:tc>
        <w:tc>
          <w:tcPr>
            <w:vAlign w:val="center"/>
          </w:tcPr>
          <w:p w:rsidR="00000000" w:rsidDel="00000000" w:rsidP="00000000" w:rsidRDefault="00000000" w:rsidRPr="00000000" w14:paraId="000001C9">
            <w:pPr>
              <w:rPr>
                <w:rFonts w:ascii="Vani" w:cs="Vani" w:eastAsia="Vani" w:hAnsi="Vani"/>
                <w:b w:val="1"/>
                <w:bCs w:val="1"/>
              </w:rPr>
            </w:pPr>
            <w:r w:rsidDel="00000000" w:rsidR="00000000" w:rsidRPr="00000000">
              <w:rPr>
                <w:rFonts w:ascii="Vani" w:cs="Vani" w:eastAsia="Vani" w:hAnsi="Vani"/>
                <w:b w:val="1"/>
                <w:bCs w:val="1"/>
                <w:rtl w:val="0"/>
              </w:rPr>
              <w:t xml:space="preserve">My</w:t>
            </w:r>
          </w:p>
        </w:tc>
      </w:tr>
      <w:tr>
        <w:trPr>
          <w:cantSplit w:val="0"/>
          <w:tblHeader w:val="0"/>
        </w:trPr>
        <w:tc>
          <w:tcPr>
            <w:vAlign w:val="center"/>
          </w:tcPr>
          <w:p w:rsidR="00000000" w:rsidDel="00000000" w:rsidP="00000000" w:rsidRDefault="00000000" w:rsidRPr="00000000" w14:paraId="000001CA">
            <w:pPr>
              <w:rPr>
                <w:rFonts w:ascii="Vani" w:cs="Vani" w:eastAsia="Vani" w:hAnsi="Vani"/>
                <w:b w:val="1"/>
                <w:bCs w:val="1"/>
              </w:rPr>
            </w:pPr>
            <w:r w:rsidDel="00000000" w:rsidR="00000000" w:rsidRPr="00000000">
              <w:rPr>
                <w:rFonts w:ascii="Vani" w:cs="Vani" w:eastAsia="Vani" w:hAnsi="Vani"/>
                <w:b w:val="1"/>
                <w:bCs w:val="1"/>
                <w:rtl w:val="0"/>
              </w:rPr>
              <w:t xml:space="preserve">పొడ</w:t>
            </w:r>
          </w:p>
        </w:tc>
        <w:tc>
          <w:tcPr>
            <w:vAlign w:val="center"/>
          </w:tcPr>
          <w:p w:rsidR="00000000" w:rsidDel="00000000" w:rsidP="00000000" w:rsidRDefault="00000000" w:rsidRPr="00000000" w14:paraId="000001CB">
            <w:pPr>
              <w:rPr>
                <w:rFonts w:ascii="Vani" w:cs="Vani" w:eastAsia="Vani" w:hAnsi="Vani"/>
                <w:b w:val="1"/>
                <w:bCs w:val="1"/>
              </w:rPr>
            </w:pPr>
            <w:r w:rsidDel="00000000" w:rsidR="00000000" w:rsidRPr="00000000">
              <w:rPr>
                <w:rFonts w:ascii="Vani" w:cs="Vani" w:eastAsia="Vani" w:hAnsi="Vani"/>
                <w:b w:val="1"/>
                <w:bCs w:val="1"/>
                <w:rtl w:val="0"/>
              </w:rPr>
              <w:t xml:space="preserve">జాడ / రూపము</w:t>
            </w:r>
          </w:p>
        </w:tc>
        <w:tc>
          <w:tcPr>
            <w:vAlign w:val="center"/>
          </w:tcPr>
          <w:p w:rsidR="00000000" w:rsidDel="00000000" w:rsidP="00000000" w:rsidRDefault="00000000" w:rsidRPr="00000000" w14:paraId="000001CC">
            <w:pPr>
              <w:rPr>
                <w:rFonts w:ascii="Vani" w:cs="Vani" w:eastAsia="Vani" w:hAnsi="Vani"/>
                <w:b w:val="1"/>
                <w:bCs w:val="1"/>
              </w:rPr>
            </w:pPr>
            <w:r w:rsidDel="00000000" w:rsidR="00000000" w:rsidRPr="00000000">
              <w:rPr>
                <w:rFonts w:ascii="Vani" w:cs="Vani" w:eastAsia="Vani" w:hAnsi="Vani"/>
                <w:b w:val="1"/>
                <w:bCs w:val="1"/>
                <w:rtl w:val="0"/>
              </w:rPr>
              <w:t xml:space="preserve">Presence / Sight</w:t>
            </w:r>
          </w:p>
        </w:tc>
      </w:tr>
      <w:tr>
        <w:trPr>
          <w:cantSplit w:val="0"/>
          <w:tblHeader w:val="0"/>
        </w:trPr>
        <w:tc>
          <w:tcPr>
            <w:vAlign w:val="center"/>
          </w:tcPr>
          <w:p w:rsidR="00000000" w:rsidDel="00000000" w:rsidP="00000000" w:rsidRDefault="00000000" w:rsidRPr="00000000" w14:paraId="000001CD">
            <w:pPr>
              <w:rPr>
                <w:rFonts w:ascii="Vani" w:cs="Vani" w:eastAsia="Vani" w:hAnsi="Vani"/>
                <w:b w:val="1"/>
                <w:bCs w:val="1"/>
              </w:rPr>
            </w:pPr>
            <w:r w:rsidDel="00000000" w:rsidR="00000000" w:rsidRPr="00000000">
              <w:rPr>
                <w:rFonts w:ascii="Vani" w:cs="Vani" w:eastAsia="Vani" w:hAnsi="Vani"/>
                <w:b w:val="1"/>
                <w:bCs w:val="1"/>
                <w:rtl w:val="0"/>
              </w:rPr>
              <w:t xml:space="preserve">గాంచి</w:t>
            </w:r>
          </w:p>
        </w:tc>
        <w:tc>
          <w:tcPr>
            <w:vAlign w:val="center"/>
          </w:tcPr>
          <w:p w:rsidR="00000000" w:rsidDel="00000000" w:rsidP="00000000" w:rsidRDefault="00000000" w:rsidRPr="00000000" w14:paraId="000001CE">
            <w:pPr>
              <w:rPr>
                <w:rFonts w:ascii="Vani" w:cs="Vani" w:eastAsia="Vani" w:hAnsi="Vani"/>
                <w:b w:val="1"/>
                <w:bCs w:val="1"/>
              </w:rPr>
            </w:pPr>
            <w:r w:rsidDel="00000000" w:rsidR="00000000" w:rsidRPr="00000000">
              <w:rPr>
                <w:rFonts w:ascii="Vani" w:cs="Vani" w:eastAsia="Vani" w:hAnsi="Vani"/>
                <w:b w:val="1"/>
                <w:bCs w:val="1"/>
                <w:rtl w:val="0"/>
              </w:rPr>
              <w:t xml:space="preserve">చూసి</w:t>
            </w:r>
          </w:p>
        </w:tc>
        <w:tc>
          <w:tcPr>
            <w:vAlign w:val="center"/>
          </w:tcPr>
          <w:p w:rsidR="00000000" w:rsidDel="00000000" w:rsidP="00000000" w:rsidRDefault="00000000" w:rsidRPr="00000000" w14:paraId="000001CF">
            <w:pPr>
              <w:rPr>
                <w:rFonts w:ascii="Vani" w:cs="Vani" w:eastAsia="Vani" w:hAnsi="Vani"/>
                <w:b w:val="1"/>
                <w:bCs w:val="1"/>
              </w:rPr>
            </w:pPr>
            <w:r w:rsidDel="00000000" w:rsidR="00000000" w:rsidRPr="00000000">
              <w:rPr>
                <w:rFonts w:ascii="Vani" w:cs="Vani" w:eastAsia="Vani" w:hAnsi="Vani"/>
                <w:b w:val="1"/>
                <w:bCs w:val="1"/>
                <w:rtl w:val="0"/>
              </w:rPr>
              <w:t xml:space="preserve">Having seen</w:t>
            </w:r>
          </w:p>
        </w:tc>
      </w:tr>
      <w:tr>
        <w:trPr>
          <w:cantSplit w:val="0"/>
          <w:tblHeader w:val="0"/>
        </w:trPr>
        <w:tc>
          <w:tcPr>
            <w:vAlign w:val="center"/>
          </w:tcPr>
          <w:p w:rsidR="00000000" w:rsidDel="00000000" w:rsidP="00000000" w:rsidRDefault="00000000" w:rsidRPr="00000000" w14:paraId="000001D0">
            <w:pPr>
              <w:rPr>
                <w:rFonts w:ascii="Vani" w:cs="Vani" w:eastAsia="Vani" w:hAnsi="Vani"/>
                <w:b w:val="1"/>
                <w:bCs w:val="1"/>
              </w:rPr>
            </w:pPr>
            <w:r w:rsidDel="00000000" w:rsidR="00000000" w:rsidRPr="00000000">
              <w:rPr>
                <w:rFonts w:ascii="Vani" w:cs="Vani" w:eastAsia="Vani" w:hAnsi="Vani"/>
                <w:b w:val="1"/>
                <w:bCs w:val="1"/>
                <w:rtl w:val="0"/>
              </w:rPr>
              <w:t xml:space="preserve">భయపడును</w:t>
            </w:r>
          </w:p>
        </w:tc>
        <w:tc>
          <w:tcPr>
            <w:vAlign w:val="center"/>
          </w:tcPr>
          <w:p w:rsidR="00000000" w:rsidDel="00000000" w:rsidP="00000000" w:rsidRDefault="00000000" w:rsidRPr="00000000" w14:paraId="000001D1">
            <w:pPr>
              <w:rPr>
                <w:rFonts w:ascii="Vani" w:cs="Vani" w:eastAsia="Vani" w:hAnsi="Vani"/>
                <w:b w:val="1"/>
                <w:bCs w:val="1"/>
              </w:rPr>
            </w:pPr>
            <w:r w:rsidDel="00000000" w:rsidR="00000000" w:rsidRPr="00000000">
              <w:rPr>
                <w:rFonts w:ascii="Vani" w:cs="Vani" w:eastAsia="Vani" w:hAnsi="Vani"/>
                <w:b w:val="1"/>
                <w:bCs w:val="1"/>
                <w:rtl w:val="0"/>
              </w:rPr>
              <w:t xml:space="preserve">భయపడతాయి</w:t>
            </w:r>
          </w:p>
        </w:tc>
        <w:tc>
          <w:tcPr>
            <w:vAlign w:val="center"/>
          </w:tcPr>
          <w:p w:rsidR="00000000" w:rsidDel="00000000" w:rsidP="00000000" w:rsidRDefault="00000000" w:rsidRPr="00000000" w14:paraId="000001D2">
            <w:pPr>
              <w:rPr>
                <w:rFonts w:ascii="Vani" w:cs="Vani" w:eastAsia="Vani" w:hAnsi="Vani"/>
                <w:b w:val="1"/>
                <w:bCs w:val="1"/>
              </w:rPr>
            </w:pPr>
            <w:r w:rsidDel="00000000" w:rsidR="00000000" w:rsidRPr="00000000">
              <w:rPr>
                <w:rFonts w:ascii="Vani" w:cs="Vani" w:eastAsia="Vani" w:hAnsi="Vani"/>
                <w:b w:val="1"/>
                <w:bCs w:val="1"/>
                <w:rtl w:val="0"/>
              </w:rPr>
              <w:t xml:space="preserve">Will be afraid</w:t>
            </w:r>
          </w:p>
        </w:tc>
      </w:tr>
      <w:tr>
        <w:trPr>
          <w:cantSplit w:val="0"/>
          <w:tblHeader w:val="0"/>
        </w:trPr>
        <w:tc>
          <w:tcPr>
            <w:vAlign w:val="center"/>
          </w:tcPr>
          <w:p w:rsidR="00000000" w:rsidDel="00000000" w:rsidP="00000000" w:rsidRDefault="00000000" w:rsidRPr="00000000" w14:paraId="000001D3">
            <w:pPr>
              <w:rPr>
                <w:rFonts w:ascii="Vani" w:cs="Vani" w:eastAsia="Vani" w:hAnsi="Vani"/>
                <w:b w:val="1"/>
                <w:bCs w:val="1"/>
              </w:rPr>
            </w:pPr>
            <w:r w:rsidDel="00000000" w:rsidR="00000000" w:rsidRPr="00000000">
              <w:rPr>
                <w:rFonts w:ascii="Vani" w:cs="Vani" w:eastAsia="Vani" w:hAnsi="Vani"/>
                <w:b w:val="1"/>
                <w:bCs w:val="1"/>
                <w:rtl w:val="0"/>
              </w:rPr>
              <w:t xml:space="preserve">నీకడకు</w:t>
            </w:r>
          </w:p>
        </w:tc>
        <w:tc>
          <w:tcPr>
            <w:vAlign w:val="center"/>
          </w:tcPr>
          <w:p w:rsidR="00000000" w:rsidDel="00000000" w:rsidP="00000000" w:rsidRDefault="00000000" w:rsidRPr="00000000" w14:paraId="000001D4">
            <w:pPr>
              <w:rPr>
                <w:rFonts w:ascii="Vani" w:cs="Vani" w:eastAsia="Vani" w:hAnsi="Vani"/>
                <w:b w:val="1"/>
                <w:bCs w:val="1"/>
              </w:rPr>
            </w:pPr>
            <w:r w:rsidDel="00000000" w:rsidR="00000000" w:rsidRPr="00000000">
              <w:rPr>
                <w:rFonts w:ascii="Vani" w:cs="Vani" w:eastAsia="Vani" w:hAnsi="Vani"/>
                <w:b w:val="1"/>
                <w:bCs w:val="1"/>
                <w:rtl w:val="0"/>
              </w:rPr>
              <w:t xml:space="preserve">నీ దగ్గరకు</w:t>
            </w:r>
          </w:p>
        </w:tc>
        <w:tc>
          <w:tcPr>
            <w:vAlign w:val="center"/>
          </w:tcPr>
          <w:p w:rsidR="00000000" w:rsidDel="00000000" w:rsidP="00000000" w:rsidRDefault="00000000" w:rsidRPr="00000000" w14:paraId="000001D5">
            <w:pPr>
              <w:rPr>
                <w:rFonts w:ascii="Vani" w:cs="Vani" w:eastAsia="Vani" w:hAnsi="Vani"/>
                <w:b w:val="1"/>
                <w:bCs w:val="1"/>
              </w:rPr>
            </w:pPr>
            <w:r w:rsidDel="00000000" w:rsidR="00000000" w:rsidRPr="00000000">
              <w:rPr>
                <w:rFonts w:ascii="Vani" w:cs="Vani" w:eastAsia="Vani" w:hAnsi="Vani"/>
                <w:b w:val="1"/>
                <w:bCs w:val="1"/>
                <w:rtl w:val="0"/>
              </w:rPr>
              <w:t xml:space="preserve">To you</w:t>
            </w:r>
          </w:p>
        </w:tc>
      </w:tr>
      <w:tr>
        <w:trPr>
          <w:cantSplit w:val="0"/>
          <w:tblHeader w:val="0"/>
        </w:trPr>
        <w:tc>
          <w:tcPr>
            <w:vAlign w:val="center"/>
          </w:tcPr>
          <w:p w:rsidR="00000000" w:rsidDel="00000000" w:rsidP="00000000" w:rsidRDefault="00000000" w:rsidRPr="00000000" w14:paraId="000001D6">
            <w:pPr>
              <w:rPr>
                <w:rFonts w:ascii="Vani" w:cs="Vani" w:eastAsia="Vani" w:hAnsi="Vani"/>
                <w:b w:val="1"/>
                <w:bCs w:val="1"/>
              </w:rPr>
            </w:pPr>
            <w:r w:rsidDel="00000000" w:rsidR="00000000" w:rsidRPr="00000000">
              <w:rPr>
                <w:rFonts w:ascii="Vani" w:cs="Vani" w:eastAsia="Vani" w:hAnsi="Vani"/>
                <w:b w:val="1"/>
                <w:bCs w:val="1"/>
                <w:rtl w:val="0"/>
              </w:rPr>
              <w:t xml:space="preserve">జేర నేరవు</w:t>
            </w:r>
          </w:p>
        </w:tc>
        <w:tc>
          <w:tcPr>
            <w:vAlign w:val="center"/>
          </w:tcPr>
          <w:p w:rsidR="00000000" w:rsidDel="00000000" w:rsidP="00000000" w:rsidRDefault="00000000" w:rsidRPr="00000000" w14:paraId="000001D7">
            <w:pPr>
              <w:rPr>
                <w:rFonts w:ascii="Vani" w:cs="Vani" w:eastAsia="Vani" w:hAnsi="Vani"/>
                <w:b w:val="1"/>
                <w:bCs w:val="1"/>
              </w:rPr>
            </w:pPr>
            <w:r w:rsidDel="00000000" w:rsidR="00000000" w:rsidRPr="00000000">
              <w:rPr>
                <w:rFonts w:ascii="Vani" w:cs="Vani" w:eastAsia="Vani" w:hAnsi="Vani"/>
                <w:b w:val="1"/>
                <w:bCs w:val="1"/>
                <w:rtl w:val="0"/>
              </w:rPr>
              <w:t xml:space="preserve">చేరలేవు</w:t>
            </w:r>
          </w:p>
        </w:tc>
        <w:tc>
          <w:tcPr>
            <w:vAlign w:val="center"/>
          </w:tcPr>
          <w:p w:rsidR="00000000" w:rsidDel="00000000" w:rsidP="00000000" w:rsidRDefault="00000000" w:rsidRPr="00000000" w14:paraId="000001D8">
            <w:pPr>
              <w:rPr>
                <w:rFonts w:ascii="Vani" w:cs="Vani" w:eastAsia="Vani" w:hAnsi="Vani"/>
                <w:b w:val="1"/>
                <w:bCs w:val="1"/>
              </w:rPr>
            </w:pPr>
            <w:r w:rsidDel="00000000" w:rsidR="00000000" w:rsidRPr="00000000">
              <w:rPr>
                <w:rFonts w:ascii="Vani" w:cs="Vani" w:eastAsia="Vani" w:hAnsi="Vani"/>
                <w:b w:val="1"/>
                <w:bCs w:val="1"/>
                <w:rtl w:val="0"/>
              </w:rPr>
              <w:t xml:space="preserve">Cannot approach</w:t>
            </w:r>
          </w:p>
        </w:tc>
      </w:tr>
      <w:tr>
        <w:trPr>
          <w:cantSplit w:val="0"/>
          <w:tblHeader w:val="0"/>
        </w:trPr>
        <w:tc>
          <w:tcPr>
            <w:vAlign w:val="center"/>
          </w:tcPr>
          <w:p w:rsidR="00000000" w:rsidDel="00000000" w:rsidP="00000000" w:rsidRDefault="00000000" w:rsidRPr="00000000" w14:paraId="000001D9">
            <w:pPr>
              <w:rPr>
                <w:rFonts w:ascii="Vani" w:cs="Vani" w:eastAsia="Vani" w:hAnsi="Vani"/>
                <w:b w:val="1"/>
                <w:bCs w:val="1"/>
              </w:rPr>
            </w:pPr>
            <w:r w:rsidDel="00000000" w:rsidR="00000000" w:rsidRPr="00000000">
              <w:rPr>
                <w:rFonts w:ascii="Vani" w:cs="Vani" w:eastAsia="Vani" w:hAnsi="Vani"/>
                <w:b w:val="1"/>
                <w:bCs w:val="1"/>
                <w:rtl w:val="0"/>
              </w:rPr>
              <w:t xml:space="preserve">నిర్భయముగా</w:t>
            </w:r>
          </w:p>
        </w:tc>
        <w:tc>
          <w:tcPr>
            <w:vAlign w:val="center"/>
          </w:tcPr>
          <w:p w:rsidR="00000000" w:rsidDel="00000000" w:rsidP="00000000" w:rsidRDefault="00000000" w:rsidRPr="00000000" w14:paraId="000001DA">
            <w:pPr>
              <w:rPr>
                <w:rFonts w:ascii="Vani" w:cs="Vani" w:eastAsia="Vani" w:hAnsi="Vani"/>
                <w:b w:val="1"/>
                <w:bCs w:val="1"/>
              </w:rPr>
            </w:pPr>
            <w:r w:rsidDel="00000000" w:rsidR="00000000" w:rsidRPr="00000000">
              <w:rPr>
                <w:rFonts w:ascii="Vani" w:cs="Vani" w:eastAsia="Vani" w:hAnsi="Vani"/>
                <w:b w:val="1"/>
                <w:bCs w:val="1"/>
                <w:rtl w:val="0"/>
              </w:rPr>
              <w:t xml:space="preserve">భయం లేకుండా</w:t>
            </w:r>
          </w:p>
        </w:tc>
        <w:tc>
          <w:tcPr>
            <w:vAlign w:val="center"/>
          </w:tcPr>
          <w:p w:rsidR="00000000" w:rsidDel="00000000" w:rsidP="00000000" w:rsidRDefault="00000000" w:rsidRPr="00000000" w14:paraId="000001DB">
            <w:pPr>
              <w:rPr>
                <w:rFonts w:ascii="Vani" w:cs="Vani" w:eastAsia="Vani" w:hAnsi="Vani"/>
                <w:b w:val="1"/>
                <w:bCs w:val="1"/>
              </w:rPr>
            </w:pPr>
            <w:r w:rsidDel="00000000" w:rsidR="00000000" w:rsidRPr="00000000">
              <w:rPr>
                <w:rFonts w:ascii="Vani" w:cs="Vani" w:eastAsia="Vani" w:hAnsi="Vani"/>
                <w:b w:val="1"/>
                <w:bCs w:val="1"/>
                <w:rtl w:val="0"/>
              </w:rPr>
              <w:t xml:space="preserve">Fearlessly</w:t>
            </w:r>
          </w:p>
        </w:tc>
      </w:tr>
      <w:tr>
        <w:trPr>
          <w:cantSplit w:val="0"/>
          <w:tblHeader w:val="0"/>
        </w:trPr>
        <w:tc>
          <w:tcPr>
            <w:vAlign w:val="center"/>
          </w:tcPr>
          <w:p w:rsidR="00000000" w:rsidDel="00000000" w:rsidP="00000000" w:rsidRDefault="00000000" w:rsidRPr="00000000" w14:paraId="000001DC">
            <w:pPr>
              <w:rPr>
                <w:rFonts w:ascii="Vani" w:cs="Vani" w:eastAsia="Vani" w:hAnsi="Vani"/>
                <w:b w:val="1"/>
                <w:bCs w:val="1"/>
              </w:rPr>
            </w:pPr>
            <w:r w:rsidDel="00000000" w:rsidR="00000000" w:rsidRPr="00000000">
              <w:rPr>
                <w:rFonts w:ascii="Vani" w:cs="Vani" w:eastAsia="Vani" w:hAnsi="Vani"/>
                <w:b w:val="1"/>
                <w:bCs w:val="1"/>
                <w:rtl w:val="0"/>
              </w:rPr>
              <w:t xml:space="preserve">వచ్చి</w:t>
            </w:r>
          </w:p>
        </w:tc>
        <w:tc>
          <w:tcPr>
            <w:vAlign w:val="center"/>
          </w:tcPr>
          <w:p w:rsidR="00000000" w:rsidDel="00000000" w:rsidP="00000000" w:rsidRDefault="00000000" w:rsidRPr="00000000" w14:paraId="000001DD">
            <w:pPr>
              <w:rPr>
                <w:rFonts w:ascii="Vani" w:cs="Vani" w:eastAsia="Vani" w:hAnsi="Vani"/>
                <w:b w:val="1"/>
                <w:bCs w:val="1"/>
              </w:rPr>
            </w:pPr>
            <w:r w:rsidDel="00000000" w:rsidR="00000000" w:rsidRPr="00000000">
              <w:rPr>
                <w:rFonts w:ascii="Vani" w:cs="Vani" w:eastAsia="Vani" w:hAnsi="Vani"/>
                <w:b w:val="1"/>
                <w:bCs w:val="1"/>
                <w:rtl w:val="0"/>
              </w:rPr>
              <w:t xml:space="preserve">వచ్చి</w:t>
            </w:r>
          </w:p>
        </w:tc>
        <w:tc>
          <w:tcPr>
            <w:vAlign w:val="center"/>
          </w:tcPr>
          <w:p w:rsidR="00000000" w:rsidDel="00000000" w:rsidP="00000000" w:rsidRDefault="00000000" w:rsidRPr="00000000" w14:paraId="000001DE">
            <w:pPr>
              <w:rPr>
                <w:rFonts w:ascii="Vani" w:cs="Vani" w:eastAsia="Vani" w:hAnsi="Vani"/>
                <w:b w:val="1"/>
                <w:bCs w:val="1"/>
              </w:rPr>
            </w:pPr>
            <w:r w:rsidDel="00000000" w:rsidR="00000000" w:rsidRPr="00000000">
              <w:rPr>
                <w:rFonts w:ascii="Vani" w:cs="Vani" w:eastAsia="Vani" w:hAnsi="Vani"/>
                <w:b w:val="1"/>
                <w:bCs w:val="1"/>
                <w:rtl w:val="0"/>
              </w:rPr>
              <w:t xml:space="preserve">Having come</w:t>
            </w:r>
          </w:p>
        </w:tc>
      </w:tr>
      <w:tr>
        <w:trPr>
          <w:cantSplit w:val="0"/>
          <w:tblHeader w:val="0"/>
        </w:trPr>
        <w:tc>
          <w:tcPr>
            <w:vAlign w:val="center"/>
          </w:tcPr>
          <w:p w:rsidR="00000000" w:rsidDel="00000000" w:rsidP="00000000" w:rsidRDefault="00000000" w:rsidRPr="00000000" w14:paraId="000001DF">
            <w:pPr>
              <w:rPr>
                <w:rFonts w:ascii="Vani" w:cs="Vani" w:eastAsia="Vani" w:hAnsi="Vani"/>
                <w:b w:val="1"/>
                <w:bCs w:val="1"/>
              </w:rPr>
            </w:pPr>
            <w:r w:rsidDel="00000000" w:rsidR="00000000" w:rsidRPr="00000000">
              <w:rPr>
                <w:rFonts w:ascii="Vani" w:cs="Vani" w:eastAsia="Vani" w:hAnsi="Vani"/>
                <w:b w:val="1"/>
                <w:bCs w:val="1"/>
                <w:rtl w:val="0"/>
              </w:rPr>
              <w:t xml:space="preserve">నాయొడిలో</w:t>
            </w:r>
          </w:p>
        </w:tc>
        <w:tc>
          <w:tcPr>
            <w:vAlign w:val="center"/>
          </w:tcPr>
          <w:p w:rsidR="00000000" w:rsidDel="00000000" w:rsidP="00000000" w:rsidRDefault="00000000" w:rsidRPr="00000000" w14:paraId="000001E0">
            <w:pPr>
              <w:rPr>
                <w:rFonts w:ascii="Vani" w:cs="Vani" w:eastAsia="Vani" w:hAnsi="Vani"/>
                <w:b w:val="1"/>
                <w:bCs w:val="1"/>
              </w:rPr>
            </w:pPr>
            <w:r w:rsidDel="00000000" w:rsidR="00000000" w:rsidRPr="00000000">
              <w:rPr>
                <w:rFonts w:ascii="Vani" w:cs="Vani" w:eastAsia="Vani" w:hAnsi="Vani"/>
                <w:b w:val="1"/>
                <w:bCs w:val="1"/>
                <w:rtl w:val="0"/>
              </w:rPr>
              <w:t xml:space="preserve">నా ఒడిలో</w:t>
            </w:r>
          </w:p>
        </w:tc>
        <w:tc>
          <w:tcPr>
            <w:vAlign w:val="center"/>
          </w:tcPr>
          <w:p w:rsidR="00000000" w:rsidDel="00000000" w:rsidP="00000000" w:rsidRDefault="00000000" w:rsidRPr="00000000" w14:paraId="000001E1">
            <w:pPr>
              <w:rPr>
                <w:rFonts w:ascii="Vani" w:cs="Vani" w:eastAsia="Vani" w:hAnsi="Vani"/>
                <w:b w:val="1"/>
                <w:bCs w:val="1"/>
              </w:rPr>
            </w:pPr>
            <w:r w:rsidDel="00000000" w:rsidR="00000000" w:rsidRPr="00000000">
              <w:rPr>
                <w:rFonts w:ascii="Vani" w:cs="Vani" w:eastAsia="Vani" w:hAnsi="Vani"/>
                <w:b w:val="1"/>
                <w:bCs w:val="1"/>
                <w:rtl w:val="0"/>
              </w:rPr>
              <w:t xml:space="preserve">In my lap</w:t>
            </w:r>
          </w:p>
        </w:tc>
      </w:tr>
      <w:tr>
        <w:trPr>
          <w:cantSplit w:val="0"/>
          <w:tblHeader w:val="0"/>
        </w:trPr>
        <w:tc>
          <w:tcPr>
            <w:vAlign w:val="center"/>
          </w:tcPr>
          <w:p w:rsidR="00000000" w:rsidDel="00000000" w:rsidP="00000000" w:rsidRDefault="00000000" w:rsidRPr="00000000" w14:paraId="000001E2">
            <w:pPr>
              <w:rPr>
                <w:rFonts w:ascii="Vani" w:cs="Vani" w:eastAsia="Vani" w:hAnsi="Vani"/>
                <w:b w:val="1"/>
                <w:bCs w:val="1"/>
              </w:rPr>
            </w:pPr>
            <w:r w:rsidDel="00000000" w:rsidR="00000000" w:rsidRPr="00000000">
              <w:rPr>
                <w:rFonts w:ascii="Vani" w:cs="Vani" w:eastAsia="Vani" w:hAnsi="Vani"/>
                <w:b w:val="1"/>
                <w:bCs w:val="1"/>
                <w:rtl w:val="0"/>
              </w:rPr>
              <w:t xml:space="preserve">నుండుము</w:t>
            </w:r>
          </w:p>
        </w:tc>
        <w:tc>
          <w:tcPr>
            <w:vAlign w:val="center"/>
          </w:tcPr>
          <w:p w:rsidR="00000000" w:rsidDel="00000000" w:rsidP="00000000" w:rsidRDefault="00000000" w:rsidRPr="00000000" w14:paraId="000001E3">
            <w:pPr>
              <w:rPr>
                <w:rFonts w:ascii="Vani" w:cs="Vani" w:eastAsia="Vani" w:hAnsi="Vani"/>
                <w:b w:val="1"/>
                <w:bCs w:val="1"/>
              </w:rPr>
            </w:pPr>
            <w:r w:rsidDel="00000000" w:rsidR="00000000" w:rsidRPr="00000000">
              <w:rPr>
                <w:rFonts w:ascii="Vani" w:cs="Vani" w:eastAsia="Vani" w:hAnsi="Vani"/>
                <w:b w:val="1"/>
                <w:bCs w:val="1"/>
                <w:rtl w:val="0"/>
              </w:rPr>
              <w:t xml:space="preserve">ఉండు</w:t>
            </w:r>
          </w:p>
        </w:tc>
        <w:tc>
          <w:tcPr>
            <w:vAlign w:val="center"/>
          </w:tcPr>
          <w:p w:rsidR="00000000" w:rsidDel="00000000" w:rsidP="00000000" w:rsidRDefault="00000000" w:rsidRPr="00000000" w14:paraId="000001E4">
            <w:pPr>
              <w:rPr>
                <w:rFonts w:ascii="Vani" w:cs="Vani" w:eastAsia="Vani" w:hAnsi="Vani"/>
                <w:b w:val="1"/>
                <w:bCs w:val="1"/>
              </w:rPr>
            </w:pPr>
            <w:r w:rsidDel="00000000" w:rsidR="00000000" w:rsidRPr="00000000">
              <w:rPr>
                <w:rFonts w:ascii="Vani" w:cs="Vani" w:eastAsia="Vani" w:hAnsi="Vani"/>
                <w:b w:val="1"/>
                <w:bCs w:val="1"/>
                <w:rtl w:val="0"/>
              </w:rPr>
              <w:t xml:space="preserve">Stay</w:t>
            </w:r>
          </w:p>
        </w:tc>
      </w:tr>
      <w:tr>
        <w:trPr>
          <w:cantSplit w:val="0"/>
          <w:tblHeader w:val="0"/>
        </w:trPr>
        <w:tc>
          <w:tcPr>
            <w:vAlign w:val="center"/>
          </w:tcPr>
          <w:p w:rsidR="00000000" w:rsidDel="00000000" w:rsidP="00000000" w:rsidRDefault="00000000" w:rsidRPr="00000000" w14:paraId="000001E5">
            <w:pPr>
              <w:rPr>
                <w:rFonts w:ascii="Vani" w:cs="Vani" w:eastAsia="Vani" w:hAnsi="Vani"/>
                <w:b w:val="1"/>
                <w:bCs w:val="1"/>
              </w:rPr>
            </w:pPr>
            <w:r w:rsidDel="00000000" w:rsidR="00000000" w:rsidRPr="00000000">
              <w:rPr>
                <w:rFonts w:ascii="Vani" w:cs="Vani" w:eastAsia="Vani" w:hAnsi="Vani"/>
                <w:b w:val="1"/>
                <w:bCs w:val="1"/>
                <w:rtl w:val="0"/>
              </w:rPr>
              <w:t xml:space="preserve">అని</w:t>
            </w:r>
          </w:p>
        </w:tc>
        <w:tc>
          <w:tcPr>
            <w:vAlign w:val="center"/>
          </w:tcPr>
          <w:p w:rsidR="00000000" w:rsidDel="00000000" w:rsidP="00000000" w:rsidRDefault="00000000" w:rsidRPr="00000000" w14:paraId="000001E6">
            <w:pPr>
              <w:rPr>
                <w:rFonts w:ascii="Vani" w:cs="Vani" w:eastAsia="Vani" w:hAnsi="Vani"/>
                <w:b w:val="1"/>
                <w:bCs w:val="1"/>
              </w:rPr>
            </w:pPr>
            <w:r w:rsidDel="00000000" w:rsidR="00000000" w:rsidRPr="00000000">
              <w:rPr>
                <w:rFonts w:ascii="Vani" w:cs="Vani" w:eastAsia="Vani" w:hAnsi="Vani"/>
                <w:b w:val="1"/>
                <w:bCs w:val="1"/>
                <w:rtl w:val="0"/>
              </w:rPr>
              <w:t xml:space="preserve">అని</w:t>
            </w:r>
          </w:p>
        </w:tc>
        <w:tc>
          <w:tcPr>
            <w:vAlign w:val="center"/>
          </w:tcPr>
          <w:p w:rsidR="00000000" w:rsidDel="00000000" w:rsidP="00000000" w:rsidRDefault="00000000" w:rsidRPr="00000000" w14:paraId="000001E7">
            <w:pPr>
              <w:rPr>
                <w:rFonts w:ascii="Vani" w:cs="Vani" w:eastAsia="Vani" w:hAnsi="Vani"/>
                <w:b w:val="1"/>
                <w:bCs w:val="1"/>
              </w:rPr>
            </w:pPr>
            <w:r w:rsidDel="00000000" w:rsidR="00000000" w:rsidRPr="00000000">
              <w:rPr>
                <w:rFonts w:ascii="Vani" w:cs="Vani" w:eastAsia="Vani" w:hAnsi="Vani"/>
                <w:b w:val="1"/>
                <w:bCs w:val="1"/>
                <w:rtl w:val="0"/>
              </w:rPr>
              <w:t xml:space="preserve">Thus</w:t>
            </w:r>
          </w:p>
        </w:tc>
      </w:tr>
      <w:tr>
        <w:trPr>
          <w:cantSplit w:val="0"/>
          <w:tblHeader w:val="0"/>
        </w:trPr>
        <w:tc>
          <w:tcPr>
            <w:vAlign w:val="center"/>
          </w:tcPr>
          <w:p w:rsidR="00000000" w:rsidDel="00000000" w:rsidP="00000000" w:rsidRDefault="00000000" w:rsidRPr="00000000" w14:paraId="000001E8">
            <w:pPr>
              <w:rPr>
                <w:rFonts w:ascii="Vani" w:cs="Vani" w:eastAsia="Vani" w:hAnsi="Vani"/>
                <w:b w:val="1"/>
                <w:bCs w:val="1"/>
              </w:rPr>
            </w:pPr>
            <w:r w:rsidDel="00000000" w:rsidR="00000000" w:rsidRPr="00000000">
              <w:rPr>
                <w:rFonts w:ascii="Vani" w:cs="Vani" w:eastAsia="Vani" w:hAnsi="Vani"/>
                <w:b w:val="1"/>
                <w:bCs w:val="1"/>
                <w:rtl w:val="0"/>
              </w:rPr>
              <w:t xml:space="preserve">సాదరముగా</w:t>
            </w:r>
          </w:p>
        </w:tc>
        <w:tc>
          <w:tcPr>
            <w:vAlign w:val="center"/>
          </w:tcPr>
          <w:p w:rsidR="00000000" w:rsidDel="00000000" w:rsidP="00000000" w:rsidRDefault="00000000" w:rsidRPr="00000000" w14:paraId="000001E9">
            <w:pPr>
              <w:rPr>
                <w:rFonts w:ascii="Vani" w:cs="Vani" w:eastAsia="Vani" w:hAnsi="Vani"/>
                <w:b w:val="1"/>
                <w:bCs w:val="1"/>
              </w:rPr>
            </w:pPr>
            <w:r w:rsidDel="00000000" w:rsidR="00000000" w:rsidRPr="00000000">
              <w:rPr>
                <w:rFonts w:ascii="Vani" w:cs="Vani" w:eastAsia="Vani" w:hAnsi="Vani"/>
                <w:b w:val="1"/>
                <w:bCs w:val="1"/>
                <w:rtl w:val="0"/>
              </w:rPr>
              <w:t xml:space="preserve">మర్యాదగా / ప్రేమతో</w:t>
            </w:r>
          </w:p>
        </w:tc>
        <w:tc>
          <w:tcPr>
            <w:vAlign w:val="center"/>
          </w:tcPr>
          <w:p w:rsidR="00000000" w:rsidDel="00000000" w:rsidP="00000000" w:rsidRDefault="00000000" w:rsidRPr="00000000" w14:paraId="000001EA">
            <w:pPr>
              <w:rPr>
                <w:rFonts w:ascii="Vani" w:cs="Vani" w:eastAsia="Vani" w:hAnsi="Vani"/>
                <w:b w:val="1"/>
                <w:bCs w:val="1"/>
              </w:rPr>
            </w:pPr>
            <w:r w:rsidDel="00000000" w:rsidR="00000000" w:rsidRPr="00000000">
              <w:rPr>
                <w:rFonts w:ascii="Vani" w:cs="Vani" w:eastAsia="Vani" w:hAnsi="Vani"/>
                <w:b w:val="1"/>
                <w:bCs w:val="1"/>
                <w:rtl w:val="0"/>
              </w:rPr>
              <w:t xml:space="preserve">Respectfully / Affectionately</w:t>
            </w:r>
          </w:p>
        </w:tc>
      </w:tr>
      <w:tr>
        <w:trPr>
          <w:cantSplit w:val="0"/>
          <w:tblHeader w:val="0"/>
        </w:trPr>
        <w:tc>
          <w:tcPr>
            <w:vAlign w:val="center"/>
          </w:tcPr>
          <w:p w:rsidR="00000000" w:rsidDel="00000000" w:rsidP="00000000" w:rsidRDefault="00000000" w:rsidRPr="00000000" w14:paraId="000001EB">
            <w:pPr>
              <w:rPr>
                <w:rFonts w:ascii="Vani" w:cs="Vani" w:eastAsia="Vani" w:hAnsi="Vani"/>
                <w:b w:val="1"/>
                <w:bCs w:val="1"/>
              </w:rPr>
            </w:pPr>
            <w:r w:rsidDel="00000000" w:rsidR="00000000" w:rsidRPr="00000000">
              <w:rPr>
                <w:rFonts w:ascii="Vani" w:cs="Vani" w:eastAsia="Vani" w:hAnsi="Vani"/>
                <w:b w:val="1"/>
                <w:bCs w:val="1"/>
                <w:rtl w:val="0"/>
              </w:rPr>
              <w:t xml:space="preserve">నోదార్చెను</w:t>
            </w:r>
          </w:p>
        </w:tc>
        <w:tc>
          <w:tcPr>
            <w:vAlign w:val="center"/>
          </w:tcPr>
          <w:p w:rsidR="00000000" w:rsidDel="00000000" w:rsidP="00000000" w:rsidRDefault="00000000" w:rsidRPr="00000000" w14:paraId="000001EC">
            <w:pPr>
              <w:rPr>
                <w:rFonts w:ascii="Vani" w:cs="Vani" w:eastAsia="Vani" w:hAnsi="Vani"/>
                <w:b w:val="1"/>
                <w:bCs w:val="1"/>
              </w:rPr>
            </w:pPr>
            <w:r w:rsidDel="00000000" w:rsidR="00000000" w:rsidRPr="00000000">
              <w:rPr>
                <w:rFonts w:ascii="Vani" w:cs="Vani" w:eastAsia="Vani" w:hAnsi="Vani"/>
                <w:b w:val="1"/>
                <w:bCs w:val="1"/>
                <w:rtl w:val="0"/>
              </w:rPr>
              <w:t xml:space="preserve">ఓదార్చెను</w:t>
            </w:r>
          </w:p>
        </w:tc>
        <w:tc>
          <w:tcPr>
            <w:vAlign w:val="center"/>
          </w:tcPr>
          <w:p w:rsidR="00000000" w:rsidDel="00000000" w:rsidP="00000000" w:rsidRDefault="00000000" w:rsidRPr="00000000" w14:paraId="000001ED">
            <w:pPr>
              <w:rPr>
                <w:rFonts w:ascii="Vani" w:cs="Vani" w:eastAsia="Vani" w:hAnsi="Vani"/>
                <w:b w:val="1"/>
                <w:bCs w:val="1"/>
              </w:rPr>
            </w:pPr>
            <w:r w:rsidDel="00000000" w:rsidR="00000000" w:rsidRPr="00000000">
              <w:rPr>
                <w:rFonts w:ascii="Vani" w:cs="Vani" w:eastAsia="Vani" w:hAnsi="Vani"/>
                <w:b w:val="1"/>
                <w:bCs w:val="1"/>
                <w:rtl w:val="0"/>
              </w:rPr>
              <w:t xml:space="preserve">Consoled / Comforted</w:t>
            </w:r>
          </w:p>
        </w:tc>
      </w:tr>
      <w:tr>
        <w:trPr>
          <w:cantSplit w:val="0"/>
          <w:tblHeader w:val="0"/>
        </w:trPr>
        <w:tc>
          <w:tcPr>
            <w:vAlign w:val="center"/>
          </w:tcPr>
          <w:p w:rsidR="00000000" w:rsidDel="00000000" w:rsidP="00000000" w:rsidRDefault="00000000" w:rsidRPr="00000000" w14:paraId="000001EE">
            <w:pPr>
              <w:rPr>
                <w:rFonts w:ascii="Vani" w:cs="Vani" w:eastAsia="Vani" w:hAnsi="Vani"/>
                <w:b w:val="1"/>
                <w:bCs w:val="1"/>
              </w:rPr>
            </w:pPr>
            <w:r w:rsidDel="00000000" w:rsidR="00000000" w:rsidRPr="00000000">
              <w:rPr>
                <w:rFonts w:ascii="Vani" w:cs="Vani" w:eastAsia="Vani" w:hAnsi="Vani"/>
                <w:b w:val="1"/>
                <w:bCs w:val="1"/>
                <w:rtl w:val="0"/>
              </w:rPr>
              <w:t xml:space="preserve">ఎలుక</w:t>
            </w:r>
          </w:p>
        </w:tc>
        <w:tc>
          <w:tcPr>
            <w:vAlign w:val="center"/>
          </w:tcPr>
          <w:p w:rsidR="00000000" w:rsidDel="00000000" w:rsidP="00000000" w:rsidRDefault="00000000" w:rsidRPr="00000000" w14:paraId="000001EF">
            <w:pPr>
              <w:rPr>
                <w:rFonts w:ascii="Vani" w:cs="Vani" w:eastAsia="Vani" w:hAnsi="Vani"/>
                <w:b w:val="1"/>
                <w:bCs w:val="1"/>
              </w:rPr>
            </w:pPr>
            <w:r w:rsidDel="00000000" w:rsidR="00000000" w:rsidRPr="00000000">
              <w:rPr>
                <w:rFonts w:ascii="Vani" w:cs="Vani" w:eastAsia="Vani" w:hAnsi="Vani"/>
                <w:b w:val="1"/>
                <w:bCs w:val="1"/>
                <w:rtl w:val="0"/>
              </w:rPr>
              <w:t xml:space="preserve">మూషికము</w:t>
            </w:r>
          </w:p>
        </w:tc>
        <w:tc>
          <w:tcPr>
            <w:vAlign w:val="center"/>
          </w:tcPr>
          <w:p w:rsidR="00000000" w:rsidDel="00000000" w:rsidP="00000000" w:rsidRDefault="00000000" w:rsidRPr="00000000" w14:paraId="000001F0">
            <w:pPr>
              <w:rPr>
                <w:rFonts w:ascii="Vani" w:cs="Vani" w:eastAsia="Vani" w:hAnsi="Vani"/>
                <w:b w:val="1"/>
                <w:bCs w:val="1"/>
              </w:rPr>
            </w:pPr>
            <w:r w:rsidDel="00000000" w:rsidR="00000000" w:rsidRPr="00000000">
              <w:rPr>
                <w:rFonts w:ascii="Vani" w:cs="Vani" w:eastAsia="Vani" w:hAnsi="Vani"/>
                <w:b w:val="1"/>
                <w:bCs w:val="1"/>
                <w:rtl w:val="0"/>
              </w:rPr>
              <w:t xml:space="preserve">The mouse</w:t>
            </w:r>
          </w:p>
        </w:tc>
      </w:tr>
      <w:tr>
        <w:trPr>
          <w:cantSplit w:val="0"/>
          <w:tblHeader w:val="0"/>
        </w:trPr>
        <w:tc>
          <w:tcPr>
            <w:vAlign w:val="center"/>
          </w:tcPr>
          <w:p w:rsidR="00000000" w:rsidDel="00000000" w:rsidP="00000000" w:rsidRDefault="00000000" w:rsidRPr="00000000" w14:paraId="000001F1">
            <w:pPr>
              <w:rPr>
                <w:rFonts w:ascii="Vani" w:cs="Vani" w:eastAsia="Vani" w:hAnsi="Vani"/>
                <w:b w:val="1"/>
                <w:bCs w:val="1"/>
              </w:rPr>
            </w:pPr>
            <w:r w:rsidDel="00000000" w:rsidR="00000000" w:rsidRPr="00000000">
              <w:rPr>
                <w:rFonts w:ascii="Vani" w:cs="Vani" w:eastAsia="Vani" w:hAnsi="Vani"/>
                <w:b w:val="1"/>
                <w:bCs w:val="1"/>
                <w:rtl w:val="0"/>
              </w:rPr>
              <w:t xml:space="preserve">భయమువిడిచి</w:t>
            </w:r>
          </w:p>
        </w:tc>
        <w:tc>
          <w:tcPr>
            <w:vAlign w:val="center"/>
          </w:tcPr>
          <w:p w:rsidR="00000000" w:rsidDel="00000000" w:rsidP="00000000" w:rsidRDefault="00000000" w:rsidRPr="00000000" w14:paraId="000001F2">
            <w:pPr>
              <w:rPr>
                <w:rFonts w:ascii="Vani" w:cs="Vani" w:eastAsia="Vani" w:hAnsi="Vani"/>
                <w:b w:val="1"/>
                <w:bCs w:val="1"/>
              </w:rPr>
            </w:pPr>
            <w:r w:rsidDel="00000000" w:rsidR="00000000" w:rsidRPr="00000000">
              <w:rPr>
                <w:rFonts w:ascii="Vani" w:cs="Vani" w:eastAsia="Vani" w:hAnsi="Vani"/>
                <w:b w:val="1"/>
                <w:bCs w:val="1"/>
                <w:rtl w:val="0"/>
              </w:rPr>
              <w:t xml:space="preserve">భయం వదిలి</w:t>
            </w:r>
          </w:p>
        </w:tc>
        <w:tc>
          <w:tcPr>
            <w:vAlign w:val="center"/>
          </w:tcPr>
          <w:p w:rsidR="00000000" w:rsidDel="00000000" w:rsidP="00000000" w:rsidRDefault="00000000" w:rsidRPr="00000000" w14:paraId="000001F3">
            <w:pPr>
              <w:rPr>
                <w:rFonts w:ascii="Vani" w:cs="Vani" w:eastAsia="Vani" w:hAnsi="Vani"/>
                <w:b w:val="1"/>
                <w:bCs w:val="1"/>
              </w:rPr>
            </w:pPr>
            <w:r w:rsidDel="00000000" w:rsidR="00000000" w:rsidRPr="00000000">
              <w:rPr>
                <w:rFonts w:ascii="Vani" w:cs="Vani" w:eastAsia="Vani" w:hAnsi="Vani"/>
                <w:b w:val="1"/>
                <w:bCs w:val="1"/>
                <w:rtl w:val="0"/>
              </w:rPr>
              <w:t xml:space="preserve">Without fear</w:t>
            </w:r>
          </w:p>
        </w:tc>
      </w:tr>
      <w:tr>
        <w:trPr>
          <w:cantSplit w:val="0"/>
          <w:tblHeader w:val="0"/>
        </w:trPr>
        <w:tc>
          <w:tcPr>
            <w:vAlign w:val="center"/>
          </w:tcPr>
          <w:p w:rsidR="00000000" w:rsidDel="00000000" w:rsidP="00000000" w:rsidRDefault="00000000" w:rsidRPr="00000000" w14:paraId="000001F4">
            <w:pPr>
              <w:rPr>
                <w:rFonts w:ascii="Vani" w:cs="Vani" w:eastAsia="Vani" w:hAnsi="Vani"/>
                <w:b w:val="1"/>
                <w:bCs w:val="1"/>
              </w:rPr>
            </w:pPr>
            <w:r w:rsidDel="00000000" w:rsidR="00000000" w:rsidRPr="00000000">
              <w:rPr>
                <w:rFonts w:ascii="Vani" w:cs="Vani" w:eastAsia="Vani" w:hAnsi="Vani"/>
                <w:b w:val="1"/>
                <w:bCs w:val="1"/>
                <w:rtl w:val="0"/>
              </w:rPr>
              <w:t xml:space="preserve">పిల్లియొడిలో</w:t>
            </w:r>
          </w:p>
        </w:tc>
        <w:tc>
          <w:tcPr>
            <w:vAlign w:val="center"/>
          </w:tcPr>
          <w:p w:rsidR="00000000" w:rsidDel="00000000" w:rsidP="00000000" w:rsidRDefault="00000000" w:rsidRPr="00000000" w14:paraId="000001F5">
            <w:pPr>
              <w:rPr>
                <w:rFonts w:ascii="Vani" w:cs="Vani" w:eastAsia="Vani" w:hAnsi="Vani"/>
                <w:b w:val="1"/>
                <w:bCs w:val="1"/>
              </w:rPr>
            </w:pPr>
            <w:r w:rsidDel="00000000" w:rsidR="00000000" w:rsidRPr="00000000">
              <w:rPr>
                <w:rFonts w:ascii="Vani" w:cs="Vani" w:eastAsia="Vani" w:hAnsi="Vani"/>
                <w:b w:val="1"/>
                <w:bCs w:val="1"/>
                <w:rtl w:val="0"/>
              </w:rPr>
              <w:t xml:space="preserve">పిల్లి ఒడిలో</w:t>
            </w:r>
          </w:p>
        </w:tc>
        <w:tc>
          <w:tcPr>
            <w:vAlign w:val="center"/>
          </w:tcPr>
          <w:p w:rsidR="00000000" w:rsidDel="00000000" w:rsidP="00000000" w:rsidRDefault="00000000" w:rsidRPr="00000000" w14:paraId="000001F6">
            <w:pPr>
              <w:rPr>
                <w:rFonts w:ascii="Vani" w:cs="Vani" w:eastAsia="Vani" w:hAnsi="Vani"/>
                <w:b w:val="1"/>
                <w:bCs w:val="1"/>
              </w:rPr>
            </w:pPr>
            <w:r w:rsidDel="00000000" w:rsidR="00000000" w:rsidRPr="00000000">
              <w:rPr>
                <w:rFonts w:ascii="Vani" w:cs="Vani" w:eastAsia="Vani" w:hAnsi="Vani"/>
                <w:b w:val="1"/>
                <w:bCs w:val="1"/>
                <w:rtl w:val="0"/>
              </w:rPr>
              <w:t xml:space="preserve">In the cat's lap</w:t>
            </w:r>
          </w:p>
        </w:tc>
      </w:tr>
      <w:tr>
        <w:trPr>
          <w:cantSplit w:val="0"/>
          <w:tblHeader w:val="0"/>
        </w:trPr>
        <w:tc>
          <w:tcPr>
            <w:vAlign w:val="center"/>
          </w:tcPr>
          <w:p w:rsidR="00000000" w:rsidDel="00000000" w:rsidP="00000000" w:rsidRDefault="00000000" w:rsidRPr="00000000" w14:paraId="000001F7">
            <w:pPr>
              <w:rPr>
                <w:rFonts w:ascii="Vani" w:cs="Vani" w:eastAsia="Vani" w:hAnsi="Vani"/>
                <w:b w:val="1"/>
                <w:bCs w:val="1"/>
              </w:rPr>
            </w:pPr>
            <w:r w:rsidDel="00000000" w:rsidR="00000000" w:rsidRPr="00000000">
              <w:rPr>
                <w:rFonts w:ascii="Vani" w:cs="Vani" w:eastAsia="Vani" w:hAnsi="Vani"/>
                <w:b w:val="1"/>
                <w:bCs w:val="1"/>
                <w:rtl w:val="0"/>
              </w:rPr>
              <w:t xml:space="preserve">నొదిగి</w:t>
            </w:r>
          </w:p>
        </w:tc>
        <w:tc>
          <w:tcPr>
            <w:vAlign w:val="center"/>
          </w:tcPr>
          <w:p w:rsidR="00000000" w:rsidDel="00000000" w:rsidP="00000000" w:rsidRDefault="00000000" w:rsidRPr="00000000" w14:paraId="000001F8">
            <w:pPr>
              <w:rPr>
                <w:rFonts w:ascii="Vani" w:cs="Vani" w:eastAsia="Vani" w:hAnsi="Vani"/>
                <w:b w:val="1"/>
                <w:bCs w:val="1"/>
              </w:rPr>
            </w:pPr>
            <w:r w:rsidDel="00000000" w:rsidR="00000000" w:rsidRPr="00000000">
              <w:rPr>
                <w:rFonts w:ascii="Vani" w:cs="Vani" w:eastAsia="Vani" w:hAnsi="Vani"/>
                <w:b w:val="1"/>
                <w:bCs w:val="1"/>
                <w:rtl w:val="0"/>
              </w:rPr>
              <w:t xml:space="preserve">ఒదిగి</w:t>
            </w:r>
          </w:p>
        </w:tc>
        <w:tc>
          <w:tcPr>
            <w:vAlign w:val="center"/>
          </w:tcPr>
          <w:p w:rsidR="00000000" w:rsidDel="00000000" w:rsidP="00000000" w:rsidRDefault="00000000" w:rsidRPr="00000000" w14:paraId="000001F9">
            <w:pPr>
              <w:rPr>
                <w:rFonts w:ascii="Vani" w:cs="Vani" w:eastAsia="Vani" w:hAnsi="Vani"/>
                <w:b w:val="1"/>
                <w:bCs w:val="1"/>
              </w:rPr>
            </w:pPr>
            <w:r w:rsidDel="00000000" w:rsidR="00000000" w:rsidRPr="00000000">
              <w:rPr>
                <w:rFonts w:ascii="Vani" w:cs="Vani" w:eastAsia="Vani" w:hAnsi="Vani"/>
                <w:b w:val="1"/>
                <w:bCs w:val="1"/>
                <w:rtl w:val="0"/>
              </w:rPr>
              <w:t xml:space="preserve">Huddled / Nestled</w:t>
            </w:r>
          </w:p>
        </w:tc>
      </w:tr>
      <w:tr>
        <w:trPr>
          <w:cantSplit w:val="0"/>
          <w:tblHeader w:val="0"/>
        </w:trPr>
        <w:tc>
          <w:tcPr>
            <w:vAlign w:val="center"/>
          </w:tcPr>
          <w:p w:rsidR="00000000" w:rsidDel="00000000" w:rsidP="00000000" w:rsidRDefault="00000000" w:rsidRPr="00000000" w14:paraId="000001FA">
            <w:pPr>
              <w:rPr>
                <w:rFonts w:ascii="Vani" w:cs="Vani" w:eastAsia="Vani" w:hAnsi="Vani"/>
                <w:b w:val="1"/>
                <w:bCs w:val="1"/>
              </w:rPr>
            </w:pPr>
            <w:r w:rsidDel="00000000" w:rsidR="00000000" w:rsidRPr="00000000">
              <w:rPr>
                <w:rFonts w:ascii="Vani" w:cs="Vani" w:eastAsia="Vani" w:hAnsi="Vani"/>
                <w:b w:val="1"/>
                <w:bCs w:val="1"/>
                <w:rtl w:val="0"/>
              </w:rPr>
              <w:t xml:space="preserve">యుండెను</w:t>
            </w:r>
          </w:p>
        </w:tc>
        <w:tc>
          <w:tcPr>
            <w:vAlign w:val="center"/>
          </w:tcPr>
          <w:p w:rsidR="00000000" w:rsidDel="00000000" w:rsidP="00000000" w:rsidRDefault="00000000" w:rsidRPr="00000000" w14:paraId="000001FB">
            <w:pPr>
              <w:rPr>
                <w:rFonts w:ascii="Vani" w:cs="Vani" w:eastAsia="Vani" w:hAnsi="Vani"/>
                <w:b w:val="1"/>
                <w:bCs w:val="1"/>
              </w:rPr>
            </w:pPr>
            <w:r w:rsidDel="00000000" w:rsidR="00000000" w:rsidRPr="00000000">
              <w:rPr>
                <w:rFonts w:ascii="Vani" w:cs="Vani" w:eastAsia="Vani" w:hAnsi="Vani"/>
                <w:b w:val="1"/>
                <w:bCs w:val="1"/>
                <w:rtl w:val="0"/>
              </w:rPr>
              <w:t xml:space="preserve">ఉండెను</w:t>
            </w:r>
          </w:p>
        </w:tc>
        <w:tc>
          <w:tcPr>
            <w:vAlign w:val="center"/>
          </w:tcPr>
          <w:p w:rsidR="00000000" w:rsidDel="00000000" w:rsidP="00000000" w:rsidRDefault="00000000" w:rsidRPr="00000000" w14:paraId="000001FC">
            <w:pPr>
              <w:rPr>
                <w:rFonts w:ascii="Vani" w:cs="Vani" w:eastAsia="Vani" w:hAnsi="Vani"/>
                <w:b w:val="1"/>
                <w:bCs w:val="1"/>
              </w:rPr>
            </w:pPr>
            <w:r w:rsidDel="00000000" w:rsidR="00000000" w:rsidRPr="00000000">
              <w:rPr>
                <w:rFonts w:ascii="Vani" w:cs="Vani" w:eastAsia="Vani" w:hAnsi="Vani"/>
                <w:b w:val="1"/>
                <w:bCs w:val="1"/>
                <w:rtl w:val="0"/>
              </w:rPr>
              <w:t xml:space="preserve">Was / Stayed</w:t>
            </w:r>
          </w:p>
        </w:tc>
      </w:tr>
      <w:tr>
        <w:trPr>
          <w:cantSplit w:val="0"/>
          <w:tblHeader w:val="0"/>
        </w:trPr>
        <w:tc>
          <w:tcPr>
            <w:vAlign w:val="center"/>
          </w:tcPr>
          <w:p w:rsidR="00000000" w:rsidDel="00000000" w:rsidP="00000000" w:rsidRDefault="00000000" w:rsidRPr="00000000" w14:paraId="000001FD">
            <w:pPr>
              <w:rPr>
                <w:rFonts w:ascii="Vani" w:cs="Vani" w:eastAsia="Vani" w:hAnsi="Vani"/>
                <w:b w:val="1"/>
                <w:bCs w:val="1"/>
              </w:rPr>
            </w:pPr>
            <w:r w:rsidDel="00000000" w:rsidR="00000000" w:rsidRPr="00000000">
              <w:rPr>
                <w:rFonts w:ascii="Vani" w:cs="Vani" w:eastAsia="Vani" w:hAnsi="Vani"/>
                <w:b w:val="1"/>
                <w:bCs w:val="1"/>
                <w:rtl w:val="0"/>
              </w:rPr>
              <w:t xml:space="preserve">ఉలూక నకులములు</w:t>
            </w:r>
          </w:p>
        </w:tc>
        <w:tc>
          <w:tcPr>
            <w:vAlign w:val="center"/>
          </w:tcPr>
          <w:p w:rsidR="00000000" w:rsidDel="00000000" w:rsidP="00000000" w:rsidRDefault="00000000" w:rsidRPr="00000000" w14:paraId="000001FE">
            <w:pPr>
              <w:rPr>
                <w:rFonts w:ascii="Vani" w:cs="Vani" w:eastAsia="Vani" w:hAnsi="Vani"/>
                <w:b w:val="1"/>
                <w:bCs w:val="1"/>
              </w:rPr>
            </w:pPr>
            <w:r w:rsidDel="00000000" w:rsidR="00000000" w:rsidRPr="00000000">
              <w:rPr>
                <w:rFonts w:ascii="Vani" w:cs="Vani" w:eastAsia="Vani" w:hAnsi="Vani"/>
                <w:b w:val="1"/>
                <w:bCs w:val="1"/>
                <w:rtl w:val="0"/>
              </w:rPr>
              <w:t xml:space="preserve">గూబ, ముంగిస</w:t>
            </w:r>
          </w:p>
        </w:tc>
        <w:tc>
          <w:tcPr>
            <w:vAlign w:val="center"/>
          </w:tcPr>
          <w:p w:rsidR="00000000" w:rsidDel="00000000" w:rsidP="00000000" w:rsidRDefault="00000000" w:rsidRPr="00000000" w14:paraId="000001FF">
            <w:pPr>
              <w:rPr>
                <w:rFonts w:ascii="Vani" w:cs="Vani" w:eastAsia="Vani" w:hAnsi="Vani"/>
                <w:b w:val="1"/>
                <w:bCs w:val="1"/>
              </w:rPr>
            </w:pPr>
            <w:r w:rsidDel="00000000" w:rsidR="00000000" w:rsidRPr="00000000">
              <w:rPr>
                <w:rFonts w:ascii="Vani" w:cs="Vani" w:eastAsia="Vani" w:hAnsi="Vani"/>
                <w:b w:val="1"/>
                <w:bCs w:val="1"/>
                <w:rtl w:val="0"/>
              </w:rPr>
              <w:t xml:space="preserve">Owl and mongoose</w:t>
            </w:r>
          </w:p>
        </w:tc>
      </w:tr>
      <w:tr>
        <w:trPr>
          <w:cantSplit w:val="0"/>
          <w:tblHeader w:val="0"/>
        </w:trPr>
        <w:tc>
          <w:tcPr>
            <w:vAlign w:val="center"/>
          </w:tcPr>
          <w:p w:rsidR="00000000" w:rsidDel="00000000" w:rsidP="00000000" w:rsidRDefault="00000000" w:rsidRPr="00000000" w14:paraId="00000200">
            <w:pPr>
              <w:rPr>
                <w:rFonts w:ascii="Vani" w:cs="Vani" w:eastAsia="Vani" w:hAnsi="Vani"/>
                <w:b w:val="1"/>
                <w:bCs w:val="1"/>
              </w:rPr>
            </w:pPr>
            <w:r w:rsidDel="00000000" w:rsidR="00000000" w:rsidRPr="00000000">
              <w:rPr>
                <w:rFonts w:ascii="Vani" w:cs="Vani" w:eastAsia="Vani" w:hAnsi="Vani"/>
                <w:b w:val="1"/>
                <w:bCs w:val="1"/>
                <w:rtl w:val="0"/>
              </w:rPr>
              <w:t xml:space="preserve">ఎలుక పై</w:t>
            </w:r>
          </w:p>
        </w:tc>
        <w:tc>
          <w:tcPr>
            <w:vAlign w:val="center"/>
          </w:tcPr>
          <w:p w:rsidR="00000000" w:rsidDel="00000000" w:rsidP="00000000" w:rsidRDefault="00000000" w:rsidRPr="00000000" w14:paraId="00000201">
            <w:pPr>
              <w:rPr>
                <w:rFonts w:ascii="Vani" w:cs="Vani" w:eastAsia="Vani" w:hAnsi="Vani"/>
                <w:b w:val="1"/>
                <w:bCs w:val="1"/>
              </w:rPr>
            </w:pPr>
            <w:r w:rsidDel="00000000" w:rsidR="00000000" w:rsidRPr="00000000">
              <w:rPr>
                <w:rFonts w:ascii="Vani" w:cs="Vani" w:eastAsia="Vani" w:hAnsi="Vani"/>
                <w:b w:val="1"/>
                <w:bCs w:val="1"/>
                <w:rtl w:val="0"/>
              </w:rPr>
              <w:t xml:space="preserve">ఎలుక మీద</w:t>
            </w:r>
          </w:p>
        </w:tc>
        <w:tc>
          <w:tcPr>
            <w:vAlign w:val="center"/>
          </w:tcPr>
          <w:p w:rsidR="00000000" w:rsidDel="00000000" w:rsidP="00000000" w:rsidRDefault="00000000" w:rsidRPr="00000000" w14:paraId="00000202">
            <w:pPr>
              <w:rPr>
                <w:rFonts w:ascii="Vani" w:cs="Vani" w:eastAsia="Vani" w:hAnsi="Vani"/>
                <w:b w:val="1"/>
                <w:bCs w:val="1"/>
              </w:rPr>
            </w:pPr>
            <w:r w:rsidDel="00000000" w:rsidR="00000000" w:rsidRPr="00000000">
              <w:rPr>
                <w:rFonts w:ascii="Vani" w:cs="Vani" w:eastAsia="Vani" w:hAnsi="Vani"/>
                <w:b w:val="1"/>
                <w:bCs w:val="1"/>
                <w:rtl w:val="0"/>
              </w:rPr>
              <w:t xml:space="preserve">On the mouse</w:t>
            </w:r>
          </w:p>
        </w:tc>
      </w:tr>
      <w:tr>
        <w:trPr>
          <w:cantSplit w:val="0"/>
          <w:tblHeader w:val="0"/>
        </w:trPr>
        <w:tc>
          <w:tcPr>
            <w:vAlign w:val="center"/>
          </w:tcPr>
          <w:p w:rsidR="00000000" w:rsidDel="00000000" w:rsidP="00000000" w:rsidRDefault="00000000" w:rsidRPr="00000000" w14:paraId="00000203">
            <w:pPr>
              <w:rPr>
                <w:rFonts w:ascii="Vani" w:cs="Vani" w:eastAsia="Vani" w:hAnsi="Vani"/>
                <w:b w:val="1"/>
                <w:bCs w:val="1"/>
              </w:rPr>
            </w:pPr>
            <w:r w:rsidDel="00000000" w:rsidR="00000000" w:rsidRPr="00000000">
              <w:rPr>
                <w:rFonts w:ascii="Vani" w:cs="Vani" w:eastAsia="Vani" w:hAnsi="Vani"/>
                <w:b w:val="1"/>
                <w:bCs w:val="1"/>
                <w:rtl w:val="0"/>
              </w:rPr>
              <w:t xml:space="preserve">నాశ</w:t>
            </w:r>
          </w:p>
        </w:tc>
        <w:tc>
          <w:tcPr>
            <w:vAlign w:val="center"/>
          </w:tcPr>
          <w:p w:rsidR="00000000" w:rsidDel="00000000" w:rsidP="00000000" w:rsidRDefault="00000000" w:rsidRPr="00000000" w14:paraId="00000204">
            <w:pPr>
              <w:rPr>
                <w:rFonts w:ascii="Vani" w:cs="Vani" w:eastAsia="Vani" w:hAnsi="Vani"/>
                <w:b w:val="1"/>
                <w:bCs w:val="1"/>
              </w:rPr>
            </w:pPr>
            <w:r w:rsidDel="00000000" w:rsidR="00000000" w:rsidRPr="00000000">
              <w:rPr>
                <w:rFonts w:ascii="Vani" w:cs="Vani" w:eastAsia="Vani" w:hAnsi="Vani"/>
                <w:b w:val="1"/>
                <w:bCs w:val="1"/>
                <w:rtl w:val="0"/>
              </w:rPr>
              <w:t xml:space="preserve">ఆశ</w:t>
            </w:r>
          </w:p>
        </w:tc>
        <w:tc>
          <w:tcPr>
            <w:vAlign w:val="center"/>
          </w:tcPr>
          <w:p w:rsidR="00000000" w:rsidDel="00000000" w:rsidP="00000000" w:rsidRDefault="00000000" w:rsidRPr="00000000" w14:paraId="00000205">
            <w:pPr>
              <w:rPr>
                <w:rFonts w:ascii="Vani" w:cs="Vani" w:eastAsia="Vani" w:hAnsi="Vani"/>
                <w:b w:val="1"/>
                <w:bCs w:val="1"/>
              </w:rPr>
            </w:pPr>
            <w:r w:rsidDel="00000000" w:rsidR="00000000" w:rsidRPr="00000000">
              <w:rPr>
                <w:rFonts w:ascii="Vani" w:cs="Vani" w:eastAsia="Vani" w:hAnsi="Vani"/>
                <w:b w:val="1"/>
                <w:bCs w:val="1"/>
                <w:rtl w:val="0"/>
              </w:rPr>
              <w:t xml:space="preserve">Hope / Desire</w:t>
            </w:r>
          </w:p>
        </w:tc>
      </w:tr>
      <w:tr>
        <w:trPr>
          <w:cantSplit w:val="0"/>
          <w:tblHeader w:val="0"/>
        </w:trPr>
        <w:tc>
          <w:tcPr>
            <w:vAlign w:val="center"/>
          </w:tcPr>
          <w:p w:rsidR="00000000" w:rsidDel="00000000" w:rsidP="00000000" w:rsidRDefault="00000000" w:rsidRPr="00000000" w14:paraId="00000206">
            <w:pPr>
              <w:rPr>
                <w:rFonts w:ascii="Vani" w:cs="Vani" w:eastAsia="Vani" w:hAnsi="Vani"/>
                <w:b w:val="1"/>
                <w:bCs w:val="1"/>
              </w:rPr>
            </w:pPr>
            <w:r w:rsidDel="00000000" w:rsidR="00000000" w:rsidRPr="00000000">
              <w:rPr>
                <w:rFonts w:ascii="Vani" w:cs="Vani" w:eastAsia="Vani" w:hAnsi="Vani"/>
                <w:b w:val="1"/>
                <w:bCs w:val="1"/>
                <w:rtl w:val="0"/>
              </w:rPr>
              <w:t xml:space="preserve">వదలుకొని</w:t>
            </w:r>
          </w:p>
        </w:tc>
        <w:tc>
          <w:tcPr>
            <w:vAlign w:val="center"/>
          </w:tcPr>
          <w:p w:rsidR="00000000" w:rsidDel="00000000" w:rsidP="00000000" w:rsidRDefault="00000000" w:rsidRPr="00000000" w14:paraId="00000207">
            <w:pPr>
              <w:rPr>
                <w:rFonts w:ascii="Vani" w:cs="Vani" w:eastAsia="Vani" w:hAnsi="Vani"/>
                <w:b w:val="1"/>
                <w:bCs w:val="1"/>
              </w:rPr>
            </w:pPr>
            <w:r w:rsidDel="00000000" w:rsidR="00000000" w:rsidRPr="00000000">
              <w:rPr>
                <w:rFonts w:ascii="Vani" w:cs="Vani" w:eastAsia="Vani" w:hAnsi="Vani"/>
                <w:b w:val="1"/>
                <w:bCs w:val="1"/>
                <w:rtl w:val="0"/>
              </w:rPr>
              <w:t xml:space="preserve">వదులుకుని</w:t>
            </w:r>
          </w:p>
        </w:tc>
        <w:tc>
          <w:tcPr>
            <w:vAlign w:val="center"/>
          </w:tcPr>
          <w:p w:rsidR="00000000" w:rsidDel="00000000" w:rsidP="00000000" w:rsidRDefault="00000000" w:rsidRPr="00000000" w14:paraId="00000208">
            <w:pPr>
              <w:rPr>
                <w:rFonts w:ascii="Vani" w:cs="Vani" w:eastAsia="Vani" w:hAnsi="Vani"/>
                <w:b w:val="1"/>
                <w:bCs w:val="1"/>
              </w:rPr>
            </w:pPr>
            <w:r w:rsidDel="00000000" w:rsidR="00000000" w:rsidRPr="00000000">
              <w:rPr>
                <w:rFonts w:ascii="Vani" w:cs="Vani" w:eastAsia="Vani" w:hAnsi="Vani"/>
                <w:b w:val="1"/>
                <w:bCs w:val="1"/>
                <w:rtl w:val="0"/>
              </w:rPr>
              <w:t xml:space="preserve">Having given up</w:t>
            </w:r>
          </w:p>
        </w:tc>
      </w:tr>
      <w:tr>
        <w:trPr>
          <w:cantSplit w:val="0"/>
          <w:tblHeader w:val="0"/>
        </w:trPr>
        <w:tc>
          <w:tcPr>
            <w:vAlign w:val="center"/>
          </w:tcPr>
          <w:p w:rsidR="00000000" w:rsidDel="00000000" w:rsidP="00000000" w:rsidRDefault="00000000" w:rsidRPr="00000000" w14:paraId="00000209">
            <w:pPr>
              <w:rPr>
                <w:rFonts w:ascii="Vani" w:cs="Vani" w:eastAsia="Vani" w:hAnsi="Vani"/>
                <w:b w:val="1"/>
                <w:bCs w:val="1"/>
              </w:rPr>
            </w:pPr>
            <w:r w:rsidDel="00000000" w:rsidR="00000000" w:rsidRPr="00000000">
              <w:rPr>
                <w:rFonts w:ascii="Vani" w:cs="Vani" w:eastAsia="Vani" w:hAnsi="Vani"/>
                <w:b w:val="1"/>
                <w:bCs w:val="1"/>
                <w:rtl w:val="0"/>
              </w:rPr>
              <w:t xml:space="preserve">ఆకలి</w:t>
            </w:r>
          </w:p>
        </w:tc>
        <w:tc>
          <w:tcPr>
            <w:vAlign w:val="center"/>
          </w:tcPr>
          <w:p w:rsidR="00000000" w:rsidDel="00000000" w:rsidP="00000000" w:rsidRDefault="00000000" w:rsidRPr="00000000" w14:paraId="0000020A">
            <w:pPr>
              <w:rPr>
                <w:rFonts w:ascii="Vani" w:cs="Vani" w:eastAsia="Vani" w:hAnsi="Vani"/>
                <w:b w:val="1"/>
                <w:bCs w:val="1"/>
              </w:rPr>
            </w:pPr>
            <w:r w:rsidDel="00000000" w:rsidR="00000000" w:rsidRPr="00000000">
              <w:rPr>
                <w:rFonts w:ascii="Vani" w:cs="Vani" w:eastAsia="Vani" w:hAnsi="Vani"/>
                <w:b w:val="1"/>
                <w:bCs w:val="1"/>
                <w:rtl w:val="0"/>
              </w:rPr>
              <w:t xml:space="preserve">క్షుత్తు</w:t>
            </w:r>
          </w:p>
        </w:tc>
        <w:tc>
          <w:tcPr>
            <w:vAlign w:val="center"/>
          </w:tcPr>
          <w:p w:rsidR="00000000" w:rsidDel="00000000" w:rsidP="00000000" w:rsidRDefault="00000000" w:rsidRPr="00000000" w14:paraId="0000020B">
            <w:pPr>
              <w:rPr>
                <w:rFonts w:ascii="Vani" w:cs="Vani" w:eastAsia="Vani" w:hAnsi="Vani"/>
                <w:b w:val="1"/>
                <w:bCs w:val="1"/>
              </w:rPr>
            </w:pPr>
            <w:r w:rsidDel="00000000" w:rsidR="00000000" w:rsidRPr="00000000">
              <w:rPr>
                <w:rFonts w:ascii="Vani" w:cs="Vani" w:eastAsia="Vani" w:hAnsi="Vani"/>
                <w:b w:val="1"/>
                <w:bCs w:val="1"/>
                <w:rtl w:val="0"/>
              </w:rPr>
              <w:t xml:space="preserve">Hunger</w:t>
            </w:r>
          </w:p>
        </w:tc>
      </w:tr>
      <w:tr>
        <w:trPr>
          <w:cantSplit w:val="0"/>
          <w:tblHeader w:val="0"/>
        </w:trPr>
        <w:tc>
          <w:tcPr>
            <w:vAlign w:val="center"/>
          </w:tcPr>
          <w:p w:rsidR="00000000" w:rsidDel="00000000" w:rsidP="00000000" w:rsidRDefault="00000000" w:rsidRPr="00000000" w14:paraId="0000020C">
            <w:pPr>
              <w:rPr>
                <w:rFonts w:ascii="Vani" w:cs="Vani" w:eastAsia="Vani" w:hAnsi="Vani"/>
                <w:b w:val="1"/>
                <w:bCs w:val="1"/>
              </w:rPr>
            </w:pPr>
            <w:r w:rsidDel="00000000" w:rsidR="00000000" w:rsidRPr="00000000">
              <w:rPr>
                <w:rFonts w:ascii="Vani" w:cs="Vani" w:eastAsia="Vani" w:hAnsi="Vani"/>
                <w:b w:val="1"/>
                <w:bCs w:val="1"/>
                <w:rtl w:val="0"/>
              </w:rPr>
              <w:t xml:space="preserve">పోకార్చుకొనుట</w:t>
            </w:r>
          </w:p>
        </w:tc>
        <w:tc>
          <w:tcPr>
            <w:vAlign w:val="center"/>
          </w:tcPr>
          <w:p w:rsidR="00000000" w:rsidDel="00000000" w:rsidP="00000000" w:rsidRDefault="00000000" w:rsidRPr="00000000" w14:paraId="0000020D">
            <w:pPr>
              <w:rPr>
                <w:rFonts w:ascii="Vani" w:cs="Vani" w:eastAsia="Vani" w:hAnsi="Vani"/>
                <w:b w:val="1"/>
                <w:bCs w:val="1"/>
              </w:rPr>
            </w:pPr>
            <w:r w:rsidDel="00000000" w:rsidR="00000000" w:rsidRPr="00000000">
              <w:rPr>
                <w:rFonts w:ascii="Vani" w:cs="Vani" w:eastAsia="Vani" w:hAnsi="Vani"/>
                <w:b w:val="1"/>
                <w:bCs w:val="1"/>
                <w:rtl w:val="0"/>
              </w:rPr>
              <w:t xml:space="preserve">తీర్చుకొనుట</w:t>
            </w:r>
          </w:p>
        </w:tc>
        <w:tc>
          <w:tcPr>
            <w:vAlign w:val="center"/>
          </w:tcPr>
          <w:p w:rsidR="00000000" w:rsidDel="00000000" w:rsidP="00000000" w:rsidRDefault="00000000" w:rsidRPr="00000000" w14:paraId="0000020E">
            <w:pPr>
              <w:rPr>
                <w:rFonts w:ascii="Vani" w:cs="Vani" w:eastAsia="Vani" w:hAnsi="Vani"/>
                <w:b w:val="1"/>
                <w:bCs w:val="1"/>
              </w:rPr>
            </w:pPr>
            <w:r w:rsidDel="00000000" w:rsidR="00000000" w:rsidRPr="00000000">
              <w:rPr>
                <w:rFonts w:ascii="Vani" w:cs="Vani" w:eastAsia="Vani" w:hAnsi="Vani"/>
                <w:b w:val="1"/>
                <w:bCs w:val="1"/>
                <w:rtl w:val="0"/>
              </w:rPr>
              <w:t xml:space="preserve">To satisfy / quench</w:t>
            </w:r>
          </w:p>
        </w:tc>
      </w:tr>
      <w:tr>
        <w:trPr>
          <w:cantSplit w:val="0"/>
          <w:tblHeader w:val="0"/>
        </w:trPr>
        <w:tc>
          <w:tcPr>
            <w:vAlign w:val="center"/>
          </w:tcPr>
          <w:p w:rsidR="00000000" w:rsidDel="00000000" w:rsidP="00000000" w:rsidRDefault="00000000" w:rsidRPr="00000000" w14:paraId="0000020F">
            <w:pPr>
              <w:rPr>
                <w:rFonts w:ascii="Vani" w:cs="Vani" w:eastAsia="Vani" w:hAnsi="Vani"/>
                <w:b w:val="1"/>
                <w:bCs w:val="1"/>
              </w:rPr>
            </w:pPr>
            <w:r w:rsidDel="00000000" w:rsidR="00000000" w:rsidRPr="00000000">
              <w:rPr>
                <w:rFonts w:ascii="Vani" w:cs="Vani" w:eastAsia="Vani" w:hAnsi="Vani"/>
                <w:b w:val="1"/>
                <w:bCs w:val="1"/>
                <w:rtl w:val="0"/>
              </w:rPr>
              <w:t xml:space="preserve">కింకొక</w:t>
            </w:r>
          </w:p>
        </w:tc>
        <w:tc>
          <w:tcPr>
            <w:vAlign w:val="center"/>
          </w:tcPr>
          <w:p w:rsidR="00000000" w:rsidDel="00000000" w:rsidP="00000000" w:rsidRDefault="00000000" w:rsidRPr="00000000" w14:paraId="00000210">
            <w:pPr>
              <w:rPr>
                <w:rFonts w:ascii="Vani" w:cs="Vani" w:eastAsia="Vani" w:hAnsi="Vani"/>
                <w:b w:val="1"/>
                <w:bCs w:val="1"/>
              </w:rPr>
            </w:pPr>
            <w:r w:rsidDel="00000000" w:rsidR="00000000" w:rsidRPr="00000000">
              <w:rPr>
                <w:rFonts w:ascii="Vani" w:cs="Vani" w:eastAsia="Vani" w:hAnsi="Vani"/>
                <w:b w:val="1"/>
                <w:bCs w:val="1"/>
                <w:rtl w:val="0"/>
              </w:rPr>
              <w:t xml:space="preserve">ఇంకొక</w:t>
            </w:r>
          </w:p>
        </w:tc>
        <w:tc>
          <w:tcPr>
            <w:vAlign w:val="center"/>
          </w:tcPr>
          <w:p w:rsidR="00000000" w:rsidDel="00000000" w:rsidP="00000000" w:rsidRDefault="00000000" w:rsidRPr="00000000" w14:paraId="00000211">
            <w:pPr>
              <w:rPr>
                <w:rFonts w:ascii="Vani" w:cs="Vani" w:eastAsia="Vani" w:hAnsi="Vani"/>
                <w:b w:val="1"/>
                <w:bCs w:val="1"/>
              </w:rPr>
            </w:pPr>
            <w:r w:rsidDel="00000000" w:rsidR="00000000" w:rsidRPr="00000000">
              <w:rPr>
                <w:rFonts w:ascii="Vani" w:cs="Vani" w:eastAsia="Vani" w:hAnsi="Vani"/>
                <w:b w:val="1"/>
                <w:bCs w:val="1"/>
                <w:rtl w:val="0"/>
              </w:rPr>
              <w:t xml:space="preserve">To another</w:t>
            </w:r>
          </w:p>
        </w:tc>
      </w:tr>
      <w:tr>
        <w:trPr>
          <w:cantSplit w:val="0"/>
          <w:tblHeader w:val="0"/>
        </w:trPr>
        <w:tc>
          <w:tcPr>
            <w:vAlign w:val="center"/>
          </w:tcPr>
          <w:p w:rsidR="00000000" w:rsidDel="00000000" w:rsidP="00000000" w:rsidRDefault="00000000" w:rsidRPr="00000000" w14:paraId="00000212">
            <w:pPr>
              <w:rPr>
                <w:rFonts w:ascii="Vani" w:cs="Vani" w:eastAsia="Vani" w:hAnsi="Vani"/>
                <w:b w:val="1"/>
                <w:bCs w:val="1"/>
              </w:rPr>
            </w:pPr>
            <w:r w:rsidDel="00000000" w:rsidR="00000000" w:rsidRPr="00000000">
              <w:rPr>
                <w:rFonts w:ascii="Vani" w:cs="Vani" w:eastAsia="Vani" w:hAnsi="Vani"/>
                <w:b w:val="1"/>
                <w:bCs w:val="1"/>
                <w:rtl w:val="0"/>
              </w:rPr>
              <w:t xml:space="preserve">చోటికి</w:t>
            </w:r>
          </w:p>
        </w:tc>
        <w:tc>
          <w:tcPr>
            <w:vAlign w:val="center"/>
          </w:tcPr>
          <w:p w:rsidR="00000000" w:rsidDel="00000000" w:rsidP="00000000" w:rsidRDefault="00000000" w:rsidRPr="00000000" w14:paraId="00000213">
            <w:pPr>
              <w:rPr>
                <w:rFonts w:ascii="Vani" w:cs="Vani" w:eastAsia="Vani" w:hAnsi="Vani"/>
                <w:b w:val="1"/>
                <w:bCs w:val="1"/>
              </w:rPr>
            </w:pPr>
            <w:r w:rsidDel="00000000" w:rsidR="00000000" w:rsidRPr="00000000">
              <w:rPr>
                <w:rFonts w:ascii="Vani" w:cs="Vani" w:eastAsia="Vani" w:hAnsi="Vani"/>
                <w:b w:val="1"/>
                <w:bCs w:val="1"/>
                <w:rtl w:val="0"/>
              </w:rPr>
              <w:t xml:space="preserve">ప్రదేశానికి</w:t>
            </w:r>
          </w:p>
        </w:tc>
        <w:tc>
          <w:tcPr>
            <w:vAlign w:val="center"/>
          </w:tcPr>
          <w:p w:rsidR="00000000" w:rsidDel="00000000" w:rsidP="00000000" w:rsidRDefault="00000000" w:rsidRPr="00000000" w14:paraId="00000214">
            <w:pPr>
              <w:rPr>
                <w:rFonts w:ascii="Vani" w:cs="Vani" w:eastAsia="Vani" w:hAnsi="Vani"/>
                <w:b w:val="1"/>
                <w:bCs w:val="1"/>
              </w:rPr>
            </w:pPr>
            <w:r w:rsidDel="00000000" w:rsidR="00000000" w:rsidRPr="00000000">
              <w:rPr>
                <w:rFonts w:ascii="Vani" w:cs="Vani" w:eastAsia="Vani" w:hAnsi="Vani"/>
                <w:b w:val="1"/>
                <w:bCs w:val="1"/>
                <w:rtl w:val="0"/>
              </w:rPr>
              <w:t xml:space="preserve">Place</w:t>
            </w:r>
          </w:p>
        </w:tc>
      </w:tr>
      <w:tr>
        <w:trPr>
          <w:cantSplit w:val="0"/>
          <w:tblHeader w:val="0"/>
        </w:trPr>
        <w:tc>
          <w:tcPr>
            <w:vAlign w:val="center"/>
          </w:tcPr>
          <w:p w:rsidR="00000000" w:rsidDel="00000000" w:rsidP="00000000" w:rsidRDefault="00000000" w:rsidRPr="00000000" w14:paraId="00000215">
            <w:pPr>
              <w:rPr>
                <w:rFonts w:ascii="Vani" w:cs="Vani" w:eastAsia="Vani" w:hAnsi="Vani"/>
                <w:b w:val="1"/>
                <w:bCs w:val="1"/>
              </w:rPr>
            </w:pPr>
            <w:r w:rsidDel="00000000" w:rsidR="00000000" w:rsidRPr="00000000">
              <w:rPr>
                <w:rFonts w:ascii="Vani" w:cs="Vani" w:eastAsia="Vani" w:hAnsi="Vani"/>
                <w:b w:val="1"/>
                <w:bCs w:val="1"/>
                <w:rtl w:val="0"/>
              </w:rPr>
              <w:t xml:space="preserve">పోయినవి</w:t>
            </w:r>
          </w:p>
        </w:tc>
        <w:tc>
          <w:tcPr>
            <w:vAlign w:val="center"/>
          </w:tcPr>
          <w:p w:rsidR="00000000" w:rsidDel="00000000" w:rsidP="00000000" w:rsidRDefault="00000000" w:rsidRPr="00000000" w14:paraId="00000216">
            <w:pPr>
              <w:rPr>
                <w:rFonts w:ascii="Vani" w:cs="Vani" w:eastAsia="Vani" w:hAnsi="Vani"/>
                <w:b w:val="1"/>
                <w:bCs w:val="1"/>
              </w:rPr>
            </w:pPr>
            <w:r w:rsidDel="00000000" w:rsidR="00000000" w:rsidRPr="00000000">
              <w:rPr>
                <w:rFonts w:ascii="Vani" w:cs="Vani" w:eastAsia="Vani" w:hAnsi="Vani"/>
                <w:b w:val="1"/>
                <w:bCs w:val="1"/>
                <w:rtl w:val="0"/>
              </w:rPr>
              <w:t xml:space="preserve">వెళ్ళినవి</w:t>
            </w:r>
          </w:p>
        </w:tc>
        <w:tc>
          <w:tcPr>
            <w:vAlign w:val="center"/>
          </w:tcPr>
          <w:p w:rsidR="00000000" w:rsidDel="00000000" w:rsidP="00000000" w:rsidRDefault="00000000" w:rsidRPr="00000000" w14:paraId="00000217">
            <w:pPr>
              <w:rPr>
                <w:rFonts w:ascii="Vani" w:cs="Vani" w:eastAsia="Vani" w:hAnsi="Vani"/>
                <w:b w:val="1"/>
                <w:bCs w:val="1"/>
              </w:rPr>
            </w:pPr>
            <w:r w:rsidDel="00000000" w:rsidR="00000000" w:rsidRPr="00000000">
              <w:rPr>
                <w:rFonts w:ascii="Vani" w:cs="Vani" w:eastAsia="Vani" w:hAnsi="Vani"/>
                <w:b w:val="1"/>
                <w:bCs w:val="1"/>
                <w:rtl w:val="0"/>
              </w:rPr>
              <w:t xml:space="preserve">Went away</w:t>
            </w:r>
          </w:p>
        </w:tc>
      </w:tr>
      <w:tr>
        <w:trPr>
          <w:cantSplit w:val="0"/>
          <w:tblHeader w:val="0"/>
        </w:trPr>
        <w:tc>
          <w:tcPr>
            <w:vAlign w:val="center"/>
          </w:tcPr>
          <w:p w:rsidR="00000000" w:rsidDel="00000000" w:rsidP="00000000" w:rsidRDefault="00000000" w:rsidRPr="00000000" w14:paraId="00000218">
            <w:pPr>
              <w:rPr>
                <w:rFonts w:ascii="Vani" w:cs="Vani" w:eastAsia="Vani" w:hAnsi="Vani"/>
                <w:b w:val="1"/>
                <w:bCs w:val="1"/>
              </w:rPr>
            </w:pPr>
            <w:r w:rsidDel="00000000" w:rsidR="00000000" w:rsidRPr="00000000">
              <w:rPr>
                <w:rFonts w:ascii="Vani" w:cs="Vani" w:eastAsia="Vani" w:hAnsi="Vani"/>
                <w:b w:val="1"/>
                <w:bCs w:val="1"/>
                <w:rtl w:val="0"/>
              </w:rPr>
              <w:t xml:space="preserve">వాని</w:t>
            </w:r>
          </w:p>
        </w:tc>
        <w:tc>
          <w:tcPr>
            <w:vAlign w:val="center"/>
          </w:tcPr>
          <w:p w:rsidR="00000000" w:rsidDel="00000000" w:rsidP="00000000" w:rsidRDefault="00000000" w:rsidRPr="00000000" w14:paraId="00000219">
            <w:pPr>
              <w:rPr>
                <w:rFonts w:ascii="Vani" w:cs="Vani" w:eastAsia="Vani" w:hAnsi="Vani"/>
                <w:b w:val="1"/>
                <w:bCs w:val="1"/>
              </w:rPr>
            </w:pPr>
            <w:r w:rsidDel="00000000" w:rsidR="00000000" w:rsidRPr="00000000">
              <w:rPr>
                <w:rFonts w:ascii="Vani" w:cs="Vani" w:eastAsia="Vani" w:hAnsi="Vani"/>
                <w:b w:val="1"/>
                <w:bCs w:val="1"/>
                <w:rtl w:val="0"/>
              </w:rPr>
              <w:t xml:space="preserve">వాటి యొక్క</w:t>
            </w:r>
          </w:p>
        </w:tc>
        <w:tc>
          <w:tcPr>
            <w:vAlign w:val="center"/>
          </w:tcPr>
          <w:p w:rsidR="00000000" w:rsidDel="00000000" w:rsidP="00000000" w:rsidRDefault="00000000" w:rsidRPr="00000000" w14:paraId="0000021A">
            <w:pPr>
              <w:rPr>
                <w:rFonts w:ascii="Vani" w:cs="Vani" w:eastAsia="Vani" w:hAnsi="Vani"/>
                <w:b w:val="1"/>
                <w:bCs w:val="1"/>
              </w:rPr>
            </w:pPr>
            <w:r w:rsidDel="00000000" w:rsidR="00000000" w:rsidRPr="00000000">
              <w:rPr>
                <w:rFonts w:ascii="Vani" w:cs="Vani" w:eastAsia="Vani" w:hAnsi="Vani"/>
                <w:b w:val="1"/>
                <w:bCs w:val="1"/>
                <w:rtl w:val="0"/>
              </w:rPr>
              <w:t xml:space="preserve">Their</w:t>
            </w:r>
          </w:p>
        </w:tc>
      </w:tr>
      <w:tr>
        <w:trPr>
          <w:cantSplit w:val="0"/>
          <w:tblHeader w:val="0"/>
        </w:trPr>
        <w:tc>
          <w:tcPr>
            <w:vAlign w:val="center"/>
          </w:tcPr>
          <w:p w:rsidR="00000000" w:rsidDel="00000000" w:rsidP="00000000" w:rsidRDefault="00000000" w:rsidRPr="00000000" w14:paraId="0000021B">
            <w:pPr>
              <w:rPr>
                <w:rFonts w:ascii="Vani" w:cs="Vani" w:eastAsia="Vani" w:hAnsi="Vani"/>
                <w:b w:val="1"/>
                <w:bCs w:val="1"/>
              </w:rPr>
            </w:pPr>
            <w:r w:rsidDel="00000000" w:rsidR="00000000" w:rsidRPr="00000000">
              <w:rPr>
                <w:rFonts w:ascii="Vani" w:cs="Vani" w:eastAsia="Vani" w:hAnsi="Vani"/>
                <w:b w:val="1"/>
                <w:bCs w:val="1"/>
                <w:rtl w:val="0"/>
              </w:rPr>
              <w:t xml:space="preserve">పోక</w:t>
            </w:r>
          </w:p>
        </w:tc>
        <w:tc>
          <w:tcPr>
            <w:vAlign w:val="center"/>
          </w:tcPr>
          <w:p w:rsidR="00000000" w:rsidDel="00000000" w:rsidP="00000000" w:rsidRDefault="00000000" w:rsidRPr="00000000" w14:paraId="0000021C">
            <w:pPr>
              <w:rPr>
                <w:rFonts w:ascii="Vani" w:cs="Vani" w:eastAsia="Vani" w:hAnsi="Vani"/>
                <w:b w:val="1"/>
                <w:bCs w:val="1"/>
              </w:rPr>
            </w:pPr>
            <w:r w:rsidDel="00000000" w:rsidR="00000000" w:rsidRPr="00000000">
              <w:rPr>
                <w:rFonts w:ascii="Vani" w:cs="Vani" w:eastAsia="Vani" w:hAnsi="Vani"/>
                <w:b w:val="1"/>
                <w:bCs w:val="1"/>
                <w:rtl w:val="0"/>
              </w:rPr>
              <w:t xml:space="preserve">వెళ్ళిపోవటం</w:t>
            </w:r>
          </w:p>
        </w:tc>
        <w:tc>
          <w:tcPr>
            <w:vAlign w:val="center"/>
          </w:tcPr>
          <w:p w:rsidR="00000000" w:rsidDel="00000000" w:rsidP="00000000" w:rsidRDefault="00000000" w:rsidRPr="00000000" w14:paraId="0000021D">
            <w:pPr>
              <w:rPr>
                <w:rFonts w:ascii="Vani" w:cs="Vani" w:eastAsia="Vani" w:hAnsi="Vani"/>
                <w:b w:val="1"/>
                <w:bCs w:val="1"/>
              </w:rPr>
            </w:pPr>
            <w:r w:rsidDel="00000000" w:rsidR="00000000" w:rsidRPr="00000000">
              <w:rPr>
                <w:rFonts w:ascii="Vani" w:cs="Vani" w:eastAsia="Vani" w:hAnsi="Vani"/>
                <w:b w:val="1"/>
                <w:bCs w:val="1"/>
                <w:rtl w:val="0"/>
              </w:rPr>
              <w:t xml:space="preserve">Departure / Going</w:t>
            </w:r>
          </w:p>
        </w:tc>
      </w:tr>
      <w:tr>
        <w:trPr>
          <w:cantSplit w:val="0"/>
          <w:tblHeader w:val="0"/>
        </w:trPr>
        <w:tc>
          <w:tcPr>
            <w:vAlign w:val="center"/>
          </w:tcPr>
          <w:p w:rsidR="00000000" w:rsidDel="00000000" w:rsidP="00000000" w:rsidRDefault="00000000" w:rsidRPr="00000000" w14:paraId="0000021E">
            <w:pPr>
              <w:rPr>
                <w:rFonts w:ascii="Vani" w:cs="Vani" w:eastAsia="Vani" w:hAnsi="Vani"/>
                <w:b w:val="1"/>
                <w:bCs w:val="1"/>
              </w:rPr>
            </w:pPr>
            <w:r w:rsidDel="00000000" w:rsidR="00000000" w:rsidRPr="00000000">
              <w:rPr>
                <w:rFonts w:ascii="Vani" w:cs="Vani" w:eastAsia="Vani" w:hAnsi="Vani"/>
                <w:b w:val="1"/>
                <w:bCs w:val="1"/>
                <w:rtl w:val="0"/>
              </w:rPr>
              <w:t xml:space="preserve">నా యెలుక</w:t>
            </w:r>
          </w:p>
        </w:tc>
        <w:tc>
          <w:tcPr>
            <w:vAlign w:val="center"/>
          </w:tcPr>
          <w:p w:rsidR="00000000" w:rsidDel="00000000" w:rsidP="00000000" w:rsidRDefault="00000000" w:rsidRPr="00000000" w14:paraId="0000021F">
            <w:pPr>
              <w:rPr>
                <w:rFonts w:ascii="Vani" w:cs="Vani" w:eastAsia="Vani" w:hAnsi="Vani"/>
                <w:b w:val="1"/>
                <w:bCs w:val="1"/>
              </w:rPr>
            </w:pPr>
            <w:r w:rsidDel="00000000" w:rsidR="00000000" w:rsidRPr="00000000">
              <w:rPr>
                <w:rFonts w:ascii="Vani" w:cs="Vani" w:eastAsia="Vani" w:hAnsi="Vani"/>
                <w:b w:val="1"/>
                <w:bCs w:val="1"/>
                <w:rtl w:val="0"/>
              </w:rPr>
              <w:t xml:space="preserve">ఆ ఎలుక</w:t>
            </w:r>
          </w:p>
        </w:tc>
        <w:tc>
          <w:tcPr>
            <w:vAlign w:val="center"/>
          </w:tcPr>
          <w:p w:rsidR="00000000" w:rsidDel="00000000" w:rsidP="00000000" w:rsidRDefault="00000000" w:rsidRPr="00000000" w14:paraId="00000220">
            <w:pPr>
              <w:rPr>
                <w:rFonts w:ascii="Vani" w:cs="Vani" w:eastAsia="Vani" w:hAnsi="Vani"/>
                <w:b w:val="1"/>
                <w:bCs w:val="1"/>
              </w:rPr>
            </w:pPr>
            <w:r w:rsidDel="00000000" w:rsidR="00000000" w:rsidRPr="00000000">
              <w:rPr>
                <w:rFonts w:ascii="Vani" w:cs="Vani" w:eastAsia="Vani" w:hAnsi="Vani"/>
                <w:b w:val="1"/>
                <w:bCs w:val="1"/>
                <w:rtl w:val="0"/>
              </w:rPr>
              <w:t xml:space="preserve">That mouse</w:t>
            </w:r>
          </w:p>
        </w:tc>
      </w:tr>
      <w:tr>
        <w:trPr>
          <w:cantSplit w:val="0"/>
          <w:tblHeader w:val="0"/>
        </w:trPr>
        <w:tc>
          <w:tcPr>
            <w:vAlign w:val="center"/>
          </w:tcPr>
          <w:p w:rsidR="00000000" w:rsidDel="00000000" w:rsidP="00000000" w:rsidRDefault="00000000" w:rsidRPr="00000000" w14:paraId="00000221">
            <w:pPr>
              <w:rPr>
                <w:rFonts w:ascii="Vani" w:cs="Vani" w:eastAsia="Vani" w:hAnsi="Vani"/>
                <w:b w:val="1"/>
                <w:bCs w:val="1"/>
              </w:rPr>
            </w:pPr>
            <w:r w:rsidDel="00000000" w:rsidR="00000000" w:rsidRPr="00000000">
              <w:rPr>
                <w:rFonts w:ascii="Vani" w:cs="Vani" w:eastAsia="Vani" w:hAnsi="Vani"/>
                <w:b w:val="1"/>
                <w:bCs w:val="1"/>
                <w:rtl w:val="0"/>
              </w:rPr>
              <w:t xml:space="preserve">చూచి</w:t>
            </w:r>
          </w:p>
        </w:tc>
        <w:tc>
          <w:tcPr>
            <w:vAlign w:val="center"/>
          </w:tcPr>
          <w:p w:rsidR="00000000" w:rsidDel="00000000" w:rsidP="00000000" w:rsidRDefault="00000000" w:rsidRPr="00000000" w14:paraId="00000222">
            <w:pPr>
              <w:rPr>
                <w:rFonts w:ascii="Vani" w:cs="Vani" w:eastAsia="Vani" w:hAnsi="Vani"/>
                <w:b w:val="1"/>
                <w:bCs w:val="1"/>
              </w:rPr>
            </w:pPr>
            <w:r w:rsidDel="00000000" w:rsidR="00000000" w:rsidRPr="00000000">
              <w:rPr>
                <w:rFonts w:ascii="Vani" w:cs="Vani" w:eastAsia="Vani" w:hAnsi="Vani"/>
                <w:b w:val="1"/>
                <w:bCs w:val="1"/>
                <w:rtl w:val="0"/>
              </w:rPr>
              <w:t xml:space="preserve">చూసి</w:t>
            </w:r>
          </w:p>
        </w:tc>
        <w:tc>
          <w:tcPr>
            <w:vAlign w:val="center"/>
          </w:tcPr>
          <w:p w:rsidR="00000000" w:rsidDel="00000000" w:rsidP="00000000" w:rsidRDefault="00000000" w:rsidRPr="00000000" w14:paraId="00000223">
            <w:pPr>
              <w:rPr>
                <w:rFonts w:ascii="Vani" w:cs="Vani" w:eastAsia="Vani" w:hAnsi="Vani"/>
                <w:b w:val="1"/>
                <w:bCs w:val="1"/>
              </w:rPr>
            </w:pPr>
            <w:r w:rsidDel="00000000" w:rsidR="00000000" w:rsidRPr="00000000">
              <w:rPr>
                <w:rFonts w:ascii="Vani" w:cs="Vani" w:eastAsia="Vani" w:hAnsi="Vani"/>
                <w:b w:val="1"/>
                <w:bCs w:val="1"/>
                <w:rtl w:val="0"/>
              </w:rPr>
              <w:t xml:space="preserve">Having seen</w:t>
            </w:r>
          </w:p>
        </w:tc>
      </w:tr>
      <w:tr>
        <w:trPr>
          <w:cantSplit w:val="0"/>
          <w:tblHeader w:val="0"/>
        </w:trPr>
        <w:tc>
          <w:tcPr>
            <w:vAlign w:val="center"/>
          </w:tcPr>
          <w:p w:rsidR="00000000" w:rsidDel="00000000" w:rsidP="00000000" w:rsidRDefault="00000000" w:rsidRPr="00000000" w14:paraId="00000224">
            <w:pPr>
              <w:rPr>
                <w:rFonts w:ascii="Vani" w:cs="Vani" w:eastAsia="Vani" w:hAnsi="Vani"/>
                <w:b w:val="1"/>
                <w:bCs w:val="1"/>
              </w:rPr>
            </w:pPr>
            <w:r w:rsidDel="00000000" w:rsidR="00000000" w:rsidRPr="00000000">
              <w:rPr>
                <w:rFonts w:ascii="Vani" w:cs="Vani" w:eastAsia="Vani" w:hAnsi="Vani"/>
                <w:b w:val="1"/>
                <w:bCs w:val="1"/>
                <w:rtl w:val="0"/>
              </w:rPr>
              <w:t xml:space="preserve">ముదమందెను</w:t>
            </w:r>
          </w:p>
        </w:tc>
        <w:tc>
          <w:tcPr>
            <w:vAlign w:val="center"/>
          </w:tcPr>
          <w:p w:rsidR="00000000" w:rsidDel="00000000" w:rsidP="00000000" w:rsidRDefault="00000000" w:rsidRPr="00000000" w14:paraId="00000225">
            <w:pPr>
              <w:rPr>
                <w:rFonts w:ascii="Vani" w:cs="Vani" w:eastAsia="Vani" w:hAnsi="Vani"/>
                <w:b w:val="1"/>
                <w:bCs w:val="1"/>
              </w:rPr>
            </w:pPr>
            <w:r w:rsidDel="00000000" w:rsidR="00000000" w:rsidRPr="00000000">
              <w:rPr>
                <w:rFonts w:ascii="Vani" w:cs="Vani" w:eastAsia="Vani" w:hAnsi="Vani"/>
                <w:b w:val="1"/>
                <w:bCs w:val="1"/>
                <w:rtl w:val="0"/>
              </w:rPr>
              <w:t xml:space="preserve">సంతోషించెను</w:t>
            </w:r>
          </w:p>
        </w:tc>
        <w:tc>
          <w:tcPr>
            <w:vAlign w:val="center"/>
          </w:tcPr>
          <w:p w:rsidR="00000000" w:rsidDel="00000000" w:rsidP="00000000" w:rsidRDefault="00000000" w:rsidRPr="00000000" w14:paraId="00000226">
            <w:pPr>
              <w:rPr>
                <w:rFonts w:ascii="Vani" w:cs="Vani" w:eastAsia="Vani" w:hAnsi="Vani"/>
                <w:b w:val="1"/>
                <w:bCs w:val="1"/>
              </w:rPr>
            </w:pPr>
            <w:r w:rsidDel="00000000" w:rsidR="00000000" w:rsidRPr="00000000">
              <w:rPr>
                <w:rFonts w:ascii="Vani" w:cs="Vani" w:eastAsia="Vani" w:hAnsi="Vani"/>
                <w:b w:val="1"/>
                <w:bCs w:val="1"/>
                <w:rtl w:val="0"/>
              </w:rPr>
              <w:t xml:space="preserve">Rejoiced / Felt happy</w:t>
            </w:r>
          </w:p>
        </w:tc>
      </w:tr>
      <w:tr>
        <w:trPr>
          <w:cantSplit w:val="0"/>
          <w:tblHeader w:val="0"/>
        </w:trPr>
        <w:tc>
          <w:tcPr>
            <w:vAlign w:val="center"/>
          </w:tcPr>
          <w:p w:rsidR="00000000" w:rsidDel="00000000" w:rsidP="00000000" w:rsidRDefault="00000000" w:rsidRPr="00000000" w14:paraId="00000227">
            <w:pPr>
              <w:rPr>
                <w:rFonts w:ascii="Vani" w:cs="Vani" w:eastAsia="Vani" w:hAnsi="Vani"/>
                <w:b w:val="1"/>
                <w:bCs w:val="1"/>
              </w:rPr>
            </w:pPr>
            <w:r w:rsidDel="00000000" w:rsidR="00000000" w:rsidRPr="00000000">
              <w:rPr>
                <w:rFonts w:ascii="Vani" w:cs="Vani" w:eastAsia="Vani" w:hAnsi="Vani"/>
                <w:b w:val="1"/>
                <w:bCs w:val="1"/>
                <w:rtl w:val="0"/>
              </w:rPr>
              <w:t xml:space="preserve">పిల్లివద్ద</w:t>
            </w:r>
          </w:p>
        </w:tc>
        <w:tc>
          <w:tcPr>
            <w:vAlign w:val="center"/>
          </w:tcPr>
          <w:p w:rsidR="00000000" w:rsidDel="00000000" w:rsidP="00000000" w:rsidRDefault="00000000" w:rsidRPr="00000000" w14:paraId="00000228">
            <w:pPr>
              <w:rPr>
                <w:rFonts w:ascii="Vani" w:cs="Vani" w:eastAsia="Vani" w:hAnsi="Vani"/>
                <w:b w:val="1"/>
                <w:bCs w:val="1"/>
              </w:rPr>
            </w:pPr>
            <w:r w:rsidDel="00000000" w:rsidR="00000000" w:rsidRPr="00000000">
              <w:rPr>
                <w:rFonts w:ascii="Vani" w:cs="Vani" w:eastAsia="Vani" w:hAnsi="Vani"/>
                <w:b w:val="1"/>
                <w:bCs w:val="1"/>
                <w:rtl w:val="0"/>
              </w:rPr>
              <w:t xml:space="preserve">పిల్లి దగ్గర</w:t>
            </w:r>
          </w:p>
        </w:tc>
        <w:tc>
          <w:tcPr>
            <w:vAlign w:val="center"/>
          </w:tcPr>
          <w:p w:rsidR="00000000" w:rsidDel="00000000" w:rsidP="00000000" w:rsidRDefault="00000000" w:rsidRPr="00000000" w14:paraId="00000229">
            <w:pPr>
              <w:rPr>
                <w:rFonts w:ascii="Vani" w:cs="Vani" w:eastAsia="Vani" w:hAnsi="Vani"/>
                <w:b w:val="1"/>
                <w:bCs w:val="1"/>
              </w:rPr>
            </w:pPr>
            <w:r w:rsidDel="00000000" w:rsidR="00000000" w:rsidRPr="00000000">
              <w:rPr>
                <w:rFonts w:ascii="Vani" w:cs="Vani" w:eastAsia="Vani" w:hAnsi="Vani"/>
                <w:b w:val="1"/>
                <w:bCs w:val="1"/>
                <w:rtl w:val="0"/>
              </w:rPr>
              <w:t xml:space="preserve">From the cat</w:t>
            </w:r>
          </w:p>
        </w:tc>
      </w:tr>
      <w:tr>
        <w:trPr>
          <w:cantSplit w:val="0"/>
          <w:tblHeader w:val="0"/>
        </w:trPr>
        <w:tc>
          <w:tcPr>
            <w:vAlign w:val="center"/>
          </w:tcPr>
          <w:p w:rsidR="00000000" w:rsidDel="00000000" w:rsidP="00000000" w:rsidRDefault="00000000" w:rsidRPr="00000000" w14:paraId="0000022A">
            <w:pPr>
              <w:rPr>
                <w:rFonts w:ascii="Vani" w:cs="Vani" w:eastAsia="Vani" w:hAnsi="Vani"/>
                <w:b w:val="1"/>
                <w:bCs w:val="1"/>
              </w:rPr>
            </w:pPr>
            <w:r w:rsidDel="00000000" w:rsidR="00000000" w:rsidRPr="00000000">
              <w:rPr>
                <w:rFonts w:ascii="Vani" w:cs="Vani" w:eastAsia="Vani" w:hAnsi="Vani"/>
                <w:b w:val="1"/>
                <w:bCs w:val="1"/>
                <w:rtl w:val="0"/>
              </w:rPr>
              <w:t xml:space="preserve">సెలవు</w:t>
            </w:r>
          </w:p>
        </w:tc>
        <w:tc>
          <w:tcPr>
            <w:vAlign w:val="center"/>
          </w:tcPr>
          <w:p w:rsidR="00000000" w:rsidDel="00000000" w:rsidP="00000000" w:rsidRDefault="00000000" w:rsidRPr="00000000" w14:paraId="0000022B">
            <w:pPr>
              <w:rPr>
                <w:rFonts w:ascii="Vani" w:cs="Vani" w:eastAsia="Vani" w:hAnsi="Vani"/>
                <w:b w:val="1"/>
                <w:bCs w:val="1"/>
              </w:rPr>
            </w:pPr>
            <w:r w:rsidDel="00000000" w:rsidR="00000000" w:rsidRPr="00000000">
              <w:rPr>
                <w:rFonts w:ascii="Vani" w:cs="Vani" w:eastAsia="Vani" w:hAnsi="Vani"/>
                <w:b w:val="1"/>
                <w:bCs w:val="1"/>
                <w:rtl w:val="0"/>
              </w:rPr>
              <w:t xml:space="preserve">అనుమతి</w:t>
            </w:r>
          </w:p>
        </w:tc>
        <w:tc>
          <w:tcPr>
            <w:vAlign w:val="center"/>
          </w:tcPr>
          <w:p w:rsidR="00000000" w:rsidDel="00000000" w:rsidP="00000000" w:rsidRDefault="00000000" w:rsidRPr="00000000" w14:paraId="0000022C">
            <w:pPr>
              <w:rPr>
                <w:rFonts w:ascii="Vani" w:cs="Vani" w:eastAsia="Vani" w:hAnsi="Vani"/>
                <w:b w:val="1"/>
                <w:bCs w:val="1"/>
              </w:rPr>
            </w:pPr>
            <w:r w:rsidDel="00000000" w:rsidR="00000000" w:rsidRPr="00000000">
              <w:rPr>
                <w:rFonts w:ascii="Vani" w:cs="Vani" w:eastAsia="Vani" w:hAnsi="Vani"/>
                <w:b w:val="1"/>
                <w:bCs w:val="1"/>
                <w:rtl w:val="0"/>
              </w:rPr>
              <w:t xml:space="preserve">Leave / Permission</w:t>
            </w:r>
          </w:p>
        </w:tc>
      </w:tr>
      <w:tr>
        <w:trPr>
          <w:cantSplit w:val="0"/>
          <w:tblHeader w:val="0"/>
        </w:trPr>
        <w:tc>
          <w:tcPr>
            <w:vAlign w:val="center"/>
          </w:tcPr>
          <w:p w:rsidR="00000000" w:rsidDel="00000000" w:rsidP="00000000" w:rsidRDefault="00000000" w:rsidRPr="00000000" w14:paraId="0000022D">
            <w:pPr>
              <w:rPr>
                <w:rFonts w:ascii="Vani" w:cs="Vani" w:eastAsia="Vani" w:hAnsi="Vani"/>
                <w:b w:val="1"/>
                <w:bCs w:val="1"/>
              </w:rPr>
            </w:pPr>
            <w:r w:rsidDel="00000000" w:rsidR="00000000" w:rsidRPr="00000000">
              <w:rPr>
                <w:rFonts w:ascii="Vani" w:cs="Vani" w:eastAsia="Vani" w:hAnsi="Vani"/>
                <w:b w:val="1"/>
                <w:bCs w:val="1"/>
                <w:rtl w:val="0"/>
              </w:rPr>
              <w:t xml:space="preserve">తీసికొని</w:t>
            </w:r>
          </w:p>
        </w:tc>
        <w:tc>
          <w:tcPr>
            <w:vAlign w:val="center"/>
          </w:tcPr>
          <w:p w:rsidR="00000000" w:rsidDel="00000000" w:rsidP="00000000" w:rsidRDefault="00000000" w:rsidRPr="00000000" w14:paraId="0000022E">
            <w:pPr>
              <w:rPr>
                <w:rFonts w:ascii="Vani" w:cs="Vani" w:eastAsia="Vani" w:hAnsi="Vani"/>
                <w:b w:val="1"/>
                <w:bCs w:val="1"/>
              </w:rPr>
            </w:pPr>
            <w:r w:rsidDel="00000000" w:rsidR="00000000" w:rsidRPr="00000000">
              <w:rPr>
                <w:rFonts w:ascii="Vani" w:cs="Vani" w:eastAsia="Vani" w:hAnsi="Vani"/>
                <w:b w:val="1"/>
                <w:bCs w:val="1"/>
                <w:rtl w:val="0"/>
              </w:rPr>
              <w:t xml:space="preserve">తీసుకొని</w:t>
            </w:r>
          </w:p>
        </w:tc>
        <w:tc>
          <w:tcPr>
            <w:vAlign w:val="center"/>
          </w:tcPr>
          <w:p w:rsidR="00000000" w:rsidDel="00000000" w:rsidP="00000000" w:rsidRDefault="00000000" w:rsidRPr="00000000" w14:paraId="0000022F">
            <w:pPr>
              <w:rPr>
                <w:rFonts w:ascii="Vani" w:cs="Vani" w:eastAsia="Vani" w:hAnsi="Vani"/>
                <w:b w:val="1"/>
                <w:bCs w:val="1"/>
              </w:rPr>
            </w:pPr>
            <w:r w:rsidDel="00000000" w:rsidR="00000000" w:rsidRPr="00000000">
              <w:rPr>
                <w:rFonts w:ascii="Vani" w:cs="Vani" w:eastAsia="Vani" w:hAnsi="Vani"/>
                <w:b w:val="1"/>
                <w:bCs w:val="1"/>
                <w:rtl w:val="0"/>
              </w:rPr>
              <w:t xml:space="preserve">Having taken</w:t>
            </w:r>
          </w:p>
        </w:tc>
      </w:tr>
      <w:tr>
        <w:trPr>
          <w:cantSplit w:val="0"/>
          <w:tblHeader w:val="0"/>
        </w:trPr>
        <w:tc>
          <w:tcPr>
            <w:vAlign w:val="center"/>
          </w:tcPr>
          <w:p w:rsidR="00000000" w:rsidDel="00000000" w:rsidP="00000000" w:rsidRDefault="00000000" w:rsidRPr="00000000" w14:paraId="00000230">
            <w:pPr>
              <w:rPr>
                <w:rFonts w:ascii="Vani" w:cs="Vani" w:eastAsia="Vani" w:hAnsi="Vani"/>
                <w:b w:val="1"/>
                <w:bCs w:val="1"/>
              </w:rPr>
            </w:pPr>
            <w:r w:rsidDel="00000000" w:rsidR="00000000" w:rsidRPr="00000000">
              <w:rPr>
                <w:rFonts w:ascii="Vani" w:cs="Vani" w:eastAsia="Vani" w:hAnsi="Vani"/>
                <w:b w:val="1"/>
                <w:bCs w:val="1"/>
                <w:rtl w:val="0"/>
              </w:rPr>
              <w:t xml:space="preserve">దాని</w:t>
            </w:r>
          </w:p>
        </w:tc>
        <w:tc>
          <w:tcPr>
            <w:vAlign w:val="center"/>
          </w:tcPr>
          <w:p w:rsidR="00000000" w:rsidDel="00000000" w:rsidP="00000000" w:rsidRDefault="00000000" w:rsidRPr="00000000" w14:paraId="00000231">
            <w:pPr>
              <w:rPr>
                <w:rFonts w:ascii="Vani" w:cs="Vani" w:eastAsia="Vani" w:hAnsi="Vani"/>
                <w:b w:val="1"/>
                <w:bCs w:val="1"/>
              </w:rPr>
            </w:pPr>
            <w:r w:rsidDel="00000000" w:rsidR="00000000" w:rsidRPr="00000000">
              <w:rPr>
                <w:rFonts w:ascii="Vani" w:cs="Vani" w:eastAsia="Vani" w:hAnsi="Vani"/>
                <w:b w:val="1"/>
                <w:bCs w:val="1"/>
                <w:rtl w:val="0"/>
              </w:rPr>
              <w:t xml:space="preserve">పిల్లి యొక్క</w:t>
            </w:r>
          </w:p>
        </w:tc>
        <w:tc>
          <w:tcPr>
            <w:vAlign w:val="center"/>
          </w:tcPr>
          <w:p w:rsidR="00000000" w:rsidDel="00000000" w:rsidP="00000000" w:rsidRDefault="00000000" w:rsidRPr="00000000" w14:paraId="00000232">
            <w:pPr>
              <w:rPr>
                <w:rFonts w:ascii="Vani" w:cs="Vani" w:eastAsia="Vani" w:hAnsi="Vani"/>
                <w:b w:val="1"/>
                <w:bCs w:val="1"/>
              </w:rPr>
            </w:pPr>
            <w:r w:rsidDel="00000000" w:rsidR="00000000" w:rsidRPr="00000000">
              <w:rPr>
                <w:rFonts w:ascii="Vani" w:cs="Vani" w:eastAsia="Vani" w:hAnsi="Vani"/>
                <w:b w:val="1"/>
                <w:bCs w:val="1"/>
                <w:rtl w:val="0"/>
              </w:rPr>
              <w:t xml:space="preserve">Its</w:t>
            </w:r>
          </w:p>
        </w:tc>
      </w:tr>
      <w:tr>
        <w:trPr>
          <w:cantSplit w:val="0"/>
          <w:tblHeader w:val="0"/>
        </w:trPr>
        <w:tc>
          <w:tcPr>
            <w:vAlign w:val="center"/>
          </w:tcPr>
          <w:p w:rsidR="00000000" w:rsidDel="00000000" w:rsidP="00000000" w:rsidRDefault="00000000" w:rsidRPr="00000000" w14:paraId="00000233">
            <w:pPr>
              <w:rPr>
                <w:rFonts w:ascii="Vani" w:cs="Vani" w:eastAsia="Vani" w:hAnsi="Vani"/>
                <w:b w:val="1"/>
                <w:bCs w:val="1"/>
              </w:rPr>
            </w:pPr>
            <w:r w:rsidDel="00000000" w:rsidR="00000000" w:rsidRPr="00000000">
              <w:rPr>
                <w:rFonts w:ascii="Vani" w:cs="Vani" w:eastAsia="Vani" w:hAnsi="Vani"/>
                <w:b w:val="1"/>
                <w:bCs w:val="1"/>
                <w:rtl w:val="0"/>
              </w:rPr>
              <w:t xml:space="preserve">యురులు</w:t>
            </w:r>
          </w:p>
        </w:tc>
        <w:tc>
          <w:tcPr>
            <w:vAlign w:val="center"/>
          </w:tcPr>
          <w:p w:rsidR="00000000" w:rsidDel="00000000" w:rsidP="00000000" w:rsidRDefault="00000000" w:rsidRPr="00000000" w14:paraId="00000234">
            <w:pPr>
              <w:rPr>
                <w:rFonts w:ascii="Vani" w:cs="Vani" w:eastAsia="Vani" w:hAnsi="Vani"/>
                <w:b w:val="1"/>
                <w:bCs w:val="1"/>
              </w:rPr>
            </w:pPr>
            <w:r w:rsidDel="00000000" w:rsidR="00000000" w:rsidRPr="00000000">
              <w:rPr>
                <w:rFonts w:ascii="Vani" w:cs="Vani" w:eastAsia="Vani" w:hAnsi="Vani"/>
                <w:b w:val="1"/>
                <w:bCs w:val="1"/>
                <w:rtl w:val="0"/>
              </w:rPr>
              <w:t xml:space="preserve">ఉచ్చులు / తాళ్ళు</w:t>
            </w:r>
          </w:p>
        </w:tc>
        <w:tc>
          <w:tcPr>
            <w:vAlign w:val="center"/>
          </w:tcPr>
          <w:p w:rsidR="00000000" w:rsidDel="00000000" w:rsidP="00000000" w:rsidRDefault="00000000" w:rsidRPr="00000000" w14:paraId="00000235">
            <w:pPr>
              <w:rPr>
                <w:rFonts w:ascii="Vani" w:cs="Vani" w:eastAsia="Vani" w:hAnsi="Vani"/>
                <w:b w:val="1"/>
                <w:bCs w:val="1"/>
              </w:rPr>
            </w:pPr>
            <w:r w:rsidDel="00000000" w:rsidR="00000000" w:rsidRPr="00000000">
              <w:rPr>
                <w:rFonts w:ascii="Vani" w:cs="Vani" w:eastAsia="Vani" w:hAnsi="Vani"/>
                <w:b w:val="1"/>
                <w:bCs w:val="1"/>
                <w:rtl w:val="0"/>
              </w:rPr>
              <w:t xml:space="preserve">Nooses / Net strings</w:t>
            </w:r>
          </w:p>
        </w:tc>
      </w:tr>
      <w:tr>
        <w:trPr>
          <w:cantSplit w:val="0"/>
          <w:tblHeader w:val="0"/>
        </w:trPr>
        <w:tc>
          <w:tcPr>
            <w:vAlign w:val="center"/>
          </w:tcPr>
          <w:p w:rsidR="00000000" w:rsidDel="00000000" w:rsidP="00000000" w:rsidRDefault="00000000" w:rsidRPr="00000000" w14:paraId="00000236">
            <w:pPr>
              <w:rPr>
                <w:rFonts w:ascii="Vani" w:cs="Vani" w:eastAsia="Vani" w:hAnsi="Vani"/>
                <w:b w:val="1"/>
                <w:bCs w:val="1"/>
              </w:rPr>
            </w:pPr>
            <w:r w:rsidDel="00000000" w:rsidR="00000000" w:rsidRPr="00000000">
              <w:rPr>
                <w:rFonts w:ascii="Vani" w:cs="Vani" w:eastAsia="Vani" w:hAnsi="Vani"/>
                <w:b w:val="1"/>
                <w:bCs w:val="1"/>
                <w:rtl w:val="0"/>
              </w:rPr>
              <w:t xml:space="preserve">గొఱుకు</w:t>
            </w:r>
          </w:p>
        </w:tc>
        <w:tc>
          <w:tcPr>
            <w:vAlign w:val="center"/>
          </w:tcPr>
          <w:p w:rsidR="00000000" w:rsidDel="00000000" w:rsidP="00000000" w:rsidRDefault="00000000" w:rsidRPr="00000000" w14:paraId="00000237">
            <w:pPr>
              <w:rPr>
                <w:rFonts w:ascii="Vani" w:cs="Vani" w:eastAsia="Vani" w:hAnsi="Vani"/>
                <w:b w:val="1"/>
                <w:bCs w:val="1"/>
              </w:rPr>
            </w:pPr>
            <w:r w:rsidDel="00000000" w:rsidR="00000000" w:rsidRPr="00000000">
              <w:rPr>
                <w:rFonts w:ascii="Vani" w:cs="Vani" w:eastAsia="Vani" w:hAnsi="Vani"/>
                <w:b w:val="1"/>
                <w:bCs w:val="1"/>
                <w:rtl w:val="0"/>
              </w:rPr>
              <w:t xml:space="preserve">కొరికే</w:t>
            </w:r>
          </w:p>
        </w:tc>
        <w:tc>
          <w:tcPr>
            <w:vAlign w:val="center"/>
          </w:tcPr>
          <w:p w:rsidR="00000000" w:rsidDel="00000000" w:rsidP="00000000" w:rsidRDefault="00000000" w:rsidRPr="00000000" w14:paraId="00000238">
            <w:pPr>
              <w:rPr>
                <w:rFonts w:ascii="Vani" w:cs="Vani" w:eastAsia="Vani" w:hAnsi="Vani"/>
                <w:b w:val="1"/>
                <w:bCs w:val="1"/>
              </w:rPr>
            </w:pPr>
            <w:r w:rsidDel="00000000" w:rsidR="00000000" w:rsidRPr="00000000">
              <w:rPr>
                <w:rFonts w:ascii="Vani" w:cs="Vani" w:eastAsia="Vani" w:hAnsi="Vani"/>
                <w:b w:val="1"/>
                <w:bCs w:val="1"/>
                <w:rtl w:val="0"/>
              </w:rPr>
              <w:t xml:space="preserve">Gnawing / Biting</w:t>
            </w:r>
          </w:p>
        </w:tc>
      </w:tr>
      <w:tr>
        <w:trPr>
          <w:cantSplit w:val="0"/>
          <w:tblHeader w:val="0"/>
        </w:trPr>
        <w:tc>
          <w:tcPr>
            <w:vAlign w:val="center"/>
          </w:tcPr>
          <w:p w:rsidR="00000000" w:rsidDel="00000000" w:rsidP="00000000" w:rsidRDefault="00000000" w:rsidRPr="00000000" w14:paraId="00000239">
            <w:pPr>
              <w:rPr>
                <w:rFonts w:ascii="Vani" w:cs="Vani" w:eastAsia="Vani" w:hAnsi="Vani"/>
                <w:b w:val="1"/>
                <w:bCs w:val="1"/>
              </w:rPr>
            </w:pPr>
            <w:r w:rsidDel="00000000" w:rsidR="00000000" w:rsidRPr="00000000">
              <w:rPr>
                <w:rFonts w:ascii="Vani" w:cs="Vani" w:eastAsia="Vani" w:hAnsi="Vani"/>
                <w:b w:val="1"/>
                <w:bCs w:val="1"/>
                <w:rtl w:val="0"/>
              </w:rPr>
              <w:t xml:space="preserve">నెపముతో</w:t>
            </w:r>
          </w:p>
        </w:tc>
        <w:tc>
          <w:tcPr>
            <w:vAlign w:val="center"/>
          </w:tcPr>
          <w:p w:rsidR="00000000" w:rsidDel="00000000" w:rsidP="00000000" w:rsidRDefault="00000000" w:rsidRPr="00000000" w14:paraId="0000023A">
            <w:pPr>
              <w:rPr>
                <w:rFonts w:ascii="Vani" w:cs="Vani" w:eastAsia="Vani" w:hAnsi="Vani"/>
                <w:b w:val="1"/>
                <w:bCs w:val="1"/>
              </w:rPr>
            </w:pPr>
            <w:r w:rsidDel="00000000" w:rsidR="00000000" w:rsidRPr="00000000">
              <w:rPr>
                <w:rFonts w:ascii="Vani" w:cs="Vani" w:eastAsia="Vani" w:hAnsi="Vani"/>
                <w:b w:val="1"/>
                <w:bCs w:val="1"/>
                <w:rtl w:val="0"/>
              </w:rPr>
              <w:t xml:space="preserve">వంకతో / మిషతో</w:t>
            </w:r>
          </w:p>
        </w:tc>
        <w:tc>
          <w:tcPr>
            <w:vAlign w:val="center"/>
          </w:tcPr>
          <w:p w:rsidR="00000000" w:rsidDel="00000000" w:rsidP="00000000" w:rsidRDefault="00000000" w:rsidRPr="00000000" w14:paraId="0000023B">
            <w:pPr>
              <w:rPr>
                <w:rFonts w:ascii="Vani" w:cs="Vani" w:eastAsia="Vani" w:hAnsi="Vani"/>
                <w:b w:val="1"/>
                <w:bCs w:val="1"/>
              </w:rPr>
            </w:pPr>
            <w:r w:rsidDel="00000000" w:rsidR="00000000" w:rsidRPr="00000000">
              <w:rPr>
                <w:rFonts w:ascii="Vani" w:cs="Vani" w:eastAsia="Vani" w:hAnsi="Vani"/>
                <w:b w:val="1"/>
                <w:bCs w:val="1"/>
                <w:rtl w:val="0"/>
              </w:rPr>
              <w:t xml:space="preserve">On the pretext of</w:t>
            </w:r>
          </w:p>
        </w:tc>
      </w:tr>
      <w:tr>
        <w:trPr>
          <w:cantSplit w:val="0"/>
          <w:tblHeader w:val="0"/>
        </w:trPr>
        <w:tc>
          <w:tcPr>
            <w:vAlign w:val="center"/>
          </w:tcPr>
          <w:p w:rsidR="00000000" w:rsidDel="00000000" w:rsidP="00000000" w:rsidRDefault="00000000" w:rsidRPr="00000000" w14:paraId="0000023C">
            <w:pPr>
              <w:rPr>
                <w:rFonts w:ascii="Vani" w:cs="Vani" w:eastAsia="Vani" w:hAnsi="Vani"/>
                <w:b w:val="1"/>
                <w:bCs w:val="1"/>
              </w:rPr>
            </w:pPr>
            <w:r w:rsidDel="00000000" w:rsidR="00000000" w:rsidRPr="00000000">
              <w:rPr>
                <w:rFonts w:ascii="Vani" w:cs="Vani" w:eastAsia="Vani" w:hAnsi="Vani"/>
                <w:b w:val="1"/>
                <w:bCs w:val="1"/>
                <w:rtl w:val="0"/>
              </w:rPr>
              <w:t xml:space="preserve">అది</w:t>
            </w:r>
          </w:p>
        </w:tc>
        <w:tc>
          <w:tcPr>
            <w:vAlign w:val="center"/>
          </w:tcPr>
          <w:p w:rsidR="00000000" w:rsidDel="00000000" w:rsidP="00000000" w:rsidRDefault="00000000" w:rsidRPr="00000000" w14:paraId="0000023D">
            <w:pPr>
              <w:rPr>
                <w:rFonts w:ascii="Vani" w:cs="Vani" w:eastAsia="Vani" w:hAnsi="Vani"/>
                <w:b w:val="1"/>
                <w:bCs w:val="1"/>
              </w:rPr>
            </w:pPr>
            <w:r w:rsidDel="00000000" w:rsidR="00000000" w:rsidRPr="00000000">
              <w:rPr>
                <w:rFonts w:ascii="Vani" w:cs="Vani" w:eastAsia="Vani" w:hAnsi="Vani"/>
                <w:b w:val="1"/>
                <w:bCs w:val="1"/>
                <w:rtl w:val="0"/>
              </w:rPr>
              <w:t xml:space="preserve">ఆ ఎలుక</w:t>
            </w:r>
          </w:p>
        </w:tc>
        <w:tc>
          <w:tcPr>
            <w:vAlign w:val="center"/>
          </w:tcPr>
          <w:p w:rsidR="00000000" w:rsidDel="00000000" w:rsidP="00000000" w:rsidRDefault="00000000" w:rsidRPr="00000000" w14:paraId="0000023E">
            <w:pPr>
              <w:rPr>
                <w:rFonts w:ascii="Vani" w:cs="Vani" w:eastAsia="Vani" w:hAnsi="Vani"/>
                <w:b w:val="1"/>
                <w:bCs w:val="1"/>
              </w:rPr>
            </w:pPr>
            <w:r w:rsidDel="00000000" w:rsidR="00000000" w:rsidRPr="00000000">
              <w:rPr>
                <w:rFonts w:ascii="Vani" w:cs="Vani" w:eastAsia="Vani" w:hAnsi="Vani"/>
                <w:b w:val="1"/>
                <w:bCs w:val="1"/>
                <w:rtl w:val="0"/>
              </w:rPr>
              <w:t xml:space="preserve">It</w:t>
            </w:r>
          </w:p>
        </w:tc>
      </w:tr>
      <w:tr>
        <w:trPr>
          <w:cantSplit w:val="0"/>
          <w:tblHeader w:val="0"/>
        </w:trPr>
        <w:tc>
          <w:tcPr>
            <w:vAlign w:val="center"/>
          </w:tcPr>
          <w:p w:rsidR="00000000" w:rsidDel="00000000" w:rsidP="00000000" w:rsidRDefault="00000000" w:rsidRPr="00000000" w14:paraId="0000023F">
            <w:pPr>
              <w:rPr>
                <w:rFonts w:ascii="Vani" w:cs="Vani" w:eastAsia="Vani" w:hAnsi="Vani"/>
                <w:b w:val="1"/>
                <w:bCs w:val="1"/>
              </w:rPr>
            </w:pPr>
            <w:r w:rsidDel="00000000" w:rsidR="00000000" w:rsidRPr="00000000">
              <w:rPr>
                <w:rFonts w:ascii="Vani" w:cs="Vani" w:eastAsia="Vani" w:hAnsi="Vani"/>
                <w:b w:val="1"/>
                <w:bCs w:val="1"/>
                <w:rtl w:val="0"/>
              </w:rPr>
              <w:t xml:space="preserve">యీవలికి</w:t>
            </w:r>
          </w:p>
        </w:tc>
        <w:tc>
          <w:tcPr>
            <w:vAlign w:val="center"/>
          </w:tcPr>
          <w:p w:rsidR="00000000" w:rsidDel="00000000" w:rsidP="00000000" w:rsidRDefault="00000000" w:rsidRPr="00000000" w14:paraId="00000240">
            <w:pPr>
              <w:rPr>
                <w:rFonts w:ascii="Vani" w:cs="Vani" w:eastAsia="Vani" w:hAnsi="Vani"/>
                <w:b w:val="1"/>
                <w:bCs w:val="1"/>
              </w:rPr>
            </w:pPr>
            <w:r w:rsidDel="00000000" w:rsidR="00000000" w:rsidRPr="00000000">
              <w:rPr>
                <w:rFonts w:ascii="Vani" w:cs="Vani" w:eastAsia="Vani" w:hAnsi="Vani"/>
                <w:b w:val="1"/>
                <w:bCs w:val="1"/>
                <w:rtl w:val="0"/>
              </w:rPr>
              <w:t xml:space="preserve">బయటకు / ఇవతలికి</w:t>
            </w:r>
          </w:p>
        </w:tc>
        <w:tc>
          <w:tcPr>
            <w:vAlign w:val="center"/>
          </w:tcPr>
          <w:p w:rsidR="00000000" w:rsidDel="00000000" w:rsidP="00000000" w:rsidRDefault="00000000" w:rsidRPr="00000000" w14:paraId="00000241">
            <w:pPr>
              <w:rPr>
                <w:rFonts w:ascii="Vani" w:cs="Vani" w:eastAsia="Vani" w:hAnsi="Vani"/>
                <w:b w:val="1"/>
                <w:bCs w:val="1"/>
              </w:rPr>
            </w:pPr>
            <w:r w:rsidDel="00000000" w:rsidR="00000000" w:rsidRPr="00000000">
              <w:rPr>
                <w:rFonts w:ascii="Vani" w:cs="Vani" w:eastAsia="Vani" w:hAnsi="Vani"/>
                <w:b w:val="1"/>
                <w:bCs w:val="1"/>
                <w:rtl w:val="0"/>
              </w:rPr>
              <w:t xml:space="preserve">To this side / out</w:t>
            </w:r>
          </w:p>
        </w:tc>
      </w:tr>
      <w:tr>
        <w:trPr>
          <w:cantSplit w:val="0"/>
          <w:tblHeader w:val="0"/>
        </w:trPr>
        <w:tc>
          <w:tcPr>
            <w:vAlign w:val="center"/>
          </w:tcPr>
          <w:p w:rsidR="00000000" w:rsidDel="00000000" w:rsidP="00000000" w:rsidRDefault="00000000" w:rsidRPr="00000000" w14:paraId="00000242">
            <w:pPr>
              <w:rPr>
                <w:rFonts w:ascii="Vani" w:cs="Vani" w:eastAsia="Vani" w:hAnsi="Vani"/>
                <w:b w:val="1"/>
                <w:bCs w:val="1"/>
              </w:rPr>
            </w:pPr>
            <w:r w:rsidDel="00000000" w:rsidR="00000000" w:rsidRPr="00000000">
              <w:rPr>
                <w:rFonts w:ascii="Vani" w:cs="Vani" w:eastAsia="Vani" w:hAnsi="Vani"/>
                <w:b w:val="1"/>
                <w:bCs w:val="1"/>
                <w:rtl w:val="0"/>
              </w:rPr>
              <w:t xml:space="preserve">వచ్చెను</w:t>
            </w:r>
          </w:p>
        </w:tc>
        <w:tc>
          <w:tcPr>
            <w:vAlign w:val="center"/>
          </w:tcPr>
          <w:p w:rsidR="00000000" w:rsidDel="00000000" w:rsidP="00000000" w:rsidRDefault="00000000" w:rsidRPr="00000000" w14:paraId="00000243">
            <w:pPr>
              <w:rPr>
                <w:rFonts w:ascii="Vani" w:cs="Vani" w:eastAsia="Vani" w:hAnsi="Vani"/>
                <w:b w:val="1"/>
                <w:bCs w:val="1"/>
              </w:rPr>
            </w:pPr>
            <w:r w:rsidDel="00000000" w:rsidR="00000000" w:rsidRPr="00000000">
              <w:rPr>
                <w:rFonts w:ascii="Vani" w:cs="Vani" w:eastAsia="Vani" w:hAnsi="Vani"/>
                <w:b w:val="1"/>
                <w:bCs w:val="1"/>
                <w:rtl w:val="0"/>
              </w:rPr>
              <w:t xml:space="preserve">వచ్చెను</w:t>
            </w:r>
          </w:p>
        </w:tc>
        <w:tc>
          <w:tcPr>
            <w:vAlign w:val="center"/>
          </w:tcPr>
          <w:p w:rsidR="00000000" w:rsidDel="00000000" w:rsidP="00000000" w:rsidRDefault="00000000" w:rsidRPr="00000000" w14:paraId="00000244">
            <w:pPr>
              <w:rPr>
                <w:rFonts w:ascii="Vani" w:cs="Vani" w:eastAsia="Vani" w:hAnsi="Vani"/>
                <w:b w:val="1"/>
                <w:bCs w:val="1"/>
              </w:rPr>
            </w:pPr>
            <w:r w:rsidDel="00000000" w:rsidR="00000000" w:rsidRPr="00000000">
              <w:rPr>
                <w:rFonts w:ascii="Vani" w:cs="Vani" w:eastAsia="Vani" w:hAnsi="Vani"/>
                <w:b w:val="1"/>
                <w:bCs w:val="1"/>
                <w:rtl w:val="0"/>
              </w:rPr>
              <w:t xml:space="preserve">Came</w:t>
            </w:r>
          </w:p>
        </w:tc>
      </w:tr>
      <w:tr>
        <w:trPr>
          <w:cantSplit w:val="0"/>
          <w:tblHeader w:val="0"/>
        </w:trPr>
        <w:tc>
          <w:tcPr>
            <w:vAlign w:val="center"/>
          </w:tcPr>
          <w:p w:rsidR="00000000" w:rsidDel="00000000" w:rsidP="00000000" w:rsidRDefault="00000000" w:rsidRPr="00000000" w14:paraId="00000245">
            <w:pPr>
              <w:rPr>
                <w:rFonts w:ascii="Vani" w:cs="Vani" w:eastAsia="Vani" w:hAnsi="Vani"/>
                <w:b w:val="1"/>
                <w:bCs w:val="1"/>
              </w:rPr>
            </w:pPr>
            <w:r w:rsidDel="00000000" w:rsidR="00000000" w:rsidRPr="00000000">
              <w:rPr>
                <w:rFonts w:ascii="Vani" w:cs="Vani" w:eastAsia="Vani" w:hAnsi="Vani"/>
                <w:b w:val="1"/>
                <w:bCs w:val="1"/>
                <w:rtl w:val="0"/>
              </w:rPr>
              <w:t xml:space="preserve">మందమందముగా</w:t>
            </w:r>
          </w:p>
        </w:tc>
        <w:tc>
          <w:tcPr>
            <w:vAlign w:val="center"/>
          </w:tcPr>
          <w:p w:rsidR="00000000" w:rsidDel="00000000" w:rsidP="00000000" w:rsidRDefault="00000000" w:rsidRPr="00000000" w14:paraId="00000246">
            <w:pPr>
              <w:rPr>
                <w:rFonts w:ascii="Vani" w:cs="Vani" w:eastAsia="Vani" w:hAnsi="Vani"/>
                <w:b w:val="1"/>
                <w:bCs w:val="1"/>
              </w:rPr>
            </w:pPr>
            <w:r w:rsidDel="00000000" w:rsidR="00000000" w:rsidRPr="00000000">
              <w:rPr>
                <w:rFonts w:ascii="Vani" w:cs="Vani" w:eastAsia="Vani" w:hAnsi="Vani"/>
                <w:b w:val="1"/>
                <w:bCs w:val="1"/>
                <w:rtl w:val="0"/>
              </w:rPr>
              <w:t xml:space="preserve">చాలా నెమ్మదిగా</w:t>
            </w:r>
          </w:p>
        </w:tc>
        <w:tc>
          <w:tcPr>
            <w:vAlign w:val="center"/>
          </w:tcPr>
          <w:p w:rsidR="00000000" w:rsidDel="00000000" w:rsidP="00000000" w:rsidRDefault="00000000" w:rsidRPr="00000000" w14:paraId="00000247">
            <w:pPr>
              <w:rPr>
                <w:rFonts w:ascii="Vani" w:cs="Vani" w:eastAsia="Vani" w:hAnsi="Vani"/>
                <w:b w:val="1"/>
                <w:bCs w:val="1"/>
              </w:rPr>
            </w:pPr>
            <w:r w:rsidDel="00000000" w:rsidR="00000000" w:rsidRPr="00000000">
              <w:rPr>
                <w:rFonts w:ascii="Vani" w:cs="Vani" w:eastAsia="Vani" w:hAnsi="Vani"/>
                <w:b w:val="1"/>
                <w:bCs w:val="1"/>
                <w:rtl w:val="0"/>
              </w:rPr>
              <w:t xml:space="preserve">Very slowly</w:t>
            </w:r>
          </w:p>
        </w:tc>
      </w:tr>
      <w:tr>
        <w:trPr>
          <w:cantSplit w:val="0"/>
          <w:tblHeader w:val="0"/>
        </w:trPr>
        <w:tc>
          <w:tcPr>
            <w:vAlign w:val="center"/>
          </w:tcPr>
          <w:p w:rsidR="00000000" w:rsidDel="00000000" w:rsidP="00000000" w:rsidRDefault="00000000" w:rsidRPr="00000000" w14:paraId="00000248">
            <w:pPr>
              <w:rPr>
                <w:rFonts w:ascii="Vani" w:cs="Vani" w:eastAsia="Vani" w:hAnsi="Vani"/>
                <w:b w:val="1"/>
                <w:bCs w:val="1"/>
              </w:rPr>
            </w:pPr>
            <w:r w:rsidDel="00000000" w:rsidR="00000000" w:rsidRPr="00000000">
              <w:rPr>
                <w:rFonts w:ascii="Vani" w:cs="Vani" w:eastAsia="Vani" w:hAnsi="Vani"/>
                <w:b w:val="1"/>
                <w:bCs w:val="1"/>
                <w:rtl w:val="0"/>
              </w:rPr>
              <w:t xml:space="preserve">నురిత్రాళ్ళు</w:t>
            </w:r>
          </w:p>
        </w:tc>
        <w:tc>
          <w:tcPr>
            <w:vAlign w:val="center"/>
          </w:tcPr>
          <w:p w:rsidR="00000000" w:rsidDel="00000000" w:rsidP="00000000" w:rsidRDefault="00000000" w:rsidRPr="00000000" w14:paraId="00000249">
            <w:pPr>
              <w:rPr>
                <w:rFonts w:ascii="Vani" w:cs="Vani" w:eastAsia="Vani" w:hAnsi="Vani"/>
                <w:b w:val="1"/>
                <w:bCs w:val="1"/>
              </w:rPr>
            </w:pPr>
            <w:r w:rsidDel="00000000" w:rsidR="00000000" w:rsidRPr="00000000">
              <w:rPr>
                <w:rFonts w:ascii="Vani" w:cs="Vani" w:eastAsia="Vani" w:hAnsi="Vani"/>
                <w:b w:val="1"/>
                <w:bCs w:val="1"/>
                <w:rtl w:val="0"/>
              </w:rPr>
              <w:t xml:space="preserve">వల తాళ్ళు</w:t>
            </w:r>
          </w:p>
        </w:tc>
        <w:tc>
          <w:tcPr>
            <w:vAlign w:val="center"/>
          </w:tcPr>
          <w:p w:rsidR="00000000" w:rsidDel="00000000" w:rsidP="00000000" w:rsidRDefault="00000000" w:rsidRPr="00000000" w14:paraId="0000024A">
            <w:pPr>
              <w:rPr>
                <w:rFonts w:ascii="Vani" w:cs="Vani" w:eastAsia="Vani" w:hAnsi="Vani"/>
                <w:b w:val="1"/>
                <w:bCs w:val="1"/>
              </w:rPr>
            </w:pPr>
            <w:r w:rsidDel="00000000" w:rsidR="00000000" w:rsidRPr="00000000">
              <w:rPr>
                <w:rFonts w:ascii="Vani" w:cs="Vani" w:eastAsia="Vani" w:hAnsi="Vani"/>
                <w:b w:val="1"/>
                <w:bCs w:val="1"/>
                <w:rtl w:val="0"/>
              </w:rPr>
              <w:t xml:space="preserve">Net strings</w:t>
            </w:r>
          </w:p>
        </w:tc>
      </w:tr>
      <w:tr>
        <w:trPr>
          <w:cantSplit w:val="0"/>
          <w:tblHeader w:val="0"/>
        </w:trPr>
        <w:tc>
          <w:tcPr>
            <w:vAlign w:val="center"/>
          </w:tcPr>
          <w:p w:rsidR="00000000" w:rsidDel="00000000" w:rsidP="00000000" w:rsidRDefault="00000000" w:rsidRPr="00000000" w14:paraId="0000024B">
            <w:pPr>
              <w:rPr>
                <w:rFonts w:ascii="Vani" w:cs="Vani" w:eastAsia="Vani" w:hAnsi="Vani"/>
                <w:b w:val="1"/>
                <w:bCs w:val="1"/>
              </w:rPr>
            </w:pPr>
            <w:r w:rsidDel="00000000" w:rsidR="00000000" w:rsidRPr="00000000">
              <w:rPr>
                <w:rFonts w:ascii="Vani" w:cs="Vani" w:eastAsia="Vani" w:hAnsi="Vani"/>
                <w:b w:val="1"/>
                <w:bCs w:val="1"/>
                <w:rtl w:val="0"/>
              </w:rPr>
              <w:t xml:space="preserve">గొఱుకుచు</w:t>
            </w:r>
          </w:p>
        </w:tc>
        <w:tc>
          <w:tcPr>
            <w:vAlign w:val="center"/>
          </w:tcPr>
          <w:p w:rsidR="00000000" w:rsidDel="00000000" w:rsidP="00000000" w:rsidRDefault="00000000" w:rsidRPr="00000000" w14:paraId="0000024C">
            <w:pPr>
              <w:rPr>
                <w:rFonts w:ascii="Vani" w:cs="Vani" w:eastAsia="Vani" w:hAnsi="Vani"/>
                <w:b w:val="1"/>
                <w:bCs w:val="1"/>
              </w:rPr>
            </w:pPr>
            <w:r w:rsidDel="00000000" w:rsidR="00000000" w:rsidRPr="00000000">
              <w:rPr>
                <w:rFonts w:ascii="Vani" w:cs="Vani" w:eastAsia="Vani" w:hAnsi="Vani"/>
                <w:b w:val="1"/>
                <w:bCs w:val="1"/>
                <w:rtl w:val="0"/>
              </w:rPr>
              <w:t xml:space="preserve">కొరుకుతూ</w:t>
            </w:r>
          </w:p>
        </w:tc>
        <w:tc>
          <w:tcPr>
            <w:vAlign w:val="center"/>
          </w:tcPr>
          <w:p w:rsidR="00000000" w:rsidDel="00000000" w:rsidP="00000000" w:rsidRDefault="00000000" w:rsidRPr="00000000" w14:paraId="0000024D">
            <w:pPr>
              <w:rPr>
                <w:rFonts w:ascii="Vani" w:cs="Vani" w:eastAsia="Vani" w:hAnsi="Vani"/>
                <w:b w:val="1"/>
                <w:bCs w:val="1"/>
              </w:rPr>
            </w:pPr>
            <w:r w:rsidDel="00000000" w:rsidR="00000000" w:rsidRPr="00000000">
              <w:rPr>
                <w:rFonts w:ascii="Vani" w:cs="Vani" w:eastAsia="Vani" w:hAnsi="Vani"/>
                <w:b w:val="1"/>
                <w:bCs w:val="1"/>
                <w:rtl w:val="0"/>
              </w:rPr>
              <w:t xml:space="preserve">Gnawing</w:t>
            </w:r>
          </w:p>
        </w:tc>
      </w:tr>
      <w:tr>
        <w:trPr>
          <w:cantSplit w:val="0"/>
          <w:tblHeader w:val="0"/>
        </w:trPr>
        <w:tc>
          <w:tcPr>
            <w:vAlign w:val="center"/>
          </w:tcPr>
          <w:p w:rsidR="00000000" w:rsidDel="00000000" w:rsidP="00000000" w:rsidRDefault="00000000" w:rsidRPr="00000000" w14:paraId="0000024E">
            <w:pPr>
              <w:rPr>
                <w:rFonts w:ascii="Vani" w:cs="Vani" w:eastAsia="Vani" w:hAnsi="Vani"/>
                <w:b w:val="1"/>
                <w:bCs w:val="1"/>
              </w:rPr>
            </w:pPr>
            <w:r w:rsidDel="00000000" w:rsidR="00000000" w:rsidRPr="00000000">
              <w:rPr>
                <w:rFonts w:ascii="Vani" w:cs="Vani" w:eastAsia="Vani" w:hAnsi="Vani"/>
                <w:b w:val="1"/>
                <w:bCs w:val="1"/>
                <w:rtl w:val="0"/>
              </w:rPr>
              <w:t xml:space="preserve">కాల యాపన</w:t>
            </w:r>
          </w:p>
        </w:tc>
        <w:tc>
          <w:tcPr>
            <w:vAlign w:val="center"/>
          </w:tcPr>
          <w:p w:rsidR="00000000" w:rsidDel="00000000" w:rsidP="00000000" w:rsidRDefault="00000000" w:rsidRPr="00000000" w14:paraId="0000024F">
            <w:pPr>
              <w:rPr>
                <w:rFonts w:ascii="Vani" w:cs="Vani" w:eastAsia="Vani" w:hAnsi="Vani"/>
                <w:b w:val="1"/>
                <w:bCs w:val="1"/>
              </w:rPr>
            </w:pPr>
            <w:r w:rsidDel="00000000" w:rsidR="00000000" w:rsidRPr="00000000">
              <w:rPr>
                <w:rFonts w:ascii="Vani" w:cs="Vani" w:eastAsia="Vani" w:hAnsi="Vani"/>
                <w:b w:val="1"/>
                <w:bCs w:val="1"/>
                <w:rtl w:val="0"/>
              </w:rPr>
              <w:t xml:space="preserve">సమయాన్ని గడపటం</w:t>
            </w:r>
          </w:p>
        </w:tc>
        <w:tc>
          <w:tcPr>
            <w:vAlign w:val="center"/>
          </w:tcPr>
          <w:p w:rsidR="00000000" w:rsidDel="00000000" w:rsidP="00000000" w:rsidRDefault="00000000" w:rsidRPr="00000000" w14:paraId="00000250">
            <w:pPr>
              <w:rPr>
                <w:rFonts w:ascii="Vani" w:cs="Vani" w:eastAsia="Vani" w:hAnsi="Vani"/>
                <w:b w:val="1"/>
                <w:bCs w:val="1"/>
              </w:rPr>
            </w:pPr>
            <w:r w:rsidDel="00000000" w:rsidR="00000000" w:rsidRPr="00000000">
              <w:rPr>
                <w:rFonts w:ascii="Vani" w:cs="Vani" w:eastAsia="Vani" w:hAnsi="Vani"/>
                <w:b w:val="1"/>
                <w:bCs w:val="1"/>
                <w:rtl w:val="0"/>
              </w:rPr>
              <w:t xml:space="preserve">Passing time / Delaying</w:t>
            </w:r>
          </w:p>
        </w:tc>
      </w:tr>
      <w:tr>
        <w:trPr>
          <w:cantSplit w:val="0"/>
          <w:tblHeader w:val="0"/>
        </w:trPr>
        <w:tc>
          <w:tcPr>
            <w:vAlign w:val="center"/>
          </w:tcPr>
          <w:p w:rsidR="00000000" w:rsidDel="00000000" w:rsidP="00000000" w:rsidRDefault="00000000" w:rsidRPr="00000000" w14:paraId="00000251">
            <w:pPr>
              <w:rPr>
                <w:rFonts w:ascii="Vani" w:cs="Vani" w:eastAsia="Vani" w:hAnsi="Vani"/>
                <w:b w:val="1"/>
                <w:bCs w:val="1"/>
              </w:rPr>
            </w:pPr>
            <w:r w:rsidDel="00000000" w:rsidR="00000000" w:rsidRPr="00000000">
              <w:rPr>
                <w:rFonts w:ascii="Vani" w:cs="Vani" w:eastAsia="Vani" w:hAnsi="Vani"/>
                <w:b w:val="1"/>
                <w:bCs w:val="1"/>
                <w:rtl w:val="0"/>
              </w:rPr>
              <w:t xml:space="preserve">చేయుచుండెను</w:t>
            </w:r>
          </w:p>
        </w:tc>
        <w:tc>
          <w:tcPr>
            <w:vAlign w:val="center"/>
          </w:tcPr>
          <w:p w:rsidR="00000000" w:rsidDel="00000000" w:rsidP="00000000" w:rsidRDefault="00000000" w:rsidRPr="00000000" w14:paraId="00000252">
            <w:pPr>
              <w:rPr>
                <w:rFonts w:ascii="Vani" w:cs="Vani" w:eastAsia="Vani" w:hAnsi="Vani"/>
                <w:b w:val="1"/>
                <w:bCs w:val="1"/>
              </w:rPr>
            </w:pPr>
            <w:r w:rsidDel="00000000" w:rsidR="00000000" w:rsidRPr="00000000">
              <w:rPr>
                <w:rFonts w:ascii="Vani" w:cs="Vani" w:eastAsia="Vani" w:hAnsi="Vani"/>
                <w:b w:val="1"/>
                <w:bCs w:val="1"/>
                <w:rtl w:val="0"/>
              </w:rPr>
              <w:t xml:space="preserve">చేయుచుండెను</w:t>
            </w:r>
          </w:p>
        </w:tc>
        <w:tc>
          <w:tcPr>
            <w:vAlign w:val="center"/>
          </w:tcPr>
          <w:p w:rsidR="00000000" w:rsidDel="00000000" w:rsidP="00000000" w:rsidRDefault="00000000" w:rsidRPr="00000000" w14:paraId="00000253">
            <w:pPr>
              <w:rPr>
                <w:rFonts w:ascii="Vani" w:cs="Vani" w:eastAsia="Vani" w:hAnsi="Vani"/>
                <w:b w:val="1"/>
                <w:bCs w:val="1"/>
              </w:rPr>
            </w:pPr>
            <w:r w:rsidDel="00000000" w:rsidR="00000000" w:rsidRPr="00000000">
              <w:rPr>
                <w:rFonts w:ascii="Vani" w:cs="Vani" w:eastAsia="Vani" w:hAnsi="Vani"/>
                <w:b w:val="1"/>
                <w:bCs w:val="1"/>
                <w:rtl w:val="0"/>
              </w:rPr>
              <w:t xml:space="preserve">Was doing</w:t>
            </w:r>
          </w:p>
        </w:tc>
      </w:tr>
    </w:tbl>
    <w:p w:rsidR="00000000" w:rsidDel="00000000" w:rsidP="00000000" w:rsidRDefault="00000000" w:rsidRPr="00000000" w14:paraId="00000254">
      <w:pPr>
        <w:rPr>
          <w:rFonts w:ascii="Vani" w:cs="Vani" w:eastAsia="Vani" w:hAnsi="Vani"/>
          <w:b w:val="1"/>
          <w:bCs w:val="1"/>
        </w:rPr>
      </w:pPr>
      <w:r w:rsidDel="00000000" w:rsidR="00000000" w:rsidRPr="00000000">
        <w:rPr>
          <w:rFonts w:ascii="Vani" w:cs="Vani" w:eastAsia="Vani" w:hAnsi="Vani"/>
          <w:b w:val="1"/>
          <w:bCs w:val="1"/>
          <w:rtl w:val="0"/>
        </w:rPr>
        <w:t xml:space="preserve">అలసటతో మెల్లమెల్లగా ఉరిచేరులు గొఱుకుచున్న యెలుకను జూచి పిల్లియుల్ల మల్లాడెను. అది యెలుకతో " నీ విట్లు జాగుచేయుట తగవగునా? ప్రాణములు కాపాడిన నా యెడల నీవు చూపెడి ప్రేముడి నమ్మదగినదిగా లేదు. కృతఘ్నుఁడవై నాకుద్రోహము చేయకుము.” అనిదీనముగా బలికెను,</w:t>
      </w:r>
    </w:p>
    <w:tbl>
      <w:tblPr>
        <w:tblStyle w:val="Table4"/>
        <w:tblW w:w="9359.999999999998" w:type="dxa"/>
        <w:jc w:val="left"/>
        <w:tblLayout w:type="fixed"/>
        <w:tblLook w:val="0400"/>
      </w:tblPr>
      <w:tblGrid>
        <w:gridCol w:w="2822"/>
        <w:gridCol w:w="3164"/>
        <w:gridCol w:w="3374"/>
        <w:tblGridChange w:id="0">
          <w:tblGrid>
            <w:gridCol w:w="2822"/>
            <w:gridCol w:w="3164"/>
            <w:gridCol w:w="3374"/>
          </w:tblGrid>
        </w:tblGridChange>
      </w:tblGrid>
      <w:tr>
        <w:trPr>
          <w:cantSplit w:val="0"/>
          <w:tblHeader w:val="0"/>
        </w:trPr>
        <w:tc>
          <w:tcPr>
            <w:vAlign w:val="center"/>
          </w:tcPr>
          <w:p w:rsidR="00000000" w:rsidDel="00000000" w:rsidP="00000000" w:rsidRDefault="00000000" w:rsidRPr="00000000" w14:paraId="00000255">
            <w:pPr>
              <w:rPr>
                <w:rFonts w:ascii="Vani" w:cs="Vani" w:eastAsia="Vani" w:hAnsi="Vani"/>
                <w:b w:val="1"/>
                <w:bCs w:val="1"/>
              </w:rPr>
            </w:pPr>
            <w:r w:rsidDel="00000000" w:rsidR="00000000" w:rsidRPr="00000000">
              <w:rPr>
                <w:rFonts w:ascii="Vani" w:cs="Vani" w:eastAsia="Vani" w:hAnsi="Vani"/>
                <w:b w:val="1"/>
                <w:bCs w:val="1"/>
                <w:rtl w:val="0"/>
              </w:rPr>
              <w:t xml:space="preserve">తెలుగు పదం (Telugu Word)</w:t>
            </w:r>
          </w:p>
        </w:tc>
        <w:tc>
          <w:tcPr>
            <w:vAlign w:val="center"/>
          </w:tcPr>
          <w:p w:rsidR="00000000" w:rsidDel="00000000" w:rsidP="00000000" w:rsidRDefault="00000000" w:rsidRPr="00000000" w14:paraId="00000256">
            <w:pPr>
              <w:rPr>
                <w:rFonts w:ascii="Vani" w:cs="Vani" w:eastAsia="Vani" w:hAnsi="Vani"/>
                <w:b w:val="1"/>
                <w:bCs w:val="1"/>
              </w:rPr>
            </w:pPr>
            <w:r w:rsidDel="00000000" w:rsidR="00000000" w:rsidRPr="00000000">
              <w:rPr>
                <w:rFonts w:ascii="Vani" w:cs="Vani" w:eastAsia="Vani" w:hAnsi="Vani"/>
                <w:b w:val="1"/>
                <w:bCs w:val="1"/>
                <w:rtl w:val="0"/>
              </w:rPr>
              <w:t xml:space="preserve">తెలుగు అర్థం (Telugu Meaning)</w:t>
            </w:r>
          </w:p>
        </w:tc>
        <w:tc>
          <w:tcPr>
            <w:vAlign w:val="center"/>
          </w:tcPr>
          <w:p w:rsidR="00000000" w:rsidDel="00000000" w:rsidP="00000000" w:rsidRDefault="00000000" w:rsidRPr="00000000" w14:paraId="00000257">
            <w:pPr>
              <w:rPr>
                <w:rFonts w:ascii="Vani" w:cs="Vani" w:eastAsia="Vani" w:hAnsi="Vani"/>
                <w:b w:val="1"/>
                <w:bCs w:val="1"/>
              </w:rPr>
            </w:pPr>
            <w:r w:rsidDel="00000000" w:rsidR="00000000" w:rsidRPr="00000000">
              <w:rPr>
                <w:rFonts w:ascii="Vani" w:cs="Vani" w:eastAsia="Vani" w:hAnsi="Vani"/>
                <w:b w:val="1"/>
                <w:bCs w:val="1"/>
                <w:rtl w:val="0"/>
              </w:rPr>
              <w:t xml:space="preserve">English Meaning</w:t>
            </w:r>
          </w:p>
        </w:tc>
      </w:tr>
      <w:tr>
        <w:trPr>
          <w:cantSplit w:val="0"/>
          <w:tblHeader w:val="0"/>
        </w:trPr>
        <w:tc>
          <w:tcPr>
            <w:vAlign w:val="center"/>
          </w:tcPr>
          <w:p w:rsidR="00000000" w:rsidDel="00000000" w:rsidP="00000000" w:rsidRDefault="00000000" w:rsidRPr="00000000" w14:paraId="00000258">
            <w:pPr>
              <w:rPr>
                <w:rFonts w:ascii="Vani" w:cs="Vani" w:eastAsia="Vani" w:hAnsi="Vani"/>
                <w:b w:val="1"/>
                <w:bCs w:val="1"/>
              </w:rPr>
            </w:pPr>
            <w:r w:rsidDel="00000000" w:rsidR="00000000" w:rsidRPr="00000000">
              <w:rPr>
                <w:rFonts w:ascii="Vani" w:cs="Vani" w:eastAsia="Vani" w:hAnsi="Vani"/>
                <w:b w:val="1"/>
                <w:bCs w:val="1"/>
                <w:rtl w:val="0"/>
              </w:rPr>
              <w:t xml:space="preserve">అలసటతో</w:t>
            </w:r>
          </w:p>
        </w:tc>
        <w:tc>
          <w:tcPr>
            <w:vAlign w:val="center"/>
          </w:tcPr>
          <w:p w:rsidR="00000000" w:rsidDel="00000000" w:rsidP="00000000" w:rsidRDefault="00000000" w:rsidRPr="00000000" w14:paraId="00000259">
            <w:pPr>
              <w:rPr>
                <w:rFonts w:ascii="Vani" w:cs="Vani" w:eastAsia="Vani" w:hAnsi="Vani"/>
                <w:b w:val="1"/>
                <w:bCs w:val="1"/>
              </w:rPr>
            </w:pPr>
            <w:r w:rsidDel="00000000" w:rsidR="00000000" w:rsidRPr="00000000">
              <w:rPr>
                <w:rFonts w:ascii="Vani" w:cs="Vani" w:eastAsia="Vani" w:hAnsi="Vani"/>
                <w:b w:val="1"/>
                <w:bCs w:val="1"/>
                <w:rtl w:val="0"/>
              </w:rPr>
              <w:t xml:space="preserve">బడలికతో</w:t>
            </w:r>
          </w:p>
        </w:tc>
        <w:tc>
          <w:tcPr>
            <w:vAlign w:val="center"/>
          </w:tcPr>
          <w:p w:rsidR="00000000" w:rsidDel="00000000" w:rsidP="00000000" w:rsidRDefault="00000000" w:rsidRPr="00000000" w14:paraId="0000025A">
            <w:pPr>
              <w:rPr>
                <w:rFonts w:ascii="Vani" w:cs="Vani" w:eastAsia="Vani" w:hAnsi="Vani"/>
                <w:b w:val="1"/>
                <w:bCs w:val="1"/>
              </w:rPr>
            </w:pPr>
            <w:r w:rsidDel="00000000" w:rsidR="00000000" w:rsidRPr="00000000">
              <w:rPr>
                <w:rFonts w:ascii="Vani" w:cs="Vani" w:eastAsia="Vani" w:hAnsi="Vani"/>
                <w:b w:val="1"/>
                <w:bCs w:val="1"/>
                <w:rtl w:val="0"/>
              </w:rPr>
              <w:t xml:space="preserve">With tiredness / exhaustion</w:t>
            </w:r>
          </w:p>
        </w:tc>
      </w:tr>
      <w:tr>
        <w:trPr>
          <w:cantSplit w:val="0"/>
          <w:tblHeader w:val="0"/>
        </w:trPr>
        <w:tc>
          <w:tcPr>
            <w:vAlign w:val="center"/>
          </w:tcPr>
          <w:p w:rsidR="00000000" w:rsidDel="00000000" w:rsidP="00000000" w:rsidRDefault="00000000" w:rsidRPr="00000000" w14:paraId="0000025B">
            <w:pPr>
              <w:rPr>
                <w:rFonts w:ascii="Vani" w:cs="Vani" w:eastAsia="Vani" w:hAnsi="Vani"/>
                <w:b w:val="1"/>
                <w:bCs w:val="1"/>
              </w:rPr>
            </w:pPr>
            <w:r w:rsidDel="00000000" w:rsidR="00000000" w:rsidRPr="00000000">
              <w:rPr>
                <w:rFonts w:ascii="Vani" w:cs="Vani" w:eastAsia="Vani" w:hAnsi="Vani"/>
                <w:b w:val="1"/>
                <w:bCs w:val="1"/>
                <w:rtl w:val="0"/>
              </w:rPr>
              <w:t xml:space="preserve">మెల్లమెల్లగా</w:t>
            </w:r>
          </w:p>
        </w:tc>
        <w:tc>
          <w:tcPr>
            <w:vAlign w:val="center"/>
          </w:tcPr>
          <w:p w:rsidR="00000000" w:rsidDel="00000000" w:rsidP="00000000" w:rsidRDefault="00000000" w:rsidRPr="00000000" w14:paraId="0000025C">
            <w:pPr>
              <w:rPr>
                <w:rFonts w:ascii="Vani" w:cs="Vani" w:eastAsia="Vani" w:hAnsi="Vani"/>
                <w:b w:val="1"/>
                <w:bCs w:val="1"/>
              </w:rPr>
            </w:pPr>
            <w:r w:rsidDel="00000000" w:rsidR="00000000" w:rsidRPr="00000000">
              <w:rPr>
                <w:rFonts w:ascii="Vani" w:cs="Vani" w:eastAsia="Vani" w:hAnsi="Vani"/>
                <w:b w:val="1"/>
                <w:bCs w:val="1"/>
                <w:rtl w:val="0"/>
              </w:rPr>
              <w:t xml:space="preserve">చాలా నిదానంగా</w:t>
            </w:r>
          </w:p>
        </w:tc>
        <w:tc>
          <w:tcPr>
            <w:vAlign w:val="center"/>
          </w:tcPr>
          <w:p w:rsidR="00000000" w:rsidDel="00000000" w:rsidP="00000000" w:rsidRDefault="00000000" w:rsidRPr="00000000" w14:paraId="0000025D">
            <w:pPr>
              <w:rPr>
                <w:rFonts w:ascii="Vani" w:cs="Vani" w:eastAsia="Vani" w:hAnsi="Vani"/>
                <w:b w:val="1"/>
                <w:bCs w:val="1"/>
              </w:rPr>
            </w:pPr>
            <w:r w:rsidDel="00000000" w:rsidR="00000000" w:rsidRPr="00000000">
              <w:rPr>
                <w:rFonts w:ascii="Vani" w:cs="Vani" w:eastAsia="Vani" w:hAnsi="Vani"/>
                <w:b w:val="1"/>
                <w:bCs w:val="1"/>
                <w:rtl w:val="0"/>
              </w:rPr>
              <w:t xml:space="preserve">Very slowly</w:t>
            </w:r>
          </w:p>
        </w:tc>
      </w:tr>
      <w:tr>
        <w:trPr>
          <w:cantSplit w:val="0"/>
          <w:tblHeader w:val="0"/>
        </w:trPr>
        <w:tc>
          <w:tcPr>
            <w:vAlign w:val="center"/>
          </w:tcPr>
          <w:p w:rsidR="00000000" w:rsidDel="00000000" w:rsidP="00000000" w:rsidRDefault="00000000" w:rsidRPr="00000000" w14:paraId="0000025E">
            <w:pPr>
              <w:rPr>
                <w:rFonts w:ascii="Vani" w:cs="Vani" w:eastAsia="Vani" w:hAnsi="Vani"/>
                <w:b w:val="1"/>
                <w:bCs w:val="1"/>
              </w:rPr>
            </w:pPr>
            <w:r w:rsidDel="00000000" w:rsidR="00000000" w:rsidRPr="00000000">
              <w:rPr>
                <w:rFonts w:ascii="Vani" w:cs="Vani" w:eastAsia="Vani" w:hAnsi="Vani"/>
                <w:b w:val="1"/>
                <w:bCs w:val="1"/>
                <w:rtl w:val="0"/>
              </w:rPr>
              <w:t xml:space="preserve">ఉరిచేరులు</w:t>
            </w:r>
          </w:p>
        </w:tc>
        <w:tc>
          <w:tcPr>
            <w:vAlign w:val="center"/>
          </w:tcPr>
          <w:p w:rsidR="00000000" w:rsidDel="00000000" w:rsidP="00000000" w:rsidRDefault="00000000" w:rsidRPr="00000000" w14:paraId="0000025F">
            <w:pPr>
              <w:rPr>
                <w:rFonts w:ascii="Vani" w:cs="Vani" w:eastAsia="Vani" w:hAnsi="Vani"/>
                <w:b w:val="1"/>
                <w:bCs w:val="1"/>
              </w:rPr>
            </w:pPr>
            <w:r w:rsidDel="00000000" w:rsidR="00000000" w:rsidRPr="00000000">
              <w:rPr>
                <w:rFonts w:ascii="Vani" w:cs="Vani" w:eastAsia="Vani" w:hAnsi="Vani"/>
                <w:b w:val="1"/>
                <w:bCs w:val="1"/>
                <w:rtl w:val="0"/>
              </w:rPr>
              <w:t xml:space="preserve">వల తాళ్ళు</w:t>
            </w:r>
          </w:p>
        </w:tc>
        <w:tc>
          <w:tcPr>
            <w:vAlign w:val="center"/>
          </w:tcPr>
          <w:p w:rsidR="00000000" w:rsidDel="00000000" w:rsidP="00000000" w:rsidRDefault="00000000" w:rsidRPr="00000000" w14:paraId="00000260">
            <w:pPr>
              <w:rPr>
                <w:rFonts w:ascii="Vani" w:cs="Vani" w:eastAsia="Vani" w:hAnsi="Vani"/>
                <w:b w:val="1"/>
                <w:bCs w:val="1"/>
              </w:rPr>
            </w:pPr>
            <w:r w:rsidDel="00000000" w:rsidR="00000000" w:rsidRPr="00000000">
              <w:rPr>
                <w:rFonts w:ascii="Vani" w:cs="Vani" w:eastAsia="Vani" w:hAnsi="Vani"/>
                <w:b w:val="1"/>
                <w:bCs w:val="1"/>
                <w:rtl w:val="0"/>
              </w:rPr>
              <w:t xml:space="preserve">Noose strands / net strings</w:t>
            </w:r>
          </w:p>
        </w:tc>
      </w:tr>
      <w:tr>
        <w:trPr>
          <w:cantSplit w:val="0"/>
          <w:tblHeader w:val="0"/>
        </w:trPr>
        <w:tc>
          <w:tcPr>
            <w:vAlign w:val="center"/>
          </w:tcPr>
          <w:p w:rsidR="00000000" w:rsidDel="00000000" w:rsidP="00000000" w:rsidRDefault="00000000" w:rsidRPr="00000000" w14:paraId="00000261">
            <w:pPr>
              <w:rPr>
                <w:rFonts w:ascii="Vani" w:cs="Vani" w:eastAsia="Vani" w:hAnsi="Vani"/>
                <w:b w:val="1"/>
                <w:bCs w:val="1"/>
              </w:rPr>
            </w:pPr>
            <w:r w:rsidDel="00000000" w:rsidR="00000000" w:rsidRPr="00000000">
              <w:rPr>
                <w:rFonts w:ascii="Vani" w:cs="Vani" w:eastAsia="Vani" w:hAnsi="Vani"/>
                <w:b w:val="1"/>
                <w:bCs w:val="1"/>
                <w:rtl w:val="0"/>
              </w:rPr>
              <w:t xml:space="preserve">గొఱుకుచున్న</w:t>
            </w:r>
          </w:p>
        </w:tc>
        <w:tc>
          <w:tcPr>
            <w:vAlign w:val="center"/>
          </w:tcPr>
          <w:p w:rsidR="00000000" w:rsidDel="00000000" w:rsidP="00000000" w:rsidRDefault="00000000" w:rsidRPr="00000000" w14:paraId="00000262">
            <w:pPr>
              <w:rPr>
                <w:rFonts w:ascii="Vani" w:cs="Vani" w:eastAsia="Vani" w:hAnsi="Vani"/>
                <w:b w:val="1"/>
                <w:bCs w:val="1"/>
              </w:rPr>
            </w:pPr>
            <w:r w:rsidDel="00000000" w:rsidR="00000000" w:rsidRPr="00000000">
              <w:rPr>
                <w:rFonts w:ascii="Vani" w:cs="Vani" w:eastAsia="Vani" w:hAnsi="Vani"/>
                <w:b w:val="1"/>
                <w:bCs w:val="1"/>
                <w:rtl w:val="0"/>
              </w:rPr>
              <w:t xml:space="preserve">కొరుకుతున్న</w:t>
            </w:r>
          </w:p>
        </w:tc>
        <w:tc>
          <w:tcPr>
            <w:vAlign w:val="center"/>
          </w:tcPr>
          <w:p w:rsidR="00000000" w:rsidDel="00000000" w:rsidP="00000000" w:rsidRDefault="00000000" w:rsidRPr="00000000" w14:paraId="00000263">
            <w:pPr>
              <w:rPr>
                <w:rFonts w:ascii="Vani" w:cs="Vani" w:eastAsia="Vani" w:hAnsi="Vani"/>
                <w:b w:val="1"/>
                <w:bCs w:val="1"/>
              </w:rPr>
            </w:pPr>
            <w:r w:rsidDel="00000000" w:rsidR="00000000" w:rsidRPr="00000000">
              <w:rPr>
                <w:rFonts w:ascii="Vani" w:cs="Vani" w:eastAsia="Vani" w:hAnsi="Vani"/>
                <w:b w:val="1"/>
                <w:bCs w:val="1"/>
                <w:rtl w:val="0"/>
              </w:rPr>
              <w:t xml:space="preserve">Gnawing / Biting</w:t>
            </w:r>
          </w:p>
        </w:tc>
      </w:tr>
      <w:tr>
        <w:trPr>
          <w:cantSplit w:val="0"/>
          <w:tblHeader w:val="0"/>
        </w:trPr>
        <w:tc>
          <w:tcPr>
            <w:vAlign w:val="center"/>
          </w:tcPr>
          <w:p w:rsidR="00000000" w:rsidDel="00000000" w:rsidP="00000000" w:rsidRDefault="00000000" w:rsidRPr="00000000" w14:paraId="00000264">
            <w:pPr>
              <w:rPr>
                <w:rFonts w:ascii="Vani" w:cs="Vani" w:eastAsia="Vani" w:hAnsi="Vani"/>
                <w:b w:val="1"/>
                <w:bCs w:val="1"/>
              </w:rPr>
            </w:pPr>
            <w:r w:rsidDel="00000000" w:rsidR="00000000" w:rsidRPr="00000000">
              <w:rPr>
                <w:rFonts w:ascii="Vani" w:cs="Vani" w:eastAsia="Vani" w:hAnsi="Vani"/>
                <w:b w:val="1"/>
                <w:bCs w:val="1"/>
                <w:rtl w:val="0"/>
              </w:rPr>
              <w:t xml:space="preserve">యెలుకను</w:t>
            </w:r>
          </w:p>
        </w:tc>
        <w:tc>
          <w:tcPr>
            <w:vAlign w:val="center"/>
          </w:tcPr>
          <w:p w:rsidR="00000000" w:rsidDel="00000000" w:rsidP="00000000" w:rsidRDefault="00000000" w:rsidRPr="00000000" w14:paraId="00000265">
            <w:pPr>
              <w:rPr>
                <w:rFonts w:ascii="Vani" w:cs="Vani" w:eastAsia="Vani" w:hAnsi="Vani"/>
                <w:b w:val="1"/>
                <w:bCs w:val="1"/>
              </w:rPr>
            </w:pPr>
            <w:r w:rsidDel="00000000" w:rsidR="00000000" w:rsidRPr="00000000">
              <w:rPr>
                <w:rFonts w:ascii="Vani" w:cs="Vani" w:eastAsia="Vani" w:hAnsi="Vani"/>
                <w:b w:val="1"/>
                <w:bCs w:val="1"/>
                <w:rtl w:val="0"/>
              </w:rPr>
              <w:t xml:space="preserve">మూషికమును</w:t>
            </w:r>
          </w:p>
        </w:tc>
        <w:tc>
          <w:tcPr>
            <w:vAlign w:val="center"/>
          </w:tcPr>
          <w:p w:rsidR="00000000" w:rsidDel="00000000" w:rsidP="00000000" w:rsidRDefault="00000000" w:rsidRPr="00000000" w14:paraId="00000266">
            <w:pPr>
              <w:rPr>
                <w:rFonts w:ascii="Vani" w:cs="Vani" w:eastAsia="Vani" w:hAnsi="Vani"/>
                <w:b w:val="1"/>
                <w:bCs w:val="1"/>
              </w:rPr>
            </w:pPr>
            <w:r w:rsidDel="00000000" w:rsidR="00000000" w:rsidRPr="00000000">
              <w:rPr>
                <w:rFonts w:ascii="Vani" w:cs="Vani" w:eastAsia="Vani" w:hAnsi="Vani"/>
                <w:b w:val="1"/>
                <w:bCs w:val="1"/>
                <w:rtl w:val="0"/>
              </w:rPr>
              <w:t xml:space="preserve">The mouse (object)</w:t>
            </w:r>
          </w:p>
        </w:tc>
      </w:tr>
      <w:tr>
        <w:trPr>
          <w:cantSplit w:val="0"/>
          <w:tblHeader w:val="0"/>
        </w:trPr>
        <w:tc>
          <w:tcPr>
            <w:vAlign w:val="center"/>
          </w:tcPr>
          <w:p w:rsidR="00000000" w:rsidDel="00000000" w:rsidP="00000000" w:rsidRDefault="00000000" w:rsidRPr="00000000" w14:paraId="00000267">
            <w:pPr>
              <w:rPr>
                <w:rFonts w:ascii="Vani" w:cs="Vani" w:eastAsia="Vani" w:hAnsi="Vani"/>
                <w:b w:val="1"/>
                <w:bCs w:val="1"/>
              </w:rPr>
            </w:pPr>
            <w:r w:rsidDel="00000000" w:rsidR="00000000" w:rsidRPr="00000000">
              <w:rPr>
                <w:rFonts w:ascii="Vani" w:cs="Vani" w:eastAsia="Vani" w:hAnsi="Vani"/>
                <w:b w:val="1"/>
                <w:bCs w:val="1"/>
                <w:rtl w:val="0"/>
              </w:rPr>
              <w:t xml:space="preserve">జూచి</w:t>
            </w:r>
          </w:p>
        </w:tc>
        <w:tc>
          <w:tcPr>
            <w:vAlign w:val="center"/>
          </w:tcPr>
          <w:p w:rsidR="00000000" w:rsidDel="00000000" w:rsidP="00000000" w:rsidRDefault="00000000" w:rsidRPr="00000000" w14:paraId="00000268">
            <w:pPr>
              <w:rPr>
                <w:rFonts w:ascii="Vani" w:cs="Vani" w:eastAsia="Vani" w:hAnsi="Vani"/>
                <w:b w:val="1"/>
                <w:bCs w:val="1"/>
              </w:rPr>
            </w:pPr>
            <w:r w:rsidDel="00000000" w:rsidR="00000000" w:rsidRPr="00000000">
              <w:rPr>
                <w:rFonts w:ascii="Vani" w:cs="Vani" w:eastAsia="Vani" w:hAnsi="Vani"/>
                <w:b w:val="1"/>
                <w:bCs w:val="1"/>
                <w:rtl w:val="0"/>
              </w:rPr>
              <w:t xml:space="preserve">చూసి</w:t>
            </w:r>
          </w:p>
        </w:tc>
        <w:tc>
          <w:tcPr>
            <w:vAlign w:val="center"/>
          </w:tcPr>
          <w:p w:rsidR="00000000" w:rsidDel="00000000" w:rsidP="00000000" w:rsidRDefault="00000000" w:rsidRPr="00000000" w14:paraId="00000269">
            <w:pPr>
              <w:rPr>
                <w:rFonts w:ascii="Vani" w:cs="Vani" w:eastAsia="Vani" w:hAnsi="Vani"/>
                <w:b w:val="1"/>
                <w:bCs w:val="1"/>
              </w:rPr>
            </w:pPr>
            <w:r w:rsidDel="00000000" w:rsidR="00000000" w:rsidRPr="00000000">
              <w:rPr>
                <w:rFonts w:ascii="Vani" w:cs="Vani" w:eastAsia="Vani" w:hAnsi="Vani"/>
                <w:b w:val="1"/>
                <w:bCs w:val="1"/>
                <w:rtl w:val="0"/>
              </w:rPr>
              <w:t xml:space="preserve">Having seen</w:t>
            </w:r>
          </w:p>
        </w:tc>
      </w:tr>
      <w:tr>
        <w:trPr>
          <w:cantSplit w:val="0"/>
          <w:tblHeader w:val="0"/>
        </w:trPr>
        <w:tc>
          <w:tcPr>
            <w:vAlign w:val="center"/>
          </w:tcPr>
          <w:p w:rsidR="00000000" w:rsidDel="00000000" w:rsidP="00000000" w:rsidRDefault="00000000" w:rsidRPr="00000000" w14:paraId="0000026A">
            <w:pPr>
              <w:rPr>
                <w:rFonts w:ascii="Vani" w:cs="Vani" w:eastAsia="Vani" w:hAnsi="Vani"/>
                <w:b w:val="1"/>
                <w:bCs w:val="1"/>
              </w:rPr>
            </w:pPr>
            <w:r w:rsidDel="00000000" w:rsidR="00000000" w:rsidRPr="00000000">
              <w:rPr>
                <w:rFonts w:ascii="Vani" w:cs="Vani" w:eastAsia="Vani" w:hAnsi="Vani"/>
                <w:b w:val="1"/>
                <w:bCs w:val="1"/>
                <w:rtl w:val="0"/>
              </w:rPr>
              <w:t xml:space="preserve">పిల్లియుల్ల</w:t>
            </w:r>
          </w:p>
        </w:tc>
        <w:tc>
          <w:tcPr>
            <w:vAlign w:val="center"/>
          </w:tcPr>
          <w:p w:rsidR="00000000" w:rsidDel="00000000" w:rsidP="00000000" w:rsidRDefault="00000000" w:rsidRPr="00000000" w14:paraId="0000026B">
            <w:pPr>
              <w:rPr>
                <w:rFonts w:ascii="Vani" w:cs="Vani" w:eastAsia="Vani" w:hAnsi="Vani"/>
                <w:b w:val="1"/>
                <w:bCs w:val="1"/>
              </w:rPr>
            </w:pPr>
            <w:r w:rsidDel="00000000" w:rsidR="00000000" w:rsidRPr="00000000">
              <w:rPr>
                <w:rFonts w:ascii="Vani" w:cs="Vani" w:eastAsia="Vani" w:hAnsi="Vani"/>
                <w:b w:val="1"/>
                <w:bCs w:val="1"/>
                <w:rtl w:val="0"/>
              </w:rPr>
              <w:t xml:space="preserve">పిల్లి యొక్క మనస్సు</w:t>
            </w:r>
          </w:p>
        </w:tc>
        <w:tc>
          <w:tcPr>
            <w:vAlign w:val="center"/>
          </w:tcPr>
          <w:p w:rsidR="00000000" w:rsidDel="00000000" w:rsidP="00000000" w:rsidRDefault="00000000" w:rsidRPr="00000000" w14:paraId="0000026C">
            <w:pPr>
              <w:rPr>
                <w:rFonts w:ascii="Vani" w:cs="Vani" w:eastAsia="Vani" w:hAnsi="Vani"/>
                <w:b w:val="1"/>
                <w:bCs w:val="1"/>
              </w:rPr>
            </w:pPr>
            <w:r w:rsidDel="00000000" w:rsidR="00000000" w:rsidRPr="00000000">
              <w:rPr>
                <w:rFonts w:ascii="Vani" w:cs="Vani" w:eastAsia="Vani" w:hAnsi="Vani"/>
                <w:b w:val="1"/>
                <w:bCs w:val="1"/>
                <w:rtl w:val="0"/>
              </w:rPr>
              <w:t xml:space="preserve">The cat's heart / mind</w:t>
            </w:r>
          </w:p>
        </w:tc>
      </w:tr>
      <w:tr>
        <w:trPr>
          <w:cantSplit w:val="0"/>
          <w:tblHeader w:val="0"/>
        </w:trPr>
        <w:tc>
          <w:tcPr>
            <w:vAlign w:val="center"/>
          </w:tcPr>
          <w:p w:rsidR="00000000" w:rsidDel="00000000" w:rsidP="00000000" w:rsidRDefault="00000000" w:rsidRPr="00000000" w14:paraId="0000026D">
            <w:pPr>
              <w:rPr>
                <w:rFonts w:ascii="Vani" w:cs="Vani" w:eastAsia="Vani" w:hAnsi="Vani"/>
                <w:b w:val="1"/>
                <w:bCs w:val="1"/>
              </w:rPr>
            </w:pPr>
            <w:r w:rsidDel="00000000" w:rsidR="00000000" w:rsidRPr="00000000">
              <w:rPr>
                <w:rFonts w:ascii="Vani" w:cs="Vani" w:eastAsia="Vani" w:hAnsi="Vani"/>
                <w:b w:val="1"/>
                <w:bCs w:val="1"/>
                <w:rtl w:val="0"/>
              </w:rPr>
              <w:t xml:space="preserve">మల్లాడెను</w:t>
            </w:r>
          </w:p>
        </w:tc>
        <w:tc>
          <w:tcPr>
            <w:vAlign w:val="center"/>
          </w:tcPr>
          <w:p w:rsidR="00000000" w:rsidDel="00000000" w:rsidP="00000000" w:rsidRDefault="00000000" w:rsidRPr="00000000" w14:paraId="0000026E">
            <w:pPr>
              <w:rPr>
                <w:rFonts w:ascii="Vani" w:cs="Vani" w:eastAsia="Vani" w:hAnsi="Vani"/>
                <w:b w:val="1"/>
                <w:bCs w:val="1"/>
              </w:rPr>
            </w:pPr>
            <w:r w:rsidDel="00000000" w:rsidR="00000000" w:rsidRPr="00000000">
              <w:rPr>
                <w:rFonts w:ascii="Vani" w:cs="Vani" w:eastAsia="Vani" w:hAnsi="Vani"/>
                <w:b w:val="1"/>
                <w:bCs w:val="1"/>
                <w:rtl w:val="0"/>
              </w:rPr>
              <w:t xml:space="preserve">తల్లడిల్లెను / ఆందోళన చెందెను</w:t>
            </w:r>
          </w:p>
        </w:tc>
        <w:tc>
          <w:tcPr>
            <w:vAlign w:val="center"/>
          </w:tcPr>
          <w:p w:rsidR="00000000" w:rsidDel="00000000" w:rsidP="00000000" w:rsidRDefault="00000000" w:rsidRPr="00000000" w14:paraId="0000026F">
            <w:pPr>
              <w:rPr>
                <w:rFonts w:ascii="Vani" w:cs="Vani" w:eastAsia="Vani" w:hAnsi="Vani"/>
                <w:b w:val="1"/>
                <w:bCs w:val="1"/>
              </w:rPr>
            </w:pPr>
            <w:r w:rsidDel="00000000" w:rsidR="00000000" w:rsidRPr="00000000">
              <w:rPr>
                <w:rFonts w:ascii="Vani" w:cs="Vani" w:eastAsia="Vani" w:hAnsi="Vani"/>
                <w:b w:val="1"/>
                <w:bCs w:val="1"/>
                <w:rtl w:val="0"/>
              </w:rPr>
              <w:t xml:space="preserve">Was agitated / troubled</w:t>
            </w:r>
          </w:p>
        </w:tc>
      </w:tr>
      <w:tr>
        <w:trPr>
          <w:cantSplit w:val="0"/>
          <w:tblHeader w:val="0"/>
        </w:trPr>
        <w:tc>
          <w:tcPr>
            <w:vAlign w:val="center"/>
          </w:tcPr>
          <w:p w:rsidR="00000000" w:rsidDel="00000000" w:rsidP="00000000" w:rsidRDefault="00000000" w:rsidRPr="00000000" w14:paraId="00000270">
            <w:pPr>
              <w:rPr>
                <w:rFonts w:ascii="Vani" w:cs="Vani" w:eastAsia="Vani" w:hAnsi="Vani"/>
                <w:b w:val="1"/>
                <w:bCs w:val="1"/>
              </w:rPr>
            </w:pPr>
            <w:r w:rsidDel="00000000" w:rsidR="00000000" w:rsidRPr="00000000">
              <w:rPr>
                <w:rFonts w:ascii="Vani" w:cs="Vani" w:eastAsia="Vani" w:hAnsi="Vani"/>
                <w:b w:val="1"/>
                <w:bCs w:val="1"/>
                <w:rtl w:val="0"/>
              </w:rPr>
              <w:t xml:space="preserve">అది</w:t>
            </w:r>
          </w:p>
        </w:tc>
        <w:tc>
          <w:tcPr>
            <w:vAlign w:val="center"/>
          </w:tcPr>
          <w:p w:rsidR="00000000" w:rsidDel="00000000" w:rsidP="00000000" w:rsidRDefault="00000000" w:rsidRPr="00000000" w14:paraId="00000271">
            <w:pPr>
              <w:rPr>
                <w:rFonts w:ascii="Vani" w:cs="Vani" w:eastAsia="Vani" w:hAnsi="Vani"/>
                <w:b w:val="1"/>
                <w:bCs w:val="1"/>
              </w:rPr>
            </w:pPr>
            <w:r w:rsidDel="00000000" w:rsidR="00000000" w:rsidRPr="00000000">
              <w:rPr>
                <w:rFonts w:ascii="Vani" w:cs="Vani" w:eastAsia="Vani" w:hAnsi="Vani"/>
                <w:b w:val="1"/>
                <w:bCs w:val="1"/>
                <w:rtl w:val="0"/>
              </w:rPr>
              <w:t xml:space="preserve">ఆ పిల్లి</w:t>
            </w:r>
          </w:p>
        </w:tc>
        <w:tc>
          <w:tcPr>
            <w:vAlign w:val="center"/>
          </w:tcPr>
          <w:p w:rsidR="00000000" w:rsidDel="00000000" w:rsidP="00000000" w:rsidRDefault="00000000" w:rsidRPr="00000000" w14:paraId="00000272">
            <w:pPr>
              <w:rPr>
                <w:rFonts w:ascii="Vani" w:cs="Vani" w:eastAsia="Vani" w:hAnsi="Vani"/>
                <w:b w:val="1"/>
                <w:bCs w:val="1"/>
              </w:rPr>
            </w:pPr>
            <w:r w:rsidDel="00000000" w:rsidR="00000000" w:rsidRPr="00000000">
              <w:rPr>
                <w:rFonts w:ascii="Vani" w:cs="Vani" w:eastAsia="Vani" w:hAnsi="Vani"/>
                <w:b w:val="1"/>
                <w:bCs w:val="1"/>
                <w:rtl w:val="0"/>
              </w:rPr>
              <w:t xml:space="preserve">It (the cat)</w:t>
            </w:r>
          </w:p>
        </w:tc>
      </w:tr>
      <w:tr>
        <w:trPr>
          <w:cantSplit w:val="0"/>
          <w:tblHeader w:val="0"/>
        </w:trPr>
        <w:tc>
          <w:tcPr>
            <w:vAlign w:val="center"/>
          </w:tcPr>
          <w:p w:rsidR="00000000" w:rsidDel="00000000" w:rsidP="00000000" w:rsidRDefault="00000000" w:rsidRPr="00000000" w14:paraId="00000273">
            <w:pPr>
              <w:rPr>
                <w:rFonts w:ascii="Vani" w:cs="Vani" w:eastAsia="Vani" w:hAnsi="Vani"/>
                <w:b w:val="1"/>
                <w:bCs w:val="1"/>
              </w:rPr>
            </w:pPr>
            <w:r w:rsidDel="00000000" w:rsidR="00000000" w:rsidRPr="00000000">
              <w:rPr>
                <w:rFonts w:ascii="Vani" w:cs="Vani" w:eastAsia="Vani" w:hAnsi="Vani"/>
                <w:b w:val="1"/>
                <w:bCs w:val="1"/>
                <w:rtl w:val="0"/>
              </w:rPr>
              <w:t xml:space="preserve">యెలుకతో</w:t>
            </w:r>
          </w:p>
        </w:tc>
        <w:tc>
          <w:tcPr>
            <w:vAlign w:val="center"/>
          </w:tcPr>
          <w:p w:rsidR="00000000" w:rsidDel="00000000" w:rsidP="00000000" w:rsidRDefault="00000000" w:rsidRPr="00000000" w14:paraId="00000274">
            <w:pPr>
              <w:rPr>
                <w:rFonts w:ascii="Vani" w:cs="Vani" w:eastAsia="Vani" w:hAnsi="Vani"/>
                <w:b w:val="1"/>
                <w:bCs w:val="1"/>
              </w:rPr>
            </w:pPr>
            <w:r w:rsidDel="00000000" w:rsidR="00000000" w:rsidRPr="00000000">
              <w:rPr>
                <w:rFonts w:ascii="Vani" w:cs="Vani" w:eastAsia="Vani" w:hAnsi="Vani"/>
                <w:b w:val="1"/>
                <w:bCs w:val="1"/>
                <w:rtl w:val="0"/>
              </w:rPr>
              <w:t xml:space="preserve">ఎలుకతో</w:t>
            </w:r>
          </w:p>
        </w:tc>
        <w:tc>
          <w:tcPr>
            <w:vAlign w:val="center"/>
          </w:tcPr>
          <w:p w:rsidR="00000000" w:rsidDel="00000000" w:rsidP="00000000" w:rsidRDefault="00000000" w:rsidRPr="00000000" w14:paraId="00000275">
            <w:pPr>
              <w:rPr>
                <w:rFonts w:ascii="Vani" w:cs="Vani" w:eastAsia="Vani" w:hAnsi="Vani"/>
                <w:b w:val="1"/>
                <w:bCs w:val="1"/>
              </w:rPr>
            </w:pPr>
            <w:r w:rsidDel="00000000" w:rsidR="00000000" w:rsidRPr="00000000">
              <w:rPr>
                <w:rFonts w:ascii="Vani" w:cs="Vani" w:eastAsia="Vani" w:hAnsi="Vani"/>
                <w:b w:val="1"/>
                <w:bCs w:val="1"/>
                <w:rtl w:val="0"/>
              </w:rPr>
              <w:t xml:space="preserve">With the mouse</w:t>
            </w:r>
          </w:p>
        </w:tc>
      </w:tr>
      <w:tr>
        <w:trPr>
          <w:cantSplit w:val="0"/>
          <w:tblHeader w:val="0"/>
        </w:trPr>
        <w:tc>
          <w:tcPr>
            <w:vAlign w:val="center"/>
          </w:tcPr>
          <w:p w:rsidR="00000000" w:rsidDel="00000000" w:rsidP="00000000" w:rsidRDefault="00000000" w:rsidRPr="00000000" w14:paraId="00000276">
            <w:pPr>
              <w:rPr>
                <w:rFonts w:ascii="Vani" w:cs="Vani" w:eastAsia="Vani" w:hAnsi="Vani"/>
                <w:b w:val="1"/>
                <w:bCs w:val="1"/>
              </w:rPr>
            </w:pPr>
            <w:r w:rsidDel="00000000" w:rsidR="00000000" w:rsidRPr="00000000">
              <w:rPr>
                <w:rFonts w:ascii="Vani" w:cs="Vani" w:eastAsia="Vani" w:hAnsi="Vani"/>
                <w:b w:val="1"/>
                <w:bCs w:val="1"/>
                <w:rtl w:val="0"/>
              </w:rPr>
              <w:t xml:space="preserve">నీవు</w:t>
            </w:r>
          </w:p>
        </w:tc>
        <w:tc>
          <w:tcPr>
            <w:vAlign w:val="center"/>
          </w:tcPr>
          <w:p w:rsidR="00000000" w:rsidDel="00000000" w:rsidP="00000000" w:rsidRDefault="00000000" w:rsidRPr="00000000" w14:paraId="00000277">
            <w:pPr>
              <w:rPr>
                <w:rFonts w:ascii="Vani" w:cs="Vani" w:eastAsia="Vani" w:hAnsi="Vani"/>
                <w:b w:val="1"/>
                <w:bCs w:val="1"/>
              </w:rPr>
            </w:pPr>
            <w:r w:rsidDel="00000000" w:rsidR="00000000" w:rsidRPr="00000000">
              <w:rPr>
                <w:rFonts w:ascii="Vani" w:cs="Vani" w:eastAsia="Vani" w:hAnsi="Vani"/>
                <w:b w:val="1"/>
                <w:bCs w:val="1"/>
                <w:rtl w:val="0"/>
              </w:rPr>
              <w:t xml:space="preserve">నీవు</w:t>
            </w:r>
          </w:p>
        </w:tc>
        <w:tc>
          <w:tcPr>
            <w:vAlign w:val="center"/>
          </w:tcPr>
          <w:p w:rsidR="00000000" w:rsidDel="00000000" w:rsidP="00000000" w:rsidRDefault="00000000" w:rsidRPr="00000000" w14:paraId="00000278">
            <w:pPr>
              <w:rPr>
                <w:rFonts w:ascii="Vani" w:cs="Vani" w:eastAsia="Vani" w:hAnsi="Vani"/>
                <w:b w:val="1"/>
                <w:bCs w:val="1"/>
              </w:rPr>
            </w:pPr>
            <w:r w:rsidDel="00000000" w:rsidR="00000000" w:rsidRPr="00000000">
              <w:rPr>
                <w:rFonts w:ascii="Vani" w:cs="Vani" w:eastAsia="Vani" w:hAnsi="Vani"/>
                <w:b w:val="1"/>
                <w:bCs w:val="1"/>
                <w:rtl w:val="0"/>
              </w:rPr>
              <w:t xml:space="preserve">You</w:t>
            </w:r>
          </w:p>
        </w:tc>
      </w:tr>
      <w:tr>
        <w:trPr>
          <w:cantSplit w:val="0"/>
          <w:tblHeader w:val="0"/>
        </w:trPr>
        <w:tc>
          <w:tcPr>
            <w:vAlign w:val="center"/>
          </w:tcPr>
          <w:p w:rsidR="00000000" w:rsidDel="00000000" w:rsidP="00000000" w:rsidRDefault="00000000" w:rsidRPr="00000000" w14:paraId="00000279">
            <w:pPr>
              <w:rPr>
                <w:rFonts w:ascii="Vani" w:cs="Vani" w:eastAsia="Vani" w:hAnsi="Vani"/>
                <w:b w:val="1"/>
                <w:bCs w:val="1"/>
              </w:rPr>
            </w:pPr>
            <w:r w:rsidDel="00000000" w:rsidR="00000000" w:rsidRPr="00000000">
              <w:rPr>
                <w:rFonts w:ascii="Vani" w:cs="Vani" w:eastAsia="Vani" w:hAnsi="Vani"/>
                <w:b w:val="1"/>
                <w:bCs w:val="1"/>
                <w:rtl w:val="0"/>
              </w:rPr>
              <w:t xml:space="preserve">విట్లు (ఇట్లు)</w:t>
            </w:r>
          </w:p>
        </w:tc>
        <w:tc>
          <w:tcPr>
            <w:vAlign w:val="center"/>
          </w:tcPr>
          <w:p w:rsidR="00000000" w:rsidDel="00000000" w:rsidP="00000000" w:rsidRDefault="00000000" w:rsidRPr="00000000" w14:paraId="0000027A">
            <w:pPr>
              <w:rPr>
                <w:rFonts w:ascii="Vani" w:cs="Vani" w:eastAsia="Vani" w:hAnsi="Vani"/>
                <w:b w:val="1"/>
                <w:bCs w:val="1"/>
              </w:rPr>
            </w:pPr>
            <w:r w:rsidDel="00000000" w:rsidR="00000000" w:rsidRPr="00000000">
              <w:rPr>
                <w:rFonts w:ascii="Vani" w:cs="Vani" w:eastAsia="Vani" w:hAnsi="Vani"/>
                <w:b w:val="1"/>
                <w:bCs w:val="1"/>
                <w:rtl w:val="0"/>
              </w:rPr>
              <w:t xml:space="preserve">ఇలా / ఈ విధముగా</w:t>
            </w:r>
          </w:p>
        </w:tc>
        <w:tc>
          <w:tcPr>
            <w:vAlign w:val="center"/>
          </w:tcPr>
          <w:p w:rsidR="00000000" w:rsidDel="00000000" w:rsidP="00000000" w:rsidRDefault="00000000" w:rsidRPr="00000000" w14:paraId="0000027B">
            <w:pPr>
              <w:rPr>
                <w:rFonts w:ascii="Vani" w:cs="Vani" w:eastAsia="Vani" w:hAnsi="Vani"/>
                <w:b w:val="1"/>
                <w:bCs w:val="1"/>
              </w:rPr>
            </w:pPr>
            <w:r w:rsidDel="00000000" w:rsidR="00000000" w:rsidRPr="00000000">
              <w:rPr>
                <w:rFonts w:ascii="Vani" w:cs="Vani" w:eastAsia="Vani" w:hAnsi="Vani"/>
                <w:b w:val="1"/>
                <w:bCs w:val="1"/>
                <w:rtl w:val="0"/>
              </w:rPr>
              <w:t xml:space="preserve">In this way / like this</w:t>
            </w:r>
          </w:p>
        </w:tc>
      </w:tr>
      <w:tr>
        <w:trPr>
          <w:cantSplit w:val="0"/>
          <w:tblHeader w:val="0"/>
        </w:trPr>
        <w:tc>
          <w:tcPr>
            <w:vAlign w:val="center"/>
          </w:tcPr>
          <w:p w:rsidR="00000000" w:rsidDel="00000000" w:rsidP="00000000" w:rsidRDefault="00000000" w:rsidRPr="00000000" w14:paraId="0000027C">
            <w:pPr>
              <w:rPr>
                <w:rFonts w:ascii="Vani" w:cs="Vani" w:eastAsia="Vani" w:hAnsi="Vani"/>
                <w:b w:val="1"/>
                <w:bCs w:val="1"/>
              </w:rPr>
            </w:pPr>
            <w:r w:rsidDel="00000000" w:rsidR="00000000" w:rsidRPr="00000000">
              <w:rPr>
                <w:rFonts w:ascii="Vani" w:cs="Vani" w:eastAsia="Vani" w:hAnsi="Vani"/>
                <w:b w:val="1"/>
                <w:bCs w:val="1"/>
                <w:rtl w:val="0"/>
              </w:rPr>
              <w:t xml:space="preserve">జాగుచేయుట</w:t>
            </w:r>
          </w:p>
        </w:tc>
        <w:tc>
          <w:tcPr>
            <w:vAlign w:val="center"/>
          </w:tcPr>
          <w:p w:rsidR="00000000" w:rsidDel="00000000" w:rsidP="00000000" w:rsidRDefault="00000000" w:rsidRPr="00000000" w14:paraId="0000027D">
            <w:pPr>
              <w:rPr>
                <w:rFonts w:ascii="Vani" w:cs="Vani" w:eastAsia="Vani" w:hAnsi="Vani"/>
                <w:b w:val="1"/>
                <w:bCs w:val="1"/>
              </w:rPr>
            </w:pPr>
            <w:r w:rsidDel="00000000" w:rsidR="00000000" w:rsidRPr="00000000">
              <w:rPr>
                <w:rFonts w:ascii="Vani" w:cs="Vani" w:eastAsia="Vani" w:hAnsi="Vani"/>
                <w:b w:val="1"/>
                <w:bCs w:val="1"/>
                <w:rtl w:val="0"/>
              </w:rPr>
              <w:t xml:space="preserve">ఆలస్యం చేయుట</w:t>
            </w:r>
          </w:p>
        </w:tc>
        <w:tc>
          <w:tcPr>
            <w:vAlign w:val="center"/>
          </w:tcPr>
          <w:p w:rsidR="00000000" w:rsidDel="00000000" w:rsidP="00000000" w:rsidRDefault="00000000" w:rsidRPr="00000000" w14:paraId="0000027E">
            <w:pPr>
              <w:rPr>
                <w:rFonts w:ascii="Vani" w:cs="Vani" w:eastAsia="Vani" w:hAnsi="Vani"/>
                <w:b w:val="1"/>
                <w:bCs w:val="1"/>
              </w:rPr>
            </w:pPr>
            <w:r w:rsidDel="00000000" w:rsidR="00000000" w:rsidRPr="00000000">
              <w:rPr>
                <w:rFonts w:ascii="Vani" w:cs="Vani" w:eastAsia="Vani" w:hAnsi="Vani"/>
                <w:b w:val="1"/>
                <w:bCs w:val="1"/>
                <w:rtl w:val="0"/>
              </w:rPr>
              <w:t xml:space="preserve">Delaying / Languishing</w:t>
            </w:r>
          </w:p>
        </w:tc>
      </w:tr>
      <w:tr>
        <w:trPr>
          <w:cantSplit w:val="0"/>
          <w:tblHeader w:val="0"/>
        </w:trPr>
        <w:tc>
          <w:tcPr>
            <w:vAlign w:val="center"/>
          </w:tcPr>
          <w:p w:rsidR="00000000" w:rsidDel="00000000" w:rsidP="00000000" w:rsidRDefault="00000000" w:rsidRPr="00000000" w14:paraId="0000027F">
            <w:pPr>
              <w:rPr>
                <w:rFonts w:ascii="Vani" w:cs="Vani" w:eastAsia="Vani" w:hAnsi="Vani"/>
                <w:b w:val="1"/>
                <w:bCs w:val="1"/>
              </w:rPr>
            </w:pPr>
            <w:r w:rsidDel="00000000" w:rsidR="00000000" w:rsidRPr="00000000">
              <w:rPr>
                <w:rFonts w:ascii="Vani" w:cs="Vani" w:eastAsia="Vani" w:hAnsi="Vani"/>
                <w:b w:val="1"/>
                <w:bCs w:val="1"/>
                <w:rtl w:val="0"/>
              </w:rPr>
              <w:t xml:space="preserve">తగవగునా</w:t>
            </w:r>
          </w:p>
        </w:tc>
        <w:tc>
          <w:tcPr>
            <w:vAlign w:val="center"/>
          </w:tcPr>
          <w:p w:rsidR="00000000" w:rsidDel="00000000" w:rsidP="00000000" w:rsidRDefault="00000000" w:rsidRPr="00000000" w14:paraId="00000280">
            <w:pPr>
              <w:rPr>
                <w:rFonts w:ascii="Vani" w:cs="Vani" w:eastAsia="Vani" w:hAnsi="Vani"/>
                <w:b w:val="1"/>
                <w:bCs w:val="1"/>
              </w:rPr>
            </w:pPr>
            <w:r w:rsidDel="00000000" w:rsidR="00000000" w:rsidRPr="00000000">
              <w:rPr>
                <w:rFonts w:ascii="Vani" w:cs="Vani" w:eastAsia="Vani" w:hAnsi="Vani"/>
                <w:b w:val="1"/>
                <w:bCs w:val="1"/>
                <w:rtl w:val="0"/>
              </w:rPr>
              <w:t xml:space="preserve">ధర్మమా / పద్ధతేనా?</w:t>
            </w:r>
          </w:p>
        </w:tc>
        <w:tc>
          <w:tcPr>
            <w:vAlign w:val="center"/>
          </w:tcPr>
          <w:p w:rsidR="00000000" w:rsidDel="00000000" w:rsidP="00000000" w:rsidRDefault="00000000" w:rsidRPr="00000000" w14:paraId="00000281">
            <w:pPr>
              <w:rPr>
                <w:rFonts w:ascii="Vani" w:cs="Vani" w:eastAsia="Vani" w:hAnsi="Vani"/>
                <w:b w:val="1"/>
                <w:bCs w:val="1"/>
              </w:rPr>
            </w:pPr>
            <w:r w:rsidDel="00000000" w:rsidR="00000000" w:rsidRPr="00000000">
              <w:rPr>
                <w:rFonts w:ascii="Vani" w:cs="Vani" w:eastAsia="Vani" w:hAnsi="Vani"/>
                <w:b w:val="1"/>
                <w:bCs w:val="1"/>
                <w:rtl w:val="0"/>
              </w:rPr>
              <w:t xml:space="preserve">Is it proper / right?</w:t>
            </w:r>
          </w:p>
        </w:tc>
      </w:tr>
      <w:tr>
        <w:trPr>
          <w:cantSplit w:val="0"/>
          <w:tblHeader w:val="0"/>
        </w:trPr>
        <w:tc>
          <w:tcPr>
            <w:vAlign w:val="center"/>
          </w:tcPr>
          <w:p w:rsidR="00000000" w:rsidDel="00000000" w:rsidP="00000000" w:rsidRDefault="00000000" w:rsidRPr="00000000" w14:paraId="00000282">
            <w:pPr>
              <w:rPr>
                <w:rFonts w:ascii="Vani" w:cs="Vani" w:eastAsia="Vani" w:hAnsi="Vani"/>
                <w:b w:val="1"/>
                <w:bCs w:val="1"/>
              </w:rPr>
            </w:pPr>
            <w:r w:rsidDel="00000000" w:rsidR="00000000" w:rsidRPr="00000000">
              <w:rPr>
                <w:rFonts w:ascii="Vani" w:cs="Vani" w:eastAsia="Vani" w:hAnsi="Vani"/>
                <w:b w:val="1"/>
                <w:bCs w:val="1"/>
                <w:rtl w:val="0"/>
              </w:rPr>
              <w:t xml:space="preserve">ప్రాణములు</w:t>
            </w:r>
          </w:p>
        </w:tc>
        <w:tc>
          <w:tcPr>
            <w:vAlign w:val="center"/>
          </w:tcPr>
          <w:p w:rsidR="00000000" w:rsidDel="00000000" w:rsidP="00000000" w:rsidRDefault="00000000" w:rsidRPr="00000000" w14:paraId="00000283">
            <w:pPr>
              <w:rPr>
                <w:rFonts w:ascii="Vani" w:cs="Vani" w:eastAsia="Vani" w:hAnsi="Vani"/>
                <w:b w:val="1"/>
                <w:bCs w:val="1"/>
              </w:rPr>
            </w:pPr>
            <w:r w:rsidDel="00000000" w:rsidR="00000000" w:rsidRPr="00000000">
              <w:rPr>
                <w:rFonts w:ascii="Vani" w:cs="Vani" w:eastAsia="Vani" w:hAnsi="Vani"/>
                <w:b w:val="1"/>
                <w:bCs w:val="1"/>
                <w:rtl w:val="0"/>
              </w:rPr>
              <w:t xml:space="preserve">జీవము</w:t>
            </w:r>
          </w:p>
        </w:tc>
        <w:tc>
          <w:tcPr>
            <w:vAlign w:val="center"/>
          </w:tcPr>
          <w:p w:rsidR="00000000" w:rsidDel="00000000" w:rsidP="00000000" w:rsidRDefault="00000000" w:rsidRPr="00000000" w14:paraId="00000284">
            <w:pPr>
              <w:rPr>
                <w:rFonts w:ascii="Vani" w:cs="Vani" w:eastAsia="Vani" w:hAnsi="Vani"/>
                <w:b w:val="1"/>
                <w:bCs w:val="1"/>
              </w:rPr>
            </w:pPr>
            <w:r w:rsidDel="00000000" w:rsidR="00000000" w:rsidRPr="00000000">
              <w:rPr>
                <w:rFonts w:ascii="Vani" w:cs="Vani" w:eastAsia="Vani" w:hAnsi="Vani"/>
                <w:b w:val="1"/>
                <w:bCs w:val="1"/>
                <w:rtl w:val="0"/>
              </w:rPr>
              <w:t xml:space="preserve">Life</w:t>
            </w:r>
          </w:p>
        </w:tc>
      </w:tr>
      <w:tr>
        <w:trPr>
          <w:cantSplit w:val="0"/>
          <w:tblHeader w:val="0"/>
        </w:trPr>
        <w:tc>
          <w:tcPr>
            <w:vAlign w:val="center"/>
          </w:tcPr>
          <w:p w:rsidR="00000000" w:rsidDel="00000000" w:rsidP="00000000" w:rsidRDefault="00000000" w:rsidRPr="00000000" w14:paraId="00000285">
            <w:pPr>
              <w:rPr>
                <w:rFonts w:ascii="Vani" w:cs="Vani" w:eastAsia="Vani" w:hAnsi="Vani"/>
                <w:b w:val="1"/>
                <w:bCs w:val="1"/>
              </w:rPr>
            </w:pPr>
            <w:r w:rsidDel="00000000" w:rsidR="00000000" w:rsidRPr="00000000">
              <w:rPr>
                <w:rFonts w:ascii="Vani" w:cs="Vani" w:eastAsia="Vani" w:hAnsi="Vani"/>
                <w:b w:val="1"/>
                <w:bCs w:val="1"/>
                <w:rtl w:val="0"/>
              </w:rPr>
              <w:t xml:space="preserve">కాపాడిన</w:t>
            </w:r>
          </w:p>
        </w:tc>
        <w:tc>
          <w:tcPr>
            <w:vAlign w:val="center"/>
          </w:tcPr>
          <w:p w:rsidR="00000000" w:rsidDel="00000000" w:rsidP="00000000" w:rsidRDefault="00000000" w:rsidRPr="00000000" w14:paraId="00000286">
            <w:pPr>
              <w:rPr>
                <w:rFonts w:ascii="Vani" w:cs="Vani" w:eastAsia="Vani" w:hAnsi="Vani"/>
                <w:b w:val="1"/>
                <w:bCs w:val="1"/>
              </w:rPr>
            </w:pPr>
            <w:r w:rsidDel="00000000" w:rsidR="00000000" w:rsidRPr="00000000">
              <w:rPr>
                <w:rFonts w:ascii="Vani" w:cs="Vani" w:eastAsia="Vani" w:hAnsi="Vani"/>
                <w:b w:val="1"/>
                <w:bCs w:val="1"/>
                <w:rtl w:val="0"/>
              </w:rPr>
              <w:t xml:space="preserve">రక్షించిన</w:t>
            </w:r>
          </w:p>
        </w:tc>
        <w:tc>
          <w:tcPr>
            <w:vAlign w:val="center"/>
          </w:tcPr>
          <w:p w:rsidR="00000000" w:rsidDel="00000000" w:rsidP="00000000" w:rsidRDefault="00000000" w:rsidRPr="00000000" w14:paraId="00000287">
            <w:pPr>
              <w:rPr>
                <w:rFonts w:ascii="Vani" w:cs="Vani" w:eastAsia="Vani" w:hAnsi="Vani"/>
                <w:b w:val="1"/>
                <w:bCs w:val="1"/>
              </w:rPr>
            </w:pPr>
            <w:r w:rsidDel="00000000" w:rsidR="00000000" w:rsidRPr="00000000">
              <w:rPr>
                <w:rFonts w:ascii="Vani" w:cs="Vani" w:eastAsia="Vani" w:hAnsi="Vani"/>
                <w:b w:val="1"/>
                <w:bCs w:val="1"/>
                <w:rtl w:val="0"/>
              </w:rPr>
              <w:t xml:space="preserve">(The one who) saved</w:t>
            </w:r>
          </w:p>
        </w:tc>
      </w:tr>
      <w:tr>
        <w:trPr>
          <w:cantSplit w:val="0"/>
          <w:tblHeader w:val="0"/>
        </w:trPr>
        <w:tc>
          <w:tcPr>
            <w:vAlign w:val="center"/>
          </w:tcPr>
          <w:p w:rsidR="00000000" w:rsidDel="00000000" w:rsidP="00000000" w:rsidRDefault="00000000" w:rsidRPr="00000000" w14:paraId="00000288">
            <w:pPr>
              <w:rPr>
                <w:rFonts w:ascii="Vani" w:cs="Vani" w:eastAsia="Vani" w:hAnsi="Vani"/>
                <w:b w:val="1"/>
                <w:bCs w:val="1"/>
              </w:rPr>
            </w:pPr>
            <w:r w:rsidDel="00000000" w:rsidR="00000000" w:rsidRPr="00000000">
              <w:rPr>
                <w:rFonts w:ascii="Vani" w:cs="Vani" w:eastAsia="Vani" w:hAnsi="Vani"/>
                <w:b w:val="1"/>
                <w:bCs w:val="1"/>
                <w:rtl w:val="0"/>
              </w:rPr>
              <w:t xml:space="preserve">నా యెడల</w:t>
            </w:r>
          </w:p>
        </w:tc>
        <w:tc>
          <w:tcPr>
            <w:vAlign w:val="center"/>
          </w:tcPr>
          <w:p w:rsidR="00000000" w:rsidDel="00000000" w:rsidP="00000000" w:rsidRDefault="00000000" w:rsidRPr="00000000" w14:paraId="00000289">
            <w:pPr>
              <w:rPr>
                <w:rFonts w:ascii="Vani" w:cs="Vani" w:eastAsia="Vani" w:hAnsi="Vani"/>
                <w:b w:val="1"/>
                <w:bCs w:val="1"/>
              </w:rPr>
            </w:pPr>
            <w:r w:rsidDel="00000000" w:rsidR="00000000" w:rsidRPr="00000000">
              <w:rPr>
                <w:rFonts w:ascii="Vani" w:cs="Vani" w:eastAsia="Vani" w:hAnsi="Vani"/>
                <w:b w:val="1"/>
                <w:bCs w:val="1"/>
                <w:rtl w:val="0"/>
              </w:rPr>
              <w:t xml:space="preserve">నా పట్ల</w:t>
            </w:r>
          </w:p>
        </w:tc>
        <w:tc>
          <w:tcPr>
            <w:vAlign w:val="center"/>
          </w:tcPr>
          <w:p w:rsidR="00000000" w:rsidDel="00000000" w:rsidP="00000000" w:rsidRDefault="00000000" w:rsidRPr="00000000" w14:paraId="0000028A">
            <w:pPr>
              <w:rPr>
                <w:rFonts w:ascii="Vani" w:cs="Vani" w:eastAsia="Vani" w:hAnsi="Vani"/>
                <w:b w:val="1"/>
                <w:bCs w:val="1"/>
              </w:rPr>
            </w:pPr>
            <w:r w:rsidDel="00000000" w:rsidR="00000000" w:rsidRPr="00000000">
              <w:rPr>
                <w:rFonts w:ascii="Vani" w:cs="Vani" w:eastAsia="Vani" w:hAnsi="Vani"/>
                <w:b w:val="1"/>
                <w:bCs w:val="1"/>
                <w:rtl w:val="0"/>
              </w:rPr>
              <w:t xml:space="preserve">Towards me</w:t>
            </w:r>
          </w:p>
        </w:tc>
      </w:tr>
      <w:tr>
        <w:trPr>
          <w:cantSplit w:val="0"/>
          <w:tblHeader w:val="0"/>
        </w:trPr>
        <w:tc>
          <w:tcPr>
            <w:vAlign w:val="center"/>
          </w:tcPr>
          <w:p w:rsidR="00000000" w:rsidDel="00000000" w:rsidP="00000000" w:rsidRDefault="00000000" w:rsidRPr="00000000" w14:paraId="0000028B">
            <w:pPr>
              <w:rPr>
                <w:rFonts w:ascii="Vani" w:cs="Vani" w:eastAsia="Vani" w:hAnsi="Vani"/>
                <w:b w:val="1"/>
                <w:bCs w:val="1"/>
              </w:rPr>
            </w:pPr>
            <w:r w:rsidDel="00000000" w:rsidR="00000000" w:rsidRPr="00000000">
              <w:rPr>
                <w:rFonts w:ascii="Vani" w:cs="Vani" w:eastAsia="Vani" w:hAnsi="Vani"/>
                <w:b w:val="1"/>
                <w:bCs w:val="1"/>
                <w:rtl w:val="0"/>
              </w:rPr>
              <w:t xml:space="preserve">నీవు</w:t>
            </w:r>
          </w:p>
        </w:tc>
        <w:tc>
          <w:tcPr>
            <w:vAlign w:val="center"/>
          </w:tcPr>
          <w:p w:rsidR="00000000" w:rsidDel="00000000" w:rsidP="00000000" w:rsidRDefault="00000000" w:rsidRPr="00000000" w14:paraId="0000028C">
            <w:pPr>
              <w:rPr>
                <w:rFonts w:ascii="Vani" w:cs="Vani" w:eastAsia="Vani" w:hAnsi="Vani"/>
                <w:b w:val="1"/>
                <w:bCs w:val="1"/>
              </w:rPr>
            </w:pPr>
            <w:r w:rsidDel="00000000" w:rsidR="00000000" w:rsidRPr="00000000">
              <w:rPr>
                <w:rFonts w:ascii="Vani" w:cs="Vani" w:eastAsia="Vani" w:hAnsi="Vani"/>
                <w:b w:val="1"/>
                <w:bCs w:val="1"/>
                <w:rtl w:val="0"/>
              </w:rPr>
              <w:t xml:space="preserve">నీవు</w:t>
            </w:r>
          </w:p>
        </w:tc>
        <w:tc>
          <w:tcPr>
            <w:vAlign w:val="center"/>
          </w:tcPr>
          <w:p w:rsidR="00000000" w:rsidDel="00000000" w:rsidP="00000000" w:rsidRDefault="00000000" w:rsidRPr="00000000" w14:paraId="0000028D">
            <w:pPr>
              <w:rPr>
                <w:rFonts w:ascii="Vani" w:cs="Vani" w:eastAsia="Vani" w:hAnsi="Vani"/>
                <w:b w:val="1"/>
                <w:bCs w:val="1"/>
              </w:rPr>
            </w:pPr>
            <w:r w:rsidDel="00000000" w:rsidR="00000000" w:rsidRPr="00000000">
              <w:rPr>
                <w:rFonts w:ascii="Vani" w:cs="Vani" w:eastAsia="Vani" w:hAnsi="Vani"/>
                <w:b w:val="1"/>
                <w:bCs w:val="1"/>
                <w:rtl w:val="0"/>
              </w:rPr>
              <w:t xml:space="preserve">You</w:t>
            </w:r>
          </w:p>
        </w:tc>
      </w:tr>
      <w:tr>
        <w:trPr>
          <w:cantSplit w:val="0"/>
          <w:tblHeader w:val="0"/>
        </w:trPr>
        <w:tc>
          <w:tcPr>
            <w:vAlign w:val="center"/>
          </w:tcPr>
          <w:p w:rsidR="00000000" w:rsidDel="00000000" w:rsidP="00000000" w:rsidRDefault="00000000" w:rsidRPr="00000000" w14:paraId="0000028E">
            <w:pPr>
              <w:rPr>
                <w:rFonts w:ascii="Vani" w:cs="Vani" w:eastAsia="Vani" w:hAnsi="Vani"/>
                <w:b w:val="1"/>
                <w:bCs w:val="1"/>
              </w:rPr>
            </w:pPr>
            <w:r w:rsidDel="00000000" w:rsidR="00000000" w:rsidRPr="00000000">
              <w:rPr>
                <w:rFonts w:ascii="Vani" w:cs="Vani" w:eastAsia="Vani" w:hAnsi="Vani"/>
                <w:b w:val="1"/>
                <w:bCs w:val="1"/>
                <w:rtl w:val="0"/>
              </w:rPr>
              <w:t xml:space="preserve">చూపెడి</w:t>
            </w:r>
          </w:p>
        </w:tc>
        <w:tc>
          <w:tcPr>
            <w:vAlign w:val="center"/>
          </w:tcPr>
          <w:p w:rsidR="00000000" w:rsidDel="00000000" w:rsidP="00000000" w:rsidRDefault="00000000" w:rsidRPr="00000000" w14:paraId="0000028F">
            <w:pPr>
              <w:rPr>
                <w:rFonts w:ascii="Vani" w:cs="Vani" w:eastAsia="Vani" w:hAnsi="Vani"/>
                <w:b w:val="1"/>
                <w:bCs w:val="1"/>
              </w:rPr>
            </w:pPr>
            <w:r w:rsidDel="00000000" w:rsidR="00000000" w:rsidRPr="00000000">
              <w:rPr>
                <w:rFonts w:ascii="Vani" w:cs="Vani" w:eastAsia="Vani" w:hAnsi="Vani"/>
                <w:b w:val="1"/>
                <w:bCs w:val="1"/>
                <w:rtl w:val="0"/>
              </w:rPr>
              <w:t xml:space="preserve">ప్రదర్శించే</w:t>
            </w:r>
          </w:p>
        </w:tc>
        <w:tc>
          <w:tcPr>
            <w:vAlign w:val="center"/>
          </w:tcPr>
          <w:p w:rsidR="00000000" w:rsidDel="00000000" w:rsidP="00000000" w:rsidRDefault="00000000" w:rsidRPr="00000000" w14:paraId="00000290">
            <w:pPr>
              <w:rPr>
                <w:rFonts w:ascii="Vani" w:cs="Vani" w:eastAsia="Vani" w:hAnsi="Vani"/>
                <w:b w:val="1"/>
                <w:bCs w:val="1"/>
              </w:rPr>
            </w:pPr>
            <w:r w:rsidDel="00000000" w:rsidR="00000000" w:rsidRPr="00000000">
              <w:rPr>
                <w:rFonts w:ascii="Vani" w:cs="Vani" w:eastAsia="Vani" w:hAnsi="Vani"/>
                <w:b w:val="1"/>
                <w:bCs w:val="1"/>
                <w:rtl w:val="0"/>
              </w:rPr>
              <w:t xml:space="preserve">Showing</w:t>
            </w:r>
          </w:p>
        </w:tc>
      </w:tr>
      <w:tr>
        <w:trPr>
          <w:cantSplit w:val="0"/>
          <w:tblHeader w:val="0"/>
        </w:trPr>
        <w:tc>
          <w:tcPr>
            <w:vAlign w:val="center"/>
          </w:tcPr>
          <w:p w:rsidR="00000000" w:rsidDel="00000000" w:rsidP="00000000" w:rsidRDefault="00000000" w:rsidRPr="00000000" w14:paraId="00000291">
            <w:pPr>
              <w:rPr>
                <w:rFonts w:ascii="Vani" w:cs="Vani" w:eastAsia="Vani" w:hAnsi="Vani"/>
                <w:b w:val="1"/>
                <w:bCs w:val="1"/>
              </w:rPr>
            </w:pPr>
            <w:r w:rsidDel="00000000" w:rsidR="00000000" w:rsidRPr="00000000">
              <w:rPr>
                <w:rFonts w:ascii="Vani" w:cs="Vani" w:eastAsia="Vani" w:hAnsi="Vani"/>
                <w:b w:val="1"/>
                <w:bCs w:val="1"/>
                <w:rtl w:val="0"/>
              </w:rPr>
              <w:t xml:space="preserve">ప్రేముడి</w:t>
            </w:r>
          </w:p>
        </w:tc>
        <w:tc>
          <w:tcPr>
            <w:vAlign w:val="center"/>
          </w:tcPr>
          <w:p w:rsidR="00000000" w:rsidDel="00000000" w:rsidP="00000000" w:rsidRDefault="00000000" w:rsidRPr="00000000" w14:paraId="00000292">
            <w:pPr>
              <w:rPr>
                <w:rFonts w:ascii="Vani" w:cs="Vani" w:eastAsia="Vani" w:hAnsi="Vani"/>
                <w:b w:val="1"/>
                <w:bCs w:val="1"/>
              </w:rPr>
            </w:pPr>
            <w:r w:rsidDel="00000000" w:rsidR="00000000" w:rsidRPr="00000000">
              <w:rPr>
                <w:rFonts w:ascii="Vani" w:cs="Vani" w:eastAsia="Vani" w:hAnsi="Vani"/>
                <w:b w:val="1"/>
                <w:bCs w:val="1"/>
                <w:rtl w:val="0"/>
              </w:rPr>
              <w:t xml:space="preserve">ప్రేమ / అనురాగము</w:t>
            </w:r>
          </w:p>
        </w:tc>
        <w:tc>
          <w:tcPr>
            <w:vAlign w:val="center"/>
          </w:tcPr>
          <w:p w:rsidR="00000000" w:rsidDel="00000000" w:rsidP="00000000" w:rsidRDefault="00000000" w:rsidRPr="00000000" w14:paraId="00000293">
            <w:pPr>
              <w:rPr>
                <w:rFonts w:ascii="Vani" w:cs="Vani" w:eastAsia="Vani" w:hAnsi="Vani"/>
                <w:b w:val="1"/>
                <w:bCs w:val="1"/>
              </w:rPr>
            </w:pPr>
            <w:r w:rsidDel="00000000" w:rsidR="00000000" w:rsidRPr="00000000">
              <w:rPr>
                <w:rFonts w:ascii="Vani" w:cs="Vani" w:eastAsia="Vani" w:hAnsi="Vani"/>
                <w:b w:val="1"/>
                <w:bCs w:val="1"/>
                <w:rtl w:val="0"/>
              </w:rPr>
              <w:t xml:space="preserve">Affection / Love</w:t>
            </w:r>
          </w:p>
        </w:tc>
      </w:tr>
      <w:tr>
        <w:trPr>
          <w:cantSplit w:val="0"/>
          <w:tblHeader w:val="0"/>
        </w:trPr>
        <w:tc>
          <w:tcPr>
            <w:vAlign w:val="center"/>
          </w:tcPr>
          <w:p w:rsidR="00000000" w:rsidDel="00000000" w:rsidP="00000000" w:rsidRDefault="00000000" w:rsidRPr="00000000" w14:paraId="00000294">
            <w:pPr>
              <w:rPr>
                <w:rFonts w:ascii="Vani" w:cs="Vani" w:eastAsia="Vani" w:hAnsi="Vani"/>
                <w:b w:val="1"/>
                <w:bCs w:val="1"/>
              </w:rPr>
            </w:pPr>
            <w:r w:rsidDel="00000000" w:rsidR="00000000" w:rsidRPr="00000000">
              <w:rPr>
                <w:rFonts w:ascii="Vani" w:cs="Vani" w:eastAsia="Vani" w:hAnsi="Vani"/>
                <w:b w:val="1"/>
                <w:bCs w:val="1"/>
                <w:rtl w:val="0"/>
              </w:rPr>
              <w:t xml:space="preserve">నమ్మదగినదిగా</w:t>
            </w:r>
          </w:p>
        </w:tc>
        <w:tc>
          <w:tcPr>
            <w:vAlign w:val="center"/>
          </w:tcPr>
          <w:p w:rsidR="00000000" w:rsidDel="00000000" w:rsidP="00000000" w:rsidRDefault="00000000" w:rsidRPr="00000000" w14:paraId="00000295">
            <w:pPr>
              <w:rPr>
                <w:rFonts w:ascii="Vani" w:cs="Vani" w:eastAsia="Vani" w:hAnsi="Vani"/>
                <w:b w:val="1"/>
                <w:bCs w:val="1"/>
              </w:rPr>
            </w:pPr>
            <w:r w:rsidDel="00000000" w:rsidR="00000000" w:rsidRPr="00000000">
              <w:rPr>
                <w:rFonts w:ascii="Vani" w:cs="Vani" w:eastAsia="Vani" w:hAnsi="Vani"/>
                <w:b w:val="1"/>
                <w:bCs w:val="1"/>
                <w:rtl w:val="0"/>
              </w:rPr>
              <w:t xml:space="preserve">విశ్వసించదగినదిగా</w:t>
            </w:r>
          </w:p>
        </w:tc>
        <w:tc>
          <w:tcPr>
            <w:vAlign w:val="center"/>
          </w:tcPr>
          <w:p w:rsidR="00000000" w:rsidDel="00000000" w:rsidP="00000000" w:rsidRDefault="00000000" w:rsidRPr="00000000" w14:paraId="00000296">
            <w:pPr>
              <w:rPr>
                <w:rFonts w:ascii="Vani" w:cs="Vani" w:eastAsia="Vani" w:hAnsi="Vani"/>
                <w:b w:val="1"/>
                <w:bCs w:val="1"/>
              </w:rPr>
            </w:pPr>
            <w:r w:rsidDel="00000000" w:rsidR="00000000" w:rsidRPr="00000000">
              <w:rPr>
                <w:rFonts w:ascii="Vani" w:cs="Vani" w:eastAsia="Vani" w:hAnsi="Vani"/>
                <w:b w:val="1"/>
                <w:bCs w:val="1"/>
                <w:rtl w:val="0"/>
              </w:rPr>
              <w:t xml:space="preserve">Trustworthy</w:t>
            </w:r>
          </w:p>
        </w:tc>
      </w:tr>
      <w:tr>
        <w:trPr>
          <w:cantSplit w:val="0"/>
          <w:tblHeader w:val="0"/>
        </w:trPr>
        <w:tc>
          <w:tcPr>
            <w:vAlign w:val="center"/>
          </w:tcPr>
          <w:p w:rsidR="00000000" w:rsidDel="00000000" w:rsidP="00000000" w:rsidRDefault="00000000" w:rsidRPr="00000000" w14:paraId="00000297">
            <w:pPr>
              <w:rPr>
                <w:rFonts w:ascii="Vani" w:cs="Vani" w:eastAsia="Vani" w:hAnsi="Vani"/>
                <w:b w:val="1"/>
                <w:bCs w:val="1"/>
              </w:rPr>
            </w:pPr>
            <w:r w:rsidDel="00000000" w:rsidR="00000000" w:rsidRPr="00000000">
              <w:rPr>
                <w:rFonts w:ascii="Vani" w:cs="Vani" w:eastAsia="Vani" w:hAnsi="Vani"/>
                <w:b w:val="1"/>
                <w:bCs w:val="1"/>
                <w:rtl w:val="0"/>
              </w:rPr>
              <w:t xml:space="preserve">లేదు</w:t>
            </w:r>
          </w:p>
        </w:tc>
        <w:tc>
          <w:tcPr>
            <w:vAlign w:val="center"/>
          </w:tcPr>
          <w:p w:rsidR="00000000" w:rsidDel="00000000" w:rsidP="00000000" w:rsidRDefault="00000000" w:rsidRPr="00000000" w14:paraId="00000298">
            <w:pPr>
              <w:rPr>
                <w:rFonts w:ascii="Vani" w:cs="Vani" w:eastAsia="Vani" w:hAnsi="Vani"/>
                <w:b w:val="1"/>
                <w:bCs w:val="1"/>
              </w:rPr>
            </w:pPr>
            <w:r w:rsidDel="00000000" w:rsidR="00000000" w:rsidRPr="00000000">
              <w:rPr>
                <w:rFonts w:ascii="Vani" w:cs="Vani" w:eastAsia="Vani" w:hAnsi="Vani"/>
                <w:b w:val="1"/>
                <w:bCs w:val="1"/>
                <w:rtl w:val="0"/>
              </w:rPr>
              <w:t xml:space="preserve">లేదు</w:t>
            </w:r>
          </w:p>
        </w:tc>
        <w:tc>
          <w:tcPr>
            <w:vAlign w:val="center"/>
          </w:tcPr>
          <w:p w:rsidR="00000000" w:rsidDel="00000000" w:rsidP="00000000" w:rsidRDefault="00000000" w:rsidRPr="00000000" w14:paraId="00000299">
            <w:pPr>
              <w:rPr>
                <w:rFonts w:ascii="Vani" w:cs="Vani" w:eastAsia="Vani" w:hAnsi="Vani"/>
                <w:b w:val="1"/>
                <w:bCs w:val="1"/>
              </w:rPr>
            </w:pPr>
            <w:r w:rsidDel="00000000" w:rsidR="00000000" w:rsidRPr="00000000">
              <w:rPr>
                <w:rFonts w:ascii="Vani" w:cs="Vani" w:eastAsia="Vani" w:hAnsi="Vani"/>
                <w:b w:val="1"/>
                <w:bCs w:val="1"/>
                <w:rtl w:val="0"/>
              </w:rPr>
              <w:t xml:space="preserve">Is not</w:t>
            </w:r>
          </w:p>
        </w:tc>
      </w:tr>
      <w:tr>
        <w:trPr>
          <w:cantSplit w:val="0"/>
          <w:tblHeader w:val="0"/>
        </w:trPr>
        <w:tc>
          <w:tcPr>
            <w:vAlign w:val="center"/>
          </w:tcPr>
          <w:p w:rsidR="00000000" w:rsidDel="00000000" w:rsidP="00000000" w:rsidRDefault="00000000" w:rsidRPr="00000000" w14:paraId="0000029A">
            <w:pPr>
              <w:rPr>
                <w:rFonts w:ascii="Vani" w:cs="Vani" w:eastAsia="Vani" w:hAnsi="Vani"/>
                <w:b w:val="1"/>
                <w:bCs w:val="1"/>
              </w:rPr>
            </w:pPr>
            <w:r w:rsidDel="00000000" w:rsidR="00000000" w:rsidRPr="00000000">
              <w:rPr>
                <w:rFonts w:ascii="Vani" w:cs="Vani" w:eastAsia="Vani" w:hAnsi="Vani"/>
                <w:b w:val="1"/>
                <w:bCs w:val="1"/>
                <w:rtl w:val="0"/>
              </w:rPr>
              <w:t xml:space="preserve">కృతఘ్నుఁడవై</w:t>
            </w:r>
          </w:p>
        </w:tc>
        <w:tc>
          <w:tcPr>
            <w:vAlign w:val="center"/>
          </w:tcPr>
          <w:p w:rsidR="00000000" w:rsidDel="00000000" w:rsidP="00000000" w:rsidRDefault="00000000" w:rsidRPr="00000000" w14:paraId="0000029B">
            <w:pPr>
              <w:rPr>
                <w:rFonts w:ascii="Vani" w:cs="Vani" w:eastAsia="Vani" w:hAnsi="Vani"/>
                <w:b w:val="1"/>
                <w:bCs w:val="1"/>
              </w:rPr>
            </w:pPr>
            <w:r w:rsidDel="00000000" w:rsidR="00000000" w:rsidRPr="00000000">
              <w:rPr>
                <w:rFonts w:ascii="Vani" w:cs="Vani" w:eastAsia="Vani" w:hAnsi="Vani"/>
                <w:b w:val="1"/>
                <w:bCs w:val="1"/>
                <w:rtl w:val="0"/>
              </w:rPr>
              <w:t xml:space="preserve">చేసిన మేలు మరచినవాడవై</w:t>
            </w:r>
          </w:p>
        </w:tc>
        <w:tc>
          <w:tcPr>
            <w:vAlign w:val="center"/>
          </w:tcPr>
          <w:p w:rsidR="00000000" w:rsidDel="00000000" w:rsidP="00000000" w:rsidRDefault="00000000" w:rsidRPr="00000000" w14:paraId="0000029C">
            <w:pPr>
              <w:rPr>
                <w:rFonts w:ascii="Vani" w:cs="Vani" w:eastAsia="Vani" w:hAnsi="Vani"/>
                <w:b w:val="1"/>
                <w:bCs w:val="1"/>
              </w:rPr>
            </w:pPr>
            <w:r w:rsidDel="00000000" w:rsidR="00000000" w:rsidRPr="00000000">
              <w:rPr>
                <w:rFonts w:ascii="Vani" w:cs="Vani" w:eastAsia="Vani" w:hAnsi="Vani"/>
                <w:b w:val="1"/>
                <w:bCs w:val="1"/>
                <w:rtl w:val="0"/>
              </w:rPr>
              <w:t xml:space="preserve">Being ungrateful</w:t>
            </w:r>
          </w:p>
        </w:tc>
      </w:tr>
      <w:tr>
        <w:trPr>
          <w:cantSplit w:val="0"/>
          <w:tblHeader w:val="0"/>
        </w:trPr>
        <w:tc>
          <w:tcPr>
            <w:vAlign w:val="center"/>
          </w:tcPr>
          <w:p w:rsidR="00000000" w:rsidDel="00000000" w:rsidP="00000000" w:rsidRDefault="00000000" w:rsidRPr="00000000" w14:paraId="0000029D">
            <w:pPr>
              <w:rPr>
                <w:rFonts w:ascii="Vani" w:cs="Vani" w:eastAsia="Vani" w:hAnsi="Vani"/>
                <w:b w:val="1"/>
                <w:bCs w:val="1"/>
              </w:rPr>
            </w:pPr>
            <w:r w:rsidDel="00000000" w:rsidR="00000000" w:rsidRPr="00000000">
              <w:rPr>
                <w:rFonts w:ascii="Vani" w:cs="Vani" w:eastAsia="Vani" w:hAnsi="Vani"/>
                <w:b w:val="1"/>
                <w:bCs w:val="1"/>
                <w:rtl w:val="0"/>
              </w:rPr>
              <w:t xml:space="preserve">నాకు</w:t>
            </w:r>
          </w:p>
        </w:tc>
        <w:tc>
          <w:tcPr>
            <w:vAlign w:val="center"/>
          </w:tcPr>
          <w:p w:rsidR="00000000" w:rsidDel="00000000" w:rsidP="00000000" w:rsidRDefault="00000000" w:rsidRPr="00000000" w14:paraId="0000029E">
            <w:pPr>
              <w:rPr>
                <w:rFonts w:ascii="Vani" w:cs="Vani" w:eastAsia="Vani" w:hAnsi="Vani"/>
                <w:b w:val="1"/>
                <w:bCs w:val="1"/>
              </w:rPr>
            </w:pPr>
            <w:r w:rsidDel="00000000" w:rsidR="00000000" w:rsidRPr="00000000">
              <w:rPr>
                <w:rFonts w:ascii="Vani" w:cs="Vani" w:eastAsia="Vani" w:hAnsi="Vani"/>
                <w:b w:val="1"/>
                <w:bCs w:val="1"/>
                <w:rtl w:val="0"/>
              </w:rPr>
              <w:t xml:space="preserve">నాకు</w:t>
            </w:r>
          </w:p>
        </w:tc>
        <w:tc>
          <w:tcPr>
            <w:vAlign w:val="center"/>
          </w:tcPr>
          <w:p w:rsidR="00000000" w:rsidDel="00000000" w:rsidP="00000000" w:rsidRDefault="00000000" w:rsidRPr="00000000" w14:paraId="0000029F">
            <w:pPr>
              <w:rPr>
                <w:rFonts w:ascii="Vani" w:cs="Vani" w:eastAsia="Vani" w:hAnsi="Vani"/>
                <w:b w:val="1"/>
                <w:bCs w:val="1"/>
              </w:rPr>
            </w:pPr>
            <w:r w:rsidDel="00000000" w:rsidR="00000000" w:rsidRPr="00000000">
              <w:rPr>
                <w:rFonts w:ascii="Vani" w:cs="Vani" w:eastAsia="Vani" w:hAnsi="Vani"/>
                <w:b w:val="1"/>
                <w:bCs w:val="1"/>
                <w:rtl w:val="0"/>
              </w:rPr>
              <w:t xml:space="preserve">To me</w:t>
            </w:r>
          </w:p>
        </w:tc>
      </w:tr>
      <w:tr>
        <w:trPr>
          <w:cantSplit w:val="0"/>
          <w:tblHeader w:val="0"/>
        </w:trPr>
        <w:tc>
          <w:tcPr>
            <w:vAlign w:val="center"/>
          </w:tcPr>
          <w:p w:rsidR="00000000" w:rsidDel="00000000" w:rsidP="00000000" w:rsidRDefault="00000000" w:rsidRPr="00000000" w14:paraId="000002A0">
            <w:pPr>
              <w:rPr>
                <w:rFonts w:ascii="Vani" w:cs="Vani" w:eastAsia="Vani" w:hAnsi="Vani"/>
                <w:b w:val="1"/>
                <w:bCs w:val="1"/>
              </w:rPr>
            </w:pPr>
            <w:r w:rsidDel="00000000" w:rsidR="00000000" w:rsidRPr="00000000">
              <w:rPr>
                <w:rFonts w:ascii="Vani" w:cs="Vani" w:eastAsia="Vani" w:hAnsi="Vani"/>
                <w:b w:val="1"/>
                <w:bCs w:val="1"/>
                <w:rtl w:val="0"/>
              </w:rPr>
              <w:t xml:space="preserve">ద్రోహము</w:t>
            </w:r>
          </w:p>
        </w:tc>
        <w:tc>
          <w:tcPr>
            <w:vAlign w:val="center"/>
          </w:tcPr>
          <w:p w:rsidR="00000000" w:rsidDel="00000000" w:rsidP="00000000" w:rsidRDefault="00000000" w:rsidRPr="00000000" w14:paraId="000002A1">
            <w:pPr>
              <w:rPr>
                <w:rFonts w:ascii="Vani" w:cs="Vani" w:eastAsia="Vani" w:hAnsi="Vani"/>
                <w:b w:val="1"/>
                <w:bCs w:val="1"/>
              </w:rPr>
            </w:pPr>
            <w:r w:rsidDel="00000000" w:rsidR="00000000" w:rsidRPr="00000000">
              <w:rPr>
                <w:rFonts w:ascii="Vani" w:cs="Vani" w:eastAsia="Vani" w:hAnsi="Vani"/>
                <w:b w:val="1"/>
                <w:bCs w:val="1"/>
                <w:rtl w:val="0"/>
              </w:rPr>
              <w:t xml:space="preserve">కీడు / వంచన</w:t>
            </w:r>
          </w:p>
        </w:tc>
        <w:tc>
          <w:tcPr>
            <w:vAlign w:val="center"/>
          </w:tcPr>
          <w:p w:rsidR="00000000" w:rsidDel="00000000" w:rsidP="00000000" w:rsidRDefault="00000000" w:rsidRPr="00000000" w14:paraId="000002A2">
            <w:pPr>
              <w:rPr>
                <w:rFonts w:ascii="Vani" w:cs="Vani" w:eastAsia="Vani" w:hAnsi="Vani"/>
                <w:b w:val="1"/>
                <w:bCs w:val="1"/>
              </w:rPr>
            </w:pPr>
            <w:r w:rsidDel="00000000" w:rsidR="00000000" w:rsidRPr="00000000">
              <w:rPr>
                <w:rFonts w:ascii="Vani" w:cs="Vani" w:eastAsia="Vani" w:hAnsi="Vani"/>
                <w:b w:val="1"/>
                <w:bCs w:val="1"/>
                <w:rtl w:val="0"/>
              </w:rPr>
              <w:t xml:space="preserve">Treachery / Betrayal</w:t>
            </w:r>
          </w:p>
        </w:tc>
      </w:tr>
      <w:tr>
        <w:trPr>
          <w:cantSplit w:val="0"/>
          <w:tblHeader w:val="0"/>
        </w:trPr>
        <w:tc>
          <w:tcPr>
            <w:vAlign w:val="center"/>
          </w:tcPr>
          <w:p w:rsidR="00000000" w:rsidDel="00000000" w:rsidP="00000000" w:rsidRDefault="00000000" w:rsidRPr="00000000" w14:paraId="000002A3">
            <w:pPr>
              <w:rPr>
                <w:rFonts w:ascii="Vani" w:cs="Vani" w:eastAsia="Vani" w:hAnsi="Vani"/>
                <w:b w:val="1"/>
                <w:bCs w:val="1"/>
              </w:rPr>
            </w:pPr>
            <w:r w:rsidDel="00000000" w:rsidR="00000000" w:rsidRPr="00000000">
              <w:rPr>
                <w:rFonts w:ascii="Vani" w:cs="Vani" w:eastAsia="Vani" w:hAnsi="Vani"/>
                <w:b w:val="1"/>
                <w:bCs w:val="1"/>
                <w:rtl w:val="0"/>
              </w:rPr>
              <w:t xml:space="preserve">చేయకుము</w:t>
            </w:r>
          </w:p>
        </w:tc>
        <w:tc>
          <w:tcPr>
            <w:vAlign w:val="center"/>
          </w:tcPr>
          <w:p w:rsidR="00000000" w:rsidDel="00000000" w:rsidP="00000000" w:rsidRDefault="00000000" w:rsidRPr="00000000" w14:paraId="000002A4">
            <w:pPr>
              <w:rPr>
                <w:rFonts w:ascii="Vani" w:cs="Vani" w:eastAsia="Vani" w:hAnsi="Vani"/>
                <w:b w:val="1"/>
                <w:bCs w:val="1"/>
              </w:rPr>
            </w:pPr>
            <w:r w:rsidDel="00000000" w:rsidR="00000000" w:rsidRPr="00000000">
              <w:rPr>
                <w:rFonts w:ascii="Vani" w:cs="Vani" w:eastAsia="Vani" w:hAnsi="Vani"/>
                <w:b w:val="1"/>
                <w:bCs w:val="1"/>
                <w:rtl w:val="0"/>
              </w:rPr>
              <w:t xml:space="preserve">చేయవద్దు</w:t>
            </w:r>
          </w:p>
        </w:tc>
        <w:tc>
          <w:tcPr>
            <w:vAlign w:val="center"/>
          </w:tcPr>
          <w:p w:rsidR="00000000" w:rsidDel="00000000" w:rsidP="00000000" w:rsidRDefault="00000000" w:rsidRPr="00000000" w14:paraId="000002A5">
            <w:pPr>
              <w:rPr>
                <w:rFonts w:ascii="Vani" w:cs="Vani" w:eastAsia="Vani" w:hAnsi="Vani"/>
                <w:b w:val="1"/>
                <w:bCs w:val="1"/>
              </w:rPr>
            </w:pPr>
            <w:r w:rsidDel="00000000" w:rsidR="00000000" w:rsidRPr="00000000">
              <w:rPr>
                <w:rFonts w:ascii="Vani" w:cs="Vani" w:eastAsia="Vani" w:hAnsi="Vani"/>
                <w:b w:val="1"/>
                <w:bCs w:val="1"/>
                <w:rtl w:val="0"/>
              </w:rPr>
              <w:t xml:space="preserve">Do not do</w:t>
            </w:r>
          </w:p>
        </w:tc>
      </w:tr>
      <w:tr>
        <w:trPr>
          <w:cantSplit w:val="0"/>
          <w:tblHeader w:val="0"/>
        </w:trPr>
        <w:tc>
          <w:tcPr>
            <w:vAlign w:val="center"/>
          </w:tcPr>
          <w:p w:rsidR="00000000" w:rsidDel="00000000" w:rsidP="00000000" w:rsidRDefault="00000000" w:rsidRPr="00000000" w14:paraId="000002A6">
            <w:pPr>
              <w:rPr>
                <w:rFonts w:ascii="Vani" w:cs="Vani" w:eastAsia="Vani" w:hAnsi="Vani"/>
                <w:b w:val="1"/>
                <w:bCs w:val="1"/>
              </w:rPr>
            </w:pPr>
            <w:r w:rsidDel="00000000" w:rsidR="00000000" w:rsidRPr="00000000">
              <w:rPr>
                <w:rFonts w:ascii="Vani" w:cs="Vani" w:eastAsia="Vani" w:hAnsi="Vani"/>
                <w:b w:val="1"/>
                <w:bCs w:val="1"/>
                <w:rtl w:val="0"/>
              </w:rPr>
              <w:t xml:space="preserve">అని</w:t>
            </w:r>
          </w:p>
        </w:tc>
        <w:tc>
          <w:tcPr>
            <w:vAlign w:val="center"/>
          </w:tcPr>
          <w:p w:rsidR="00000000" w:rsidDel="00000000" w:rsidP="00000000" w:rsidRDefault="00000000" w:rsidRPr="00000000" w14:paraId="000002A7">
            <w:pPr>
              <w:rPr>
                <w:rFonts w:ascii="Vani" w:cs="Vani" w:eastAsia="Vani" w:hAnsi="Vani"/>
                <w:b w:val="1"/>
                <w:bCs w:val="1"/>
              </w:rPr>
            </w:pPr>
            <w:r w:rsidDel="00000000" w:rsidR="00000000" w:rsidRPr="00000000">
              <w:rPr>
                <w:rFonts w:ascii="Vani" w:cs="Vani" w:eastAsia="Vani" w:hAnsi="Vani"/>
                <w:b w:val="1"/>
                <w:bCs w:val="1"/>
                <w:rtl w:val="0"/>
              </w:rPr>
              <w:t xml:space="preserve">అని</w:t>
            </w:r>
          </w:p>
        </w:tc>
        <w:tc>
          <w:tcPr>
            <w:vAlign w:val="center"/>
          </w:tcPr>
          <w:p w:rsidR="00000000" w:rsidDel="00000000" w:rsidP="00000000" w:rsidRDefault="00000000" w:rsidRPr="00000000" w14:paraId="000002A8">
            <w:pPr>
              <w:rPr>
                <w:rFonts w:ascii="Vani" w:cs="Vani" w:eastAsia="Vani" w:hAnsi="Vani"/>
                <w:b w:val="1"/>
                <w:bCs w:val="1"/>
              </w:rPr>
            </w:pPr>
            <w:r w:rsidDel="00000000" w:rsidR="00000000" w:rsidRPr="00000000">
              <w:rPr>
                <w:rFonts w:ascii="Vani" w:cs="Vani" w:eastAsia="Vani" w:hAnsi="Vani"/>
                <w:b w:val="1"/>
                <w:bCs w:val="1"/>
                <w:rtl w:val="0"/>
              </w:rPr>
              <w:t xml:space="preserve">Thus</w:t>
            </w:r>
          </w:p>
        </w:tc>
      </w:tr>
      <w:tr>
        <w:trPr>
          <w:cantSplit w:val="0"/>
          <w:tblHeader w:val="0"/>
        </w:trPr>
        <w:tc>
          <w:tcPr>
            <w:vAlign w:val="center"/>
          </w:tcPr>
          <w:p w:rsidR="00000000" w:rsidDel="00000000" w:rsidP="00000000" w:rsidRDefault="00000000" w:rsidRPr="00000000" w14:paraId="000002A9">
            <w:pPr>
              <w:rPr>
                <w:rFonts w:ascii="Vani" w:cs="Vani" w:eastAsia="Vani" w:hAnsi="Vani"/>
                <w:b w:val="1"/>
                <w:bCs w:val="1"/>
              </w:rPr>
            </w:pPr>
            <w:r w:rsidDel="00000000" w:rsidR="00000000" w:rsidRPr="00000000">
              <w:rPr>
                <w:rFonts w:ascii="Vani" w:cs="Vani" w:eastAsia="Vani" w:hAnsi="Vani"/>
                <w:b w:val="1"/>
                <w:bCs w:val="1"/>
                <w:rtl w:val="0"/>
              </w:rPr>
              <w:t xml:space="preserve">దీనముగా</w:t>
            </w:r>
          </w:p>
        </w:tc>
        <w:tc>
          <w:tcPr>
            <w:vAlign w:val="center"/>
          </w:tcPr>
          <w:p w:rsidR="00000000" w:rsidDel="00000000" w:rsidP="00000000" w:rsidRDefault="00000000" w:rsidRPr="00000000" w14:paraId="000002AA">
            <w:pPr>
              <w:rPr>
                <w:rFonts w:ascii="Vani" w:cs="Vani" w:eastAsia="Vani" w:hAnsi="Vani"/>
                <w:b w:val="1"/>
                <w:bCs w:val="1"/>
              </w:rPr>
            </w:pPr>
            <w:r w:rsidDel="00000000" w:rsidR="00000000" w:rsidRPr="00000000">
              <w:rPr>
                <w:rFonts w:ascii="Vani" w:cs="Vani" w:eastAsia="Vani" w:hAnsi="Vani"/>
                <w:b w:val="1"/>
                <w:bCs w:val="1"/>
                <w:rtl w:val="0"/>
              </w:rPr>
              <w:t xml:space="preserve">జాలిగా</w:t>
            </w:r>
          </w:p>
        </w:tc>
        <w:tc>
          <w:tcPr>
            <w:vAlign w:val="center"/>
          </w:tcPr>
          <w:p w:rsidR="00000000" w:rsidDel="00000000" w:rsidP="00000000" w:rsidRDefault="00000000" w:rsidRPr="00000000" w14:paraId="000002AB">
            <w:pPr>
              <w:rPr>
                <w:rFonts w:ascii="Vani" w:cs="Vani" w:eastAsia="Vani" w:hAnsi="Vani"/>
                <w:b w:val="1"/>
                <w:bCs w:val="1"/>
              </w:rPr>
            </w:pPr>
            <w:r w:rsidDel="00000000" w:rsidR="00000000" w:rsidRPr="00000000">
              <w:rPr>
                <w:rFonts w:ascii="Vani" w:cs="Vani" w:eastAsia="Vani" w:hAnsi="Vani"/>
                <w:b w:val="1"/>
                <w:bCs w:val="1"/>
                <w:rtl w:val="0"/>
              </w:rPr>
              <w:t xml:space="preserve">Pathetically / Piteously</w:t>
            </w:r>
          </w:p>
        </w:tc>
      </w:tr>
      <w:tr>
        <w:trPr>
          <w:cantSplit w:val="0"/>
          <w:tblHeader w:val="0"/>
        </w:trPr>
        <w:tc>
          <w:tcPr>
            <w:vAlign w:val="center"/>
          </w:tcPr>
          <w:p w:rsidR="00000000" w:rsidDel="00000000" w:rsidP="00000000" w:rsidRDefault="00000000" w:rsidRPr="00000000" w14:paraId="000002AC">
            <w:pPr>
              <w:rPr>
                <w:rFonts w:ascii="Vani" w:cs="Vani" w:eastAsia="Vani" w:hAnsi="Vani"/>
                <w:b w:val="1"/>
                <w:bCs w:val="1"/>
              </w:rPr>
            </w:pPr>
            <w:r w:rsidDel="00000000" w:rsidR="00000000" w:rsidRPr="00000000">
              <w:rPr>
                <w:rFonts w:ascii="Vani" w:cs="Vani" w:eastAsia="Vani" w:hAnsi="Vani"/>
                <w:b w:val="1"/>
                <w:bCs w:val="1"/>
                <w:rtl w:val="0"/>
              </w:rPr>
              <w:t xml:space="preserve">బలికెను</w:t>
            </w:r>
          </w:p>
        </w:tc>
        <w:tc>
          <w:tcPr>
            <w:vAlign w:val="center"/>
          </w:tcPr>
          <w:p w:rsidR="00000000" w:rsidDel="00000000" w:rsidP="00000000" w:rsidRDefault="00000000" w:rsidRPr="00000000" w14:paraId="000002AD">
            <w:pPr>
              <w:rPr>
                <w:rFonts w:ascii="Vani" w:cs="Vani" w:eastAsia="Vani" w:hAnsi="Vani"/>
                <w:b w:val="1"/>
                <w:bCs w:val="1"/>
              </w:rPr>
            </w:pPr>
            <w:r w:rsidDel="00000000" w:rsidR="00000000" w:rsidRPr="00000000">
              <w:rPr>
                <w:rFonts w:ascii="Vani" w:cs="Vani" w:eastAsia="Vani" w:hAnsi="Vani"/>
                <w:b w:val="1"/>
                <w:bCs w:val="1"/>
                <w:rtl w:val="0"/>
              </w:rPr>
              <w:t xml:space="preserve">పలికెను / అనెను</w:t>
            </w:r>
          </w:p>
        </w:tc>
        <w:tc>
          <w:tcPr>
            <w:vAlign w:val="center"/>
          </w:tcPr>
          <w:p w:rsidR="00000000" w:rsidDel="00000000" w:rsidP="00000000" w:rsidRDefault="00000000" w:rsidRPr="00000000" w14:paraId="000002AE">
            <w:pPr>
              <w:rPr>
                <w:rFonts w:ascii="Vani" w:cs="Vani" w:eastAsia="Vani" w:hAnsi="Vani"/>
                <w:b w:val="1"/>
                <w:bCs w:val="1"/>
              </w:rPr>
            </w:pPr>
            <w:r w:rsidDel="00000000" w:rsidR="00000000" w:rsidRPr="00000000">
              <w:rPr>
                <w:rFonts w:ascii="Vani" w:cs="Vani" w:eastAsia="Vani" w:hAnsi="Vani"/>
                <w:b w:val="1"/>
                <w:bCs w:val="1"/>
                <w:rtl w:val="0"/>
              </w:rPr>
              <w:t xml:space="preserve">Spoke / Said</w:t>
            </w:r>
          </w:p>
        </w:tc>
      </w:tr>
    </w:tbl>
    <w:p w:rsidR="00000000" w:rsidDel="00000000" w:rsidP="00000000" w:rsidRDefault="00000000" w:rsidRPr="00000000" w14:paraId="000002AF">
      <w:pPr>
        <w:rPr>
          <w:rFonts w:ascii="Vani" w:cs="Vani" w:eastAsia="Vani" w:hAnsi="Vani"/>
          <w:b w:val="1"/>
          <w:bCs w:val="1"/>
        </w:rPr>
      </w:pPr>
      <w:r w:rsidDel="00000000" w:rsidR="00000000" w:rsidRPr="00000000">
        <w:rPr>
          <w:rFonts w:ascii="Vani" w:cs="Vani" w:eastAsia="Vani" w:hAnsi="Vani"/>
          <w:b w:val="1"/>
          <w:bCs w:val="1"/>
          <w:rtl w:val="0"/>
        </w:rPr>
        <w:t xml:space="preserve">ఎలుక పిల్లిమాటలకు నొచ్చుకొని "అయ్యా! నీవు నన్ను రక్షించితివి. నిన్ను నేనుపేక్షింపను. ఇపుడే వల గొఱికిన యెడల నీ వలన నా కపాయము దాపురించును, నీవు ప్రబలుఁడవు; నే నబలుఁడను. నీవు భోక్తవు; నేను భోజ్యమను. ఆపద దాపరించినపుడు ప్రాణరక్షణమునకై మన మిరువురము వెరువుతో సంధి చేసికొంటిమి. మనది నిజమైన మైత్రికాదు. నిన్ను పూర్తిగా నమ్మి నెమ్మితో నుండఁజాలను, బోయఁ డగపడినంతనే చరచర వచ్చి వల కొఱiకి వేయుదును. అపుడు నీవు ప్రాణభయముతో మ్రానిపై కరుగుదువు. నాజోలికి రావు. నేను వేగమే లాగులోని కేగు దును. ఇది ఉభయులకు భయము లేని పద్ధతి. అంతవఱకు శాంతించి యుండు మని భయభక్తులతో బదులు పలికెను.</w:t>
      </w:r>
    </w:p>
    <w:tbl>
      <w:tblPr>
        <w:tblStyle w:val="Table5"/>
        <w:tblW w:w="9360.000000000002" w:type="dxa"/>
        <w:jc w:val="left"/>
        <w:tblLayout w:type="fixed"/>
        <w:tblLook w:val="0400"/>
      </w:tblPr>
      <w:tblGrid>
        <w:gridCol w:w="2728"/>
        <w:gridCol w:w="2956"/>
        <w:gridCol w:w="3676"/>
        <w:tblGridChange w:id="0">
          <w:tblGrid>
            <w:gridCol w:w="2728"/>
            <w:gridCol w:w="2956"/>
            <w:gridCol w:w="3676"/>
          </w:tblGrid>
        </w:tblGridChange>
      </w:tblGrid>
      <w:tr>
        <w:trPr>
          <w:cantSplit w:val="0"/>
          <w:tblHeader w:val="0"/>
        </w:trPr>
        <w:tc>
          <w:tcPr>
            <w:vAlign w:val="center"/>
          </w:tcPr>
          <w:p w:rsidR="00000000" w:rsidDel="00000000" w:rsidP="00000000" w:rsidRDefault="00000000" w:rsidRPr="00000000" w14:paraId="000002B0">
            <w:pPr>
              <w:rPr>
                <w:rFonts w:ascii="Vani" w:cs="Vani" w:eastAsia="Vani" w:hAnsi="Vani"/>
                <w:b w:val="1"/>
                <w:bCs w:val="1"/>
              </w:rPr>
            </w:pPr>
            <w:r w:rsidDel="00000000" w:rsidR="00000000" w:rsidRPr="00000000">
              <w:rPr>
                <w:rFonts w:ascii="Vani" w:cs="Vani" w:eastAsia="Vani" w:hAnsi="Vani"/>
                <w:b w:val="1"/>
                <w:bCs w:val="1"/>
                <w:rtl w:val="0"/>
              </w:rPr>
              <w:t xml:space="preserve">తెలుగు పదం (Telugu Word)</w:t>
            </w:r>
          </w:p>
        </w:tc>
        <w:tc>
          <w:tcPr>
            <w:vAlign w:val="center"/>
          </w:tcPr>
          <w:p w:rsidR="00000000" w:rsidDel="00000000" w:rsidP="00000000" w:rsidRDefault="00000000" w:rsidRPr="00000000" w14:paraId="000002B1">
            <w:pPr>
              <w:rPr>
                <w:rFonts w:ascii="Vani" w:cs="Vani" w:eastAsia="Vani" w:hAnsi="Vani"/>
                <w:b w:val="1"/>
                <w:bCs w:val="1"/>
              </w:rPr>
            </w:pPr>
            <w:r w:rsidDel="00000000" w:rsidR="00000000" w:rsidRPr="00000000">
              <w:rPr>
                <w:rFonts w:ascii="Vani" w:cs="Vani" w:eastAsia="Vani" w:hAnsi="Vani"/>
                <w:b w:val="1"/>
                <w:bCs w:val="1"/>
                <w:rtl w:val="0"/>
              </w:rPr>
              <w:t xml:space="preserve">తెలుగు అర్థం (Telugu Meaning)</w:t>
            </w:r>
          </w:p>
        </w:tc>
        <w:tc>
          <w:tcPr>
            <w:vAlign w:val="center"/>
          </w:tcPr>
          <w:p w:rsidR="00000000" w:rsidDel="00000000" w:rsidP="00000000" w:rsidRDefault="00000000" w:rsidRPr="00000000" w14:paraId="000002B2">
            <w:pPr>
              <w:rPr>
                <w:rFonts w:ascii="Vani" w:cs="Vani" w:eastAsia="Vani" w:hAnsi="Vani"/>
                <w:b w:val="1"/>
                <w:bCs w:val="1"/>
              </w:rPr>
            </w:pPr>
            <w:r w:rsidDel="00000000" w:rsidR="00000000" w:rsidRPr="00000000">
              <w:rPr>
                <w:rFonts w:ascii="Vani" w:cs="Vani" w:eastAsia="Vani" w:hAnsi="Vani"/>
                <w:b w:val="1"/>
                <w:bCs w:val="1"/>
                <w:rtl w:val="0"/>
              </w:rPr>
              <w:t xml:space="preserve">English Meaning</w:t>
            </w:r>
          </w:p>
        </w:tc>
      </w:tr>
      <w:tr>
        <w:trPr>
          <w:cantSplit w:val="0"/>
          <w:tblHeader w:val="0"/>
        </w:trPr>
        <w:tc>
          <w:tcPr>
            <w:vAlign w:val="center"/>
          </w:tcPr>
          <w:p w:rsidR="00000000" w:rsidDel="00000000" w:rsidP="00000000" w:rsidRDefault="00000000" w:rsidRPr="00000000" w14:paraId="000002B3">
            <w:pPr>
              <w:rPr>
                <w:rFonts w:ascii="Vani" w:cs="Vani" w:eastAsia="Vani" w:hAnsi="Vani"/>
                <w:b w:val="1"/>
                <w:bCs w:val="1"/>
              </w:rPr>
            </w:pPr>
            <w:r w:rsidDel="00000000" w:rsidR="00000000" w:rsidRPr="00000000">
              <w:rPr>
                <w:rFonts w:ascii="Vani" w:cs="Vani" w:eastAsia="Vani" w:hAnsi="Vani"/>
                <w:b w:val="1"/>
                <w:bCs w:val="1"/>
                <w:rtl w:val="0"/>
              </w:rPr>
              <w:t xml:space="preserve">ఎలుక</w:t>
            </w:r>
          </w:p>
        </w:tc>
        <w:tc>
          <w:tcPr>
            <w:vAlign w:val="center"/>
          </w:tcPr>
          <w:p w:rsidR="00000000" w:rsidDel="00000000" w:rsidP="00000000" w:rsidRDefault="00000000" w:rsidRPr="00000000" w14:paraId="000002B4">
            <w:pPr>
              <w:rPr>
                <w:rFonts w:ascii="Vani" w:cs="Vani" w:eastAsia="Vani" w:hAnsi="Vani"/>
                <w:b w:val="1"/>
                <w:bCs w:val="1"/>
              </w:rPr>
            </w:pPr>
            <w:r w:rsidDel="00000000" w:rsidR="00000000" w:rsidRPr="00000000">
              <w:rPr>
                <w:rFonts w:ascii="Vani" w:cs="Vani" w:eastAsia="Vani" w:hAnsi="Vani"/>
                <w:b w:val="1"/>
                <w:bCs w:val="1"/>
                <w:rtl w:val="0"/>
              </w:rPr>
              <w:t xml:space="preserve">మూషికము</w:t>
            </w:r>
          </w:p>
        </w:tc>
        <w:tc>
          <w:tcPr>
            <w:vAlign w:val="center"/>
          </w:tcPr>
          <w:p w:rsidR="00000000" w:rsidDel="00000000" w:rsidP="00000000" w:rsidRDefault="00000000" w:rsidRPr="00000000" w14:paraId="000002B5">
            <w:pPr>
              <w:rPr>
                <w:rFonts w:ascii="Vani" w:cs="Vani" w:eastAsia="Vani" w:hAnsi="Vani"/>
                <w:b w:val="1"/>
                <w:bCs w:val="1"/>
              </w:rPr>
            </w:pPr>
            <w:r w:rsidDel="00000000" w:rsidR="00000000" w:rsidRPr="00000000">
              <w:rPr>
                <w:rFonts w:ascii="Vani" w:cs="Vani" w:eastAsia="Vani" w:hAnsi="Vani"/>
                <w:b w:val="1"/>
                <w:bCs w:val="1"/>
                <w:rtl w:val="0"/>
              </w:rPr>
              <w:t xml:space="preserve">The mouse</w:t>
            </w:r>
          </w:p>
        </w:tc>
      </w:tr>
      <w:tr>
        <w:trPr>
          <w:cantSplit w:val="0"/>
          <w:tblHeader w:val="0"/>
        </w:trPr>
        <w:tc>
          <w:tcPr>
            <w:vAlign w:val="center"/>
          </w:tcPr>
          <w:p w:rsidR="00000000" w:rsidDel="00000000" w:rsidP="00000000" w:rsidRDefault="00000000" w:rsidRPr="00000000" w14:paraId="000002B6">
            <w:pPr>
              <w:rPr>
                <w:rFonts w:ascii="Vani" w:cs="Vani" w:eastAsia="Vani" w:hAnsi="Vani"/>
                <w:b w:val="1"/>
                <w:bCs w:val="1"/>
              </w:rPr>
            </w:pPr>
            <w:r w:rsidDel="00000000" w:rsidR="00000000" w:rsidRPr="00000000">
              <w:rPr>
                <w:rFonts w:ascii="Vani" w:cs="Vani" w:eastAsia="Vani" w:hAnsi="Vani"/>
                <w:b w:val="1"/>
                <w:bCs w:val="1"/>
                <w:rtl w:val="0"/>
              </w:rPr>
              <w:t xml:space="preserve">పిల్లిమాటలకు</w:t>
            </w:r>
          </w:p>
        </w:tc>
        <w:tc>
          <w:tcPr>
            <w:vAlign w:val="center"/>
          </w:tcPr>
          <w:p w:rsidR="00000000" w:rsidDel="00000000" w:rsidP="00000000" w:rsidRDefault="00000000" w:rsidRPr="00000000" w14:paraId="000002B7">
            <w:pPr>
              <w:rPr>
                <w:rFonts w:ascii="Vani" w:cs="Vani" w:eastAsia="Vani" w:hAnsi="Vani"/>
                <w:b w:val="1"/>
                <w:bCs w:val="1"/>
              </w:rPr>
            </w:pPr>
            <w:r w:rsidDel="00000000" w:rsidR="00000000" w:rsidRPr="00000000">
              <w:rPr>
                <w:rFonts w:ascii="Vani" w:cs="Vani" w:eastAsia="Vani" w:hAnsi="Vani"/>
                <w:b w:val="1"/>
                <w:bCs w:val="1"/>
                <w:rtl w:val="0"/>
              </w:rPr>
              <w:t xml:space="preserve">పిల్లి పలికిన మాటలకు</w:t>
            </w:r>
          </w:p>
        </w:tc>
        <w:tc>
          <w:tcPr>
            <w:vAlign w:val="center"/>
          </w:tcPr>
          <w:p w:rsidR="00000000" w:rsidDel="00000000" w:rsidP="00000000" w:rsidRDefault="00000000" w:rsidRPr="00000000" w14:paraId="000002B8">
            <w:pPr>
              <w:rPr>
                <w:rFonts w:ascii="Vani" w:cs="Vani" w:eastAsia="Vani" w:hAnsi="Vani"/>
                <w:b w:val="1"/>
                <w:bCs w:val="1"/>
              </w:rPr>
            </w:pPr>
            <w:r w:rsidDel="00000000" w:rsidR="00000000" w:rsidRPr="00000000">
              <w:rPr>
                <w:rFonts w:ascii="Vani" w:cs="Vani" w:eastAsia="Vani" w:hAnsi="Vani"/>
                <w:b w:val="1"/>
                <w:bCs w:val="1"/>
                <w:rtl w:val="0"/>
              </w:rPr>
              <w:t xml:space="preserve">To the words of the cat</w:t>
            </w:r>
          </w:p>
        </w:tc>
      </w:tr>
      <w:tr>
        <w:trPr>
          <w:cantSplit w:val="0"/>
          <w:tblHeader w:val="0"/>
        </w:trPr>
        <w:tc>
          <w:tcPr>
            <w:vAlign w:val="center"/>
          </w:tcPr>
          <w:p w:rsidR="00000000" w:rsidDel="00000000" w:rsidP="00000000" w:rsidRDefault="00000000" w:rsidRPr="00000000" w14:paraId="000002B9">
            <w:pPr>
              <w:rPr>
                <w:rFonts w:ascii="Vani" w:cs="Vani" w:eastAsia="Vani" w:hAnsi="Vani"/>
                <w:b w:val="1"/>
                <w:bCs w:val="1"/>
              </w:rPr>
            </w:pPr>
            <w:r w:rsidDel="00000000" w:rsidR="00000000" w:rsidRPr="00000000">
              <w:rPr>
                <w:rFonts w:ascii="Vani" w:cs="Vani" w:eastAsia="Vani" w:hAnsi="Vani"/>
                <w:b w:val="1"/>
                <w:bCs w:val="1"/>
                <w:rtl w:val="0"/>
              </w:rPr>
              <w:t xml:space="preserve">నొచ్చుకొని</w:t>
            </w:r>
          </w:p>
        </w:tc>
        <w:tc>
          <w:tcPr>
            <w:vAlign w:val="center"/>
          </w:tcPr>
          <w:p w:rsidR="00000000" w:rsidDel="00000000" w:rsidP="00000000" w:rsidRDefault="00000000" w:rsidRPr="00000000" w14:paraId="000002BA">
            <w:pPr>
              <w:rPr>
                <w:rFonts w:ascii="Vani" w:cs="Vani" w:eastAsia="Vani" w:hAnsi="Vani"/>
                <w:b w:val="1"/>
                <w:bCs w:val="1"/>
              </w:rPr>
            </w:pPr>
            <w:r w:rsidDel="00000000" w:rsidR="00000000" w:rsidRPr="00000000">
              <w:rPr>
                <w:rFonts w:ascii="Vani" w:cs="Vani" w:eastAsia="Vani" w:hAnsi="Vani"/>
                <w:b w:val="1"/>
                <w:bCs w:val="1"/>
                <w:rtl w:val="0"/>
              </w:rPr>
              <w:t xml:space="preserve">బాధపడి</w:t>
            </w:r>
          </w:p>
        </w:tc>
        <w:tc>
          <w:tcPr>
            <w:vAlign w:val="center"/>
          </w:tcPr>
          <w:p w:rsidR="00000000" w:rsidDel="00000000" w:rsidP="00000000" w:rsidRDefault="00000000" w:rsidRPr="00000000" w14:paraId="000002BB">
            <w:pPr>
              <w:rPr>
                <w:rFonts w:ascii="Vani" w:cs="Vani" w:eastAsia="Vani" w:hAnsi="Vani"/>
                <w:b w:val="1"/>
                <w:bCs w:val="1"/>
              </w:rPr>
            </w:pPr>
            <w:r w:rsidDel="00000000" w:rsidR="00000000" w:rsidRPr="00000000">
              <w:rPr>
                <w:rFonts w:ascii="Vani" w:cs="Vani" w:eastAsia="Vani" w:hAnsi="Vani"/>
                <w:b w:val="1"/>
                <w:bCs w:val="1"/>
                <w:rtl w:val="0"/>
              </w:rPr>
              <w:t xml:space="preserve">Feeling pained / hurt</w:t>
            </w:r>
          </w:p>
        </w:tc>
      </w:tr>
      <w:tr>
        <w:trPr>
          <w:cantSplit w:val="0"/>
          <w:tblHeader w:val="0"/>
        </w:trPr>
        <w:tc>
          <w:tcPr>
            <w:vAlign w:val="center"/>
          </w:tcPr>
          <w:p w:rsidR="00000000" w:rsidDel="00000000" w:rsidP="00000000" w:rsidRDefault="00000000" w:rsidRPr="00000000" w14:paraId="000002BC">
            <w:pPr>
              <w:rPr>
                <w:rFonts w:ascii="Vani" w:cs="Vani" w:eastAsia="Vani" w:hAnsi="Vani"/>
                <w:b w:val="1"/>
                <w:bCs w:val="1"/>
              </w:rPr>
            </w:pPr>
            <w:r w:rsidDel="00000000" w:rsidR="00000000" w:rsidRPr="00000000">
              <w:rPr>
                <w:rFonts w:ascii="Vani" w:cs="Vani" w:eastAsia="Vani" w:hAnsi="Vani"/>
                <w:b w:val="1"/>
                <w:bCs w:val="1"/>
                <w:rtl w:val="0"/>
              </w:rPr>
              <w:t xml:space="preserve">అయ్యా</w:t>
            </w:r>
          </w:p>
        </w:tc>
        <w:tc>
          <w:tcPr>
            <w:vAlign w:val="center"/>
          </w:tcPr>
          <w:p w:rsidR="00000000" w:rsidDel="00000000" w:rsidP="00000000" w:rsidRDefault="00000000" w:rsidRPr="00000000" w14:paraId="000002BD">
            <w:pPr>
              <w:rPr>
                <w:rFonts w:ascii="Vani" w:cs="Vani" w:eastAsia="Vani" w:hAnsi="Vani"/>
                <w:b w:val="1"/>
                <w:bCs w:val="1"/>
              </w:rPr>
            </w:pPr>
            <w:r w:rsidDel="00000000" w:rsidR="00000000" w:rsidRPr="00000000">
              <w:rPr>
                <w:rFonts w:ascii="Vani" w:cs="Vani" w:eastAsia="Vani" w:hAnsi="Vani"/>
                <w:b w:val="1"/>
                <w:bCs w:val="1"/>
                <w:rtl w:val="0"/>
              </w:rPr>
              <w:t xml:space="preserve">ఓ పిల్లి గారు / పెద్దాయన</w:t>
            </w:r>
          </w:p>
        </w:tc>
        <w:tc>
          <w:tcPr>
            <w:vAlign w:val="center"/>
          </w:tcPr>
          <w:p w:rsidR="00000000" w:rsidDel="00000000" w:rsidP="00000000" w:rsidRDefault="00000000" w:rsidRPr="00000000" w14:paraId="000002BE">
            <w:pPr>
              <w:rPr>
                <w:rFonts w:ascii="Vani" w:cs="Vani" w:eastAsia="Vani" w:hAnsi="Vani"/>
                <w:b w:val="1"/>
                <w:bCs w:val="1"/>
              </w:rPr>
            </w:pPr>
            <w:r w:rsidDel="00000000" w:rsidR="00000000" w:rsidRPr="00000000">
              <w:rPr>
                <w:rFonts w:ascii="Vani" w:cs="Vani" w:eastAsia="Vani" w:hAnsi="Vani"/>
                <w:b w:val="1"/>
                <w:bCs w:val="1"/>
                <w:rtl w:val="0"/>
              </w:rPr>
              <w:t xml:space="preserve">Sir / Oh Cat</w:t>
            </w:r>
          </w:p>
        </w:tc>
      </w:tr>
      <w:tr>
        <w:trPr>
          <w:cantSplit w:val="0"/>
          <w:tblHeader w:val="0"/>
        </w:trPr>
        <w:tc>
          <w:tcPr>
            <w:vAlign w:val="center"/>
          </w:tcPr>
          <w:p w:rsidR="00000000" w:rsidDel="00000000" w:rsidP="00000000" w:rsidRDefault="00000000" w:rsidRPr="00000000" w14:paraId="000002BF">
            <w:pPr>
              <w:rPr>
                <w:rFonts w:ascii="Vani" w:cs="Vani" w:eastAsia="Vani" w:hAnsi="Vani"/>
                <w:b w:val="1"/>
                <w:bCs w:val="1"/>
              </w:rPr>
            </w:pPr>
            <w:r w:rsidDel="00000000" w:rsidR="00000000" w:rsidRPr="00000000">
              <w:rPr>
                <w:rFonts w:ascii="Vani" w:cs="Vani" w:eastAsia="Vani" w:hAnsi="Vani"/>
                <w:b w:val="1"/>
                <w:bCs w:val="1"/>
                <w:rtl w:val="0"/>
              </w:rPr>
              <w:t xml:space="preserve">నీవు</w:t>
            </w:r>
          </w:p>
        </w:tc>
        <w:tc>
          <w:tcPr>
            <w:vAlign w:val="center"/>
          </w:tcPr>
          <w:p w:rsidR="00000000" w:rsidDel="00000000" w:rsidP="00000000" w:rsidRDefault="00000000" w:rsidRPr="00000000" w14:paraId="000002C0">
            <w:pPr>
              <w:rPr>
                <w:rFonts w:ascii="Vani" w:cs="Vani" w:eastAsia="Vani" w:hAnsi="Vani"/>
                <w:b w:val="1"/>
                <w:bCs w:val="1"/>
              </w:rPr>
            </w:pPr>
            <w:r w:rsidDel="00000000" w:rsidR="00000000" w:rsidRPr="00000000">
              <w:rPr>
                <w:rFonts w:ascii="Vani" w:cs="Vani" w:eastAsia="Vani" w:hAnsi="Vani"/>
                <w:b w:val="1"/>
                <w:bCs w:val="1"/>
                <w:rtl w:val="0"/>
              </w:rPr>
              <w:t xml:space="preserve">నీవు</w:t>
            </w:r>
          </w:p>
        </w:tc>
        <w:tc>
          <w:tcPr>
            <w:vAlign w:val="center"/>
          </w:tcPr>
          <w:p w:rsidR="00000000" w:rsidDel="00000000" w:rsidP="00000000" w:rsidRDefault="00000000" w:rsidRPr="00000000" w14:paraId="000002C1">
            <w:pPr>
              <w:rPr>
                <w:rFonts w:ascii="Vani" w:cs="Vani" w:eastAsia="Vani" w:hAnsi="Vani"/>
                <w:b w:val="1"/>
                <w:bCs w:val="1"/>
              </w:rPr>
            </w:pPr>
            <w:r w:rsidDel="00000000" w:rsidR="00000000" w:rsidRPr="00000000">
              <w:rPr>
                <w:rFonts w:ascii="Vani" w:cs="Vani" w:eastAsia="Vani" w:hAnsi="Vani"/>
                <w:b w:val="1"/>
                <w:bCs w:val="1"/>
                <w:rtl w:val="0"/>
              </w:rPr>
              <w:t xml:space="preserve">You</w:t>
            </w:r>
          </w:p>
        </w:tc>
      </w:tr>
      <w:tr>
        <w:trPr>
          <w:cantSplit w:val="0"/>
          <w:tblHeader w:val="0"/>
        </w:trPr>
        <w:tc>
          <w:tcPr>
            <w:vAlign w:val="center"/>
          </w:tcPr>
          <w:p w:rsidR="00000000" w:rsidDel="00000000" w:rsidP="00000000" w:rsidRDefault="00000000" w:rsidRPr="00000000" w14:paraId="000002C2">
            <w:pPr>
              <w:rPr>
                <w:rFonts w:ascii="Vani" w:cs="Vani" w:eastAsia="Vani" w:hAnsi="Vani"/>
                <w:b w:val="1"/>
                <w:bCs w:val="1"/>
              </w:rPr>
            </w:pPr>
            <w:r w:rsidDel="00000000" w:rsidR="00000000" w:rsidRPr="00000000">
              <w:rPr>
                <w:rFonts w:ascii="Vani" w:cs="Vani" w:eastAsia="Vani" w:hAnsi="Vani"/>
                <w:b w:val="1"/>
                <w:bCs w:val="1"/>
                <w:rtl w:val="0"/>
              </w:rPr>
              <w:t xml:space="preserve">నన్ను</w:t>
            </w:r>
          </w:p>
        </w:tc>
        <w:tc>
          <w:tcPr>
            <w:vAlign w:val="center"/>
          </w:tcPr>
          <w:p w:rsidR="00000000" w:rsidDel="00000000" w:rsidP="00000000" w:rsidRDefault="00000000" w:rsidRPr="00000000" w14:paraId="000002C3">
            <w:pPr>
              <w:rPr>
                <w:rFonts w:ascii="Vani" w:cs="Vani" w:eastAsia="Vani" w:hAnsi="Vani"/>
                <w:b w:val="1"/>
                <w:bCs w:val="1"/>
              </w:rPr>
            </w:pPr>
            <w:r w:rsidDel="00000000" w:rsidR="00000000" w:rsidRPr="00000000">
              <w:rPr>
                <w:rFonts w:ascii="Vani" w:cs="Vani" w:eastAsia="Vani" w:hAnsi="Vani"/>
                <w:b w:val="1"/>
                <w:bCs w:val="1"/>
                <w:rtl w:val="0"/>
              </w:rPr>
              <w:t xml:space="preserve">నన్ను</w:t>
            </w:r>
          </w:p>
        </w:tc>
        <w:tc>
          <w:tcPr>
            <w:vAlign w:val="center"/>
          </w:tcPr>
          <w:p w:rsidR="00000000" w:rsidDel="00000000" w:rsidP="00000000" w:rsidRDefault="00000000" w:rsidRPr="00000000" w14:paraId="000002C4">
            <w:pPr>
              <w:rPr>
                <w:rFonts w:ascii="Vani" w:cs="Vani" w:eastAsia="Vani" w:hAnsi="Vani"/>
                <w:b w:val="1"/>
                <w:bCs w:val="1"/>
              </w:rPr>
            </w:pPr>
            <w:r w:rsidDel="00000000" w:rsidR="00000000" w:rsidRPr="00000000">
              <w:rPr>
                <w:rFonts w:ascii="Vani" w:cs="Vani" w:eastAsia="Vani" w:hAnsi="Vani"/>
                <w:b w:val="1"/>
                <w:bCs w:val="1"/>
                <w:rtl w:val="0"/>
              </w:rPr>
              <w:t xml:space="preserve">Me</w:t>
            </w:r>
          </w:p>
        </w:tc>
      </w:tr>
      <w:tr>
        <w:trPr>
          <w:cantSplit w:val="0"/>
          <w:tblHeader w:val="0"/>
        </w:trPr>
        <w:tc>
          <w:tcPr>
            <w:vAlign w:val="center"/>
          </w:tcPr>
          <w:p w:rsidR="00000000" w:rsidDel="00000000" w:rsidP="00000000" w:rsidRDefault="00000000" w:rsidRPr="00000000" w14:paraId="000002C5">
            <w:pPr>
              <w:rPr>
                <w:rFonts w:ascii="Vani" w:cs="Vani" w:eastAsia="Vani" w:hAnsi="Vani"/>
                <w:b w:val="1"/>
                <w:bCs w:val="1"/>
              </w:rPr>
            </w:pPr>
            <w:r w:rsidDel="00000000" w:rsidR="00000000" w:rsidRPr="00000000">
              <w:rPr>
                <w:rFonts w:ascii="Vani" w:cs="Vani" w:eastAsia="Vani" w:hAnsi="Vani"/>
                <w:b w:val="1"/>
                <w:bCs w:val="1"/>
                <w:rtl w:val="0"/>
              </w:rPr>
              <w:t xml:space="preserve">రక్షించితివి</w:t>
            </w:r>
          </w:p>
        </w:tc>
        <w:tc>
          <w:tcPr>
            <w:vAlign w:val="center"/>
          </w:tcPr>
          <w:p w:rsidR="00000000" w:rsidDel="00000000" w:rsidP="00000000" w:rsidRDefault="00000000" w:rsidRPr="00000000" w14:paraId="000002C6">
            <w:pPr>
              <w:rPr>
                <w:rFonts w:ascii="Vani" w:cs="Vani" w:eastAsia="Vani" w:hAnsi="Vani"/>
                <w:b w:val="1"/>
                <w:bCs w:val="1"/>
              </w:rPr>
            </w:pPr>
            <w:r w:rsidDel="00000000" w:rsidR="00000000" w:rsidRPr="00000000">
              <w:rPr>
                <w:rFonts w:ascii="Vani" w:cs="Vani" w:eastAsia="Vani" w:hAnsi="Vani"/>
                <w:b w:val="1"/>
                <w:bCs w:val="1"/>
                <w:rtl w:val="0"/>
              </w:rPr>
              <w:t xml:space="preserve">కాపాడావు</w:t>
            </w:r>
          </w:p>
        </w:tc>
        <w:tc>
          <w:tcPr>
            <w:vAlign w:val="center"/>
          </w:tcPr>
          <w:p w:rsidR="00000000" w:rsidDel="00000000" w:rsidP="00000000" w:rsidRDefault="00000000" w:rsidRPr="00000000" w14:paraId="000002C7">
            <w:pPr>
              <w:rPr>
                <w:rFonts w:ascii="Vani" w:cs="Vani" w:eastAsia="Vani" w:hAnsi="Vani"/>
                <w:b w:val="1"/>
                <w:bCs w:val="1"/>
              </w:rPr>
            </w:pPr>
            <w:r w:rsidDel="00000000" w:rsidR="00000000" w:rsidRPr="00000000">
              <w:rPr>
                <w:rFonts w:ascii="Vani" w:cs="Vani" w:eastAsia="Vani" w:hAnsi="Vani"/>
                <w:b w:val="1"/>
                <w:bCs w:val="1"/>
                <w:rtl w:val="0"/>
              </w:rPr>
              <w:t xml:space="preserve">Saved / Protected</w:t>
            </w:r>
          </w:p>
        </w:tc>
      </w:tr>
      <w:tr>
        <w:trPr>
          <w:cantSplit w:val="0"/>
          <w:tblHeader w:val="0"/>
        </w:trPr>
        <w:tc>
          <w:tcPr>
            <w:vAlign w:val="center"/>
          </w:tcPr>
          <w:p w:rsidR="00000000" w:rsidDel="00000000" w:rsidP="00000000" w:rsidRDefault="00000000" w:rsidRPr="00000000" w14:paraId="000002C8">
            <w:pPr>
              <w:rPr>
                <w:rFonts w:ascii="Vani" w:cs="Vani" w:eastAsia="Vani" w:hAnsi="Vani"/>
                <w:b w:val="1"/>
                <w:bCs w:val="1"/>
              </w:rPr>
            </w:pPr>
            <w:r w:rsidDel="00000000" w:rsidR="00000000" w:rsidRPr="00000000">
              <w:rPr>
                <w:rFonts w:ascii="Vani" w:cs="Vani" w:eastAsia="Vani" w:hAnsi="Vani"/>
                <w:b w:val="1"/>
                <w:bCs w:val="1"/>
                <w:rtl w:val="0"/>
              </w:rPr>
              <w:t xml:space="preserve">నిన్ను</w:t>
            </w:r>
          </w:p>
        </w:tc>
        <w:tc>
          <w:tcPr>
            <w:vAlign w:val="center"/>
          </w:tcPr>
          <w:p w:rsidR="00000000" w:rsidDel="00000000" w:rsidP="00000000" w:rsidRDefault="00000000" w:rsidRPr="00000000" w14:paraId="000002C9">
            <w:pPr>
              <w:rPr>
                <w:rFonts w:ascii="Vani" w:cs="Vani" w:eastAsia="Vani" w:hAnsi="Vani"/>
                <w:b w:val="1"/>
                <w:bCs w:val="1"/>
              </w:rPr>
            </w:pPr>
            <w:r w:rsidDel="00000000" w:rsidR="00000000" w:rsidRPr="00000000">
              <w:rPr>
                <w:rFonts w:ascii="Vani" w:cs="Vani" w:eastAsia="Vani" w:hAnsi="Vani"/>
                <w:b w:val="1"/>
                <w:bCs w:val="1"/>
                <w:rtl w:val="0"/>
              </w:rPr>
              <w:t xml:space="preserve">నిన్ను</w:t>
            </w:r>
          </w:p>
        </w:tc>
        <w:tc>
          <w:tcPr>
            <w:vAlign w:val="center"/>
          </w:tcPr>
          <w:p w:rsidR="00000000" w:rsidDel="00000000" w:rsidP="00000000" w:rsidRDefault="00000000" w:rsidRPr="00000000" w14:paraId="000002CA">
            <w:pPr>
              <w:rPr>
                <w:rFonts w:ascii="Vani" w:cs="Vani" w:eastAsia="Vani" w:hAnsi="Vani"/>
                <w:b w:val="1"/>
                <w:bCs w:val="1"/>
              </w:rPr>
            </w:pPr>
            <w:r w:rsidDel="00000000" w:rsidR="00000000" w:rsidRPr="00000000">
              <w:rPr>
                <w:rFonts w:ascii="Vani" w:cs="Vani" w:eastAsia="Vani" w:hAnsi="Vani"/>
                <w:b w:val="1"/>
                <w:bCs w:val="1"/>
                <w:rtl w:val="0"/>
              </w:rPr>
              <w:t xml:space="preserve">You (object)</w:t>
            </w:r>
          </w:p>
        </w:tc>
      </w:tr>
      <w:tr>
        <w:trPr>
          <w:cantSplit w:val="0"/>
          <w:tblHeader w:val="0"/>
        </w:trPr>
        <w:tc>
          <w:tcPr>
            <w:vAlign w:val="center"/>
          </w:tcPr>
          <w:p w:rsidR="00000000" w:rsidDel="00000000" w:rsidP="00000000" w:rsidRDefault="00000000" w:rsidRPr="00000000" w14:paraId="000002CB">
            <w:pPr>
              <w:rPr>
                <w:rFonts w:ascii="Vani" w:cs="Vani" w:eastAsia="Vani" w:hAnsi="Vani"/>
                <w:b w:val="1"/>
                <w:bCs w:val="1"/>
              </w:rPr>
            </w:pPr>
            <w:r w:rsidDel="00000000" w:rsidR="00000000" w:rsidRPr="00000000">
              <w:rPr>
                <w:rFonts w:ascii="Vani" w:cs="Vani" w:eastAsia="Vani" w:hAnsi="Vani"/>
                <w:b w:val="1"/>
                <w:bCs w:val="1"/>
                <w:rtl w:val="0"/>
              </w:rPr>
              <w:t xml:space="preserve">నేనుపేక్షింపను (నేను + ఉపేక్షింపను)</w:t>
            </w:r>
          </w:p>
        </w:tc>
        <w:tc>
          <w:tcPr>
            <w:vAlign w:val="center"/>
          </w:tcPr>
          <w:p w:rsidR="00000000" w:rsidDel="00000000" w:rsidP="00000000" w:rsidRDefault="00000000" w:rsidRPr="00000000" w14:paraId="000002CC">
            <w:pPr>
              <w:rPr>
                <w:rFonts w:ascii="Vani" w:cs="Vani" w:eastAsia="Vani" w:hAnsi="Vani"/>
                <w:b w:val="1"/>
                <w:bCs w:val="1"/>
              </w:rPr>
            </w:pPr>
            <w:r w:rsidDel="00000000" w:rsidR="00000000" w:rsidRPr="00000000">
              <w:rPr>
                <w:rFonts w:ascii="Vani" w:cs="Vani" w:eastAsia="Vani" w:hAnsi="Vani"/>
                <w:b w:val="1"/>
                <w:bCs w:val="1"/>
                <w:rtl w:val="0"/>
              </w:rPr>
              <w:t xml:space="preserve">నేను విడిచిపెట్టను</w:t>
            </w:r>
          </w:p>
        </w:tc>
        <w:tc>
          <w:tcPr>
            <w:vAlign w:val="center"/>
          </w:tcPr>
          <w:p w:rsidR="00000000" w:rsidDel="00000000" w:rsidP="00000000" w:rsidRDefault="00000000" w:rsidRPr="00000000" w14:paraId="000002CD">
            <w:pPr>
              <w:rPr>
                <w:rFonts w:ascii="Vani" w:cs="Vani" w:eastAsia="Vani" w:hAnsi="Vani"/>
                <w:b w:val="1"/>
                <w:bCs w:val="1"/>
              </w:rPr>
            </w:pPr>
            <w:r w:rsidDel="00000000" w:rsidR="00000000" w:rsidRPr="00000000">
              <w:rPr>
                <w:rFonts w:ascii="Vani" w:cs="Vani" w:eastAsia="Vani" w:hAnsi="Vani"/>
                <w:b w:val="1"/>
                <w:bCs w:val="1"/>
                <w:rtl w:val="0"/>
              </w:rPr>
              <w:t xml:space="preserve">I will not neglect / ignore</w:t>
            </w:r>
          </w:p>
        </w:tc>
      </w:tr>
      <w:tr>
        <w:trPr>
          <w:cantSplit w:val="0"/>
          <w:tblHeader w:val="0"/>
        </w:trPr>
        <w:tc>
          <w:tcPr>
            <w:vAlign w:val="center"/>
          </w:tcPr>
          <w:p w:rsidR="00000000" w:rsidDel="00000000" w:rsidP="00000000" w:rsidRDefault="00000000" w:rsidRPr="00000000" w14:paraId="000002CE">
            <w:pPr>
              <w:rPr>
                <w:rFonts w:ascii="Vani" w:cs="Vani" w:eastAsia="Vani" w:hAnsi="Vani"/>
                <w:b w:val="1"/>
                <w:bCs w:val="1"/>
              </w:rPr>
            </w:pPr>
            <w:r w:rsidDel="00000000" w:rsidR="00000000" w:rsidRPr="00000000">
              <w:rPr>
                <w:rFonts w:ascii="Vani" w:cs="Vani" w:eastAsia="Vani" w:hAnsi="Vani"/>
                <w:b w:val="1"/>
                <w:bCs w:val="1"/>
                <w:rtl w:val="0"/>
              </w:rPr>
              <w:t xml:space="preserve">ఇపుడే</w:t>
            </w:r>
          </w:p>
        </w:tc>
        <w:tc>
          <w:tcPr>
            <w:vAlign w:val="center"/>
          </w:tcPr>
          <w:p w:rsidR="00000000" w:rsidDel="00000000" w:rsidP="00000000" w:rsidRDefault="00000000" w:rsidRPr="00000000" w14:paraId="000002CF">
            <w:pPr>
              <w:rPr>
                <w:rFonts w:ascii="Vani" w:cs="Vani" w:eastAsia="Vani" w:hAnsi="Vani"/>
                <w:b w:val="1"/>
                <w:bCs w:val="1"/>
              </w:rPr>
            </w:pPr>
            <w:r w:rsidDel="00000000" w:rsidR="00000000" w:rsidRPr="00000000">
              <w:rPr>
                <w:rFonts w:ascii="Vani" w:cs="Vani" w:eastAsia="Vani" w:hAnsi="Vani"/>
                <w:b w:val="1"/>
                <w:bCs w:val="1"/>
                <w:rtl w:val="0"/>
              </w:rPr>
              <w:t xml:space="preserve">ఈ క్షణమే</w:t>
            </w:r>
          </w:p>
        </w:tc>
        <w:tc>
          <w:tcPr>
            <w:vAlign w:val="center"/>
          </w:tcPr>
          <w:p w:rsidR="00000000" w:rsidDel="00000000" w:rsidP="00000000" w:rsidRDefault="00000000" w:rsidRPr="00000000" w14:paraId="000002D0">
            <w:pPr>
              <w:rPr>
                <w:rFonts w:ascii="Vani" w:cs="Vani" w:eastAsia="Vani" w:hAnsi="Vani"/>
                <w:b w:val="1"/>
                <w:bCs w:val="1"/>
              </w:rPr>
            </w:pPr>
            <w:r w:rsidDel="00000000" w:rsidR="00000000" w:rsidRPr="00000000">
              <w:rPr>
                <w:rFonts w:ascii="Vani" w:cs="Vani" w:eastAsia="Vani" w:hAnsi="Vani"/>
                <w:b w:val="1"/>
                <w:bCs w:val="1"/>
                <w:rtl w:val="0"/>
              </w:rPr>
              <w:t xml:space="preserve">Right now</w:t>
            </w:r>
          </w:p>
        </w:tc>
      </w:tr>
      <w:tr>
        <w:trPr>
          <w:cantSplit w:val="0"/>
          <w:tblHeader w:val="0"/>
        </w:trPr>
        <w:tc>
          <w:tcPr>
            <w:vAlign w:val="center"/>
          </w:tcPr>
          <w:p w:rsidR="00000000" w:rsidDel="00000000" w:rsidP="00000000" w:rsidRDefault="00000000" w:rsidRPr="00000000" w14:paraId="000002D1">
            <w:pPr>
              <w:rPr>
                <w:rFonts w:ascii="Vani" w:cs="Vani" w:eastAsia="Vani" w:hAnsi="Vani"/>
                <w:b w:val="1"/>
                <w:bCs w:val="1"/>
              </w:rPr>
            </w:pPr>
            <w:r w:rsidDel="00000000" w:rsidR="00000000" w:rsidRPr="00000000">
              <w:rPr>
                <w:rFonts w:ascii="Vani" w:cs="Vani" w:eastAsia="Vani" w:hAnsi="Vani"/>
                <w:b w:val="1"/>
                <w:bCs w:val="1"/>
                <w:rtl w:val="0"/>
              </w:rPr>
              <w:t xml:space="preserve">వల</w:t>
            </w:r>
          </w:p>
        </w:tc>
        <w:tc>
          <w:tcPr>
            <w:vAlign w:val="center"/>
          </w:tcPr>
          <w:p w:rsidR="00000000" w:rsidDel="00000000" w:rsidP="00000000" w:rsidRDefault="00000000" w:rsidRPr="00000000" w14:paraId="000002D2">
            <w:pPr>
              <w:rPr>
                <w:rFonts w:ascii="Vani" w:cs="Vani" w:eastAsia="Vani" w:hAnsi="Vani"/>
                <w:b w:val="1"/>
                <w:bCs w:val="1"/>
              </w:rPr>
            </w:pPr>
            <w:r w:rsidDel="00000000" w:rsidR="00000000" w:rsidRPr="00000000">
              <w:rPr>
                <w:rFonts w:ascii="Vani" w:cs="Vani" w:eastAsia="Vani" w:hAnsi="Vani"/>
                <w:b w:val="1"/>
                <w:bCs w:val="1"/>
                <w:rtl w:val="0"/>
              </w:rPr>
              <w:t xml:space="preserve">నెట్</w:t>
            </w:r>
          </w:p>
        </w:tc>
        <w:tc>
          <w:tcPr>
            <w:vAlign w:val="center"/>
          </w:tcPr>
          <w:p w:rsidR="00000000" w:rsidDel="00000000" w:rsidP="00000000" w:rsidRDefault="00000000" w:rsidRPr="00000000" w14:paraId="000002D3">
            <w:pPr>
              <w:rPr>
                <w:rFonts w:ascii="Vani" w:cs="Vani" w:eastAsia="Vani" w:hAnsi="Vani"/>
                <w:b w:val="1"/>
                <w:bCs w:val="1"/>
              </w:rPr>
            </w:pPr>
            <w:r w:rsidDel="00000000" w:rsidR="00000000" w:rsidRPr="00000000">
              <w:rPr>
                <w:rFonts w:ascii="Vani" w:cs="Vani" w:eastAsia="Vani" w:hAnsi="Vani"/>
                <w:b w:val="1"/>
                <w:bCs w:val="1"/>
                <w:rtl w:val="0"/>
              </w:rPr>
              <w:t xml:space="preserve">Net</w:t>
            </w:r>
          </w:p>
        </w:tc>
      </w:tr>
      <w:tr>
        <w:trPr>
          <w:cantSplit w:val="0"/>
          <w:tblHeader w:val="0"/>
        </w:trPr>
        <w:tc>
          <w:tcPr>
            <w:vAlign w:val="center"/>
          </w:tcPr>
          <w:p w:rsidR="00000000" w:rsidDel="00000000" w:rsidP="00000000" w:rsidRDefault="00000000" w:rsidRPr="00000000" w14:paraId="000002D4">
            <w:pPr>
              <w:rPr>
                <w:rFonts w:ascii="Vani" w:cs="Vani" w:eastAsia="Vani" w:hAnsi="Vani"/>
                <w:b w:val="1"/>
                <w:bCs w:val="1"/>
              </w:rPr>
            </w:pPr>
            <w:r w:rsidDel="00000000" w:rsidR="00000000" w:rsidRPr="00000000">
              <w:rPr>
                <w:rFonts w:ascii="Vani" w:cs="Vani" w:eastAsia="Vani" w:hAnsi="Vani"/>
                <w:b w:val="1"/>
                <w:bCs w:val="1"/>
                <w:rtl w:val="0"/>
              </w:rPr>
              <w:t xml:space="preserve">గొఱికిన</w:t>
            </w:r>
          </w:p>
        </w:tc>
        <w:tc>
          <w:tcPr>
            <w:vAlign w:val="center"/>
          </w:tcPr>
          <w:p w:rsidR="00000000" w:rsidDel="00000000" w:rsidP="00000000" w:rsidRDefault="00000000" w:rsidRPr="00000000" w14:paraId="000002D5">
            <w:pPr>
              <w:rPr>
                <w:rFonts w:ascii="Vani" w:cs="Vani" w:eastAsia="Vani" w:hAnsi="Vani"/>
                <w:b w:val="1"/>
                <w:bCs w:val="1"/>
              </w:rPr>
            </w:pPr>
            <w:r w:rsidDel="00000000" w:rsidR="00000000" w:rsidRPr="00000000">
              <w:rPr>
                <w:rFonts w:ascii="Vani" w:cs="Vani" w:eastAsia="Vani" w:hAnsi="Vani"/>
                <w:b w:val="1"/>
                <w:bCs w:val="1"/>
                <w:rtl w:val="0"/>
              </w:rPr>
              <w:t xml:space="preserve">కొరికిన</w:t>
            </w:r>
          </w:p>
        </w:tc>
        <w:tc>
          <w:tcPr>
            <w:vAlign w:val="center"/>
          </w:tcPr>
          <w:p w:rsidR="00000000" w:rsidDel="00000000" w:rsidP="00000000" w:rsidRDefault="00000000" w:rsidRPr="00000000" w14:paraId="000002D6">
            <w:pPr>
              <w:rPr>
                <w:rFonts w:ascii="Vani" w:cs="Vani" w:eastAsia="Vani" w:hAnsi="Vani"/>
                <w:b w:val="1"/>
                <w:bCs w:val="1"/>
              </w:rPr>
            </w:pPr>
            <w:r w:rsidDel="00000000" w:rsidR="00000000" w:rsidRPr="00000000">
              <w:rPr>
                <w:rFonts w:ascii="Vani" w:cs="Vani" w:eastAsia="Vani" w:hAnsi="Vani"/>
                <w:b w:val="1"/>
                <w:bCs w:val="1"/>
                <w:rtl w:val="0"/>
              </w:rPr>
              <w:t xml:space="preserve">If bitten / gnawed</w:t>
            </w:r>
          </w:p>
        </w:tc>
      </w:tr>
      <w:tr>
        <w:trPr>
          <w:cantSplit w:val="0"/>
          <w:tblHeader w:val="0"/>
        </w:trPr>
        <w:tc>
          <w:tcPr>
            <w:vAlign w:val="center"/>
          </w:tcPr>
          <w:p w:rsidR="00000000" w:rsidDel="00000000" w:rsidP="00000000" w:rsidRDefault="00000000" w:rsidRPr="00000000" w14:paraId="000002D7">
            <w:pPr>
              <w:rPr>
                <w:rFonts w:ascii="Vani" w:cs="Vani" w:eastAsia="Vani" w:hAnsi="Vani"/>
                <w:b w:val="1"/>
                <w:bCs w:val="1"/>
              </w:rPr>
            </w:pPr>
            <w:r w:rsidDel="00000000" w:rsidR="00000000" w:rsidRPr="00000000">
              <w:rPr>
                <w:rFonts w:ascii="Vani" w:cs="Vani" w:eastAsia="Vani" w:hAnsi="Vani"/>
                <w:b w:val="1"/>
                <w:bCs w:val="1"/>
                <w:rtl w:val="0"/>
              </w:rPr>
              <w:t xml:space="preserve">యెడల</w:t>
            </w:r>
          </w:p>
        </w:tc>
        <w:tc>
          <w:tcPr>
            <w:vAlign w:val="center"/>
          </w:tcPr>
          <w:p w:rsidR="00000000" w:rsidDel="00000000" w:rsidP="00000000" w:rsidRDefault="00000000" w:rsidRPr="00000000" w14:paraId="000002D8">
            <w:pPr>
              <w:rPr>
                <w:rFonts w:ascii="Vani" w:cs="Vani" w:eastAsia="Vani" w:hAnsi="Vani"/>
                <w:b w:val="1"/>
                <w:bCs w:val="1"/>
              </w:rPr>
            </w:pPr>
            <w:r w:rsidDel="00000000" w:rsidR="00000000" w:rsidRPr="00000000">
              <w:rPr>
                <w:rFonts w:ascii="Vani" w:cs="Vani" w:eastAsia="Vani" w:hAnsi="Vani"/>
                <w:b w:val="1"/>
                <w:bCs w:val="1"/>
                <w:rtl w:val="0"/>
              </w:rPr>
              <w:t xml:space="preserve">అయితే / పక్షమున</w:t>
            </w:r>
          </w:p>
        </w:tc>
        <w:tc>
          <w:tcPr>
            <w:vAlign w:val="center"/>
          </w:tcPr>
          <w:p w:rsidR="00000000" w:rsidDel="00000000" w:rsidP="00000000" w:rsidRDefault="00000000" w:rsidRPr="00000000" w14:paraId="000002D9">
            <w:pPr>
              <w:rPr>
                <w:rFonts w:ascii="Vani" w:cs="Vani" w:eastAsia="Vani" w:hAnsi="Vani"/>
                <w:b w:val="1"/>
                <w:bCs w:val="1"/>
              </w:rPr>
            </w:pPr>
            <w:r w:rsidDel="00000000" w:rsidR="00000000" w:rsidRPr="00000000">
              <w:rPr>
                <w:rFonts w:ascii="Vani" w:cs="Vani" w:eastAsia="Vani" w:hAnsi="Vani"/>
                <w:b w:val="1"/>
                <w:bCs w:val="1"/>
                <w:rtl w:val="0"/>
              </w:rPr>
              <w:t xml:space="preserve">In case / If</w:t>
            </w:r>
          </w:p>
        </w:tc>
      </w:tr>
      <w:tr>
        <w:trPr>
          <w:cantSplit w:val="0"/>
          <w:tblHeader w:val="0"/>
        </w:trPr>
        <w:tc>
          <w:tcPr>
            <w:vAlign w:val="center"/>
          </w:tcPr>
          <w:p w:rsidR="00000000" w:rsidDel="00000000" w:rsidP="00000000" w:rsidRDefault="00000000" w:rsidRPr="00000000" w14:paraId="000002DA">
            <w:pPr>
              <w:rPr>
                <w:rFonts w:ascii="Vani" w:cs="Vani" w:eastAsia="Vani" w:hAnsi="Vani"/>
                <w:b w:val="1"/>
                <w:bCs w:val="1"/>
              </w:rPr>
            </w:pPr>
            <w:r w:rsidDel="00000000" w:rsidR="00000000" w:rsidRPr="00000000">
              <w:rPr>
                <w:rFonts w:ascii="Vani" w:cs="Vani" w:eastAsia="Vani" w:hAnsi="Vani"/>
                <w:b w:val="1"/>
                <w:bCs w:val="1"/>
                <w:rtl w:val="0"/>
              </w:rPr>
              <w:t xml:space="preserve">నీ వలన</w:t>
            </w:r>
          </w:p>
        </w:tc>
        <w:tc>
          <w:tcPr>
            <w:vAlign w:val="center"/>
          </w:tcPr>
          <w:p w:rsidR="00000000" w:rsidDel="00000000" w:rsidP="00000000" w:rsidRDefault="00000000" w:rsidRPr="00000000" w14:paraId="000002DB">
            <w:pPr>
              <w:rPr>
                <w:rFonts w:ascii="Vani" w:cs="Vani" w:eastAsia="Vani" w:hAnsi="Vani"/>
                <w:b w:val="1"/>
                <w:bCs w:val="1"/>
              </w:rPr>
            </w:pPr>
            <w:r w:rsidDel="00000000" w:rsidR="00000000" w:rsidRPr="00000000">
              <w:rPr>
                <w:rFonts w:ascii="Vani" w:cs="Vani" w:eastAsia="Vani" w:hAnsi="Vani"/>
                <w:b w:val="1"/>
                <w:bCs w:val="1"/>
                <w:rtl w:val="0"/>
              </w:rPr>
              <w:t xml:space="preserve">నీ కారణముగా</w:t>
            </w:r>
          </w:p>
        </w:tc>
        <w:tc>
          <w:tcPr>
            <w:vAlign w:val="center"/>
          </w:tcPr>
          <w:p w:rsidR="00000000" w:rsidDel="00000000" w:rsidP="00000000" w:rsidRDefault="00000000" w:rsidRPr="00000000" w14:paraId="000002DC">
            <w:pPr>
              <w:rPr>
                <w:rFonts w:ascii="Vani" w:cs="Vani" w:eastAsia="Vani" w:hAnsi="Vani"/>
                <w:b w:val="1"/>
                <w:bCs w:val="1"/>
              </w:rPr>
            </w:pPr>
            <w:r w:rsidDel="00000000" w:rsidR="00000000" w:rsidRPr="00000000">
              <w:rPr>
                <w:rFonts w:ascii="Vani" w:cs="Vani" w:eastAsia="Vani" w:hAnsi="Vani"/>
                <w:b w:val="1"/>
                <w:bCs w:val="1"/>
                <w:rtl w:val="0"/>
              </w:rPr>
              <w:t xml:space="preserve">Because of you</w:t>
            </w:r>
          </w:p>
        </w:tc>
      </w:tr>
      <w:tr>
        <w:trPr>
          <w:cantSplit w:val="0"/>
          <w:tblHeader w:val="0"/>
        </w:trPr>
        <w:tc>
          <w:tcPr>
            <w:vAlign w:val="center"/>
          </w:tcPr>
          <w:p w:rsidR="00000000" w:rsidDel="00000000" w:rsidP="00000000" w:rsidRDefault="00000000" w:rsidRPr="00000000" w14:paraId="000002DD">
            <w:pPr>
              <w:rPr>
                <w:rFonts w:ascii="Vani" w:cs="Vani" w:eastAsia="Vani" w:hAnsi="Vani"/>
                <w:b w:val="1"/>
                <w:bCs w:val="1"/>
              </w:rPr>
            </w:pPr>
            <w:r w:rsidDel="00000000" w:rsidR="00000000" w:rsidRPr="00000000">
              <w:rPr>
                <w:rFonts w:ascii="Vani" w:cs="Vani" w:eastAsia="Vani" w:hAnsi="Vani"/>
                <w:b w:val="1"/>
                <w:bCs w:val="1"/>
                <w:rtl w:val="0"/>
              </w:rPr>
              <w:t xml:space="preserve">నా కపాయము (నాకు + అపాయము)</w:t>
            </w:r>
          </w:p>
        </w:tc>
        <w:tc>
          <w:tcPr>
            <w:vAlign w:val="center"/>
          </w:tcPr>
          <w:p w:rsidR="00000000" w:rsidDel="00000000" w:rsidP="00000000" w:rsidRDefault="00000000" w:rsidRPr="00000000" w14:paraId="000002DE">
            <w:pPr>
              <w:rPr>
                <w:rFonts w:ascii="Vani" w:cs="Vani" w:eastAsia="Vani" w:hAnsi="Vani"/>
                <w:b w:val="1"/>
                <w:bCs w:val="1"/>
              </w:rPr>
            </w:pPr>
            <w:r w:rsidDel="00000000" w:rsidR="00000000" w:rsidRPr="00000000">
              <w:rPr>
                <w:rFonts w:ascii="Vani" w:cs="Vani" w:eastAsia="Vani" w:hAnsi="Vani"/>
                <w:b w:val="1"/>
                <w:bCs w:val="1"/>
                <w:rtl w:val="0"/>
              </w:rPr>
              <w:t xml:space="preserve">నాకు ప్రమాదము</w:t>
            </w:r>
          </w:p>
        </w:tc>
        <w:tc>
          <w:tcPr>
            <w:vAlign w:val="center"/>
          </w:tcPr>
          <w:p w:rsidR="00000000" w:rsidDel="00000000" w:rsidP="00000000" w:rsidRDefault="00000000" w:rsidRPr="00000000" w14:paraId="000002DF">
            <w:pPr>
              <w:rPr>
                <w:rFonts w:ascii="Vani" w:cs="Vani" w:eastAsia="Vani" w:hAnsi="Vani"/>
                <w:b w:val="1"/>
                <w:bCs w:val="1"/>
              </w:rPr>
            </w:pPr>
            <w:r w:rsidDel="00000000" w:rsidR="00000000" w:rsidRPr="00000000">
              <w:rPr>
                <w:rFonts w:ascii="Vani" w:cs="Vani" w:eastAsia="Vani" w:hAnsi="Vani"/>
                <w:b w:val="1"/>
                <w:bCs w:val="1"/>
                <w:rtl w:val="0"/>
              </w:rPr>
              <w:t xml:space="preserve">Danger to me</w:t>
            </w:r>
          </w:p>
        </w:tc>
      </w:tr>
      <w:tr>
        <w:trPr>
          <w:cantSplit w:val="0"/>
          <w:tblHeader w:val="0"/>
        </w:trPr>
        <w:tc>
          <w:tcPr>
            <w:vAlign w:val="center"/>
          </w:tcPr>
          <w:p w:rsidR="00000000" w:rsidDel="00000000" w:rsidP="00000000" w:rsidRDefault="00000000" w:rsidRPr="00000000" w14:paraId="000002E0">
            <w:pPr>
              <w:rPr>
                <w:rFonts w:ascii="Vani" w:cs="Vani" w:eastAsia="Vani" w:hAnsi="Vani"/>
                <w:b w:val="1"/>
                <w:bCs w:val="1"/>
              </w:rPr>
            </w:pPr>
            <w:r w:rsidDel="00000000" w:rsidR="00000000" w:rsidRPr="00000000">
              <w:rPr>
                <w:rFonts w:ascii="Vani" w:cs="Vani" w:eastAsia="Vani" w:hAnsi="Vani"/>
                <w:b w:val="1"/>
                <w:bCs w:val="1"/>
                <w:rtl w:val="0"/>
              </w:rPr>
              <w:t xml:space="preserve">దాపురించును</w:t>
            </w:r>
          </w:p>
        </w:tc>
        <w:tc>
          <w:tcPr>
            <w:vAlign w:val="center"/>
          </w:tcPr>
          <w:p w:rsidR="00000000" w:rsidDel="00000000" w:rsidP="00000000" w:rsidRDefault="00000000" w:rsidRPr="00000000" w14:paraId="000002E1">
            <w:pPr>
              <w:rPr>
                <w:rFonts w:ascii="Vani" w:cs="Vani" w:eastAsia="Vani" w:hAnsi="Vani"/>
                <w:b w:val="1"/>
                <w:bCs w:val="1"/>
              </w:rPr>
            </w:pPr>
            <w:r w:rsidDel="00000000" w:rsidR="00000000" w:rsidRPr="00000000">
              <w:rPr>
                <w:rFonts w:ascii="Vani" w:cs="Vani" w:eastAsia="Vani" w:hAnsi="Vani"/>
                <w:b w:val="1"/>
                <w:bCs w:val="1"/>
                <w:rtl w:val="0"/>
              </w:rPr>
              <w:t xml:space="preserve">సంభవించును</w:t>
            </w:r>
          </w:p>
        </w:tc>
        <w:tc>
          <w:tcPr>
            <w:vAlign w:val="center"/>
          </w:tcPr>
          <w:p w:rsidR="00000000" w:rsidDel="00000000" w:rsidP="00000000" w:rsidRDefault="00000000" w:rsidRPr="00000000" w14:paraId="000002E2">
            <w:pPr>
              <w:rPr>
                <w:rFonts w:ascii="Vani" w:cs="Vani" w:eastAsia="Vani" w:hAnsi="Vani"/>
                <w:b w:val="1"/>
                <w:bCs w:val="1"/>
              </w:rPr>
            </w:pPr>
            <w:r w:rsidDel="00000000" w:rsidR="00000000" w:rsidRPr="00000000">
              <w:rPr>
                <w:rFonts w:ascii="Vani" w:cs="Vani" w:eastAsia="Vani" w:hAnsi="Vani"/>
                <w:b w:val="1"/>
                <w:bCs w:val="1"/>
                <w:rtl w:val="0"/>
              </w:rPr>
              <w:t xml:space="preserve">Will occur / happen</w:t>
            </w:r>
          </w:p>
        </w:tc>
      </w:tr>
      <w:tr>
        <w:trPr>
          <w:cantSplit w:val="0"/>
          <w:tblHeader w:val="0"/>
        </w:trPr>
        <w:tc>
          <w:tcPr>
            <w:vAlign w:val="center"/>
          </w:tcPr>
          <w:p w:rsidR="00000000" w:rsidDel="00000000" w:rsidP="00000000" w:rsidRDefault="00000000" w:rsidRPr="00000000" w14:paraId="000002E3">
            <w:pPr>
              <w:rPr>
                <w:rFonts w:ascii="Vani" w:cs="Vani" w:eastAsia="Vani" w:hAnsi="Vani"/>
                <w:b w:val="1"/>
                <w:bCs w:val="1"/>
              </w:rPr>
            </w:pPr>
            <w:r w:rsidDel="00000000" w:rsidR="00000000" w:rsidRPr="00000000">
              <w:rPr>
                <w:rFonts w:ascii="Vani" w:cs="Vani" w:eastAsia="Vani" w:hAnsi="Vani"/>
                <w:b w:val="1"/>
                <w:bCs w:val="1"/>
                <w:rtl w:val="0"/>
              </w:rPr>
              <w:t xml:space="preserve">ప్రబలుఁడవు</w:t>
            </w:r>
          </w:p>
        </w:tc>
        <w:tc>
          <w:tcPr>
            <w:vAlign w:val="center"/>
          </w:tcPr>
          <w:p w:rsidR="00000000" w:rsidDel="00000000" w:rsidP="00000000" w:rsidRDefault="00000000" w:rsidRPr="00000000" w14:paraId="000002E4">
            <w:pPr>
              <w:rPr>
                <w:rFonts w:ascii="Vani" w:cs="Vani" w:eastAsia="Vani" w:hAnsi="Vani"/>
                <w:b w:val="1"/>
                <w:bCs w:val="1"/>
              </w:rPr>
            </w:pPr>
            <w:r w:rsidDel="00000000" w:rsidR="00000000" w:rsidRPr="00000000">
              <w:rPr>
                <w:rFonts w:ascii="Vani" w:cs="Vani" w:eastAsia="Vani" w:hAnsi="Vani"/>
                <w:b w:val="1"/>
                <w:bCs w:val="1"/>
                <w:rtl w:val="0"/>
              </w:rPr>
              <w:t xml:space="preserve">బలవంతుడవు</w:t>
            </w:r>
          </w:p>
        </w:tc>
        <w:tc>
          <w:tcPr>
            <w:vAlign w:val="center"/>
          </w:tcPr>
          <w:p w:rsidR="00000000" w:rsidDel="00000000" w:rsidP="00000000" w:rsidRDefault="00000000" w:rsidRPr="00000000" w14:paraId="000002E5">
            <w:pPr>
              <w:rPr>
                <w:rFonts w:ascii="Vani" w:cs="Vani" w:eastAsia="Vani" w:hAnsi="Vani"/>
                <w:b w:val="1"/>
                <w:bCs w:val="1"/>
              </w:rPr>
            </w:pPr>
            <w:r w:rsidDel="00000000" w:rsidR="00000000" w:rsidRPr="00000000">
              <w:rPr>
                <w:rFonts w:ascii="Vani" w:cs="Vani" w:eastAsia="Vani" w:hAnsi="Vani"/>
                <w:b w:val="1"/>
                <w:bCs w:val="1"/>
                <w:rtl w:val="0"/>
              </w:rPr>
              <w:t xml:space="preserve">Strong person (you)</w:t>
            </w:r>
          </w:p>
        </w:tc>
      </w:tr>
      <w:tr>
        <w:trPr>
          <w:cantSplit w:val="0"/>
          <w:tblHeader w:val="0"/>
        </w:trPr>
        <w:tc>
          <w:tcPr>
            <w:vAlign w:val="center"/>
          </w:tcPr>
          <w:p w:rsidR="00000000" w:rsidDel="00000000" w:rsidP="00000000" w:rsidRDefault="00000000" w:rsidRPr="00000000" w14:paraId="000002E6">
            <w:pPr>
              <w:rPr>
                <w:rFonts w:ascii="Vani" w:cs="Vani" w:eastAsia="Vani" w:hAnsi="Vani"/>
                <w:b w:val="1"/>
                <w:bCs w:val="1"/>
              </w:rPr>
            </w:pPr>
            <w:r w:rsidDel="00000000" w:rsidR="00000000" w:rsidRPr="00000000">
              <w:rPr>
                <w:rFonts w:ascii="Vani" w:cs="Vani" w:eastAsia="Vani" w:hAnsi="Vani"/>
                <w:b w:val="1"/>
                <w:bCs w:val="1"/>
                <w:rtl w:val="0"/>
              </w:rPr>
              <w:t xml:space="preserve">అబలుఁడను</w:t>
            </w:r>
          </w:p>
        </w:tc>
        <w:tc>
          <w:tcPr>
            <w:vAlign w:val="center"/>
          </w:tcPr>
          <w:p w:rsidR="00000000" w:rsidDel="00000000" w:rsidP="00000000" w:rsidRDefault="00000000" w:rsidRPr="00000000" w14:paraId="000002E7">
            <w:pPr>
              <w:rPr>
                <w:rFonts w:ascii="Vani" w:cs="Vani" w:eastAsia="Vani" w:hAnsi="Vani"/>
                <w:b w:val="1"/>
                <w:bCs w:val="1"/>
              </w:rPr>
            </w:pPr>
            <w:r w:rsidDel="00000000" w:rsidR="00000000" w:rsidRPr="00000000">
              <w:rPr>
                <w:rFonts w:ascii="Vani" w:cs="Vani" w:eastAsia="Vani" w:hAnsi="Vani"/>
                <w:b w:val="1"/>
                <w:bCs w:val="1"/>
                <w:rtl w:val="0"/>
              </w:rPr>
              <w:t xml:space="preserve">బలహీనుడను</w:t>
            </w:r>
          </w:p>
        </w:tc>
        <w:tc>
          <w:tcPr>
            <w:vAlign w:val="center"/>
          </w:tcPr>
          <w:p w:rsidR="00000000" w:rsidDel="00000000" w:rsidP="00000000" w:rsidRDefault="00000000" w:rsidRPr="00000000" w14:paraId="000002E8">
            <w:pPr>
              <w:rPr>
                <w:rFonts w:ascii="Vani" w:cs="Vani" w:eastAsia="Vani" w:hAnsi="Vani"/>
                <w:b w:val="1"/>
                <w:bCs w:val="1"/>
              </w:rPr>
            </w:pPr>
            <w:r w:rsidDel="00000000" w:rsidR="00000000" w:rsidRPr="00000000">
              <w:rPr>
                <w:rFonts w:ascii="Vani" w:cs="Vani" w:eastAsia="Vani" w:hAnsi="Vani"/>
                <w:b w:val="1"/>
                <w:bCs w:val="1"/>
                <w:rtl w:val="0"/>
              </w:rPr>
              <w:t xml:space="preserve">Weak person (I)</w:t>
            </w:r>
          </w:p>
        </w:tc>
      </w:tr>
      <w:tr>
        <w:trPr>
          <w:cantSplit w:val="0"/>
          <w:tblHeader w:val="0"/>
        </w:trPr>
        <w:tc>
          <w:tcPr>
            <w:vAlign w:val="center"/>
          </w:tcPr>
          <w:p w:rsidR="00000000" w:rsidDel="00000000" w:rsidP="00000000" w:rsidRDefault="00000000" w:rsidRPr="00000000" w14:paraId="000002E9">
            <w:pPr>
              <w:rPr>
                <w:rFonts w:ascii="Vani" w:cs="Vani" w:eastAsia="Vani" w:hAnsi="Vani"/>
                <w:b w:val="1"/>
                <w:bCs w:val="1"/>
              </w:rPr>
            </w:pPr>
            <w:r w:rsidDel="00000000" w:rsidR="00000000" w:rsidRPr="00000000">
              <w:rPr>
                <w:rFonts w:ascii="Vani" w:cs="Vani" w:eastAsia="Vani" w:hAnsi="Vani"/>
                <w:b w:val="1"/>
                <w:bCs w:val="1"/>
                <w:rtl w:val="0"/>
              </w:rPr>
              <w:t xml:space="preserve">భోక్తవు</w:t>
            </w:r>
          </w:p>
        </w:tc>
        <w:tc>
          <w:tcPr>
            <w:vAlign w:val="center"/>
          </w:tcPr>
          <w:p w:rsidR="00000000" w:rsidDel="00000000" w:rsidP="00000000" w:rsidRDefault="00000000" w:rsidRPr="00000000" w14:paraId="000002EA">
            <w:pPr>
              <w:rPr>
                <w:rFonts w:ascii="Vani" w:cs="Vani" w:eastAsia="Vani" w:hAnsi="Vani"/>
                <w:b w:val="1"/>
                <w:bCs w:val="1"/>
              </w:rPr>
            </w:pPr>
            <w:r w:rsidDel="00000000" w:rsidR="00000000" w:rsidRPr="00000000">
              <w:rPr>
                <w:rFonts w:ascii="Vani" w:cs="Vani" w:eastAsia="Vani" w:hAnsi="Vani"/>
                <w:b w:val="1"/>
                <w:bCs w:val="1"/>
                <w:rtl w:val="0"/>
              </w:rPr>
              <w:t xml:space="preserve">తినేవాడవు</w:t>
            </w:r>
          </w:p>
        </w:tc>
        <w:tc>
          <w:tcPr>
            <w:vAlign w:val="center"/>
          </w:tcPr>
          <w:p w:rsidR="00000000" w:rsidDel="00000000" w:rsidP="00000000" w:rsidRDefault="00000000" w:rsidRPr="00000000" w14:paraId="000002EB">
            <w:pPr>
              <w:rPr>
                <w:rFonts w:ascii="Vani" w:cs="Vani" w:eastAsia="Vani" w:hAnsi="Vani"/>
                <w:b w:val="1"/>
                <w:bCs w:val="1"/>
              </w:rPr>
            </w:pPr>
            <w:r w:rsidDel="00000000" w:rsidR="00000000" w:rsidRPr="00000000">
              <w:rPr>
                <w:rFonts w:ascii="Vani" w:cs="Vani" w:eastAsia="Vani" w:hAnsi="Vani"/>
                <w:b w:val="1"/>
                <w:bCs w:val="1"/>
                <w:rtl w:val="0"/>
              </w:rPr>
              <w:t xml:space="preserve">Predator / Eater</w:t>
            </w:r>
          </w:p>
        </w:tc>
      </w:tr>
      <w:tr>
        <w:trPr>
          <w:cantSplit w:val="0"/>
          <w:tblHeader w:val="0"/>
        </w:trPr>
        <w:tc>
          <w:tcPr>
            <w:vAlign w:val="center"/>
          </w:tcPr>
          <w:p w:rsidR="00000000" w:rsidDel="00000000" w:rsidP="00000000" w:rsidRDefault="00000000" w:rsidRPr="00000000" w14:paraId="000002EC">
            <w:pPr>
              <w:rPr>
                <w:rFonts w:ascii="Vani" w:cs="Vani" w:eastAsia="Vani" w:hAnsi="Vani"/>
                <w:b w:val="1"/>
                <w:bCs w:val="1"/>
              </w:rPr>
            </w:pPr>
            <w:r w:rsidDel="00000000" w:rsidR="00000000" w:rsidRPr="00000000">
              <w:rPr>
                <w:rFonts w:ascii="Vani" w:cs="Vani" w:eastAsia="Vani" w:hAnsi="Vani"/>
                <w:b w:val="1"/>
                <w:bCs w:val="1"/>
                <w:rtl w:val="0"/>
              </w:rPr>
              <w:t xml:space="preserve">భోజ్యమను</w:t>
            </w:r>
          </w:p>
        </w:tc>
        <w:tc>
          <w:tcPr>
            <w:vAlign w:val="center"/>
          </w:tcPr>
          <w:p w:rsidR="00000000" w:rsidDel="00000000" w:rsidP="00000000" w:rsidRDefault="00000000" w:rsidRPr="00000000" w14:paraId="000002ED">
            <w:pPr>
              <w:rPr>
                <w:rFonts w:ascii="Vani" w:cs="Vani" w:eastAsia="Vani" w:hAnsi="Vani"/>
                <w:b w:val="1"/>
                <w:bCs w:val="1"/>
              </w:rPr>
            </w:pPr>
            <w:r w:rsidDel="00000000" w:rsidR="00000000" w:rsidRPr="00000000">
              <w:rPr>
                <w:rFonts w:ascii="Vani" w:cs="Vani" w:eastAsia="Vani" w:hAnsi="Vani"/>
                <w:b w:val="1"/>
                <w:bCs w:val="1"/>
                <w:rtl w:val="0"/>
              </w:rPr>
              <w:t xml:space="preserve">తినబడే పదార్థమును</w:t>
            </w:r>
          </w:p>
        </w:tc>
        <w:tc>
          <w:tcPr>
            <w:vAlign w:val="center"/>
          </w:tcPr>
          <w:p w:rsidR="00000000" w:rsidDel="00000000" w:rsidP="00000000" w:rsidRDefault="00000000" w:rsidRPr="00000000" w14:paraId="000002EE">
            <w:pPr>
              <w:rPr>
                <w:rFonts w:ascii="Vani" w:cs="Vani" w:eastAsia="Vani" w:hAnsi="Vani"/>
                <w:b w:val="1"/>
                <w:bCs w:val="1"/>
              </w:rPr>
            </w:pPr>
            <w:r w:rsidDel="00000000" w:rsidR="00000000" w:rsidRPr="00000000">
              <w:rPr>
                <w:rFonts w:ascii="Vani" w:cs="Vani" w:eastAsia="Vani" w:hAnsi="Vani"/>
                <w:b w:val="1"/>
                <w:bCs w:val="1"/>
                <w:rtl w:val="0"/>
              </w:rPr>
              <w:t xml:space="preserve">Prey / Food</w:t>
            </w:r>
          </w:p>
        </w:tc>
      </w:tr>
      <w:tr>
        <w:trPr>
          <w:cantSplit w:val="0"/>
          <w:tblHeader w:val="0"/>
        </w:trPr>
        <w:tc>
          <w:tcPr>
            <w:vAlign w:val="center"/>
          </w:tcPr>
          <w:p w:rsidR="00000000" w:rsidDel="00000000" w:rsidP="00000000" w:rsidRDefault="00000000" w:rsidRPr="00000000" w14:paraId="000002EF">
            <w:pPr>
              <w:rPr>
                <w:rFonts w:ascii="Vani" w:cs="Vani" w:eastAsia="Vani" w:hAnsi="Vani"/>
                <w:b w:val="1"/>
                <w:bCs w:val="1"/>
              </w:rPr>
            </w:pPr>
            <w:r w:rsidDel="00000000" w:rsidR="00000000" w:rsidRPr="00000000">
              <w:rPr>
                <w:rFonts w:ascii="Vani" w:cs="Vani" w:eastAsia="Vani" w:hAnsi="Vani"/>
                <w:b w:val="1"/>
                <w:bCs w:val="1"/>
                <w:rtl w:val="0"/>
              </w:rPr>
              <w:t xml:space="preserve">ఆపద</w:t>
            </w:r>
          </w:p>
        </w:tc>
        <w:tc>
          <w:tcPr>
            <w:vAlign w:val="center"/>
          </w:tcPr>
          <w:p w:rsidR="00000000" w:rsidDel="00000000" w:rsidP="00000000" w:rsidRDefault="00000000" w:rsidRPr="00000000" w14:paraId="000002F0">
            <w:pPr>
              <w:rPr>
                <w:rFonts w:ascii="Vani" w:cs="Vani" w:eastAsia="Vani" w:hAnsi="Vani"/>
                <w:b w:val="1"/>
                <w:bCs w:val="1"/>
              </w:rPr>
            </w:pPr>
            <w:r w:rsidDel="00000000" w:rsidR="00000000" w:rsidRPr="00000000">
              <w:rPr>
                <w:rFonts w:ascii="Vani" w:cs="Vani" w:eastAsia="Vani" w:hAnsi="Vani"/>
                <w:b w:val="1"/>
                <w:bCs w:val="1"/>
                <w:rtl w:val="0"/>
              </w:rPr>
              <w:t xml:space="preserve">ప్రమాదము</w:t>
            </w:r>
          </w:p>
        </w:tc>
        <w:tc>
          <w:tcPr>
            <w:vAlign w:val="center"/>
          </w:tcPr>
          <w:p w:rsidR="00000000" w:rsidDel="00000000" w:rsidP="00000000" w:rsidRDefault="00000000" w:rsidRPr="00000000" w14:paraId="000002F1">
            <w:pPr>
              <w:rPr>
                <w:rFonts w:ascii="Vani" w:cs="Vani" w:eastAsia="Vani" w:hAnsi="Vani"/>
                <w:b w:val="1"/>
                <w:bCs w:val="1"/>
              </w:rPr>
            </w:pPr>
            <w:r w:rsidDel="00000000" w:rsidR="00000000" w:rsidRPr="00000000">
              <w:rPr>
                <w:rFonts w:ascii="Vani" w:cs="Vani" w:eastAsia="Vani" w:hAnsi="Vani"/>
                <w:b w:val="1"/>
                <w:bCs w:val="1"/>
                <w:rtl w:val="0"/>
              </w:rPr>
              <w:t xml:space="preserve">Danger / Peril</w:t>
            </w:r>
          </w:p>
        </w:tc>
      </w:tr>
      <w:tr>
        <w:trPr>
          <w:cantSplit w:val="0"/>
          <w:tblHeader w:val="0"/>
        </w:trPr>
        <w:tc>
          <w:tcPr>
            <w:vAlign w:val="center"/>
          </w:tcPr>
          <w:p w:rsidR="00000000" w:rsidDel="00000000" w:rsidP="00000000" w:rsidRDefault="00000000" w:rsidRPr="00000000" w14:paraId="000002F2">
            <w:pPr>
              <w:rPr>
                <w:rFonts w:ascii="Vani" w:cs="Vani" w:eastAsia="Vani" w:hAnsi="Vani"/>
                <w:b w:val="1"/>
                <w:bCs w:val="1"/>
              </w:rPr>
            </w:pPr>
            <w:r w:rsidDel="00000000" w:rsidR="00000000" w:rsidRPr="00000000">
              <w:rPr>
                <w:rFonts w:ascii="Vani" w:cs="Vani" w:eastAsia="Vani" w:hAnsi="Vani"/>
                <w:b w:val="1"/>
                <w:bCs w:val="1"/>
                <w:rtl w:val="0"/>
              </w:rPr>
              <w:t xml:space="preserve">దాపరించినపుడు</w:t>
            </w:r>
          </w:p>
        </w:tc>
        <w:tc>
          <w:tcPr>
            <w:vAlign w:val="center"/>
          </w:tcPr>
          <w:p w:rsidR="00000000" w:rsidDel="00000000" w:rsidP="00000000" w:rsidRDefault="00000000" w:rsidRPr="00000000" w14:paraId="000002F3">
            <w:pPr>
              <w:rPr>
                <w:rFonts w:ascii="Vani" w:cs="Vani" w:eastAsia="Vani" w:hAnsi="Vani"/>
                <w:b w:val="1"/>
                <w:bCs w:val="1"/>
              </w:rPr>
            </w:pPr>
            <w:r w:rsidDel="00000000" w:rsidR="00000000" w:rsidRPr="00000000">
              <w:rPr>
                <w:rFonts w:ascii="Vani" w:cs="Vani" w:eastAsia="Vani" w:hAnsi="Vani"/>
                <w:b w:val="1"/>
                <w:bCs w:val="1"/>
                <w:rtl w:val="0"/>
              </w:rPr>
              <w:t xml:space="preserve">వచ్చినపుడు</w:t>
            </w:r>
          </w:p>
        </w:tc>
        <w:tc>
          <w:tcPr>
            <w:vAlign w:val="center"/>
          </w:tcPr>
          <w:p w:rsidR="00000000" w:rsidDel="00000000" w:rsidP="00000000" w:rsidRDefault="00000000" w:rsidRPr="00000000" w14:paraId="000002F4">
            <w:pPr>
              <w:rPr>
                <w:rFonts w:ascii="Vani" w:cs="Vani" w:eastAsia="Vani" w:hAnsi="Vani"/>
                <w:b w:val="1"/>
                <w:bCs w:val="1"/>
              </w:rPr>
            </w:pPr>
            <w:r w:rsidDel="00000000" w:rsidR="00000000" w:rsidRPr="00000000">
              <w:rPr>
                <w:rFonts w:ascii="Vani" w:cs="Vani" w:eastAsia="Vani" w:hAnsi="Vani"/>
                <w:b w:val="1"/>
                <w:bCs w:val="1"/>
                <w:rtl w:val="0"/>
              </w:rPr>
              <w:t xml:space="preserve">When (it) occurred</w:t>
            </w:r>
          </w:p>
        </w:tc>
      </w:tr>
      <w:tr>
        <w:trPr>
          <w:cantSplit w:val="0"/>
          <w:tblHeader w:val="0"/>
        </w:trPr>
        <w:tc>
          <w:tcPr>
            <w:vAlign w:val="center"/>
          </w:tcPr>
          <w:p w:rsidR="00000000" w:rsidDel="00000000" w:rsidP="00000000" w:rsidRDefault="00000000" w:rsidRPr="00000000" w14:paraId="000002F5">
            <w:pPr>
              <w:rPr>
                <w:rFonts w:ascii="Vani" w:cs="Vani" w:eastAsia="Vani" w:hAnsi="Vani"/>
                <w:b w:val="1"/>
                <w:bCs w:val="1"/>
              </w:rPr>
            </w:pPr>
            <w:r w:rsidDel="00000000" w:rsidR="00000000" w:rsidRPr="00000000">
              <w:rPr>
                <w:rFonts w:ascii="Vani" w:cs="Vani" w:eastAsia="Vani" w:hAnsi="Vani"/>
                <w:b w:val="1"/>
                <w:bCs w:val="1"/>
                <w:rtl w:val="0"/>
              </w:rPr>
              <w:t xml:space="preserve">ప్రాణరక్షణమునకై</w:t>
            </w:r>
          </w:p>
        </w:tc>
        <w:tc>
          <w:tcPr>
            <w:vAlign w:val="center"/>
          </w:tcPr>
          <w:p w:rsidR="00000000" w:rsidDel="00000000" w:rsidP="00000000" w:rsidRDefault="00000000" w:rsidRPr="00000000" w14:paraId="000002F6">
            <w:pPr>
              <w:rPr>
                <w:rFonts w:ascii="Vani" w:cs="Vani" w:eastAsia="Vani" w:hAnsi="Vani"/>
                <w:b w:val="1"/>
                <w:bCs w:val="1"/>
              </w:rPr>
            </w:pPr>
            <w:r w:rsidDel="00000000" w:rsidR="00000000" w:rsidRPr="00000000">
              <w:rPr>
                <w:rFonts w:ascii="Vani" w:cs="Vani" w:eastAsia="Vani" w:hAnsi="Vani"/>
                <w:b w:val="1"/>
                <w:bCs w:val="1"/>
                <w:rtl w:val="0"/>
              </w:rPr>
              <w:t xml:space="preserve">ప్రాణాలను కాపాడుకొనుటకై</w:t>
            </w:r>
          </w:p>
        </w:tc>
        <w:tc>
          <w:tcPr>
            <w:vAlign w:val="center"/>
          </w:tcPr>
          <w:p w:rsidR="00000000" w:rsidDel="00000000" w:rsidP="00000000" w:rsidRDefault="00000000" w:rsidRPr="00000000" w14:paraId="000002F7">
            <w:pPr>
              <w:rPr>
                <w:rFonts w:ascii="Vani" w:cs="Vani" w:eastAsia="Vani" w:hAnsi="Vani"/>
                <w:b w:val="1"/>
                <w:bCs w:val="1"/>
              </w:rPr>
            </w:pPr>
            <w:r w:rsidDel="00000000" w:rsidR="00000000" w:rsidRPr="00000000">
              <w:rPr>
                <w:rFonts w:ascii="Vani" w:cs="Vani" w:eastAsia="Vani" w:hAnsi="Vani"/>
                <w:b w:val="1"/>
                <w:bCs w:val="1"/>
                <w:rtl w:val="0"/>
              </w:rPr>
              <w:t xml:space="preserve">For the sake of protecting life</w:t>
            </w:r>
          </w:p>
        </w:tc>
      </w:tr>
      <w:tr>
        <w:trPr>
          <w:cantSplit w:val="0"/>
          <w:tblHeader w:val="0"/>
        </w:trPr>
        <w:tc>
          <w:tcPr>
            <w:vAlign w:val="center"/>
          </w:tcPr>
          <w:p w:rsidR="00000000" w:rsidDel="00000000" w:rsidP="00000000" w:rsidRDefault="00000000" w:rsidRPr="00000000" w14:paraId="000002F8">
            <w:pPr>
              <w:rPr>
                <w:rFonts w:ascii="Vani" w:cs="Vani" w:eastAsia="Vani" w:hAnsi="Vani"/>
                <w:b w:val="1"/>
                <w:bCs w:val="1"/>
              </w:rPr>
            </w:pPr>
            <w:r w:rsidDel="00000000" w:rsidR="00000000" w:rsidRPr="00000000">
              <w:rPr>
                <w:rFonts w:ascii="Vani" w:cs="Vani" w:eastAsia="Vani" w:hAnsi="Vani"/>
                <w:b w:val="1"/>
                <w:bCs w:val="1"/>
                <w:rtl w:val="0"/>
              </w:rPr>
              <w:t xml:space="preserve">మన</w:t>
            </w:r>
          </w:p>
        </w:tc>
        <w:tc>
          <w:tcPr>
            <w:vAlign w:val="center"/>
          </w:tcPr>
          <w:p w:rsidR="00000000" w:rsidDel="00000000" w:rsidP="00000000" w:rsidRDefault="00000000" w:rsidRPr="00000000" w14:paraId="000002F9">
            <w:pPr>
              <w:rPr>
                <w:rFonts w:ascii="Vani" w:cs="Vani" w:eastAsia="Vani" w:hAnsi="Vani"/>
                <w:b w:val="1"/>
                <w:bCs w:val="1"/>
              </w:rPr>
            </w:pPr>
            <w:r w:rsidDel="00000000" w:rsidR="00000000" w:rsidRPr="00000000">
              <w:rPr>
                <w:rFonts w:ascii="Vani" w:cs="Vani" w:eastAsia="Vani" w:hAnsi="Vani"/>
                <w:b w:val="1"/>
                <w:bCs w:val="1"/>
                <w:rtl w:val="0"/>
              </w:rPr>
              <w:t xml:space="preserve">మన యొక్క</w:t>
            </w:r>
          </w:p>
        </w:tc>
        <w:tc>
          <w:tcPr>
            <w:vAlign w:val="center"/>
          </w:tcPr>
          <w:p w:rsidR="00000000" w:rsidDel="00000000" w:rsidP="00000000" w:rsidRDefault="00000000" w:rsidRPr="00000000" w14:paraId="000002FA">
            <w:pPr>
              <w:rPr>
                <w:rFonts w:ascii="Vani" w:cs="Vani" w:eastAsia="Vani" w:hAnsi="Vani"/>
                <w:b w:val="1"/>
                <w:bCs w:val="1"/>
              </w:rPr>
            </w:pPr>
            <w:r w:rsidDel="00000000" w:rsidR="00000000" w:rsidRPr="00000000">
              <w:rPr>
                <w:rFonts w:ascii="Vani" w:cs="Vani" w:eastAsia="Vani" w:hAnsi="Vani"/>
                <w:b w:val="1"/>
                <w:bCs w:val="1"/>
                <w:rtl w:val="0"/>
              </w:rPr>
              <w:t xml:space="preserve">Our</w:t>
            </w:r>
          </w:p>
        </w:tc>
      </w:tr>
      <w:tr>
        <w:trPr>
          <w:cantSplit w:val="0"/>
          <w:tblHeader w:val="0"/>
        </w:trPr>
        <w:tc>
          <w:tcPr>
            <w:vAlign w:val="center"/>
          </w:tcPr>
          <w:p w:rsidR="00000000" w:rsidDel="00000000" w:rsidP="00000000" w:rsidRDefault="00000000" w:rsidRPr="00000000" w14:paraId="000002FB">
            <w:pPr>
              <w:rPr>
                <w:rFonts w:ascii="Vani" w:cs="Vani" w:eastAsia="Vani" w:hAnsi="Vani"/>
                <w:b w:val="1"/>
                <w:bCs w:val="1"/>
              </w:rPr>
            </w:pPr>
            <w:r w:rsidDel="00000000" w:rsidR="00000000" w:rsidRPr="00000000">
              <w:rPr>
                <w:rFonts w:ascii="Vani" w:cs="Vani" w:eastAsia="Vani" w:hAnsi="Vani"/>
                <w:b w:val="1"/>
                <w:bCs w:val="1"/>
                <w:rtl w:val="0"/>
              </w:rPr>
              <w:t xml:space="preserve">మిరువురము (ఇరువురము)</w:t>
            </w:r>
          </w:p>
        </w:tc>
        <w:tc>
          <w:tcPr>
            <w:vAlign w:val="center"/>
          </w:tcPr>
          <w:p w:rsidR="00000000" w:rsidDel="00000000" w:rsidP="00000000" w:rsidRDefault="00000000" w:rsidRPr="00000000" w14:paraId="000002FC">
            <w:pPr>
              <w:rPr>
                <w:rFonts w:ascii="Vani" w:cs="Vani" w:eastAsia="Vani" w:hAnsi="Vani"/>
                <w:b w:val="1"/>
                <w:bCs w:val="1"/>
              </w:rPr>
            </w:pPr>
            <w:r w:rsidDel="00000000" w:rsidR="00000000" w:rsidRPr="00000000">
              <w:rPr>
                <w:rFonts w:ascii="Vani" w:cs="Vani" w:eastAsia="Vani" w:hAnsi="Vani"/>
                <w:b w:val="1"/>
                <w:bCs w:val="1"/>
                <w:rtl w:val="0"/>
              </w:rPr>
              <w:t xml:space="preserve">ఇద్దరము</w:t>
            </w:r>
          </w:p>
        </w:tc>
        <w:tc>
          <w:tcPr>
            <w:vAlign w:val="center"/>
          </w:tcPr>
          <w:p w:rsidR="00000000" w:rsidDel="00000000" w:rsidP="00000000" w:rsidRDefault="00000000" w:rsidRPr="00000000" w14:paraId="000002FD">
            <w:pPr>
              <w:rPr>
                <w:rFonts w:ascii="Vani" w:cs="Vani" w:eastAsia="Vani" w:hAnsi="Vani"/>
                <w:b w:val="1"/>
                <w:bCs w:val="1"/>
              </w:rPr>
            </w:pPr>
            <w:r w:rsidDel="00000000" w:rsidR="00000000" w:rsidRPr="00000000">
              <w:rPr>
                <w:rFonts w:ascii="Vani" w:cs="Vani" w:eastAsia="Vani" w:hAnsi="Vani"/>
                <w:b w:val="1"/>
                <w:bCs w:val="1"/>
                <w:rtl w:val="0"/>
              </w:rPr>
              <w:t xml:space="preserve">Both of us</w:t>
            </w:r>
          </w:p>
        </w:tc>
      </w:tr>
      <w:tr>
        <w:trPr>
          <w:cantSplit w:val="0"/>
          <w:tblHeader w:val="0"/>
        </w:trPr>
        <w:tc>
          <w:tcPr>
            <w:vAlign w:val="center"/>
          </w:tcPr>
          <w:p w:rsidR="00000000" w:rsidDel="00000000" w:rsidP="00000000" w:rsidRDefault="00000000" w:rsidRPr="00000000" w14:paraId="000002FE">
            <w:pPr>
              <w:rPr>
                <w:rFonts w:ascii="Vani" w:cs="Vani" w:eastAsia="Vani" w:hAnsi="Vani"/>
                <w:b w:val="1"/>
                <w:bCs w:val="1"/>
              </w:rPr>
            </w:pPr>
            <w:r w:rsidDel="00000000" w:rsidR="00000000" w:rsidRPr="00000000">
              <w:rPr>
                <w:rFonts w:ascii="Vani" w:cs="Vani" w:eastAsia="Vani" w:hAnsi="Vani"/>
                <w:b w:val="1"/>
                <w:bCs w:val="1"/>
                <w:rtl w:val="0"/>
              </w:rPr>
              <w:t xml:space="preserve">వెరువుతో (వెరవుతో)</w:t>
            </w:r>
          </w:p>
        </w:tc>
        <w:tc>
          <w:tcPr>
            <w:vAlign w:val="center"/>
          </w:tcPr>
          <w:p w:rsidR="00000000" w:rsidDel="00000000" w:rsidP="00000000" w:rsidRDefault="00000000" w:rsidRPr="00000000" w14:paraId="000002FF">
            <w:pPr>
              <w:rPr>
                <w:rFonts w:ascii="Vani" w:cs="Vani" w:eastAsia="Vani" w:hAnsi="Vani"/>
                <w:b w:val="1"/>
                <w:bCs w:val="1"/>
              </w:rPr>
            </w:pPr>
            <w:r w:rsidDel="00000000" w:rsidR="00000000" w:rsidRPr="00000000">
              <w:rPr>
                <w:rFonts w:ascii="Vani" w:cs="Vani" w:eastAsia="Vani" w:hAnsi="Vani"/>
                <w:b w:val="1"/>
                <w:bCs w:val="1"/>
                <w:rtl w:val="0"/>
              </w:rPr>
              <w:t xml:space="preserve">ఉపాయముతో</w:t>
            </w:r>
          </w:p>
        </w:tc>
        <w:tc>
          <w:tcPr>
            <w:vAlign w:val="center"/>
          </w:tcPr>
          <w:p w:rsidR="00000000" w:rsidDel="00000000" w:rsidP="00000000" w:rsidRDefault="00000000" w:rsidRPr="00000000" w14:paraId="00000300">
            <w:pPr>
              <w:rPr>
                <w:rFonts w:ascii="Vani" w:cs="Vani" w:eastAsia="Vani" w:hAnsi="Vani"/>
                <w:b w:val="1"/>
                <w:bCs w:val="1"/>
              </w:rPr>
            </w:pPr>
            <w:r w:rsidDel="00000000" w:rsidR="00000000" w:rsidRPr="00000000">
              <w:rPr>
                <w:rFonts w:ascii="Vani" w:cs="Vani" w:eastAsia="Vani" w:hAnsi="Vani"/>
                <w:b w:val="1"/>
                <w:bCs w:val="1"/>
                <w:rtl w:val="0"/>
              </w:rPr>
              <w:t xml:space="preserve">With a strategy / skill</w:t>
            </w:r>
          </w:p>
        </w:tc>
      </w:tr>
      <w:tr>
        <w:trPr>
          <w:cantSplit w:val="0"/>
          <w:tblHeader w:val="0"/>
        </w:trPr>
        <w:tc>
          <w:tcPr>
            <w:vAlign w:val="center"/>
          </w:tcPr>
          <w:p w:rsidR="00000000" w:rsidDel="00000000" w:rsidP="00000000" w:rsidRDefault="00000000" w:rsidRPr="00000000" w14:paraId="00000301">
            <w:pPr>
              <w:rPr>
                <w:rFonts w:ascii="Vani" w:cs="Vani" w:eastAsia="Vani" w:hAnsi="Vani"/>
                <w:b w:val="1"/>
                <w:bCs w:val="1"/>
              </w:rPr>
            </w:pPr>
            <w:r w:rsidDel="00000000" w:rsidR="00000000" w:rsidRPr="00000000">
              <w:rPr>
                <w:rFonts w:ascii="Vani" w:cs="Vani" w:eastAsia="Vani" w:hAnsi="Vani"/>
                <w:b w:val="1"/>
                <w:bCs w:val="1"/>
                <w:rtl w:val="0"/>
              </w:rPr>
              <w:t xml:space="preserve">సంధి</w:t>
            </w:r>
          </w:p>
        </w:tc>
        <w:tc>
          <w:tcPr>
            <w:vAlign w:val="center"/>
          </w:tcPr>
          <w:p w:rsidR="00000000" w:rsidDel="00000000" w:rsidP="00000000" w:rsidRDefault="00000000" w:rsidRPr="00000000" w14:paraId="00000302">
            <w:pPr>
              <w:rPr>
                <w:rFonts w:ascii="Vani" w:cs="Vani" w:eastAsia="Vani" w:hAnsi="Vani"/>
                <w:b w:val="1"/>
                <w:bCs w:val="1"/>
              </w:rPr>
            </w:pPr>
            <w:r w:rsidDel="00000000" w:rsidR="00000000" w:rsidRPr="00000000">
              <w:rPr>
                <w:rFonts w:ascii="Vani" w:cs="Vani" w:eastAsia="Vani" w:hAnsi="Vani"/>
                <w:b w:val="1"/>
                <w:bCs w:val="1"/>
                <w:rtl w:val="0"/>
              </w:rPr>
              <w:t xml:space="preserve">ఒప్పందము</w:t>
            </w:r>
          </w:p>
        </w:tc>
        <w:tc>
          <w:tcPr>
            <w:vAlign w:val="center"/>
          </w:tcPr>
          <w:p w:rsidR="00000000" w:rsidDel="00000000" w:rsidP="00000000" w:rsidRDefault="00000000" w:rsidRPr="00000000" w14:paraId="00000303">
            <w:pPr>
              <w:rPr>
                <w:rFonts w:ascii="Vani" w:cs="Vani" w:eastAsia="Vani" w:hAnsi="Vani"/>
                <w:b w:val="1"/>
                <w:bCs w:val="1"/>
              </w:rPr>
            </w:pPr>
            <w:r w:rsidDel="00000000" w:rsidR="00000000" w:rsidRPr="00000000">
              <w:rPr>
                <w:rFonts w:ascii="Vani" w:cs="Vani" w:eastAsia="Vani" w:hAnsi="Vani"/>
                <w:b w:val="1"/>
                <w:bCs w:val="1"/>
                <w:rtl w:val="0"/>
              </w:rPr>
              <w:t xml:space="preserve">Alliance / Treaty</w:t>
            </w:r>
          </w:p>
        </w:tc>
      </w:tr>
      <w:tr>
        <w:trPr>
          <w:cantSplit w:val="0"/>
          <w:tblHeader w:val="0"/>
        </w:trPr>
        <w:tc>
          <w:tcPr>
            <w:vAlign w:val="center"/>
          </w:tcPr>
          <w:p w:rsidR="00000000" w:rsidDel="00000000" w:rsidP="00000000" w:rsidRDefault="00000000" w:rsidRPr="00000000" w14:paraId="00000304">
            <w:pPr>
              <w:rPr>
                <w:rFonts w:ascii="Vani" w:cs="Vani" w:eastAsia="Vani" w:hAnsi="Vani"/>
                <w:b w:val="1"/>
                <w:bCs w:val="1"/>
              </w:rPr>
            </w:pPr>
            <w:r w:rsidDel="00000000" w:rsidR="00000000" w:rsidRPr="00000000">
              <w:rPr>
                <w:rFonts w:ascii="Vani" w:cs="Vani" w:eastAsia="Vani" w:hAnsi="Vani"/>
                <w:b w:val="1"/>
                <w:bCs w:val="1"/>
                <w:rtl w:val="0"/>
              </w:rPr>
              <w:t xml:space="preserve">చేసికొంటిమి</w:t>
            </w:r>
          </w:p>
        </w:tc>
        <w:tc>
          <w:tcPr>
            <w:vAlign w:val="center"/>
          </w:tcPr>
          <w:p w:rsidR="00000000" w:rsidDel="00000000" w:rsidP="00000000" w:rsidRDefault="00000000" w:rsidRPr="00000000" w14:paraId="00000305">
            <w:pPr>
              <w:rPr>
                <w:rFonts w:ascii="Vani" w:cs="Vani" w:eastAsia="Vani" w:hAnsi="Vani"/>
                <w:b w:val="1"/>
                <w:bCs w:val="1"/>
              </w:rPr>
            </w:pPr>
            <w:r w:rsidDel="00000000" w:rsidR="00000000" w:rsidRPr="00000000">
              <w:rPr>
                <w:rFonts w:ascii="Vani" w:cs="Vani" w:eastAsia="Vani" w:hAnsi="Vani"/>
                <w:b w:val="1"/>
                <w:bCs w:val="1"/>
                <w:rtl w:val="0"/>
              </w:rPr>
              <w:t xml:space="preserve">చేసుకున్నాము</w:t>
            </w:r>
          </w:p>
        </w:tc>
        <w:tc>
          <w:tcPr>
            <w:vAlign w:val="center"/>
          </w:tcPr>
          <w:p w:rsidR="00000000" w:rsidDel="00000000" w:rsidP="00000000" w:rsidRDefault="00000000" w:rsidRPr="00000000" w14:paraId="00000306">
            <w:pPr>
              <w:rPr>
                <w:rFonts w:ascii="Vani" w:cs="Vani" w:eastAsia="Vani" w:hAnsi="Vani"/>
                <w:b w:val="1"/>
                <w:bCs w:val="1"/>
              </w:rPr>
            </w:pPr>
            <w:r w:rsidDel="00000000" w:rsidR="00000000" w:rsidRPr="00000000">
              <w:rPr>
                <w:rFonts w:ascii="Vani" w:cs="Vani" w:eastAsia="Vani" w:hAnsi="Vani"/>
                <w:b w:val="1"/>
                <w:bCs w:val="1"/>
                <w:rtl w:val="0"/>
              </w:rPr>
              <w:t xml:space="preserve">We made</w:t>
            </w:r>
          </w:p>
        </w:tc>
      </w:tr>
      <w:tr>
        <w:trPr>
          <w:cantSplit w:val="0"/>
          <w:tblHeader w:val="0"/>
        </w:trPr>
        <w:tc>
          <w:tcPr>
            <w:vAlign w:val="center"/>
          </w:tcPr>
          <w:p w:rsidR="00000000" w:rsidDel="00000000" w:rsidP="00000000" w:rsidRDefault="00000000" w:rsidRPr="00000000" w14:paraId="00000307">
            <w:pPr>
              <w:rPr>
                <w:rFonts w:ascii="Vani" w:cs="Vani" w:eastAsia="Vani" w:hAnsi="Vani"/>
                <w:b w:val="1"/>
                <w:bCs w:val="1"/>
              </w:rPr>
            </w:pPr>
            <w:r w:rsidDel="00000000" w:rsidR="00000000" w:rsidRPr="00000000">
              <w:rPr>
                <w:rFonts w:ascii="Vani" w:cs="Vani" w:eastAsia="Vani" w:hAnsi="Vani"/>
                <w:b w:val="1"/>
                <w:bCs w:val="1"/>
                <w:rtl w:val="0"/>
              </w:rPr>
              <w:t xml:space="preserve">నిజమైన</w:t>
            </w:r>
          </w:p>
        </w:tc>
        <w:tc>
          <w:tcPr>
            <w:vAlign w:val="center"/>
          </w:tcPr>
          <w:p w:rsidR="00000000" w:rsidDel="00000000" w:rsidP="00000000" w:rsidRDefault="00000000" w:rsidRPr="00000000" w14:paraId="00000308">
            <w:pPr>
              <w:rPr>
                <w:rFonts w:ascii="Vani" w:cs="Vani" w:eastAsia="Vani" w:hAnsi="Vani"/>
                <w:b w:val="1"/>
                <w:bCs w:val="1"/>
              </w:rPr>
            </w:pPr>
            <w:r w:rsidDel="00000000" w:rsidR="00000000" w:rsidRPr="00000000">
              <w:rPr>
                <w:rFonts w:ascii="Vani" w:cs="Vani" w:eastAsia="Vani" w:hAnsi="Vani"/>
                <w:b w:val="1"/>
                <w:bCs w:val="1"/>
                <w:rtl w:val="0"/>
              </w:rPr>
              <w:t xml:space="preserve">యదార్థమైన</w:t>
            </w:r>
          </w:p>
        </w:tc>
        <w:tc>
          <w:tcPr>
            <w:vAlign w:val="center"/>
          </w:tcPr>
          <w:p w:rsidR="00000000" w:rsidDel="00000000" w:rsidP="00000000" w:rsidRDefault="00000000" w:rsidRPr="00000000" w14:paraId="00000309">
            <w:pPr>
              <w:rPr>
                <w:rFonts w:ascii="Vani" w:cs="Vani" w:eastAsia="Vani" w:hAnsi="Vani"/>
                <w:b w:val="1"/>
                <w:bCs w:val="1"/>
              </w:rPr>
            </w:pPr>
            <w:r w:rsidDel="00000000" w:rsidR="00000000" w:rsidRPr="00000000">
              <w:rPr>
                <w:rFonts w:ascii="Vani" w:cs="Vani" w:eastAsia="Vani" w:hAnsi="Vani"/>
                <w:b w:val="1"/>
                <w:bCs w:val="1"/>
                <w:rtl w:val="0"/>
              </w:rPr>
              <w:t xml:space="preserve">True / Real</w:t>
            </w:r>
          </w:p>
        </w:tc>
      </w:tr>
      <w:tr>
        <w:trPr>
          <w:cantSplit w:val="0"/>
          <w:tblHeader w:val="0"/>
        </w:trPr>
        <w:tc>
          <w:tcPr>
            <w:vAlign w:val="center"/>
          </w:tcPr>
          <w:p w:rsidR="00000000" w:rsidDel="00000000" w:rsidP="00000000" w:rsidRDefault="00000000" w:rsidRPr="00000000" w14:paraId="0000030A">
            <w:pPr>
              <w:rPr>
                <w:rFonts w:ascii="Vani" w:cs="Vani" w:eastAsia="Vani" w:hAnsi="Vani"/>
                <w:b w:val="1"/>
                <w:bCs w:val="1"/>
              </w:rPr>
            </w:pPr>
            <w:r w:rsidDel="00000000" w:rsidR="00000000" w:rsidRPr="00000000">
              <w:rPr>
                <w:rFonts w:ascii="Vani" w:cs="Vani" w:eastAsia="Vani" w:hAnsi="Vani"/>
                <w:b w:val="1"/>
                <w:bCs w:val="1"/>
                <w:rtl w:val="0"/>
              </w:rPr>
              <w:t xml:space="preserve">మైత్రికాదు</w:t>
            </w:r>
          </w:p>
        </w:tc>
        <w:tc>
          <w:tcPr>
            <w:vAlign w:val="center"/>
          </w:tcPr>
          <w:p w:rsidR="00000000" w:rsidDel="00000000" w:rsidP="00000000" w:rsidRDefault="00000000" w:rsidRPr="00000000" w14:paraId="0000030B">
            <w:pPr>
              <w:rPr>
                <w:rFonts w:ascii="Vani" w:cs="Vani" w:eastAsia="Vani" w:hAnsi="Vani"/>
                <w:b w:val="1"/>
                <w:bCs w:val="1"/>
              </w:rPr>
            </w:pPr>
            <w:r w:rsidDel="00000000" w:rsidR="00000000" w:rsidRPr="00000000">
              <w:rPr>
                <w:rFonts w:ascii="Vani" w:cs="Vani" w:eastAsia="Vani" w:hAnsi="Vani"/>
                <w:b w:val="1"/>
                <w:bCs w:val="1"/>
                <w:rtl w:val="0"/>
              </w:rPr>
              <w:t xml:space="preserve">స్నేహము కాదు</w:t>
            </w:r>
          </w:p>
        </w:tc>
        <w:tc>
          <w:tcPr>
            <w:vAlign w:val="center"/>
          </w:tcPr>
          <w:p w:rsidR="00000000" w:rsidDel="00000000" w:rsidP="00000000" w:rsidRDefault="00000000" w:rsidRPr="00000000" w14:paraId="0000030C">
            <w:pPr>
              <w:rPr>
                <w:rFonts w:ascii="Vani" w:cs="Vani" w:eastAsia="Vani" w:hAnsi="Vani"/>
                <w:b w:val="1"/>
                <w:bCs w:val="1"/>
              </w:rPr>
            </w:pPr>
            <w:r w:rsidDel="00000000" w:rsidR="00000000" w:rsidRPr="00000000">
              <w:rPr>
                <w:rFonts w:ascii="Vani" w:cs="Vani" w:eastAsia="Vani" w:hAnsi="Vani"/>
                <w:b w:val="1"/>
                <w:bCs w:val="1"/>
                <w:rtl w:val="0"/>
              </w:rPr>
              <w:t xml:space="preserve">Not friendship</w:t>
            </w:r>
          </w:p>
        </w:tc>
      </w:tr>
      <w:tr>
        <w:trPr>
          <w:cantSplit w:val="0"/>
          <w:tblHeader w:val="0"/>
        </w:trPr>
        <w:tc>
          <w:tcPr>
            <w:vAlign w:val="center"/>
          </w:tcPr>
          <w:p w:rsidR="00000000" w:rsidDel="00000000" w:rsidP="00000000" w:rsidRDefault="00000000" w:rsidRPr="00000000" w14:paraId="0000030D">
            <w:pPr>
              <w:rPr>
                <w:rFonts w:ascii="Vani" w:cs="Vani" w:eastAsia="Vani" w:hAnsi="Vani"/>
                <w:b w:val="1"/>
                <w:bCs w:val="1"/>
              </w:rPr>
            </w:pPr>
            <w:r w:rsidDel="00000000" w:rsidR="00000000" w:rsidRPr="00000000">
              <w:rPr>
                <w:rFonts w:ascii="Vani" w:cs="Vani" w:eastAsia="Vani" w:hAnsi="Vani"/>
                <w:b w:val="1"/>
                <w:bCs w:val="1"/>
                <w:rtl w:val="0"/>
              </w:rPr>
              <w:t xml:space="preserve">పూర్తిగా</w:t>
            </w:r>
          </w:p>
        </w:tc>
        <w:tc>
          <w:tcPr>
            <w:vAlign w:val="center"/>
          </w:tcPr>
          <w:p w:rsidR="00000000" w:rsidDel="00000000" w:rsidP="00000000" w:rsidRDefault="00000000" w:rsidRPr="00000000" w14:paraId="0000030E">
            <w:pPr>
              <w:rPr>
                <w:rFonts w:ascii="Vani" w:cs="Vani" w:eastAsia="Vani" w:hAnsi="Vani"/>
                <w:b w:val="1"/>
                <w:bCs w:val="1"/>
              </w:rPr>
            </w:pPr>
            <w:r w:rsidDel="00000000" w:rsidR="00000000" w:rsidRPr="00000000">
              <w:rPr>
                <w:rFonts w:ascii="Vani" w:cs="Vani" w:eastAsia="Vani" w:hAnsi="Vani"/>
                <w:b w:val="1"/>
                <w:bCs w:val="1"/>
                <w:rtl w:val="0"/>
              </w:rPr>
              <w:t xml:space="preserve">నిండుగా</w:t>
            </w:r>
          </w:p>
        </w:tc>
        <w:tc>
          <w:tcPr>
            <w:vAlign w:val="center"/>
          </w:tcPr>
          <w:p w:rsidR="00000000" w:rsidDel="00000000" w:rsidP="00000000" w:rsidRDefault="00000000" w:rsidRPr="00000000" w14:paraId="0000030F">
            <w:pPr>
              <w:rPr>
                <w:rFonts w:ascii="Vani" w:cs="Vani" w:eastAsia="Vani" w:hAnsi="Vani"/>
                <w:b w:val="1"/>
                <w:bCs w:val="1"/>
              </w:rPr>
            </w:pPr>
            <w:r w:rsidDel="00000000" w:rsidR="00000000" w:rsidRPr="00000000">
              <w:rPr>
                <w:rFonts w:ascii="Vani" w:cs="Vani" w:eastAsia="Vani" w:hAnsi="Vani"/>
                <w:b w:val="1"/>
                <w:bCs w:val="1"/>
                <w:rtl w:val="0"/>
              </w:rPr>
              <w:t xml:space="preserve">Completely</w:t>
            </w:r>
          </w:p>
        </w:tc>
      </w:tr>
      <w:tr>
        <w:trPr>
          <w:cantSplit w:val="0"/>
          <w:tblHeader w:val="0"/>
        </w:trPr>
        <w:tc>
          <w:tcPr>
            <w:vAlign w:val="center"/>
          </w:tcPr>
          <w:p w:rsidR="00000000" w:rsidDel="00000000" w:rsidP="00000000" w:rsidRDefault="00000000" w:rsidRPr="00000000" w14:paraId="00000310">
            <w:pPr>
              <w:rPr>
                <w:rFonts w:ascii="Vani" w:cs="Vani" w:eastAsia="Vani" w:hAnsi="Vani"/>
                <w:b w:val="1"/>
                <w:bCs w:val="1"/>
              </w:rPr>
            </w:pPr>
            <w:r w:rsidDel="00000000" w:rsidR="00000000" w:rsidRPr="00000000">
              <w:rPr>
                <w:rFonts w:ascii="Vani" w:cs="Vani" w:eastAsia="Vani" w:hAnsi="Vani"/>
                <w:b w:val="1"/>
                <w:bCs w:val="1"/>
                <w:rtl w:val="0"/>
              </w:rPr>
              <w:t xml:space="preserve">నమ్మి</w:t>
            </w:r>
          </w:p>
        </w:tc>
        <w:tc>
          <w:tcPr>
            <w:vAlign w:val="center"/>
          </w:tcPr>
          <w:p w:rsidR="00000000" w:rsidDel="00000000" w:rsidP="00000000" w:rsidRDefault="00000000" w:rsidRPr="00000000" w14:paraId="00000311">
            <w:pPr>
              <w:rPr>
                <w:rFonts w:ascii="Vani" w:cs="Vani" w:eastAsia="Vani" w:hAnsi="Vani"/>
                <w:b w:val="1"/>
                <w:bCs w:val="1"/>
              </w:rPr>
            </w:pPr>
            <w:r w:rsidDel="00000000" w:rsidR="00000000" w:rsidRPr="00000000">
              <w:rPr>
                <w:rFonts w:ascii="Vani" w:cs="Vani" w:eastAsia="Vani" w:hAnsi="Vani"/>
                <w:b w:val="1"/>
                <w:bCs w:val="1"/>
                <w:rtl w:val="0"/>
              </w:rPr>
              <w:t xml:space="preserve">విశ్వసించి</w:t>
            </w:r>
          </w:p>
        </w:tc>
        <w:tc>
          <w:tcPr>
            <w:vAlign w:val="center"/>
          </w:tcPr>
          <w:p w:rsidR="00000000" w:rsidDel="00000000" w:rsidP="00000000" w:rsidRDefault="00000000" w:rsidRPr="00000000" w14:paraId="00000312">
            <w:pPr>
              <w:rPr>
                <w:rFonts w:ascii="Vani" w:cs="Vani" w:eastAsia="Vani" w:hAnsi="Vani"/>
                <w:b w:val="1"/>
                <w:bCs w:val="1"/>
              </w:rPr>
            </w:pPr>
            <w:r w:rsidDel="00000000" w:rsidR="00000000" w:rsidRPr="00000000">
              <w:rPr>
                <w:rFonts w:ascii="Vani" w:cs="Vani" w:eastAsia="Vani" w:hAnsi="Vani"/>
                <w:b w:val="1"/>
                <w:bCs w:val="1"/>
                <w:rtl w:val="0"/>
              </w:rPr>
              <w:t xml:space="preserve">Having trusted</w:t>
            </w:r>
          </w:p>
        </w:tc>
      </w:tr>
      <w:tr>
        <w:trPr>
          <w:cantSplit w:val="0"/>
          <w:tblHeader w:val="0"/>
        </w:trPr>
        <w:tc>
          <w:tcPr>
            <w:vAlign w:val="center"/>
          </w:tcPr>
          <w:p w:rsidR="00000000" w:rsidDel="00000000" w:rsidP="00000000" w:rsidRDefault="00000000" w:rsidRPr="00000000" w14:paraId="00000313">
            <w:pPr>
              <w:rPr>
                <w:rFonts w:ascii="Vani" w:cs="Vani" w:eastAsia="Vani" w:hAnsi="Vani"/>
                <w:b w:val="1"/>
                <w:bCs w:val="1"/>
              </w:rPr>
            </w:pPr>
            <w:r w:rsidDel="00000000" w:rsidR="00000000" w:rsidRPr="00000000">
              <w:rPr>
                <w:rFonts w:ascii="Vani" w:cs="Vani" w:eastAsia="Vani" w:hAnsi="Vani"/>
                <w:b w:val="1"/>
                <w:bCs w:val="1"/>
                <w:rtl w:val="0"/>
              </w:rPr>
              <w:t xml:space="preserve">నెమ్మితో</w:t>
            </w:r>
          </w:p>
        </w:tc>
        <w:tc>
          <w:tcPr>
            <w:vAlign w:val="center"/>
          </w:tcPr>
          <w:p w:rsidR="00000000" w:rsidDel="00000000" w:rsidP="00000000" w:rsidRDefault="00000000" w:rsidRPr="00000000" w14:paraId="00000314">
            <w:pPr>
              <w:rPr>
                <w:rFonts w:ascii="Vani" w:cs="Vani" w:eastAsia="Vani" w:hAnsi="Vani"/>
                <w:b w:val="1"/>
                <w:bCs w:val="1"/>
              </w:rPr>
            </w:pPr>
            <w:r w:rsidDel="00000000" w:rsidR="00000000" w:rsidRPr="00000000">
              <w:rPr>
                <w:rFonts w:ascii="Vani" w:cs="Vani" w:eastAsia="Vani" w:hAnsi="Vani"/>
                <w:b w:val="1"/>
                <w:bCs w:val="1"/>
                <w:rtl w:val="0"/>
              </w:rPr>
              <w:t xml:space="preserve">సుఖముగా / ప్రశాంతముగా</w:t>
            </w:r>
          </w:p>
        </w:tc>
        <w:tc>
          <w:tcPr>
            <w:vAlign w:val="center"/>
          </w:tcPr>
          <w:p w:rsidR="00000000" w:rsidDel="00000000" w:rsidP="00000000" w:rsidRDefault="00000000" w:rsidRPr="00000000" w14:paraId="00000315">
            <w:pPr>
              <w:rPr>
                <w:rFonts w:ascii="Vani" w:cs="Vani" w:eastAsia="Vani" w:hAnsi="Vani"/>
                <w:b w:val="1"/>
                <w:bCs w:val="1"/>
              </w:rPr>
            </w:pPr>
            <w:r w:rsidDel="00000000" w:rsidR="00000000" w:rsidRPr="00000000">
              <w:rPr>
                <w:rFonts w:ascii="Vani" w:cs="Vani" w:eastAsia="Vani" w:hAnsi="Vani"/>
                <w:b w:val="1"/>
                <w:bCs w:val="1"/>
                <w:rtl w:val="0"/>
              </w:rPr>
              <w:t xml:space="preserve">With peace / happiness</w:t>
            </w:r>
          </w:p>
        </w:tc>
      </w:tr>
      <w:tr>
        <w:trPr>
          <w:cantSplit w:val="0"/>
          <w:tblHeader w:val="0"/>
        </w:trPr>
        <w:tc>
          <w:tcPr>
            <w:vAlign w:val="center"/>
          </w:tcPr>
          <w:p w:rsidR="00000000" w:rsidDel="00000000" w:rsidP="00000000" w:rsidRDefault="00000000" w:rsidRPr="00000000" w14:paraId="00000316">
            <w:pPr>
              <w:rPr>
                <w:rFonts w:ascii="Vani" w:cs="Vani" w:eastAsia="Vani" w:hAnsi="Vani"/>
                <w:b w:val="1"/>
                <w:bCs w:val="1"/>
              </w:rPr>
            </w:pPr>
            <w:r w:rsidDel="00000000" w:rsidR="00000000" w:rsidRPr="00000000">
              <w:rPr>
                <w:rFonts w:ascii="Vani" w:cs="Vani" w:eastAsia="Vani" w:hAnsi="Vani"/>
                <w:b w:val="1"/>
                <w:bCs w:val="1"/>
                <w:rtl w:val="0"/>
              </w:rPr>
              <w:t xml:space="preserve">ఉండఁజాలను</w:t>
            </w:r>
          </w:p>
        </w:tc>
        <w:tc>
          <w:tcPr>
            <w:vAlign w:val="center"/>
          </w:tcPr>
          <w:p w:rsidR="00000000" w:rsidDel="00000000" w:rsidP="00000000" w:rsidRDefault="00000000" w:rsidRPr="00000000" w14:paraId="00000317">
            <w:pPr>
              <w:rPr>
                <w:rFonts w:ascii="Vani" w:cs="Vani" w:eastAsia="Vani" w:hAnsi="Vani"/>
                <w:b w:val="1"/>
                <w:bCs w:val="1"/>
              </w:rPr>
            </w:pPr>
            <w:r w:rsidDel="00000000" w:rsidR="00000000" w:rsidRPr="00000000">
              <w:rPr>
                <w:rFonts w:ascii="Vani" w:cs="Vani" w:eastAsia="Vani" w:hAnsi="Vani"/>
                <w:b w:val="1"/>
                <w:bCs w:val="1"/>
                <w:rtl w:val="0"/>
              </w:rPr>
              <w:t xml:space="preserve">ఉండలేను</w:t>
            </w:r>
          </w:p>
        </w:tc>
        <w:tc>
          <w:tcPr>
            <w:vAlign w:val="center"/>
          </w:tcPr>
          <w:p w:rsidR="00000000" w:rsidDel="00000000" w:rsidP="00000000" w:rsidRDefault="00000000" w:rsidRPr="00000000" w14:paraId="00000318">
            <w:pPr>
              <w:rPr>
                <w:rFonts w:ascii="Vani" w:cs="Vani" w:eastAsia="Vani" w:hAnsi="Vani"/>
                <w:b w:val="1"/>
                <w:bCs w:val="1"/>
              </w:rPr>
            </w:pPr>
            <w:r w:rsidDel="00000000" w:rsidR="00000000" w:rsidRPr="00000000">
              <w:rPr>
                <w:rFonts w:ascii="Vani" w:cs="Vani" w:eastAsia="Vani" w:hAnsi="Vani"/>
                <w:b w:val="1"/>
                <w:bCs w:val="1"/>
                <w:rtl w:val="0"/>
              </w:rPr>
              <w:t xml:space="preserve">Cannot stay</w:t>
            </w:r>
          </w:p>
        </w:tc>
      </w:tr>
      <w:tr>
        <w:trPr>
          <w:cantSplit w:val="0"/>
          <w:tblHeader w:val="0"/>
        </w:trPr>
        <w:tc>
          <w:tcPr>
            <w:vAlign w:val="center"/>
          </w:tcPr>
          <w:p w:rsidR="00000000" w:rsidDel="00000000" w:rsidP="00000000" w:rsidRDefault="00000000" w:rsidRPr="00000000" w14:paraId="00000319">
            <w:pPr>
              <w:rPr>
                <w:rFonts w:ascii="Vani" w:cs="Vani" w:eastAsia="Vani" w:hAnsi="Vani"/>
                <w:b w:val="1"/>
                <w:bCs w:val="1"/>
              </w:rPr>
            </w:pPr>
            <w:r w:rsidDel="00000000" w:rsidR="00000000" w:rsidRPr="00000000">
              <w:rPr>
                <w:rFonts w:ascii="Vani" w:cs="Vani" w:eastAsia="Vani" w:hAnsi="Vani"/>
                <w:b w:val="1"/>
                <w:bCs w:val="1"/>
                <w:rtl w:val="0"/>
              </w:rPr>
              <w:t xml:space="preserve">బోయఁ డగపడినంతనే</w:t>
            </w:r>
          </w:p>
        </w:tc>
        <w:tc>
          <w:tcPr>
            <w:vAlign w:val="center"/>
          </w:tcPr>
          <w:p w:rsidR="00000000" w:rsidDel="00000000" w:rsidP="00000000" w:rsidRDefault="00000000" w:rsidRPr="00000000" w14:paraId="0000031A">
            <w:pPr>
              <w:rPr>
                <w:rFonts w:ascii="Vani" w:cs="Vani" w:eastAsia="Vani" w:hAnsi="Vani"/>
                <w:b w:val="1"/>
                <w:bCs w:val="1"/>
              </w:rPr>
            </w:pPr>
            <w:r w:rsidDel="00000000" w:rsidR="00000000" w:rsidRPr="00000000">
              <w:rPr>
                <w:rFonts w:ascii="Vani" w:cs="Vani" w:eastAsia="Vani" w:hAnsi="Vani"/>
                <w:b w:val="1"/>
                <w:bCs w:val="1"/>
                <w:rtl w:val="0"/>
              </w:rPr>
              <w:t xml:space="preserve">వేటగాడు కనిపించగానే</w:t>
            </w:r>
          </w:p>
        </w:tc>
        <w:tc>
          <w:tcPr>
            <w:vAlign w:val="center"/>
          </w:tcPr>
          <w:p w:rsidR="00000000" w:rsidDel="00000000" w:rsidP="00000000" w:rsidRDefault="00000000" w:rsidRPr="00000000" w14:paraId="0000031B">
            <w:pPr>
              <w:rPr>
                <w:rFonts w:ascii="Vani" w:cs="Vani" w:eastAsia="Vani" w:hAnsi="Vani"/>
                <w:b w:val="1"/>
                <w:bCs w:val="1"/>
              </w:rPr>
            </w:pPr>
            <w:r w:rsidDel="00000000" w:rsidR="00000000" w:rsidRPr="00000000">
              <w:rPr>
                <w:rFonts w:ascii="Vani" w:cs="Vani" w:eastAsia="Vani" w:hAnsi="Vani"/>
                <w:b w:val="1"/>
                <w:bCs w:val="1"/>
                <w:rtl w:val="0"/>
              </w:rPr>
              <w:t xml:space="preserve">As soon as the hunter is seen</w:t>
            </w:r>
          </w:p>
        </w:tc>
      </w:tr>
      <w:tr>
        <w:trPr>
          <w:cantSplit w:val="0"/>
          <w:tblHeader w:val="0"/>
        </w:trPr>
        <w:tc>
          <w:tcPr>
            <w:vAlign w:val="center"/>
          </w:tcPr>
          <w:p w:rsidR="00000000" w:rsidDel="00000000" w:rsidP="00000000" w:rsidRDefault="00000000" w:rsidRPr="00000000" w14:paraId="0000031C">
            <w:pPr>
              <w:rPr>
                <w:rFonts w:ascii="Vani" w:cs="Vani" w:eastAsia="Vani" w:hAnsi="Vani"/>
                <w:b w:val="1"/>
                <w:bCs w:val="1"/>
              </w:rPr>
            </w:pPr>
            <w:r w:rsidDel="00000000" w:rsidR="00000000" w:rsidRPr="00000000">
              <w:rPr>
                <w:rFonts w:ascii="Vani" w:cs="Vani" w:eastAsia="Vani" w:hAnsi="Vani"/>
                <w:b w:val="1"/>
                <w:bCs w:val="1"/>
                <w:rtl w:val="0"/>
              </w:rPr>
              <w:t xml:space="preserve">చరచర</w:t>
            </w:r>
          </w:p>
        </w:tc>
        <w:tc>
          <w:tcPr>
            <w:vAlign w:val="center"/>
          </w:tcPr>
          <w:p w:rsidR="00000000" w:rsidDel="00000000" w:rsidP="00000000" w:rsidRDefault="00000000" w:rsidRPr="00000000" w14:paraId="0000031D">
            <w:pPr>
              <w:rPr>
                <w:rFonts w:ascii="Vani" w:cs="Vani" w:eastAsia="Vani" w:hAnsi="Vani"/>
                <w:b w:val="1"/>
                <w:bCs w:val="1"/>
              </w:rPr>
            </w:pPr>
            <w:r w:rsidDel="00000000" w:rsidR="00000000" w:rsidRPr="00000000">
              <w:rPr>
                <w:rFonts w:ascii="Vani" w:cs="Vani" w:eastAsia="Vani" w:hAnsi="Vani"/>
                <w:b w:val="1"/>
                <w:bCs w:val="1"/>
                <w:rtl w:val="0"/>
              </w:rPr>
              <w:t xml:space="preserve">వేగముగా</w:t>
            </w:r>
          </w:p>
        </w:tc>
        <w:tc>
          <w:tcPr>
            <w:vAlign w:val="center"/>
          </w:tcPr>
          <w:p w:rsidR="00000000" w:rsidDel="00000000" w:rsidP="00000000" w:rsidRDefault="00000000" w:rsidRPr="00000000" w14:paraId="0000031E">
            <w:pPr>
              <w:rPr>
                <w:rFonts w:ascii="Vani" w:cs="Vani" w:eastAsia="Vani" w:hAnsi="Vani"/>
                <w:b w:val="1"/>
                <w:bCs w:val="1"/>
              </w:rPr>
            </w:pPr>
            <w:r w:rsidDel="00000000" w:rsidR="00000000" w:rsidRPr="00000000">
              <w:rPr>
                <w:rFonts w:ascii="Vani" w:cs="Vani" w:eastAsia="Vani" w:hAnsi="Vani"/>
                <w:b w:val="1"/>
                <w:bCs w:val="1"/>
                <w:rtl w:val="0"/>
              </w:rPr>
              <w:t xml:space="preserve">Fast / Quickly</w:t>
            </w:r>
          </w:p>
        </w:tc>
      </w:tr>
      <w:tr>
        <w:trPr>
          <w:cantSplit w:val="0"/>
          <w:tblHeader w:val="0"/>
        </w:trPr>
        <w:tc>
          <w:tcPr>
            <w:vAlign w:val="center"/>
          </w:tcPr>
          <w:p w:rsidR="00000000" w:rsidDel="00000000" w:rsidP="00000000" w:rsidRDefault="00000000" w:rsidRPr="00000000" w14:paraId="0000031F">
            <w:pPr>
              <w:rPr>
                <w:rFonts w:ascii="Vani" w:cs="Vani" w:eastAsia="Vani" w:hAnsi="Vani"/>
                <w:b w:val="1"/>
                <w:bCs w:val="1"/>
              </w:rPr>
            </w:pPr>
            <w:r w:rsidDel="00000000" w:rsidR="00000000" w:rsidRPr="00000000">
              <w:rPr>
                <w:rFonts w:ascii="Vani" w:cs="Vani" w:eastAsia="Vani" w:hAnsi="Vani"/>
                <w:b w:val="1"/>
                <w:bCs w:val="1"/>
                <w:rtl w:val="0"/>
              </w:rPr>
              <w:t xml:space="preserve">వచ్చి</w:t>
            </w:r>
          </w:p>
        </w:tc>
        <w:tc>
          <w:tcPr>
            <w:vAlign w:val="center"/>
          </w:tcPr>
          <w:p w:rsidR="00000000" w:rsidDel="00000000" w:rsidP="00000000" w:rsidRDefault="00000000" w:rsidRPr="00000000" w14:paraId="00000320">
            <w:pPr>
              <w:rPr>
                <w:rFonts w:ascii="Vani" w:cs="Vani" w:eastAsia="Vani" w:hAnsi="Vani"/>
                <w:b w:val="1"/>
                <w:bCs w:val="1"/>
              </w:rPr>
            </w:pPr>
            <w:r w:rsidDel="00000000" w:rsidR="00000000" w:rsidRPr="00000000">
              <w:rPr>
                <w:rFonts w:ascii="Vani" w:cs="Vani" w:eastAsia="Vani" w:hAnsi="Vani"/>
                <w:b w:val="1"/>
                <w:bCs w:val="1"/>
                <w:rtl w:val="0"/>
              </w:rPr>
              <w:t xml:space="preserve">వచ్చి</w:t>
            </w:r>
          </w:p>
        </w:tc>
        <w:tc>
          <w:tcPr>
            <w:vAlign w:val="center"/>
          </w:tcPr>
          <w:p w:rsidR="00000000" w:rsidDel="00000000" w:rsidP="00000000" w:rsidRDefault="00000000" w:rsidRPr="00000000" w14:paraId="00000321">
            <w:pPr>
              <w:rPr>
                <w:rFonts w:ascii="Vani" w:cs="Vani" w:eastAsia="Vani" w:hAnsi="Vani"/>
                <w:b w:val="1"/>
                <w:bCs w:val="1"/>
              </w:rPr>
            </w:pPr>
            <w:r w:rsidDel="00000000" w:rsidR="00000000" w:rsidRPr="00000000">
              <w:rPr>
                <w:rFonts w:ascii="Vani" w:cs="Vani" w:eastAsia="Vani" w:hAnsi="Vani"/>
                <w:b w:val="1"/>
                <w:bCs w:val="1"/>
                <w:rtl w:val="0"/>
              </w:rPr>
              <w:t xml:space="preserve">Having come</w:t>
            </w:r>
          </w:p>
        </w:tc>
      </w:tr>
      <w:tr>
        <w:trPr>
          <w:cantSplit w:val="0"/>
          <w:tblHeader w:val="0"/>
        </w:trPr>
        <w:tc>
          <w:tcPr>
            <w:vAlign w:val="center"/>
          </w:tcPr>
          <w:p w:rsidR="00000000" w:rsidDel="00000000" w:rsidP="00000000" w:rsidRDefault="00000000" w:rsidRPr="00000000" w14:paraId="00000322">
            <w:pPr>
              <w:rPr>
                <w:rFonts w:ascii="Vani" w:cs="Vani" w:eastAsia="Vani" w:hAnsi="Vani"/>
                <w:b w:val="1"/>
                <w:bCs w:val="1"/>
              </w:rPr>
            </w:pPr>
            <w:r w:rsidDel="00000000" w:rsidR="00000000" w:rsidRPr="00000000">
              <w:rPr>
                <w:rFonts w:ascii="Vani" w:cs="Vani" w:eastAsia="Vani" w:hAnsi="Vani"/>
                <w:b w:val="1"/>
                <w:bCs w:val="1"/>
                <w:rtl w:val="0"/>
              </w:rPr>
              <w:t xml:space="preserve">కొఱికి వేయుదును</w:t>
            </w:r>
          </w:p>
        </w:tc>
        <w:tc>
          <w:tcPr>
            <w:vAlign w:val="center"/>
          </w:tcPr>
          <w:p w:rsidR="00000000" w:rsidDel="00000000" w:rsidP="00000000" w:rsidRDefault="00000000" w:rsidRPr="00000000" w14:paraId="00000323">
            <w:pPr>
              <w:rPr>
                <w:rFonts w:ascii="Vani" w:cs="Vani" w:eastAsia="Vani" w:hAnsi="Vani"/>
                <w:b w:val="1"/>
                <w:bCs w:val="1"/>
              </w:rPr>
            </w:pPr>
            <w:r w:rsidDel="00000000" w:rsidR="00000000" w:rsidRPr="00000000">
              <w:rPr>
                <w:rFonts w:ascii="Vani" w:cs="Vani" w:eastAsia="Vani" w:hAnsi="Vani"/>
                <w:b w:val="1"/>
                <w:bCs w:val="1"/>
                <w:rtl w:val="0"/>
              </w:rPr>
              <w:t xml:space="preserve">కొరుకుతాను</w:t>
            </w:r>
          </w:p>
        </w:tc>
        <w:tc>
          <w:tcPr>
            <w:vAlign w:val="center"/>
          </w:tcPr>
          <w:p w:rsidR="00000000" w:rsidDel="00000000" w:rsidP="00000000" w:rsidRDefault="00000000" w:rsidRPr="00000000" w14:paraId="00000324">
            <w:pPr>
              <w:rPr>
                <w:rFonts w:ascii="Vani" w:cs="Vani" w:eastAsia="Vani" w:hAnsi="Vani"/>
                <w:b w:val="1"/>
                <w:bCs w:val="1"/>
              </w:rPr>
            </w:pPr>
            <w:r w:rsidDel="00000000" w:rsidR="00000000" w:rsidRPr="00000000">
              <w:rPr>
                <w:rFonts w:ascii="Vani" w:cs="Vani" w:eastAsia="Vani" w:hAnsi="Vani"/>
                <w:b w:val="1"/>
                <w:bCs w:val="1"/>
                <w:rtl w:val="0"/>
              </w:rPr>
              <w:t xml:space="preserve">Will bite off</w:t>
            </w:r>
          </w:p>
        </w:tc>
      </w:tr>
      <w:tr>
        <w:trPr>
          <w:cantSplit w:val="0"/>
          <w:tblHeader w:val="0"/>
        </w:trPr>
        <w:tc>
          <w:tcPr>
            <w:vAlign w:val="center"/>
          </w:tcPr>
          <w:p w:rsidR="00000000" w:rsidDel="00000000" w:rsidP="00000000" w:rsidRDefault="00000000" w:rsidRPr="00000000" w14:paraId="00000325">
            <w:pPr>
              <w:rPr>
                <w:rFonts w:ascii="Vani" w:cs="Vani" w:eastAsia="Vani" w:hAnsi="Vani"/>
                <w:b w:val="1"/>
                <w:bCs w:val="1"/>
              </w:rPr>
            </w:pPr>
            <w:r w:rsidDel="00000000" w:rsidR="00000000" w:rsidRPr="00000000">
              <w:rPr>
                <w:rFonts w:ascii="Vani" w:cs="Vani" w:eastAsia="Vani" w:hAnsi="Vani"/>
                <w:b w:val="1"/>
                <w:bCs w:val="1"/>
                <w:rtl w:val="0"/>
              </w:rPr>
              <w:t xml:space="preserve">అపుడు</w:t>
            </w:r>
          </w:p>
        </w:tc>
        <w:tc>
          <w:tcPr>
            <w:vAlign w:val="center"/>
          </w:tcPr>
          <w:p w:rsidR="00000000" w:rsidDel="00000000" w:rsidP="00000000" w:rsidRDefault="00000000" w:rsidRPr="00000000" w14:paraId="00000326">
            <w:pPr>
              <w:rPr>
                <w:rFonts w:ascii="Vani" w:cs="Vani" w:eastAsia="Vani" w:hAnsi="Vani"/>
                <w:b w:val="1"/>
                <w:bCs w:val="1"/>
              </w:rPr>
            </w:pPr>
            <w:r w:rsidDel="00000000" w:rsidR="00000000" w:rsidRPr="00000000">
              <w:rPr>
                <w:rFonts w:ascii="Vani" w:cs="Vani" w:eastAsia="Vani" w:hAnsi="Vani"/>
                <w:b w:val="1"/>
                <w:bCs w:val="1"/>
                <w:rtl w:val="0"/>
              </w:rPr>
              <w:t xml:space="preserve">ఆ సమయములో</w:t>
            </w:r>
          </w:p>
        </w:tc>
        <w:tc>
          <w:tcPr>
            <w:vAlign w:val="center"/>
          </w:tcPr>
          <w:p w:rsidR="00000000" w:rsidDel="00000000" w:rsidP="00000000" w:rsidRDefault="00000000" w:rsidRPr="00000000" w14:paraId="00000327">
            <w:pPr>
              <w:rPr>
                <w:rFonts w:ascii="Vani" w:cs="Vani" w:eastAsia="Vani" w:hAnsi="Vani"/>
                <w:b w:val="1"/>
                <w:bCs w:val="1"/>
              </w:rPr>
            </w:pPr>
            <w:r w:rsidDel="00000000" w:rsidR="00000000" w:rsidRPr="00000000">
              <w:rPr>
                <w:rFonts w:ascii="Vani" w:cs="Vani" w:eastAsia="Vani" w:hAnsi="Vani"/>
                <w:b w:val="1"/>
                <w:bCs w:val="1"/>
                <w:rtl w:val="0"/>
              </w:rPr>
              <w:t xml:space="preserve">Then</w:t>
            </w:r>
          </w:p>
        </w:tc>
      </w:tr>
      <w:tr>
        <w:trPr>
          <w:cantSplit w:val="0"/>
          <w:tblHeader w:val="0"/>
        </w:trPr>
        <w:tc>
          <w:tcPr>
            <w:vAlign w:val="center"/>
          </w:tcPr>
          <w:p w:rsidR="00000000" w:rsidDel="00000000" w:rsidP="00000000" w:rsidRDefault="00000000" w:rsidRPr="00000000" w14:paraId="00000328">
            <w:pPr>
              <w:rPr>
                <w:rFonts w:ascii="Vani" w:cs="Vani" w:eastAsia="Vani" w:hAnsi="Vani"/>
                <w:b w:val="1"/>
                <w:bCs w:val="1"/>
              </w:rPr>
            </w:pPr>
            <w:r w:rsidDel="00000000" w:rsidR="00000000" w:rsidRPr="00000000">
              <w:rPr>
                <w:rFonts w:ascii="Vani" w:cs="Vani" w:eastAsia="Vani" w:hAnsi="Vani"/>
                <w:b w:val="1"/>
                <w:bCs w:val="1"/>
                <w:rtl w:val="0"/>
              </w:rPr>
              <w:t xml:space="preserve">ప్రాణభయముతో</w:t>
            </w:r>
          </w:p>
        </w:tc>
        <w:tc>
          <w:tcPr>
            <w:vAlign w:val="center"/>
          </w:tcPr>
          <w:p w:rsidR="00000000" w:rsidDel="00000000" w:rsidP="00000000" w:rsidRDefault="00000000" w:rsidRPr="00000000" w14:paraId="00000329">
            <w:pPr>
              <w:rPr>
                <w:rFonts w:ascii="Vani" w:cs="Vani" w:eastAsia="Vani" w:hAnsi="Vani"/>
                <w:b w:val="1"/>
                <w:bCs w:val="1"/>
              </w:rPr>
            </w:pPr>
            <w:r w:rsidDel="00000000" w:rsidR="00000000" w:rsidRPr="00000000">
              <w:rPr>
                <w:rFonts w:ascii="Vani" w:cs="Vani" w:eastAsia="Vani" w:hAnsi="Vani"/>
                <w:b w:val="1"/>
                <w:bCs w:val="1"/>
                <w:rtl w:val="0"/>
              </w:rPr>
              <w:t xml:space="preserve">ప్రాణము మీద భయముతో</w:t>
            </w:r>
          </w:p>
        </w:tc>
        <w:tc>
          <w:tcPr>
            <w:vAlign w:val="center"/>
          </w:tcPr>
          <w:p w:rsidR="00000000" w:rsidDel="00000000" w:rsidP="00000000" w:rsidRDefault="00000000" w:rsidRPr="00000000" w14:paraId="0000032A">
            <w:pPr>
              <w:rPr>
                <w:rFonts w:ascii="Vani" w:cs="Vani" w:eastAsia="Vani" w:hAnsi="Vani"/>
                <w:b w:val="1"/>
                <w:bCs w:val="1"/>
              </w:rPr>
            </w:pPr>
            <w:r w:rsidDel="00000000" w:rsidR="00000000" w:rsidRPr="00000000">
              <w:rPr>
                <w:rFonts w:ascii="Vani" w:cs="Vani" w:eastAsia="Vani" w:hAnsi="Vani"/>
                <w:b w:val="1"/>
                <w:bCs w:val="1"/>
                <w:rtl w:val="0"/>
              </w:rPr>
              <w:t xml:space="preserve">With fear of life</w:t>
            </w:r>
          </w:p>
        </w:tc>
      </w:tr>
      <w:tr>
        <w:trPr>
          <w:cantSplit w:val="0"/>
          <w:tblHeader w:val="0"/>
        </w:trPr>
        <w:tc>
          <w:tcPr>
            <w:vAlign w:val="center"/>
          </w:tcPr>
          <w:p w:rsidR="00000000" w:rsidDel="00000000" w:rsidP="00000000" w:rsidRDefault="00000000" w:rsidRPr="00000000" w14:paraId="0000032B">
            <w:pPr>
              <w:rPr>
                <w:rFonts w:ascii="Vani" w:cs="Vani" w:eastAsia="Vani" w:hAnsi="Vani"/>
                <w:b w:val="1"/>
                <w:bCs w:val="1"/>
              </w:rPr>
            </w:pPr>
            <w:r w:rsidDel="00000000" w:rsidR="00000000" w:rsidRPr="00000000">
              <w:rPr>
                <w:rFonts w:ascii="Vani" w:cs="Vani" w:eastAsia="Vani" w:hAnsi="Vani"/>
                <w:b w:val="1"/>
                <w:bCs w:val="1"/>
                <w:rtl w:val="0"/>
              </w:rPr>
              <w:t xml:space="preserve">మ్రానిపై (మ్రాను + పై)</w:t>
            </w:r>
          </w:p>
        </w:tc>
        <w:tc>
          <w:tcPr>
            <w:vAlign w:val="center"/>
          </w:tcPr>
          <w:p w:rsidR="00000000" w:rsidDel="00000000" w:rsidP="00000000" w:rsidRDefault="00000000" w:rsidRPr="00000000" w14:paraId="0000032C">
            <w:pPr>
              <w:rPr>
                <w:rFonts w:ascii="Vani" w:cs="Vani" w:eastAsia="Vani" w:hAnsi="Vani"/>
                <w:b w:val="1"/>
                <w:bCs w:val="1"/>
              </w:rPr>
            </w:pPr>
            <w:r w:rsidDel="00000000" w:rsidR="00000000" w:rsidRPr="00000000">
              <w:rPr>
                <w:rFonts w:ascii="Vani" w:cs="Vani" w:eastAsia="Vani" w:hAnsi="Vani"/>
                <w:b w:val="1"/>
                <w:bCs w:val="1"/>
                <w:rtl w:val="0"/>
              </w:rPr>
              <w:t xml:space="preserve">చెట్టు మీద</w:t>
            </w:r>
          </w:p>
        </w:tc>
        <w:tc>
          <w:tcPr>
            <w:vAlign w:val="center"/>
          </w:tcPr>
          <w:p w:rsidR="00000000" w:rsidDel="00000000" w:rsidP="00000000" w:rsidRDefault="00000000" w:rsidRPr="00000000" w14:paraId="0000032D">
            <w:pPr>
              <w:rPr>
                <w:rFonts w:ascii="Vani" w:cs="Vani" w:eastAsia="Vani" w:hAnsi="Vani"/>
                <w:b w:val="1"/>
                <w:bCs w:val="1"/>
              </w:rPr>
            </w:pPr>
            <w:r w:rsidDel="00000000" w:rsidR="00000000" w:rsidRPr="00000000">
              <w:rPr>
                <w:rFonts w:ascii="Vani" w:cs="Vani" w:eastAsia="Vani" w:hAnsi="Vani"/>
                <w:b w:val="1"/>
                <w:bCs w:val="1"/>
                <w:rtl w:val="0"/>
              </w:rPr>
              <w:t xml:space="preserve">On the tree / trunk</w:t>
            </w:r>
          </w:p>
        </w:tc>
      </w:tr>
      <w:tr>
        <w:trPr>
          <w:cantSplit w:val="0"/>
          <w:tblHeader w:val="0"/>
        </w:trPr>
        <w:tc>
          <w:tcPr>
            <w:vAlign w:val="center"/>
          </w:tcPr>
          <w:p w:rsidR="00000000" w:rsidDel="00000000" w:rsidP="00000000" w:rsidRDefault="00000000" w:rsidRPr="00000000" w14:paraId="0000032E">
            <w:pPr>
              <w:rPr>
                <w:rFonts w:ascii="Vani" w:cs="Vani" w:eastAsia="Vani" w:hAnsi="Vani"/>
                <w:b w:val="1"/>
                <w:bCs w:val="1"/>
              </w:rPr>
            </w:pPr>
            <w:r w:rsidDel="00000000" w:rsidR="00000000" w:rsidRPr="00000000">
              <w:rPr>
                <w:rFonts w:ascii="Vani" w:cs="Vani" w:eastAsia="Vani" w:hAnsi="Vani"/>
                <w:b w:val="1"/>
                <w:bCs w:val="1"/>
                <w:rtl w:val="0"/>
              </w:rPr>
              <w:t xml:space="preserve">కరుగుదువు (అరుగుదువు)</w:t>
            </w:r>
          </w:p>
        </w:tc>
        <w:tc>
          <w:tcPr>
            <w:vAlign w:val="center"/>
          </w:tcPr>
          <w:p w:rsidR="00000000" w:rsidDel="00000000" w:rsidP="00000000" w:rsidRDefault="00000000" w:rsidRPr="00000000" w14:paraId="0000032F">
            <w:pPr>
              <w:rPr>
                <w:rFonts w:ascii="Vani" w:cs="Vani" w:eastAsia="Vani" w:hAnsi="Vani"/>
                <w:b w:val="1"/>
                <w:bCs w:val="1"/>
              </w:rPr>
            </w:pPr>
            <w:r w:rsidDel="00000000" w:rsidR="00000000" w:rsidRPr="00000000">
              <w:rPr>
                <w:rFonts w:ascii="Vani" w:cs="Vani" w:eastAsia="Vani" w:hAnsi="Vani"/>
                <w:b w:val="1"/>
                <w:bCs w:val="1"/>
                <w:rtl w:val="0"/>
              </w:rPr>
              <w:t xml:space="preserve">వెళ్తావు</w:t>
            </w:r>
          </w:p>
        </w:tc>
        <w:tc>
          <w:tcPr>
            <w:vAlign w:val="center"/>
          </w:tcPr>
          <w:p w:rsidR="00000000" w:rsidDel="00000000" w:rsidP="00000000" w:rsidRDefault="00000000" w:rsidRPr="00000000" w14:paraId="00000330">
            <w:pPr>
              <w:rPr>
                <w:rFonts w:ascii="Vani" w:cs="Vani" w:eastAsia="Vani" w:hAnsi="Vani"/>
                <w:b w:val="1"/>
                <w:bCs w:val="1"/>
              </w:rPr>
            </w:pPr>
            <w:r w:rsidDel="00000000" w:rsidR="00000000" w:rsidRPr="00000000">
              <w:rPr>
                <w:rFonts w:ascii="Vani" w:cs="Vani" w:eastAsia="Vani" w:hAnsi="Vani"/>
                <w:b w:val="1"/>
                <w:bCs w:val="1"/>
                <w:rtl w:val="0"/>
              </w:rPr>
              <w:t xml:space="preserve">Will go</w:t>
            </w:r>
          </w:p>
        </w:tc>
      </w:tr>
      <w:tr>
        <w:trPr>
          <w:cantSplit w:val="0"/>
          <w:tblHeader w:val="0"/>
        </w:trPr>
        <w:tc>
          <w:tcPr>
            <w:vAlign w:val="center"/>
          </w:tcPr>
          <w:p w:rsidR="00000000" w:rsidDel="00000000" w:rsidP="00000000" w:rsidRDefault="00000000" w:rsidRPr="00000000" w14:paraId="00000331">
            <w:pPr>
              <w:rPr>
                <w:rFonts w:ascii="Vani" w:cs="Vani" w:eastAsia="Vani" w:hAnsi="Vani"/>
                <w:b w:val="1"/>
                <w:bCs w:val="1"/>
              </w:rPr>
            </w:pPr>
            <w:r w:rsidDel="00000000" w:rsidR="00000000" w:rsidRPr="00000000">
              <w:rPr>
                <w:rFonts w:ascii="Vani" w:cs="Vani" w:eastAsia="Vani" w:hAnsi="Vani"/>
                <w:b w:val="1"/>
                <w:bCs w:val="1"/>
                <w:rtl w:val="0"/>
              </w:rPr>
              <w:t xml:space="preserve">నాజోలికి</w:t>
            </w:r>
          </w:p>
        </w:tc>
        <w:tc>
          <w:tcPr>
            <w:vAlign w:val="center"/>
          </w:tcPr>
          <w:p w:rsidR="00000000" w:rsidDel="00000000" w:rsidP="00000000" w:rsidRDefault="00000000" w:rsidRPr="00000000" w14:paraId="00000332">
            <w:pPr>
              <w:rPr>
                <w:rFonts w:ascii="Vani" w:cs="Vani" w:eastAsia="Vani" w:hAnsi="Vani"/>
                <w:b w:val="1"/>
                <w:bCs w:val="1"/>
              </w:rPr>
            </w:pPr>
            <w:r w:rsidDel="00000000" w:rsidR="00000000" w:rsidRPr="00000000">
              <w:rPr>
                <w:rFonts w:ascii="Vani" w:cs="Vani" w:eastAsia="Vani" w:hAnsi="Vani"/>
                <w:b w:val="1"/>
                <w:bCs w:val="1"/>
                <w:rtl w:val="0"/>
              </w:rPr>
              <w:t xml:space="preserve">నా దగ్గరకు / నన్ను పట్టుకోవడానికి</w:t>
            </w:r>
          </w:p>
        </w:tc>
        <w:tc>
          <w:tcPr>
            <w:vAlign w:val="center"/>
          </w:tcPr>
          <w:p w:rsidR="00000000" w:rsidDel="00000000" w:rsidP="00000000" w:rsidRDefault="00000000" w:rsidRPr="00000000" w14:paraId="00000333">
            <w:pPr>
              <w:rPr>
                <w:rFonts w:ascii="Vani" w:cs="Vani" w:eastAsia="Vani" w:hAnsi="Vani"/>
                <w:b w:val="1"/>
                <w:bCs w:val="1"/>
              </w:rPr>
            </w:pPr>
            <w:r w:rsidDel="00000000" w:rsidR="00000000" w:rsidRPr="00000000">
              <w:rPr>
                <w:rFonts w:ascii="Vani" w:cs="Vani" w:eastAsia="Vani" w:hAnsi="Vani"/>
                <w:b w:val="1"/>
                <w:bCs w:val="1"/>
                <w:rtl w:val="0"/>
              </w:rPr>
              <w:t xml:space="preserve">Toward me / interfering with me</w:t>
            </w:r>
          </w:p>
        </w:tc>
      </w:tr>
      <w:tr>
        <w:trPr>
          <w:cantSplit w:val="0"/>
          <w:tblHeader w:val="0"/>
        </w:trPr>
        <w:tc>
          <w:tcPr>
            <w:vAlign w:val="center"/>
          </w:tcPr>
          <w:p w:rsidR="00000000" w:rsidDel="00000000" w:rsidP="00000000" w:rsidRDefault="00000000" w:rsidRPr="00000000" w14:paraId="00000334">
            <w:pPr>
              <w:rPr>
                <w:rFonts w:ascii="Vani" w:cs="Vani" w:eastAsia="Vani" w:hAnsi="Vani"/>
                <w:b w:val="1"/>
                <w:bCs w:val="1"/>
              </w:rPr>
            </w:pPr>
            <w:r w:rsidDel="00000000" w:rsidR="00000000" w:rsidRPr="00000000">
              <w:rPr>
                <w:rFonts w:ascii="Vani" w:cs="Vani" w:eastAsia="Vani" w:hAnsi="Vani"/>
                <w:b w:val="1"/>
                <w:bCs w:val="1"/>
                <w:rtl w:val="0"/>
              </w:rPr>
              <w:t xml:space="preserve">రావు</w:t>
            </w:r>
          </w:p>
        </w:tc>
        <w:tc>
          <w:tcPr>
            <w:vAlign w:val="center"/>
          </w:tcPr>
          <w:p w:rsidR="00000000" w:rsidDel="00000000" w:rsidP="00000000" w:rsidRDefault="00000000" w:rsidRPr="00000000" w14:paraId="00000335">
            <w:pPr>
              <w:rPr>
                <w:rFonts w:ascii="Vani" w:cs="Vani" w:eastAsia="Vani" w:hAnsi="Vani"/>
                <w:b w:val="1"/>
                <w:bCs w:val="1"/>
              </w:rPr>
            </w:pPr>
            <w:r w:rsidDel="00000000" w:rsidR="00000000" w:rsidRPr="00000000">
              <w:rPr>
                <w:rFonts w:ascii="Vani" w:cs="Vani" w:eastAsia="Vani" w:hAnsi="Vani"/>
                <w:b w:val="1"/>
                <w:bCs w:val="1"/>
                <w:rtl w:val="0"/>
              </w:rPr>
              <w:t xml:space="preserve">రావు</w:t>
            </w:r>
          </w:p>
        </w:tc>
        <w:tc>
          <w:tcPr>
            <w:vAlign w:val="center"/>
          </w:tcPr>
          <w:p w:rsidR="00000000" w:rsidDel="00000000" w:rsidP="00000000" w:rsidRDefault="00000000" w:rsidRPr="00000000" w14:paraId="00000336">
            <w:pPr>
              <w:rPr>
                <w:rFonts w:ascii="Vani" w:cs="Vani" w:eastAsia="Vani" w:hAnsi="Vani"/>
                <w:b w:val="1"/>
                <w:bCs w:val="1"/>
              </w:rPr>
            </w:pPr>
            <w:r w:rsidDel="00000000" w:rsidR="00000000" w:rsidRPr="00000000">
              <w:rPr>
                <w:rFonts w:ascii="Vani" w:cs="Vani" w:eastAsia="Vani" w:hAnsi="Vani"/>
                <w:b w:val="1"/>
                <w:bCs w:val="1"/>
                <w:rtl w:val="0"/>
              </w:rPr>
              <w:t xml:space="preserve">Will not come</w:t>
            </w:r>
          </w:p>
        </w:tc>
      </w:tr>
      <w:tr>
        <w:trPr>
          <w:cantSplit w:val="0"/>
          <w:tblHeader w:val="0"/>
        </w:trPr>
        <w:tc>
          <w:tcPr>
            <w:vAlign w:val="center"/>
          </w:tcPr>
          <w:p w:rsidR="00000000" w:rsidDel="00000000" w:rsidP="00000000" w:rsidRDefault="00000000" w:rsidRPr="00000000" w14:paraId="00000337">
            <w:pPr>
              <w:rPr>
                <w:rFonts w:ascii="Vani" w:cs="Vani" w:eastAsia="Vani" w:hAnsi="Vani"/>
                <w:b w:val="1"/>
                <w:bCs w:val="1"/>
              </w:rPr>
            </w:pPr>
            <w:r w:rsidDel="00000000" w:rsidR="00000000" w:rsidRPr="00000000">
              <w:rPr>
                <w:rFonts w:ascii="Vani" w:cs="Vani" w:eastAsia="Vani" w:hAnsi="Vani"/>
                <w:b w:val="1"/>
                <w:bCs w:val="1"/>
                <w:rtl w:val="0"/>
              </w:rPr>
              <w:t xml:space="preserve">నేను</w:t>
            </w:r>
          </w:p>
        </w:tc>
        <w:tc>
          <w:tcPr>
            <w:vAlign w:val="center"/>
          </w:tcPr>
          <w:p w:rsidR="00000000" w:rsidDel="00000000" w:rsidP="00000000" w:rsidRDefault="00000000" w:rsidRPr="00000000" w14:paraId="00000338">
            <w:pPr>
              <w:rPr>
                <w:rFonts w:ascii="Vani" w:cs="Vani" w:eastAsia="Vani" w:hAnsi="Vani"/>
                <w:b w:val="1"/>
                <w:bCs w:val="1"/>
              </w:rPr>
            </w:pPr>
            <w:r w:rsidDel="00000000" w:rsidR="00000000" w:rsidRPr="00000000">
              <w:rPr>
                <w:rFonts w:ascii="Vani" w:cs="Vani" w:eastAsia="Vani" w:hAnsi="Vani"/>
                <w:b w:val="1"/>
                <w:bCs w:val="1"/>
                <w:rtl w:val="0"/>
              </w:rPr>
              <w:t xml:space="preserve">నేను</w:t>
            </w:r>
          </w:p>
        </w:tc>
        <w:tc>
          <w:tcPr>
            <w:vAlign w:val="center"/>
          </w:tcPr>
          <w:p w:rsidR="00000000" w:rsidDel="00000000" w:rsidP="00000000" w:rsidRDefault="00000000" w:rsidRPr="00000000" w14:paraId="00000339">
            <w:pPr>
              <w:rPr>
                <w:rFonts w:ascii="Vani" w:cs="Vani" w:eastAsia="Vani" w:hAnsi="Vani"/>
                <w:b w:val="1"/>
                <w:bCs w:val="1"/>
              </w:rPr>
            </w:pPr>
            <w:r w:rsidDel="00000000" w:rsidR="00000000" w:rsidRPr="00000000">
              <w:rPr>
                <w:rFonts w:ascii="Vani" w:cs="Vani" w:eastAsia="Vani" w:hAnsi="Vani"/>
                <w:b w:val="1"/>
                <w:bCs w:val="1"/>
                <w:rtl w:val="0"/>
              </w:rPr>
              <w:t xml:space="preserve">I</w:t>
            </w:r>
          </w:p>
        </w:tc>
      </w:tr>
      <w:tr>
        <w:trPr>
          <w:cantSplit w:val="0"/>
          <w:tblHeader w:val="0"/>
        </w:trPr>
        <w:tc>
          <w:tcPr>
            <w:vAlign w:val="center"/>
          </w:tcPr>
          <w:p w:rsidR="00000000" w:rsidDel="00000000" w:rsidP="00000000" w:rsidRDefault="00000000" w:rsidRPr="00000000" w14:paraId="0000033A">
            <w:pPr>
              <w:rPr>
                <w:rFonts w:ascii="Vani" w:cs="Vani" w:eastAsia="Vani" w:hAnsi="Vani"/>
                <w:b w:val="1"/>
                <w:bCs w:val="1"/>
              </w:rPr>
            </w:pPr>
            <w:r w:rsidDel="00000000" w:rsidR="00000000" w:rsidRPr="00000000">
              <w:rPr>
                <w:rFonts w:ascii="Vani" w:cs="Vani" w:eastAsia="Vani" w:hAnsi="Vani"/>
                <w:b w:val="1"/>
                <w:bCs w:val="1"/>
                <w:rtl w:val="0"/>
              </w:rPr>
              <w:t xml:space="preserve">వేగమే</w:t>
            </w:r>
          </w:p>
        </w:tc>
        <w:tc>
          <w:tcPr>
            <w:vAlign w:val="center"/>
          </w:tcPr>
          <w:p w:rsidR="00000000" w:rsidDel="00000000" w:rsidP="00000000" w:rsidRDefault="00000000" w:rsidRPr="00000000" w14:paraId="0000033B">
            <w:pPr>
              <w:rPr>
                <w:rFonts w:ascii="Vani" w:cs="Vani" w:eastAsia="Vani" w:hAnsi="Vani"/>
                <w:b w:val="1"/>
                <w:bCs w:val="1"/>
              </w:rPr>
            </w:pPr>
            <w:r w:rsidDel="00000000" w:rsidR="00000000" w:rsidRPr="00000000">
              <w:rPr>
                <w:rFonts w:ascii="Vani" w:cs="Vani" w:eastAsia="Vani" w:hAnsi="Vani"/>
                <w:b w:val="1"/>
                <w:bCs w:val="1"/>
                <w:rtl w:val="0"/>
              </w:rPr>
              <w:t xml:space="preserve">తొందరగా</w:t>
            </w:r>
          </w:p>
        </w:tc>
        <w:tc>
          <w:tcPr>
            <w:vAlign w:val="center"/>
          </w:tcPr>
          <w:p w:rsidR="00000000" w:rsidDel="00000000" w:rsidP="00000000" w:rsidRDefault="00000000" w:rsidRPr="00000000" w14:paraId="0000033C">
            <w:pPr>
              <w:rPr>
                <w:rFonts w:ascii="Vani" w:cs="Vani" w:eastAsia="Vani" w:hAnsi="Vani"/>
                <w:b w:val="1"/>
                <w:bCs w:val="1"/>
              </w:rPr>
            </w:pPr>
            <w:r w:rsidDel="00000000" w:rsidR="00000000" w:rsidRPr="00000000">
              <w:rPr>
                <w:rFonts w:ascii="Vani" w:cs="Vani" w:eastAsia="Vani" w:hAnsi="Vani"/>
                <w:b w:val="1"/>
                <w:bCs w:val="1"/>
                <w:rtl w:val="0"/>
              </w:rPr>
              <w:t xml:space="preserve">Quickly</w:t>
            </w:r>
          </w:p>
        </w:tc>
      </w:tr>
      <w:tr>
        <w:trPr>
          <w:cantSplit w:val="0"/>
          <w:tblHeader w:val="0"/>
        </w:trPr>
        <w:tc>
          <w:tcPr>
            <w:vAlign w:val="center"/>
          </w:tcPr>
          <w:p w:rsidR="00000000" w:rsidDel="00000000" w:rsidP="00000000" w:rsidRDefault="00000000" w:rsidRPr="00000000" w14:paraId="0000033D">
            <w:pPr>
              <w:rPr>
                <w:rFonts w:ascii="Vani" w:cs="Vani" w:eastAsia="Vani" w:hAnsi="Vani"/>
                <w:b w:val="1"/>
                <w:bCs w:val="1"/>
              </w:rPr>
            </w:pPr>
            <w:r w:rsidDel="00000000" w:rsidR="00000000" w:rsidRPr="00000000">
              <w:rPr>
                <w:rFonts w:ascii="Vani" w:cs="Vani" w:eastAsia="Vani" w:hAnsi="Vani"/>
                <w:b w:val="1"/>
                <w:bCs w:val="1"/>
                <w:rtl w:val="0"/>
              </w:rPr>
              <w:t xml:space="preserve">లాగులోనికి</w:t>
            </w:r>
          </w:p>
        </w:tc>
        <w:tc>
          <w:tcPr>
            <w:vAlign w:val="center"/>
          </w:tcPr>
          <w:p w:rsidR="00000000" w:rsidDel="00000000" w:rsidP="00000000" w:rsidRDefault="00000000" w:rsidRPr="00000000" w14:paraId="0000033E">
            <w:pPr>
              <w:rPr>
                <w:rFonts w:ascii="Vani" w:cs="Vani" w:eastAsia="Vani" w:hAnsi="Vani"/>
                <w:b w:val="1"/>
                <w:bCs w:val="1"/>
              </w:rPr>
            </w:pPr>
            <w:r w:rsidDel="00000000" w:rsidR="00000000" w:rsidRPr="00000000">
              <w:rPr>
                <w:rFonts w:ascii="Vani" w:cs="Vani" w:eastAsia="Vani" w:hAnsi="Vani"/>
                <w:b w:val="1"/>
                <w:bCs w:val="1"/>
                <w:rtl w:val="0"/>
              </w:rPr>
              <w:t xml:space="preserve">బిలములోనికి / రంధ్రములోనికి</w:t>
            </w:r>
          </w:p>
        </w:tc>
        <w:tc>
          <w:tcPr>
            <w:vAlign w:val="center"/>
          </w:tcPr>
          <w:p w:rsidR="00000000" w:rsidDel="00000000" w:rsidP="00000000" w:rsidRDefault="00000000" w:rsidRPr="00000000" w14:paraId="0000033F">
            <w:pPr>
              <w:rPr>
                <w:rFonts w:ascii="Vani" w:cs="Vani" w:eastAsia="Vani" w:hAnsi="Vani"/>
                <w:b w:val="1"/>
                <w:bCs w:val="1"/>
              </w:rPr>
            </w:pPr>
            <w:r w:rsidDel="00000000" w:rsidR="00000000" w:rsidRPr="00000000">
              <w:rPr>
                <w:rFonts w:ascii="Vani" w:cs="Vani" w:eastAsia="Vani" w:hAnsi="Vani"/>
                <w:b w:val="1"/>
                <w:bCs w:val="1"/>
                <w:rtl w:val="0"/>
              </w:rPr>
              <w:t xml:space="preserve">Into the hole / burrow</w:t>
            </w:r>
          </w:p>
        </w:tc>
      </w:tr>
      <w:tr>
        <w:trPr>
          <w:cantSplit w:val="0"/>
          <w:tblHeader w:val="0"/>
        </w:trPr>
        <w:tc>
          <w:tcPr>
            <w:vAlign w:val="center"/>
          </w:tcPr>
          <w:p w:rsidR="00000000" w:rsidDel="00000000" w:rsidP="00000000" w:rsidRDefault="00000000" w:rsidRPr="00000000" w14:paraId="00000340">
            <w:pPr>
              <w:rPr>
                <w:rFonts w:ascii="Vani" w:cs="Vani" w:eastAsia="Vani" w:hAnsi="Vani"/>
                <w:b w:val="1"/>
                <w:bCs w:val="1"/>
              </w:rPr>
            </w:pPr>
            <w:r w:rsidDel="00000000" w:rsidR="00000000" w:rsidRPr="00000000">
              <w:rPr>
                <w:rFonts w:ascii="Vani" w:cs="Vani" w:eastAsia="Vani" w:hAnsi="Vani"/>
                <w:b w:val="1"/>
                <w:bCs w:val="1"/>
                <w:rtl w:val="0"/>
              </w:rPr>
              <w:t xml:space="preserve">ఏగుదును</w:t>
            </w:r>
          </w:p>
        </w:tc>
        <w:tc>
          <w:tcPr>
            <w:vAlign w:val="center"/>
          </w:tcPr>
          <w:p w:rsidR="00000000" w:rsidDel="00000000" w:rsidP="00000000" w:rsidRDefault="00000000" w:rsidRPr="00000000" w14:paraId="00000341">
            <w:pPr>
              <w:rPr>
                <w:rFonts w:ascii="Vani" w:cs="Vani" w:eastAsia="Vani" w:hAnsi="Vani"/>
                <w:b w:val="1"/>
                <w:bCs w:val="1"/>
              </w:rPr>
            </w:pPr>
            <w:r w:rsidDel="00000000" w:rsidR="00000000" w:rsidRPr="00000000">
              <w:rPr>
                <w:rFonts w:ascii="Vani" w:cs="Vani" w:eastAsia="Vani" w:hAnsi="Vani"/>
                <w:b w:val="1"/>
                <w:bCs w:val="1"/>
                <w:rtl w:val="0"/>
              </w:rPr>
              <w:t xml:space="preserve">వెళ్తాను</w:t>
            </w:r>
          </w:p>
        </w:tc>
        <w:tc>
          <w:tcPr>
            <w:vAlign w:val="center"/>
          </w:tcPr>
          <w:p w:rsidR="00000000" w:rsidDel="00000000" w:rsidP="00000000" w:rsidRDefault="00000000" w:rsidRPr="00000000" w14:paraId="00000342">
            <w:pPr>
              <w:rPr>
                <w:rFonts w:ascii="Vani" w:cs="Vani" w:eastAsia="Vani" w:hAnsi="Vani"/>
                <w:b w:val="1"/>
                <w:bCs w:val="1"/>
              </w:rPr>
            </w:pPr>
            <w:r w:rsidDel="00000000" w:rsidR="00000000" w:rsidRPr="00000000">
              <w:rPr>
                <w:rFonts w:ascii="Vani" w:cs="Vani" w:eastAsia="Vani" w:hAnsi="Vani"/>
                <w:b w:val="1"/>
                <w:bCs w:val="1"/>
                <w:rtl w:val="0"/>
              </w:rPr>
              <w:t xml:space="preserve">Will go</w:t>
            </w:r>
          </w:p>
        </w:tc>
      </w:tr>
      <w:tr>
        <w:trPr>
          <w:cantSplit w:val="0"/>
          <w:tblHeader w:val="0"/>
        </w:trPr>
        <w:tc>
          <w:tcPr>
            <w:vAlign w:val="center"/>
          </w:tcPr>
          <w:p w:rsidR="00000000" w:rsidDel="00000000" w:rsidP="00000000" w:rsidRDefault="00000000" w:rsidRPr="00000000" w14:paraId="00000343">
            <w:pPr>
              <w:rPr>
                <w:rFonts w:ascii="Vani" w:cs="Vani" w:eastAsia="Vani" w:hAnsi="Vani"/>
                <w:b w:val="1"/>
                <w:bCs w:val="1"/>
              </w:rPr>
            </w:pPr>
            <w:r w:rsidDel="00000000" w:rsidR="00000000" w:rsidRPr="00000000">
              <w:rPr>
                <w:rFonts w:ascii="Vani" w:cs="Vani" w:eastAsia="Vani" w:hAnsi="Vani"/>
                <w:b w:val="1"/>
                <w:bCs w:val="1"/>
                <w:rtl w:val="0"/>
              </w:rPr>
              <w:t xml:space="preserve">ఇది</w:t>
            </w:r>
          </w:p>
        </w:tc>
        <w:tc>
          <w:tcPr>
            <w:vAlign w:val="center"/>
          </w:tcPr>
          <w:p w:rsidR="00000000" w:rsidDel="00000000" w:rsidP="00000000" w:rsidRDefault="00000000" w:rsidRPr="00000000" w14:paraId="00000344">
            <w:pPr>
              <w:rPr>
                <w:rFonts w:ascii="Vani" w:cs="Vani" w:eastAsia="Vani" w:hAnsi="Vani"/>
                <w:b w:val="1"/>
                <w:bCs w:val="1"/>
              </w:rPr>
            </w:pPr>
            <w:r w:rsidDel="00000000" w:rsidR="00000000" w:rsidRPr="00000000">
              <w:rPr>
                <w:rFonts w:ascii="Vani" w:cs="Vani" w:eastAsia="Vani" w:hAnsi="Vani"/>
                <w:b w:val="1"/>
                <w:bCs w:val="1"/>
                <w:rtl w:val="0"/>
              </w:rPr>
              <w:t xml:space="preserve">ఈ విధానము</w:t>
            </w:r>
          </w:p>
        </w:tc>
        <w:tc>
          <w:tcPr>
            <w:vAlign w:val="center"/>
          </w:tcPr>
          <w:p w:rsidR="00000000" w:rsidDel="00000000" w:rsidP="00000000" w:rsidRDefault="00000000" w:rsidRPr="00000000" w14:paraId="00000345">
            <w:pPr>
              <w:rPr>
                <w:rFonts w:ascii="Vani" w:cs="Vani" w:eastAsia="Vani" w:hAnsi="Vani"/>
                <w:b w:val="1"/>
                <w:bCs w:val="1"/>
              </w:rPr>
            </w:pPr>
            <w:r w:rsidDel="00000000" w:rsidR="00000000" w:rsidRPr="00000000">
              <w:rPr>
                <w:rFonts w:ascii="Vani" w:cs="Vani" w:eastAsia="Vani" w:hAnsi="Vani"/>
                <w:b w:val="1"/>
                <w:bCs w:val="1"/>
                <w:rtl w:val="0"/>
              </w:rPr>
              <w:t xml:space="preserve">This</w:t>
            </w:r>
          </w:p>
        </w:tc>
      </w:tr>
      <w:tr>
        <w:trPr>
          <w:cantSplit w:val="0"/>
          <w:tblHeader w:val="0"/>
        </w:trPr>
        <w:tc>
          <w:tcPr>
            <w:vAlign w:val="center"/>
          </w:tcPr>
          <w:p w:rsidR="00000000" w:rsidDel="00000000" w:rsidP="00000000" w:rsidRDefault="00000000" w:rsidRPr="00000000" w14:paraId="00000346">
            <w:pPr>
              <w:rPr>
                <w:rFonts w:ascii="Vani" w:cs="Vani" w:eastAsia="Vani" w:hAnsi="Vani"/>
                <w:b w:val="1"/>
                <w:bCs w:val="1"/>
              </w:rPr>
            </w:pPr>
            <w:r w:rsidDel="00000000" w:rsidR="00000000" w:rsidRPr="00000000">
              <w:rPr>
                <w:rFonts w:ascii="Vani" w:cs="Vani" w:eastAsia="Vani" w:hAnsi="Vani"/>
                <w:b w:val="1"/>
                <w:bCs w:val="1"/>
                <w:rtl w:val="0"/>
              </w:rPr>
              <w:t xml:space="preserve">ఉభయులకు</w:t>
            </w:r>
          </w:p>
        </w:tc>
        <w:tc>
          <w:tcPr>
            <w:vAlign w:val="center"/>
          </w:tcPr>
          <w:p w:rsidR="00000000" w:rsidDel="00000000" w:rsidP="00000000" w:rsidRDefault="00000000" w:rsidRPr="00000000" w14:paraId="00000347">
            <w:pPr>
              <w:rPr>
                <w:rFonts w:ascii="Vani" w:cs="Vani" w:eastAsia="Vani" w:hAnsi="Vani"/>
                <w:b w:val="1"/>
                <w:bCs w:val="1"/>
              </w:rPr>
            </w:pPr>
            <w:r w:rsidDel="00000000" w:rsidR="00000000" w:rsidRPr="00000000">
              <w:rPr>
                <w:rFonts w:ascii="Vani" w:cs="Vani" w:eastAsia="Vani" w:hAnsi="Vani"/>
                <w:b w:val="1"/>
                <w:bCs w:val="1"/>
                <w:rtl w:val="0"/>
              </w:rPr>
              <w:t xml:space="preserve">ఇద్దరికీ</w:t>
            </w:r>
          </w:p>
        </w:tc>
        <w:tc>
          <w:tcPr>
            <w:vAlign w:val="center"/>
          </w:tcPr>
          <w:p w:rsidR="00000000" w:rsidDel="00000000" w:rsidP="00000000" w:rsidRDefault="00000000" w:rsidRPr="00000000" w14:paraId="00000348">
            <w:pPr>
              <w:rPr>
                <w:rFonts w:ascii="Vani" w:cs="Vani" w:eastAsia="Vani" w:hAnsi="Vani"/>
                <w:b w:val="1"/>
                <w:bCs w:val="1"/>
              </w:rPr>
            </w:pPr>
            <w:r w:rsidDel="00000000" w:rsidR="00000000" w:rsidRPr="00000000">
              <w:rPr>
                <w:rFonts w:ascii="Vani" w:cs="Vani" w:eastAsia="Vani" w:hAnsi="Vani"/>
                <w:b w:val="1"/>
                <w:bCs w:val="1"/>
                <w:rtl w:val="0"/>
              </w:rPr>
              <w:t xml:space="preserve">For both</w:t>
            </w:r>
          </w:p>
        </w:tc>
      </w:tr>
      <w:tr>
        <w:trPr>
          <w:cantSplit w:val="0"/>
          <w:tblHeader w:val="0"/>
        </w:trPr>
        <w:tc>
          <w:tcPr>
            <w:vAlign w:val="center"/>
          </w:tcPr>
          <w:p w:rsidR="00000000" w:rsidDel="00000000" w:rsidP="00000000" w:rsidRDefault="00000000" w:rsidRPr="00000000" w14:paraId="00000349">
            <w:pPr>
              <w:rPr>
                <w:rFonts w:ascii="Vani" w:cs="Vani" w:eastAsia="Vani" w:hAnsi="Vani"/>
                <w:b w:val="1"/>
                <w:bCs w:val="1"/>
              </w:rPr>
            </w:pPr>
            <w:r w:rsidDel="00000000" w:rsidR="00000000" w:rsidRPr="00000000">
              <w:rPr>
                <w:rFonts w:ascii="Vani" w:cs="Vani" w:eastAsia="Vani" w:hAnsi="Vani"/>
                <w:b w:val="1"/>
                <w:bCs w:val="1"/>
                <w:rtl w:val="0"/>
              </w:rPr>
              <w:t xml:space="preserve">భయము లేని</w:t>
            </w:r>
          </w:p>
        </w:tc>
        <w:tc>
          <w:tcPr>
            <w:vAlign w:val="center"/>
          </w:tcPr>
          <w:p w:rsidR="00000000" w:rsidDel="00000000" w:rsidP="00000000" w:rsidRDefault="00000000" w:rsidRPr="00000000" w14:paraId="0000034A">
            <w:pPr>
              <w:rPr>
                <w:rFonts w:ascii="Vani" w:cs="Vani" w:eastAsia="Vani" w:hAnsi="Vani"/>
                <w:b w:val="1"/>
                <w:bCs w:val="1"/>
              </w:rPr>
            </w:pPr>
            <w:r w:rsidDel="00000000" w:rsidR="00000000" w:rsidRPr="00000000">
              <w:rPr>
                <w:rFonts w:ascii="Vani" w:cs="Vani" w:eastAsia="Vani" w:hAnsi="Vani"/>
                <w:b w:val="1"/>
                <w:bCs w:val="1"/>
                <w:rtl w:val="0"/>
              </w:rPr>
              <w:t xml:space="preserve">సురక్షితమైన</w:t>
            </w:r>
          </w:p>
        </w:tc>
        <w:tc>
          <w:tcPr>
            <w:vAlign w:val="center"/>
          </w:tcPr>
          <w:p w:rsidR="00000000" w:rsidDel="00000000" w:rsidP="00000000" w:rsidRDefault="00000000" w:rsidRPr="00000000" w14:paraId="0000034B">
            <w:pPr>
              <w:rPr>
                <w:rFonts w:ascii="Vani" w:cs="Vani" w:eastAsia="Vani" w:hAnsi="Vani"/>
                <w:b w:val="1"/>
                <w:bCs w:val="1"/>
              </w:rPr>
            </w:pPr>
            <w:r w:rsidDel="00000000" w:rsidR="00000000" w:rsidRPr="00000000">
              <w:rPr>
                <w:rFonts w:ascii="Vani" w:cs="Vani" w:eastAsia="Vani" w:hAnsi="Vani"/>
                <w:b w:val="1"/>
                <w:bCs w:val="1"/>
                <w:rtl w:val="0"/>
              </w:rPr>
              <w:t xml:space="preserve">Fearless / Safe</w:t>
            </w:r>
          </w:p>
        </w:tc>
      </w:tr>
      <w:tr>
        <w:trPr>
          <w:cantSplit w:val="0"/>
          <w:tblHeader w:val="0"/>
        </w:trPr>
        <w:tc>
          <w:tcPr>
            <w:vAlign w:val="center"/>
          </w:tcPr>
          <w:p w:rsidR="00000000" w:rsidDel="00000000" w:rsidP="00000000" w:rsidRDefault="00000000" w:rsidRPr="00000000" w14:paraId="0000034C">
            <w:pPr>
              <w:rPr>
                <w:rFonts w:ascii="Vani" w:cs="Vani" w:eastAsia="Vani" w:hAnsi="Vani"/>
                <w:b w:val="1"/>
                <w:bCs w:val="1"/>
              </w:rPr>
            </w:pPr>
            <w:r w:rsidDel="00000000" w:rsidR="00000000" w:rsidRPr="00000000">
              <w:rPr>
                <w:rFonts w:ascii="Vani" w:cs="Vani" w:eastAsia="Vani" w:hAnsi="Vani"/>
                <w:b w:val="1"/>
                <w:bCs w:val="1"/>
                <w:rtl w:val="0"/>
              </w:rPr>
              <w:t xml:space="preserve">పద్ధతి</w:t>
            </w:r>
          </w:p>
        </w:tc>
        <w:tc>
          <w:tcPr>
            <w:vAlign w:val="center"/>
          </w:tcPr>
          <w:p w:rsidR="00000000" w:rsidDel="00000000" w:rsidP="00000000" w:rsidRDefault="00000000" w:rsidRPr="00000000" w14:paraId="0000034D">
            <w:pPr>
              <w:rPr>
                <w:rFonts w:ascii="Vani" w:cs="Vani" w:eastAsia="Vani" w:hAnsi="Vani"/>
                <w:b w:val="1"/>
                <w:bCs w:val="1"/>
              </w:rPr>
            </w:pPr>
            <w:r w:rsidDel="00000000" w:rsidR="00000000" w:rsidRPr="00000000">
              <w:rPr>
                <w:rFonts w:ascii="Vani" w:cs="Vani" w:eastAsia="Vani" w:hAnsi="Vani"/>
                <w:b w:val="1"/>
                <w:bCs w:val="1"/>
                <w:rtl w:val="0"/>
              </w:rPr>
              <w:t xml:space="preserve">విధానము</w:t>
            </w:r>
          </w:p>
        </w:tc>
        <w:tc>
          <w:tcPr>
            <w:vAlign w:val="center"/>
          </w:tcPr>
          <w:p w:rsidR="00000000" w:rsidDel="00000000" w:rsidP="00000000" w:rsidRDefault="00000000" w:rsidRPr="00000000" w14:paraId="0000034E">
            <w:pPr>
              <w:rPr>
                <w:rFonts w:ascii="Vani" w:cs="Vani" w:eastAsia="Vani" w:hAnsi="Vani"/>
                <w:b w:val="1"/>
                <w:bCs w:val="1"/>
              </w:rPr>
            </w:pPr>
            <w:r w:rsidDel="00000000" w:rsidR="00000000" w:rsidRPr="00000000">
              <w:rPr>
                <w:rFonts w:ascii="Vani" w:cs="Vani" w:eastAsia="Vani" w:hAnsi="Vani"/>
                <w:b w:val="1"/>
                <w:bCs w:val="1"/>
                <w:rtl w:val="0"/>
              </w:rPr>
              <w:t xml:space="preserve">Method / Way</w:t>
            </w:r>
          </w:p>
        </w:tc>
      </w:tr>
      <w:tr>
        <w:trPr>
          <w:cantSplit w:val="0"/>
          <w:tblHeader w:val="0"/>
        </w:trPr>
        <w:tc>
          <w:tcPr>
            <w:vAlign w:val="center"/>
          </w:tcPr>
          <w:p w:rsidR="00000000" w:rsidDel="00000000" w:rsidP="00000000" w:rsidRDefault="00000000" w:rsidRPr="00000000" w14:paraId="0000034F">
            <w:pPr>
              <w:rPr>
                <w:rFonts w:ascii="Vani" w:cs="Vani" w:eastAsia="Vani" w:hAnsi="Vani"/>
                <w:b w:val="1"/>
                <w:bCs w:val="1"/>
              </w:rPr>
            </w:pPr>
            <w:r w:rsidDel="00000000" w:rsidR="00000000" w:rsidRPr="00000000">
              <w:rPr>
                <w:rFonts w:ascii="Vani" w:cs="Vani" w:eastAsia="Vani" w:hAnsi="Vani"/>
                <w:b w:val="1"/>
                <w:bCs w:val="1"/>
                <w:rtl w:val="0"/>
              </w:rPr>
              <w:t xml:space="preserve">అంతవఱకు</w:t>
            </w:r>
          </w:p>
        </w:tc>
        <w:tc>
          <w:tcPr>
            <w:vAlign w:val="center"/>
          </w:tcPr>
          <w:p w:rsidR="00000000" w:rsidDel="00000000" w:rsidP="00000000" w:rsidRDefault="00000000" w:rsidRPr="00000000" w14:paraId="00000350">
            <w:pPr>
              <w:rPr>
                <w:rFonts w:ascii="Vani" w:cs="Vani" w:eastAsia="Vani" w:hAnsi="Vani"/>
                <w:b w:val="1"/>
                <w:bCs w:val="1"/>
              </w:rPr>
            </w:pPr>
            <w:r w:rsidDel="00000000" w:rsidR="00000000" w:rsidRPr="00000000">
              <w:rPr>
                <w:rFonts w:ascii="Vani" w:cs="Vani" w:eastAsia="Vani" w:hAnsi="Vani"/>
                <w:b w:val="1"/>
                <w:bCs w:val="1"/>
                <w:rtl w:val="0"/>
              </w:rPr>
              <w:t xml:space="preserve">అప్పటి వరకు</w:t>
            </w:r>
          </w:p>
        </w:tc>
        <w:tc>
          <w:tcPr>
            <w:vAlign w:val="center"/>
          </w:tcPr>
          <w:p w:rsidR="00000000" w:rsidDel="00000000" w:rsidP="00000000" w:rsidRDefault="00000000" w:rsidRPr="00000000" w14:paraId="00000351">
            <w:pPr>
              <w:rPr>
                <w:rFonts w:ascii="Vani" w:cs="Vani" w:eastAsia="Vani" w:hAnsi="Vani"/>
                <w:b w:val="1"/>
                <w:bCs w:val="1"/>
              </w:rPr>
            </w:pPr>
            <w:r w:rsidDel="00000000" w:rsidR="00000000" w:rsidRPr="00000000">
              <w:rPr>
                <w:rFonts w:ascii="Vani" w:cs="Vani" w:eastAsia="Vani" w:hAnsi="Vani"/>
                <w:b w:val="1"/>
                <w:bCs w:val="1"/>
                <w:rtl w:val="0"/>
              </w:rPr>
              <w:t xml:space="preserve">Until then</w:t>
            </w:r>
          </w:p>
        </w:tc>
      </w:tr>
      <w:tr>
        <w:trPr>
          <w:cantSplit w:val="0"/>
          <w:tblHeader w:val="0"/>
        </w:trPr>
        <w:tc>
          <w:tcPr>
            <w:vAlign w:val="center"/>
          </w:tcPr>
          <w:p w:rsidR="00000000" w:rsidDel="00000000" w:rsidP="00000000" w:rsidRDefault="00000000" w:rsidRPr="00000000" w14:paraId="00000352">
            <w:pPr>
              <w:rPr>
                <w:rFonts w:ascii="Vani" w:cs="Vani" w:eastAsia="Vani" w:hAnsi="Vani"/>
                <w:b w:val="1"/>
                <w:bCs w:val="1"/>
              </w:rPr>
            </w:pPr>
            <w:r w:rsidDel="00000000" w:rsidR="00000000" w:rsidRPr="00000000">
              <w:rPr>
                <w:rFonts w:ascii="Vani" w:cs="Vani" w:eastAsia="Vani" w:hAnsi="Vani"/>
                <w:b w:val="1"/>
                <w:bCs w:val="1"/>
                <w:rtl w:val="0"/>
              </w:rPr>
              <w:t xml:space="preserve">శాంతించి</w:t>
            </w:r>
          </w:p>
        </w:tc>
        <w:tc>
          <w:tcPr>
            <w:vAlign w:val="center"/>
          </w:tcPr>
          <w:p w:rsidR="00000000" w:rsidDel="00000000" w:rsidP="00000000" w:rsidRDefault="00000000" w:rsidRPr="00000000" w14:paraId="00000353">
            <w:pPr>
              <w:rPr>
                <w:rFonts w:ascii="Vani" w:cs="Vani" w:eastAsia="Vani" w:hAnsi="Vani"/>
                <w:b w:val="1"/>
                <w:bCs w:val="1"/>
              </w:rPr>
            </w:pPr>
            <w:r w:rsidDel="00000000" w:rsidR="00000000" w:rsidRPr="00000000">
              <w:rPr>
                <w:rFonts w:ascii="Vani" w:cs="Vani" w:eastAsia="Vani" w:hAnsi="Vani"/>
                <w:b w:val="1"/>
                <w:bCs w:val="1"/>
                <w:rtl w:val="0"/>
              </w:rPr>
              <w:t xml:space="preserve">ఓపిక పట్టి</w:t>
            </w:r>
          </w:p>
        </w:tc>
        <w:tc>
          <w:tcPr>
            <w:vAlign w:val="center"/>
          </w:tcPr>
          <w:p w:rsidR="00000000" w:rsidDel="00000000" w:rsidP="00000000" w:rsidRDefault="00000000" w:rsidRPr="00000000" w14:paraId="00000354">
            <w:pPr>
              <w:rPr>
                <w:rFonts w:ascii="Vani" w:cs="Vani" w:eastAsia="Vani" w:hAnsi="Vani"/>
                <w:b w:val="1"/>
                <w:bCs w:val="1"/>
              </w:rPr>
            </w:pPr>
            <w:r w:rsidDel="00000000" w:rsidR="00000000" w:rsidRPr="00000000">
              <w:rPr>
                <w:rFonts w:ascii="Vani" w:cs="Vani" w:eastAsia="Vani" w:hAnsi="Vani"/>
                <w:b w:val="1"/>
                <w:bCs w:val="1"/>
                <w:rtl w:val="0"/>
              </w:rPr>
              <w:t xml:space="preserve">Being calm / patient</w:t>
            </w:r>
          </w:p>
        </w:tc>
      </w:tr>
      <w:tr>
        <w:trPr>
          <w:cantSplit w:val="0"/>
          <w:tblHeader w:val="0"/>
        </w:trPr>
        <w:tc>
          <w:tcPr>
            <w:vAlign w:val="center"/>
          </w:tcPr>
          <w:p w:rsidR="00000000" w:rsidDel="00000000" w:rsidP="00000000" w:rsidRDefault="00000000" w:rsidRPr="00000000" w14:paraId="00000355">
            <w:pPr>
              <w:rPr>
                <w:rFonts w:ascii="Vani" w:cs="Vani" w:eastAsia="Vani" w:hAnsi="Vani"/>
                <w:b w:val="1"/>
                <w:bCs w:val="1"/>
              </w:rPr>
            </w:pPr>
            <w:r w:rsidDel="00000000" w:rsidR="00000000" w:rsidRPr="00000000">
              <w:rPr>
                <w:rFonts w:ascii="Vani" w:cs="Vani" w:eastAsia="Vani" w:hAnsi="Vani"/>
                <w:b w:val="1"/>
                <w:bCs w:val="1"/>
                <w:rtl w:val="0"/>
              </w:rPr>
              <w:t xml:space="preserve">యుండుము (ఉండుము)</w:t>
            </w:r>
          </w:p>
        </w:tc>
        <w:tc>
          <w:tcPr>
            <w:vAlign w:val="center"/>
          </w:tcPr>
          <w:p w:rsidR="00000000" w:rsidDel="00000000" w:rsidP="00000000" w:rsidRDefault="00000000" w:rsidRPr="00000000" w14:paraId="00000356">
            <w:pPr>
              <w:rPr>
                <w:rFonts w:ascii="Vani" w:cs="Vani" w:eastAsia="Vani" w:hAnsi="Vani"/>
                <w:b w:val="1"/>
                <w:bCs w:val="1"/>
              </w:rPr>
            </w:pPr>
            <w:r w:rsidDel="00000000" w:rsidR="00000000" w:rsidRPr="00000000">
              <w:rPr>
                <w:rFonts w:ascii="Vani" w:cs="Vani" w:eastAsia="Vani" w:hAnsi="Vani"/>
                <w:b w:val="1"/>
                <w:bCs w:val="1"/>
                <w:rtl w:val="0"/>
              </w:rPr>
              <w:t xml:space="preserve">ఉండు</w:t>
            </w:r>
          </w:p>
        </w:tc>
        <w:tc>
          <w:tcPr>
            <w:vAlign w:val="center"/>
          </w:tcPr>
          <w:p w:rsidR="00000000" w:rsidDel="00000000" w:rsidP="00000000" w:rsidRDefault="00000000" w:rsidRPr="00000000" w14:paraId="00000357">
            <w:pPr>
              <w:rPr>
                <w:rFonts w:ascii="Vani" w:cs="Vani" w:eastAsia="Vani" w:hAnsi="Vani"/>
                <w:b w:val="1"/>
                <w:bCs w:val="1"/>
              </w:rPr>
            </w:pPr>
            <w:r w:rsidDel="00000000" w:rsidR="00000000" w:rsidRPr="00000000">
              <w:rPr>
                <w:rFonts w:ascii="Vani" w:cs="Vani" w:eastAsia="Vani" w:hAnsi="Vani"/>
                <w:b w:val="1"/>
                <w:bCs w:val="1"/>
                <w:rtl w:val="0"/>
              </w:rPr>
              <w:t xml:space="preserve">Stay</w:t>
            </w:r>
          </w:p>
        </w:tc>
      </w:tr>
      <w:tr>
        <w:trPr>
          <w:cantSplit w:val="0"/>
          <w:tblHeader w:val="0"/>
        </w:trPr>
        <w:tc>
          <w:tcPr>
            <w:vAlign w:val="center"/>
          </w:tcPr>
          <w:p w:rsidR="00000000" w:rsidDel="00000000" w:rsidP="00000000" w:rsidRDefault="00000000" w:rsidRPr="00000000" w14:paraId="00000358">
            <w:pPr>
              <w:rPr>
                <w:rFonts w:ascii="Vani" w:cs="Vani" w:eastAsia="Vani" w:hAnsi="Vani"/>
                <w:b w:val="1"/>
                <w:bCs w:val="1"/>
              </w:rPr>
            </w:pPr>
            <w:r w:rsidDel="00000000" w:rsidR="00000000" w:rsidRPr="00000000">
              <w:rPr>
                <w:rFonts w:ascii="Vani" w:cs="Vani" w:eastAsia="Vani" w:hAnsi="Vani"/>
                <w:b w:val="1"/>
                <w:bCs w:val="1"/>
                <w:rtl w:val="0"/>
              </w:rPr>
              <w:t xml:space="preserve">అని</w:t>
            </w:r>
          </w:p>
        </w:tc>
        <w:tc>
          <w:tcPr>
            <w:vAlign w:val="center"/>
          </w:tcPr>
          <w:p w:rsidR="00000000" w:rsidDel="00000000" w:rsidP="00000000" w:rsidRDefault="00000000" w:rsidRPr="00000000" w14:paraId="00000359">
            <w:pPr>
              <w:rPr>
                <w:rFonts w:ascii="Vani" w:cs="Vani" w:eastAsia="Vani" w:hAnsi="Vani"/>
                <w:b w:val="1"/>
                <w:bCs w:val="1"/>
              </w:rPr>
            </w:pPr>
            <w:r w:rsidDel="00000000" w:rsidR="00000000" w:rsidRPr="00000000">
              <w:rPr>
                <w:rFonts w:ascii="Vani" w:cs="Vani" w:eastAsia="Vani" w:hAnsi="Vani"/>
                <w:b w:val="1"/>
                <w:bCs w:val="1"/>
                <w:rtl w:val="0"/>
              </w:rPr>
              <w:t xml:space="preserve">అని</w:t>
            </w:r>
          </w:p>
        </w:tc>
        <w:tc>
          <w:tcPr>
            <w:vAlign w:val="center"/>
          </w:tcPr>
          <w:p w:rsidR="00000000" w:rsidDel="00000000" w:rsidP="00000000" w:rsidRDefault="00000000" w:rsidRPr="00000000" w14:paraId="0000035A">
            <w:pPr>
              <w:rPr>
                <w:rFonts w:ascii="Vani" w:cs="Vani" w:eastAsia="Vani" w:hAnsi="Vani"/>
                <w:b w:val="1"/>
                <w:bCs w:val="1"/>
              </w:rPr>
            </w:pPr>
            <w:r w:rsidDel="00000000" w:rsidR="00000000" w:rsidRPr="00000000">
              <w:rPr>
                <w:rFonts w:ascii="Vani" w:cs="Vani" w:eastAsia="Vani" w:hAnsi="Vani"/>
                <w:b w:val="1"/>
                <w:bCs w:val="1"/>
                <w:rtl w:val="0"/>
              </w:rPr>
              <w:t xml:space="preserve">That</w:t>
            </w:r>
          </w:p>
        </w:tc>
      </w:tr>
      <w:tr>
        <w:trPr>
          <w:cantSplit w:val="0"/>
          <w:tblHeader w:val="0"/>
        </w:trPr>
        <w:tc>
          <w:tcPr>
            <w:vAlign w:val="center"/>
          </w:tcPr>
          <w:p w:rsidR="00000000" w:rsidDel="00000000" w:rsidP="00000000" w:rsidRDefault="00000000" w:rsidRPr="00000000" w14:paraId="0000035B">
            <w:pPr>
              <w:rPr>
                <w:rFonts w:ascii="Vani" w:cs="Vani" w:eastAsia="Vani" w:hAnsi="Vani"/>
                <w:b w:val="1"/>
                <w:bCs w:val="1"/>
              </w:rPr>
            </w:pPr>
            <w:r w:rsidDel="00000000" w:rsidR="00000000" w:rsidRPr="00000000">
              <w:rPr>
                <w:rFonts w:ascii="Vani" w:cs="Vani" w:eastAsia="Vani" w:hAnsi="Vani"/>
                <w:b w:val="1"/>
                <w:bCs w:val="1"/>
                <w:rtl w:val="0"/>
              </w:rPr>
              <w:t xml:space="preserve">భయభక్తులతో</w:t>
            </w:r>
          </w:p>
        </w:tc>
        <w:tc>
          <w:tcPr>
            <w:vAlign w:val="center"/>
          </w:tcPr>
          <w:p w:rsidR="00000000" w:rsidDel="00000000" w:rsidP="00000000" w:rsidRDefault="00000000" w:rsidRPr="00000000" w14:paraId="0000035C">
            <w:pPr>
              <w:rPr>
                <w:rFonts w:ascii="Vani" w:cs="Vani" w:eastAsia="Vani" w:hAnsi="Vani"/>
                <w:b w:val="1"/>
                <w:bCs w:val="1"/>
              </w:rPr>
            </w:pPr>
            <w:r w:rsidDel="00000000" w:rsidR="00000000" w:rsidRPr="00000000">
              <w:rPr>
                <w:rFonts w:ascii="Vani" w:cs="Vani" w:eastAsia="Vani" w:hAnsi="Vani"/>
                <w:b w:val="1"/>
                <w:bCs w:val="1"/>
                <w:rtl w:val="0"/>
              </w:rPr>
              <w:t xml:space="preserve">వినయముతో</w:t>
            </w:r>
          </w:p>
        </w:tc>
        <w:tc>
          <w:tcPr>
            <w:vAlign w:val="center"/>
          </w:tcPr>
          <w:p w:rsidR="00000000" w:rsidDel="00000000" w:rsidP="00000000" w:rsidRDefault="00000000" w:rsidRPr="00000000" w14:paraId="0000035D">
            <w:pPr>
              <w:rPr>
                <w:rFonts w:ascii="Vani" w:cs="Vani" w:eastAsia="Vani" w:hAnsi="Vani"/>
                <w:b w:val="1"/>
                <w:bCs w:val="1"/>
              </w:rPr>
            </w:pPr>
            <w:r w:rsidDel="00000000" w:rsidR="00000000" w:rsidRPr="00000000">
              <w:rPr>
                <w:rFonts w:ascii="Vani" w:cs="Vani" w:eastAsia="Vani" w:hAnsi="Vani"/>
                <w:b w:val="1"/>
                <w:bCs w:val="1"/>
                <w:rtl w:val="0"/>
              </w:rPr>
              <w:t xml:space="preserve">With fear and respect</w:t>
            </w:r>
          </w:p>
        </w:tc>
      </w:tr>
      <w:tr>
        <w:trPr>
          <w:cantSplit w:val="0"/>
          <w:tblHeader w:val="0"/>
        </w:trPr>
        <w:tc>
          <w:tcPr>
            <w:vAlign w:val="center"/>
          </w:tcPr>
          <w:p w:rsidR="00000000" w:rsidDel="00000000" w:rsidP="00000000" w:rsidRDefault="00000000" w:rsidRPr="00000000" w14:paraId="0000035E">
            <w:pPr>
              <w:rPr>
                <w:rFonts w:ascii="Vani" w:cs="Vani" w:eastAsia="Vani" w:hAnsi="Vani"/>
                <w:b w:val="1"/>
                <w:bCs w:val="1"/>
              </w:rPr>
            </w:pPr>
            <w:r w:rsidDel="00000000" w:rsidR="00000000" w:rsidRPr="00000000">
              <w:rPr>
                <w:rFonts w:ascii="Vani" w:cs="Vani" w:eastAsia="Vani" w:hAnsi="Vani"/>
                <w:b w:val="1"/>
                <w:bCs w:val="1"/>
                <w:rtl w:val="0"/>
              </w:rPr>
              <w:t xml:space="preserve">బదులు</w:t>
            </w:r>
          </w:p>
        </w:tc>
        <w:tc>
          <w:tcPr>
            <w:vAlign w:val="center"/>
          </w:tcPr>
          <w:p w:rsidR="00000000" w:rsidDel="00000000" w:rsidP="00000000" w:rsidRDefault="00000000" w:rsidRPr="00000000" w14:paraId="0000035F">
            <w:pPr>
              <w:rPr>
                <w:rFonts w:ascii="Vani" w:cs="Vani" w:eastAsia="Vani" w:hAnsi="Vani"/>
                <w:b w:val="1"/>
                <w:bCs w:val="1"/>
              </w:rPr>
            </w:pPr>
            <w:r w:rsidDel="00000000" w:rsidR="00000000" w:rsidRPr="00000000">
              <w:rPr>
                <w:rFonts w:ascii="Vani" w:cs="Vani" w:eastAsia="Vani" w:hAnsi="Vani"/>
                <w:b w:val="1"/>
                <w:bCs w:val="1"/>
                <w:rtl w:val="0"/>
              </w:rPr>
              <w:t xml:space="preserve">సమాధానము</w:t>
            </w:r>
          </w:p>
        </w:tc>
        <w:tc>
          <w:tcPr>
            <w:vAlign w:val="center"/>
          </w:tcPr>
          <w:p w:rsidR="00000000" w:rsidDel="00000000" w:rsidP="00000000" w:rsidRDefault="00000000" w:rsidRPr="00000000" w14:paraId="00000360">
            <w:pPr>
              <w:rPr>
                <w:rFonts w:ascii="Vani" w:cs="Vani" w:eastAsia="Vani" w:hAnsi="Vani"/>
                <w:b w:val="1"/>
                <w:bCs w:val="1"/>
              </w:rPr>
            </w:pPr>
            <w:r w:rsidDel="00000000" w:rsidR="00000000" w:rsidRPr="00000000">
              <w:rPr>
                <w:rFonts w:ascii="Vani" w:cs="Vani" w:eastAsia="Vani" w:hAnsi="Vani"/>
                <w:b w:val="1"/>
                <w:bCs w:val="1"/>
                <w:rtl w:val="0"/>
              </w:rPr>
              <w:t xml:space="preserve">Reply</w:t>
            </w:r>
          </w:p>
        </w:tc>
      </w:tr>
      <w:tr>
        <w:trPr>
          <w:cantSplit w:val="0"/>
          <w:tblHeader w:val="0"/>
        </w:trPr>
        <w:tc>
          <w:tcPr>
            <w:vAlign w:val="center"/>
          </w:tcPr>
          <w:p w:rsidR="00000000" w:rsidDel="00000000" w:rsidP="00000000" w:rsidRDefault="00000000" w:rsidRPr="00000000" w14:paraId="00000361">
            <w:pPr>
              <w:rPr>
                <w:rFonts w:ascii="Vani" w:cs="Vani" w:eastAsia="Vani" w:hAnsi="Vani"/>
                <w:b w:val="1"/>
                <w:bCs w:val="1"/>
              </w:rPr>
            </w:pPr>
            <w:r w:rsidDel="00000000" w:rsidR="00000000" w:rsidRPr="00000000">
              <w:rPr>
                <w:rFonts w:ascii="Vani" w:cs="Vani" w:eastAsia="Vani" w:hAnsi="Vani"/>
                <w:b w:val="1"/>
                <w:bCs w:val="1"/>
                <w:rtl w:val="0"/>
              </w:rPr>
              <w:t xml:space="preserve">పలికెను</w:t>
            </w:r>
          </w:p>
        </w:tc>
        <w:tc>
          <w:tcPr>
            <w:vAlign w:val="center"/>
          </w:tcPr>
          <w:p w:rsidR="00000000" w:rsidDel="00000000" w:rsidP="00000000" w:rsidRDefault="00000000" w:rsidRPr="00000000" w14:paraId="00000362">
            <w:pPr>
              <w:rPr>
                <w:rFonts w:ascii="Vani" w:cs="Vani" w:eastAsia="Vani" w:hAnsi="Vani"/>
                <w:b w:val="1"/>
                <w:bCs w:val="1"/>
              </w:rPr>
            </w:pPr>
            <w:r w:rsidDel="00000000" w:rsidR="00000000" w:rsidRPr="00000000">
              <w:rPr>
                <w:rFonts w:ascii="Vani" w:cs="Vani" w:eastAsia="Vani" w:hAnsi="Vani"/>
                <w:b w:val="1"/>
                <w:bCs w:val="1"/>
                <w:rtl w:val="0"/>
              </w:rPr>
              <w:t xml:space="preserve">చెప్పెను</w:t>
            </w:r>
          </w:p>
        </w:tc>
        <w:tc>
          <w:tcPr>
            <w:vAlign w:val="center"/>
          </w:tcPr>
          <w:p w:rsidR="00000000" w:rsidDel="00000000" w:rsidP="00000000" w:rsidRDefault="00000000" w:rsidRPr="00000000" w14:paraId="00000363">
            <w:pPr>
              <w:rPr>
                <w:rFonts w:ascii="Vani" w:cs="Vani" w:eastAsia="Vani" w:hAnsi="Vani"/>
                <w:b w:val="1"/>
                <w:bCs w:val="1"/>
              </w:rPr>
            </w:pPr>
            <w:r w:rsidDel="00000000" w:rsidR="00000000" w:rsidRPr="00000000">
              <w:rPr>
                <w:rFonts w:ascii="Vani" w:cs="Vani" w:eastAsia="Vani" w:hAnsi="Vani"/>
                <w:b w:val="1"/>
                <w:bCs w:val="1"/>
                <w:rtl w:val="0"/>
              </w:rPr>
              <w:t xml:space="preserve">Spoke</w:t>
            </w:r>
          </w:p>
        </w:tc>
      </w:tr>
    </w:tbl>
    <w:p w:rsidR="00000000" w:rsidDel="00000000" w:rsidP="00000000" w:rsidRDefault="00000000" w:rsidRPr="00000000" w14:paraId="00000364">
      <w:pPr>
        <w:rPr>
          <w:rFonts w:ascii="Vani" w:cs="Vani" w:eastAsia="Vani" w:hAnsi="Vani"/>
          <w:b w:val="1"/>
          <w:bCs w:val="1"/>
        </w:rPr>
      </w:pPr>
      <w:r w:rsidDel="00000000" w:rsidR="00000000" w:rsidRPr="00000000">
        <w:rPr>
          <w:rFonts w:ascii="Vani" w:cs="Vani" w:eastAsia="Vani" w:hAnsi="Vani"/>
          <w:b w:val="1"/>
          <w:bCs w:val="1"/>
          <w:rtl w:val="0"/>
        </w:rPr>
        <w:t xml:space="preserve">అవి రెండు నిట్లు ప్రసంగించుచుండ వేగుజామయ్యెను. అపుడు బోయవాఁడు చేత కత్తిపూని కుక్కలతో కిరాతు లతో వచ్చుచుండెను, పిల్లి వానిజాడను గనిభయముతో “యమదూతవలె కిరాతుఁడు వచ్చినాఁడు. ఇంక నా కేమి గతి యని యెలుకను బలుకరించి ప్రార్థించెను. ఆయెలుక " భీతినొందకు” మని పలికిచేతనైనంత తొందరలో వలనుగ్గు నూచ చేసెను. పిల్లి " బ్రదుకు జీవుడా” యని బిరబిర మ్రానిపై కరిగెను. ఎలుక బొఱియలో దూరెను. వేట వచ్చి వాగుర తెగి నుగ్గుసూచ యగుటకు చింతించి వెనుదిరిగి పోయెను. బిడాలము భయమువీడి చెట్టుపై హాయిగా నుండెను. ఎలుక కలుగులో సుఖముగా నుండెను.</w:t>
      </w:r>
    </w:p>
    <w:tbl>
      <w:tblPr>
        <w:tblStyle w:val="Table6"/>
        <w:tblW w:w="9360.0" w:type="dxa"/>
        <w:jc w:val="left"/>
        <w:tblLayout w:type="fixed"/>
        <w:tblLook w:val="0400"/>
      </w:tblPr>
      <w:tblGrid>
        <w:gridCol w:w="2348"/>
        <w:gridCol w:w="2652"/>
        <w:gridCol w:w="4360"/>
        <w:tblGridChange w:id="0">
          <w:tblGrid>
            <w:gridCol w:w="2348"/>
            <w:gridCol w:w="2652"/>
            <w:gridCol w:w="4360"/>
          </w:tblGrid>
        </w:tblGridChange>
      </w:tblGrid>
      <w:tr>
        <w:trPr>
          <w:cantSplit w:val="0"/>
          <w:tblHeader w:val="0"/>
        </w:trPr>
        <w:tc>
          <w:tcPr>
            <w:vAlign w:val="center"/>
          </w:tcPr>
          <w:p w:rsidR="00000000" w:rsidDel="00000000" w:rsidP="00000000" w:rsidRDefault="00000000" w:rsidRPr="00000000" w14:paraId="00000365">
            <w:pPr>
              <w:rPr>
                <w:rFonts w:ascii="Vani" w:cs="Vani" w:eastAsia="Vani" w:hAnsi="Vani"/>
                <w:b w:val="1"/>
                <w:bCs w:val="1"/>
              </w:rPr>
            </w:pPr>
            <w:r w:rsidDel="00000000" w:rsidR="00000000" w:rsidRPr="00000000">
              <w:rPr>
                <w:rFonts w:ascii="Vani" w:cs="Vani" w:eastAsia="Vani" w:hAnsi="Vani"/>
                <w:b w:val="1"/>
                <w:bCs w:val="1"/>
                <w:rtl w:val="0"/>
              </w:rPr>
              <w:t xml:space="preserve">తెలుగు పదం (Telugu Word)</w:t>
            </w:r>
          </w:p>
        </w:tc>
        <w:tc>
          <w:tcPr>
            <w:vAlign w:val="center"/>
          </w:tcPr>
          <w:p w:rsidR="00000000" w:rsidDel="00000000" w:rsidP="00000000" w:rsidRDefault="00000000" w:rsidRPr="00000000" w14:paraId="00000366">
            <w:pPr>
              <w:rPr>
                <w:rFonts w:ascii="Vani" w:cs="Vani" w:eastAsia="Vani" w:hAnsi="Vani"/>
                <w:b w:val="1"/>
                <w:bCs w:val="1"/>
              </w:rPr>
            </w:pPr>
            <w:r w:rsidDel="00000000" w:rsidR="00000000" w:rsidRPr="00000000">
              <w:rPr>
                <w:rFonts w:ascii="Vani" w:cs="Vani" w:eastAsia="Vani" w:hAnsi="Vani"/>
                <w:b w:val="1"/>
                <w:bCs w:val="1"/>
                <w:rtl w:val="0"/>
              </w:rPr>
              <w:t xml:space="preserve">తెలుగు అర్థం (Telugu Meaning)</w:t>
            </w:r>
          </w:p>
        </w:tc>
        <w:tc>
          <w:tcPr>
            <w:vAlign w:val="center"/>
          </w:tcPr>
          <w:p w:rsidR="00000000" w:rsidDel="00000000" w:rsidP="00000000" w:rsidRDefault="00000000" w:rsidRPr="00000000" w14:paraId="00000367">
            <w:pPr>
              <w:rPr>
                <w:rFonts w:ascii="Vani" w:cs="Vani" w:eastAsia="Vani" w:hAnsi="Vani"/>
                <w:b w:val="1"/>
                <w:bCs w:val="1"/>
              </w:rPr>
            </w:pPr>
            <w:r w:rsidDel="00000000" w:rsidR="00000000" w:rsidRPr="00000000">
              <w:rPr>
                <w:rFonts w:ascii="Vani" w:cs="Vani" w:eastAsia="Vani" w:hAnsi="Vani"/>
                <w:b w:val="1"/>
                <w:bCs w:val="1"/>
                <w:rtl w:val="0"/>
              </w:rPr>
              <w:t xml:space="preserve">English Meaning</w:t>
            </w:r>
          </w:p>
        </w:tc>
      </w:tr>
      <w:tr>
        <w:trPr>
          <w:cantSplit w:val="0"/>
          <w:tblHeader w:val="0"/>
        </w:trPr>
        <w:tc>
          <w:tcPr>
            <w:vAlign w:val="center"/>
          </w:tcPr>
          <w:p w:rsidR="00000000" w:rsidDel="00000000" w:rsidP="00000000" w:rsidRDefault="00000000" w:rsidRPr="00000000" w14:paraId="00000368">
            <w:pPr>
              <w:rPr>
                <w:rFonts w:ascii="Vani" w:cs="Vani" w:eastAsia="Vani" w:hAnsi="Vani"/>
                <w:b w:val="1"/>
                <w:bCs w:val="1"/>
              </w:rPr>
            </w:pPr>
            <w:r w:rsidDel="00000000" w:rsidR="00000000" w:rsidRPr="00000000">
              <w:rPr>
                <w:rFonts w:ascii="Vani" w:cs="Vani" w:eastAsia="Vani" w:hAnsi="Vani"/>
                <w:b w:val="1"/>
                <w:bCs w:val="1"/>
                <w:rtl w:val="0"/>
              </w:rPr>
              <w:t xml:space="preserve">అవి</w:t>
            </w:r>
          </w:p>
        </w:tc>
        <w:tc>
          <w:tcPr>
            <w:vAlign w:val="center"/>
          </w:tcPr>
          <w:p w:rsidR="00000000" w:rsidDel="00000000" w:rsidP="00000000" w:rsidRDefault="00000000" w:rsidRPr="00000000" w14:paraId="00000369">
            <w:pPr>
              <w:rPr>
                <w:rFonts w:ascii="Vani" w:cs="Vani" w:eastAsia="Vani" w:hAnsi="Vani"/>
                <w:b w:val="1"/>
                <w:bCs w:val="1"/>
              </w:rPr>
            </w:pPr>
            <w:r w:rsidDel="00000000" w:rsidR="00000000" w:rsidRPr="00000000">
              <w:rPr>
                <w:rFonts w:ascii="Vani" w:cs="Vani" w:eastAsia="Vani" w:hAnsi="Vani"/>
                <w:b w:val="1"/>
                <w:bCs w:val="1"/>
                <w:rtl w:val="0"/>
              </w:rPr>
              <w:t xml:space="preserve">ఆ జంతువులు</w:t>
            </w:r>
          </w:p>
        </w:tc>
        <w:tc>
          <w:tcPr>
            <w:vAlign w:val="center"/>
          </w:tcPr>
          <w:p w:rsidR="00000000" w:rsidDel="00000000" w:rsidP="00000000" w:rsidRDefault="00000000" w:rsidRPr="00000000" w14:paraId="0000036A">
            <w:pPr>
              <w:rPr>
                <w:rFonts w:ascii="Vani" w:cs="Vani" w:eastAsia="Vani" w:hAnsi="Vani"/>
                <w:b w:val="1"/>
                <w:bCs w:val="1"/>
              </w:rPr>
            </w:pPr>
            <w:r w:rsidDel="00000000" w:rsidR="00000000" w:rsidRPr="00000000">
              <w:rPr>
                <w:rFonts w:ascii="Vani" w:cs="Vani" w:eastAsia="Vani" w:hAnsi="Vani"/>
                <w:b w:val="1"/>
                <w:bCs w:val="1"/>
                <w:rtl w:val="0"/>
              </w:rPr>
              <w:t xml:space="preserve">Those (animals)</w:t>
            </w:r>
          </w:p>
        </w:tc>
      </w:tr>
      <w:tr>
        <w:trPr>
          <w:cantSplit w:val="0"/>
          <w:tblHeader w:val="0"/>
        </w:trPr>
        <w:tc>
          <w:tcPr>
            <w:vAlign w:val="center"/>
          </w:tcPr>
          <w:p w:rsidR="00000000" w:rsidDel="00000000" w:rsidP="00000000" w:rsidRDefault="00000000" w:rsidRPr="00000000" w14:paraId="0000036B">
            <w:pPr>
              <w:rPr>
                <w:rFonts w:ascii="Vani" w:cs="Vani" w:eastAsia="Vani" w:hAnsi="Vani"/>
                <w:b w:val="1"/>
                <w:bCs w:val="1"/>
              </w:rPr>
            </w:pPr>
            <w:r w:rsidDel="00000000" w:rsidR="00000000" w:rsidRPr="00000000">
              <w:rPr>
                <w:rFonts w:ascii="Vani" w:cs="Vani" w:eastAsia="Vani" w:hAnsi="Vani"/>
                <w:b w:val="1"/>
                <w:bCs w:val="1"/>
                <w:rtl w:val="0"/>
              </w:rPr>
              <w:t xml:space="preserve">రెండు</w:t>
            </w:r>
          </w:p>
        </w:tc>
        <w:tc>
          <w:tcPr>
            <w:vAlign w:val="center"/>
          </w:tcPr>
          <w:p w:rsidR="00000000" w:rsidDel="00000000" w:rsidP="00000000" w:rsidRDefault="00000000" w:rsidRPr="00000000" w14:paraId="0000036C">
            <w:pPr>
              <w:rPr>
                <w:rFonts w:ascii="Vani" w:cs="Vani" w:eastAsia="Vani" w:hAnsi="Vani"/>
                <w:b w:val="1"/>
                <w:bCs w:val="1"/>
              </w:rPr>
            </w:pPr>
            <w:r w:rsidDel="00000000" w:rsidR="00000000" w:rsidRPr="00000000">
              <w:rPr>
                <w:rFonts w:ascii="Vani" w:cs="Vani" w:eastAsia="Vani" w:hAnsi="Vani"/>
                <w:b w:val="1"/>
                <w:bCs w:val="1"/>
                <w:rtl w:val="0"/>
              </w:rPr>
              <w:t xml:space="preserve">ఇద్దరు</w:t>
            </w:r>
          </w:p>
        </w:tc>
        <w:tc>
          <w:tcPr>
            <w:vAlign w:val="center"/>
          </w:tcPr>
          <w:p w:rsidR="00000000" w:rsidDel="00000000" w:rsidP="00000000" w:rsidRDefault="00000000" w:rsidRPr="00000000" w14:paraId="0000036D">
            <w:pPr>
              <w:rPr>
                <w:rFonts w:ascii="Vani" w:cs="Vani" w:eastAsia="Vani" w:hAnsi="Vani"/>
                <w:b w:val="1"/>
                <w:bCs w:val="1"/>
              </w:rPr>
            </w:pPr>
            <w:r w:rsidDel="00000000" w:rsidR="00000000" w:rsidRPr="00000000">
              <w:rPr>
                <w:rFonts w:ascii="Vani" w:cs="Vani" w:eastAsia="Vani" w:hAnsi="Vani"/>
                <w:b w:val="1"/>
                <w:bCs w:val="1"/>
                <w:rtl w:val="0"/>
              </w:rPr>
              <w:t xml:space="preserve">Two</w:t>
            </w:r>
          </w:p>
        </w:tc>
      </w:tr>
      <w:tr>
        <w:trPr>
          <w:cantSplit w:val="0"/>
          <w:tblHeader w:val="0"/>
        </w:trPr>
        <w:tc>
          <w:tcPr>
            <w:vAlign w:val="center"/>
          </w:tcPr>
          <w:p w:rsidR="00000000" w:rsidDel="00000000" w:rsidP="00000000" w:rsidRDefault="00000000" w:rsidRPr="00000000" w14:paraId="0000036E">
            <w:pPr>
              <w:rPr>
                <w:rFonts w:ascii="Vani" w:cs="Vani" w:eastAsia="Vani" w:hAnsi="Vani"/>
                <w:b w:val="1"/>
                <w:bCs w:val="1"/>
              </w:rPr>
            </w:pPr>
            <w:r w:rsidDel="00000000" w:rsidR="00000000" w:rsidRPr="00000000">
              <w:rPr>
                <w:rFonts w:ascii="Vani" w:cs="Vani" w:eastAsia="Vani" w:hAnsi="Vani"/>
                <w:b w:val="1"/>
                <w:bCs w:val="1"/>
                <w:rtl w:val="0"/>
              </w:rPr>
              <w:t xml:space="preserve">నిట్లు (ఇట్లు)</w:t>
            </w:r>
          </w:p>
        </w:tc>
        <w:tc>
          <w:tcPr>
            <w:vAlign w:val="center"/>
          </w:tcPr>
          <w:p w:rsidR="00000000" w:rsidDel="00000000" w:rsidP="00000000" w:rsidRDefault="00000000" w:rsidRPr="00000000" w14:paraId="0000036F">
            <w:pPr>
              <w:rPr>
                <w:rFonts w:ascii="Vani" w:cs="Vani" w:eastAsia="Vani" w:hAnsi="Vani"/>
                <w:b w:val="1"/>
                <w:bCs w:val="1"/>
              </w:rPr>
            </w:pPr>
            <w:r w:rsidDel="00000000" w:rsidR="00000000" w:rsidRPr="00000000">
              <w:rPr>
                <w:rFonts w:ascii="Vani" w:cs="Vani" w:eastAsia="Vani" w:hAnsi="Vani"/>
                <w:b w:val="1"/>
                <w:bCs w:val="1"/>
                <w:rtl w:val="0"/>
              </w:rPr>
              <w:t xml:space="preserve">ఈ విధముగా</w:t>
            </w:r>
          </w:p>
        </w:tc>
        <w:tc>
          <w:tcPr>
            <w:vAlign w:val="center"/>
          </w:tcPr>
          <w:p w:rsidR="00000000" w:rsidDel="00000000" w:rsidP="00000000" w:rsidRDefault="00000000" w:rsidRPr="00000000" w14:paraId="00000370">
            <w:pPr>
              <w:rPr>
                <w:rFonts w:ascii="Vani" w:cs="Vani" w:eastAsia="Vani" w:hAnsi="Vani"/>
                <w:b w:val="1"/>
                <w:bCs w:val="1"/>
              </w:rPr>
            </w:pPr>
            <w:r w:rsidDel="00000000" w:rsidR="00000000" w:rsidRPr="00000000">
              <w:rPr>
                <w:rFonts w:ascii="Vani" w:cs="Vani" w:eastAsia="Vani" w:hAnsi="Vani"/>
                <w:b w:val="1"/>
                <w:bCs w:val="1"/>
                <w:rtl w:val="0"/>
              </w:rPr>
              <w:t xml:space="preserve">Thus / In this way</w:t>
            </w:r>
          </w:p>
        </w:tc>
      </w:tr>
      <w:tr>
        <w:trPr>
          <w:cantSplit w:val="0"/>
          <w:tblHeader w:val="0"/>
        </w:trPr>
        <w:tc>
          <w:tcPr>
            <w:vAlign w:val="center"/>
          </w:tcPr>
          <w:p w:rsidR="00000000" w:rsidDel="00000000" w:rsidP="00000000" w:rsidRDefault="00000000" w:rsidRPr="00000000" w14:paraId="00000371">
            <w:pPr>
              <w:rPr>
                <w:rFonts w:ascii="Vani" w:cs="Vani" w:eastAsia="Vani" w:hAnsi="Vani"/>
                <w:b w:val="1"/>
                <w:bCs w:val="1"/>
              </w:rPr>
            </w:pPr>
            <w:r w:rsidDel="00000000" w:rsidR="00000000" w:rsidRPr="00000000">
              <w:rPr>
                <w:rFonts w:ascii="Vani" w:cs="Vani" w:eastAsia="Vani" w:hAnsi="Vani"/>
                <w:b w:val="1"/>
                <w:bCs w:val="1"/>
                <w:rtl w:val="0"/>
              </w:rPr>
              <w:t xml:space="preserve">ప్రసంగించుచుండ</w:t>
            </w:r>
          </w:p>
        </w:tc>
        <w:tc>
          <w:tcPr>
            <w:vAlign w:val="center"/>
          </w:tcPr>
          <w:p w:rsidR="00000000" w:rsidDel="00000000" w:rsidP="00000000" w:rsidRDefault="00000000" w:rsidRPr="00000000" w14:paraId="00000372">
            <w:pPr>
              <w:rPr>
                <w:rFonts w:ascii="Vani" w:cs="Vani" w:eastAsia="Vani" w:hAnsi="Vani"/>
                <w:b w:val="1"/>
                <w:bCs w:val="1"/>
              </w:rPr>
            </w:pPr>
            <w:r w:rsidDel="00000000" w:rsidR="00000000" w:rsidRPr="00000000">
              <w:rPr>
                <w:rFonts w:ascii="Vani" w:cs="Vani" w:eastAsia="Vani" w:hAnsi="Vani"/>
                <w:b w:val="1"/>
                <w:bCs w:val="1"/>
                <w:rtl w:val="0"/>
              </w:rPr>
              <w:t xml:space="preserve">మాట్లాడుకొనుచుండగా</w:t>
            </w:r>
          </w:p>
        </w:tc>
        <w:tc>
          <w:tcPr>
            <w:vAlign w:val="center"/>
          </w:tcPr>
          <w:p w:rsidR="00000000" w:rsidDel="00000000" w:rsidP="00000000" w:rsidRDefault="00000000" w:rsidRPr="00000000" w14:paraId="00000373">
            <w:pPr>
              <w:rPr>
                <w:rFonts w:ascii="Vani" w:cs="Vani" w:eastAsia="Vani" w:hAnsi="Vani"/>
                <w:b w:val="1"/>
                <w:bCs w:val="1"/>
              </w:rPr>
            </w:pPr>
            <w:r w:rsidDel="00000000" w:rsidR="00000000" w:rsidRPr="00000000">
              <w:rPr>
                <w:rFonts w:ascii="Vani" w:cs="Vani" w:eastAsia="Vani" w:hAnsi="Vani"/>
                <w:b w:val="1"/>
                <w:bCs w:val="1"/>
                <w:rtl w:val="0"/>
              </w:rPr>
              <w:t xml:space="preserve">While conversing / talking</w:t>
            </w:r>
          </w:p>
        </w:tc>
      </w:tr>
      <w:tr>
        <w:trPr>
          <w:cantSplit w:val="0"/>
          <w:tblHeader w:val="0"/>
        </w:trPr>
        <w:tc>
          <w:tcPr>
            <w:vAlign w:val="center"/>
          </w:tcPr>
          <w:p w:rsidR="00000000" w:rsidDel="00000000" w:rsidP="00000000" w:rsidRDefault="00000000" w:rsidRPr="00000000" w14:paraId="00000374">
            <w:pPr>
              <w:rPr>
                <w:rFonts w:ascii="Vani" w:cs="Vani" w:eastAsia="Vani" w:hAnsi="Vani"/>
                <w:b w:val="1"/>
                <w:bCs w:val="1"/>
              </w:rPr>
            </w:pPr>
            <w:r w:rsidDel="00000000" w:rsidR="00000000" w:rsidRPr="00000000">
              <w:rPr>
                <w:rFonts w:ascii="Vani" w:cs="Vani" w:eastAsia="Vani" w:hAnsi="Vani"/>
                <w:b w:val="1"/>
                <w:bCs w:val="1"/>
                <w:rtl w:val="0"/>
              </w:rPr>
              <w:t xml:space="preserve">వేగుజామయ్యెను</w:t>
            </w:r>
          </w:p>
        </w:tc>
        <w:tc>
          <w:tcPr>
            <w:vAlign w:val="center"/>
          </w:tcPr>
          <w:p w:rsidR="00000000" w:rsidDel="00000000" w:rsidP="00000000" w:rsidRDefault="00000000" w:rsidRPr="00000000" w14:paraId="00000375">
            <w:pPr>
              <w:rPr>
                <w:rFonts w:ascii="Vani" w:cs="Vani" w:eastAsia="Vani" w:hAnsi="Vani"/>
                <w:b w:val="1"/>
                <w:bCs w:val="1"/>
              </w:rPr>
            </w:pPr>
            <w:r w:rsidDel="00000000" w:rsidR="00000000" w:rsidRPr="00000000">
              <w:rPr>
                <w:rFonts w:ascii="Vani" w:cs="Vani" w:eastAsia="Vani" w:hAnsi="Vani"/>
                <w:b w:val="1"/>
                <w:bCs w:val="1"/>
                <w:rtl w:val="0"/>
              </w:rPr>
              <w:t xml:space="preserve">తెల్లవారెను / ఉదయమయ్యెను</w:t>
            </w:r>
          </w:p>
        </w:tc>
        <w:tc>
          <w:tcPr>
            <w:vAlign w:val="center"/>
          </w:tcPr>
          <w:p w:rsidR="00000000" w:rsidDel="00000000" w:rsidP="00000000" w:rsidRDefault="00000000" w:rsidRPr="00000000" w14:paraId="00000376">
            <w:pPr>
              <w:rPr>
                <w:rFonts w:ascii="Vani" w:cs="Vani" w:eastAsia="Vani" w:hAnsi="Vani"/>
                <w:b w:val="1"/>
                <w:bCs w:val="1"/>
              </w:rPr>
            </w:pPr>
            <w:r w:rsidDel="00000000" w:rsidR="00000000" w:rsidRPr="00000000">
              <w:rPr>
                <w:rFonts w:ascii="Vani" w:cs="Vani" w:eastAsia="Vani" w:hAnsi="Vani"/>
                <w:b w:val="1"/>
                <w:bCs w:val="1"/>
                <w:rtl w:val="0"/>
              </w:rPr>
              <w:t xml:space="preserve">It became dawn</w:t>
            </w:r>
          </w:p>
        </w:tc>
      </w:tr>
      <w:tr>
        <w:trPr>
          <w:cantSplit w:val="0"/>
          <w:tblHeader w:val="0"/>
        </w:trPr>
        <w:tc>
          <w:tcPr>
            <w:vAlign w:val="center"/>
          </w:tcPr>
          <w:p w:rsidR="00000000" w:rsidDel="00000000" w:rsidP="00000000" w:rsidRDefault="00000000" w:rsidRPr="00000000" w14:paraId="00000377">
            <w:pPr>
              <w:rPr>
                <w:rFonts w:ascii="Vani" w:cs="Vani" w:eastAsia="Vani" w:hAnsi="Vani"/>
                <w:b w:val="1"/>
                <w:bCs w:val="1"/>
              </w:rPr>
            </w:pPr>
            <w:r w:rsidDel="00000000" w:rsidR="00000000" w:rsidRPr="00000000">
              <w:rPr>
                <w:rFonts w:ascii="Vani" w:cs="Vani" w:eastAsia="Vani" w:hAnsi="Vani"/>
                <w:b w:val="1"/>
                <w:bCs w:val="1"/>
                <w:rtl w:val="0"/>
              </w:rPr>
              <w:t xml:space="preserve">అపుడు</w:t>
            </w:r>
          </w:p>
        </w:tc>
        <w:tc>
          <w:tcPr>
            <w:vAlign w:val="center"/>
          </w:tcPr>
          <w:p w:rsidR="00000000" w:rsidDel="00000000" w:rsidP="00000000" w:rsidRDefault="00000000" w:rsidRPr="00000000" w14:paraId="00000378">
            <w:pPr>
              <w:rPr>
                <w:rFonts w:ascii="Vani" w:cs="Vani" w:eastAsia="Vani" w:hAnsi="Vani"/>
                <w:b w:val="1"/>
                <w:bCs w:val="1"/>
              </w:rPr>
            </w:pPr>
            <w:r w:rsidDel="00000000" w:rsidR="00000000" w:rsidRPr="00000000">
              <w:rPr>
                <w:rFonts w:ascii="Vani" w:cs="Vani" w:eastAsia="Vani" w:hAnsi="Vani"/>
                <w:b w:val="1"/>
                <w:bCs w:val="1"/>
                <w:rtl w:val="0"/>
              </w:rPr>
              <w:t xml:space="preserve">ఆ సమయములో</w:t>
            </w:r>
          </w:p>
        </w:tc>
        <w:tc>
          <w:tcPr>
            <w:vAlign w:val="center"/>
          </w:tcPr>
          <w:p w:rsidR="00000000" w:rsidDel="00000000" w:rsidP="00000000" w:rsidRDefault="00000000" w:rsidRPr="00000000" w14:paraId="00000379">
            <w:pPr>
              <w:rPr>
                <w:rFonts w:ascii="Vani" w:cs="Vani" w:eastAsia="Vani" w:hAnsi="Vani"/>
                <w:b w:val="1"/>
                <w:bCs w:val="1"/>
              </w:rPr>
            </w:pPr>
            <w:r w:rsidDel="00000000" w:rsidR="00000000" w:rsidRPr="00000000">
              <w:rPr>
                <w:rFonts w:ascii="Vani" w:cs="Vani" w:eastAsia="Vani" w:hAnsi="Vani"/>
                <w:b w:val="1"/>
                <w:bCs w:val="1"/>
                <w:rtl w:val="0"/>
              </w:rPr>
              <w:t xml:space="preserve">Then</w:t>
            </w:r>
          </w:p>
        </w:tc>
      </w:tr>
      <w:tr>
        <w:trPr>
          <w:cantSplit w:val="0"/>
          <w:tblHeader w:val="0"/>
        </w:trPr>
        <w:tc>
          <w:tcPr>
            <w:vAlign w:val="center"/>
          </w:tcPr>
          <w:p w:rsidR="00000000" w:rsidDel="00000000" w:rsidP="00000000" w:rsidRDefault="00000000" w:rsidRPr="00000000" w14:paraId="0000037A">
            <w:pPr>
              <w:rPr>
                <w:rFonts w:ascii="Vani" w:cs="Vani" w:eastAsia="Vani" w:hAnsi="Vani"/>
                <w:b w:val="1"/>
                <w:bCs w:val="1"/>
              </w:rPr>
            </w:pPr>
            <w:r w:rsidDel="00000000" w:rsidR="00000000" w:rsidRPr="00000000">
              <w:rPr>
                <w:rFonts w:ascii="Vani" w:cs="Vani" w:eastAsia="Vani" w:hAnsi="Vani"/>
                <w:b w:val="1"/>
                <w:bCs w:val="1"/>
                <w:rtl w:val="0"/>
              </w:rPr>
              <w:t xml:space="preserve">బోయవాఁడు</w:t>
            </w:r>
          </w:p>
        </w:tc>
        <w:tc>
          <w:tcPr>
            <w:vAlign w:val="center"/>
          </w:tcPr>
          <w:p w:rsidR="00000000" w:rsidDel="00000000" w:rsidP="00000000" w:rsidRDefault="00000000" w:rsidRPr="00000000" w14:paraId="0000037B">
            <w:pPr>
              <w:rPr>
                <w:rFonts w:ascii="Vani" w:cs="Vani" w:eastAsia="Vani" w:hAnsi="Vani"/>
                <w:b w:val="1"/>
                <w:bCs w:val="1"/>
              </w:rPr>
            </w:pPr>
            <w:r w:rsidDel="00000000" w:rsidR="00000000" w:rsidRPr="00000000">
              <w:rPr>
                <w:rFonts w:ascii="Vani" w:cs="Vani" w:eastAsia="Vani" w:hAnsi="Vani"/>
                <w:b w:val="1"/>
                <w:bCs w:val="1"/>
                <w:rtl w:val="0"/>
              </w:rPr>
              <w:t xml:space="preserve">వేటగాడు</w:t>
            </w:r>
          </w:p>
        </w:tc>
        <w:tc>
          <w:tcPr>
            <w:vAlign w:val="center"/>
          </w:tcPr>
          <w:p w:rsidR="00000000" w:rsidDel="00000000" w:rsidP="00000000" w:rsidRDefault="00000000" w:rsidRPr="00000000" w14:paraId="0000037C">
            <w:pPr>
              <w:rPr>
                <w:rFonts w:ascii="Vani" w:cs="Vani" w:eastAsia="Vani" w:hAnsi="Vani"/>
                <w:b w:val="1"/>
                <w:bCs w:val="1"/>
              </w:rPr>
            </w:pPr>
            <w:r w:rsidDel="00000000" w:rsidR="00000000" w:rsidRPr="00000000">
              <w:rPr>
                <w:rFonts w:ascii="Vani" w:cs="Vani" w:eastAsia="Vani" w:hAnsi="Vani"/>
                <w:b w:val="1"/>
                <w:bCs w:val="1"/>
                <w:rtl w:val="0"/>
              </w:rPr>
              <w:t xml:space="preserve">The hunter / fowler</w:t>
            </w:r>
          </w:p>
        </w:tc>
      </w:tr>
      <w:tr>
        <w:trPr>
          <w:cantSplit w:val="0"/>
          <w:tblHeader w:val="0"/>
        </w:trPr>
        <w:tc>
          <w:tcPr>
            <w:vAlign w:val="center"/>
          </w:tcPr>
          <w:p w:rsidR="00000000" w:rsidDel="00000000" w:rsidP="00000000" w:rsidRDefault="00000000" w:rsidRPr="00000000" w14:paraId="0000037D">
            <w:pPr>
              <w:rPr>
                <w:rFonts w:ascii="Vani" w:cs="Vani" w:eastAsia="Vani" w:hAnsi="Vani"/>
                <w:b w:val="1"/>
                <w:bCs w:val="1"/>
              </w:rPr>
            </w:pPr>
            <w:r w:rsidDel="00000000" w:rsidR="00000000" w:rsidRPr="00000000">
              <w:rPr>
                <w:rFonts w:ascii="Vani" w:cs="Vani" w:eastAsia="Vani" w:hAnsi="Vani"/>
                <w:b w:val="1"/>
                <w:bCs w:val="1"/>
                <w:rtl w:val="0"/>
              </w:rPr>
              <w:t xml:space="preserve">చేత</w:t>
            </w:r>
          </w:p>
        </w:tc>
        <w:tc>
          <w:tcPr>
            <w:vAlign w:val="center"/>
          </w:tcPr>
          <w:p w:rsidR="00000000" w:rsidDel="00000000" w:rsidP="00000000" w:rsidRDefault="00000000" w:rsidRPr="00000000" w14:paraId="0000037E">
            <w:pPr>
              <w:rPr>
                <w:rFonts w:ascii="Vani" w:cs="Vani" w:eastAsia="Vani" w:hAnsi="Vani"/>
                <w:b w:val="1"/>
                <w:bCs w:val="1"/>
              </w:rPr>
            </w:pPr>
            <w:r w:rsidDel="00000000" w:rsidR="00000000" w:rsidRPr="00000000">
              <w:rPr>
                <w:rFonts w:ascii="Vani" w:cs="Vani" w:eastAsia="Vani" w:hAnsi="Vani"/>
                <w:b w:val="1"/>
                <w:bCs w:val="1"/>
                <w:rtl w:val="0"/>
              </w:rPr>
              <w:t xml:space="preserve">చేతిలో</w:t>
            </w:r>
          </w:p>
        </w:tc>
        <w:tc>
          <w:tcPr>
            <w:vAlign w:val="center"/>
          </w:tcPr>
          <w:p w:rsidR="00000000" w:rsidDel="00000000" w:rsidP="00000000" w:rsidRDefault="00000000" w:rsidRPr="00000000" w14:paraId="0000037F">
            <w:pPr>
              <w:rPr>
                <w:rFonts w:ascii="Vani" w:cs="Vani" w:eastAsia="Vani" w:hAnsi="Vani"/>
                <w:b w:val="1"/>
                <w:bCs w:val="1"/>
              </w:rPr>
            </w:pPr>
            <w:r w:rsidDel="00000000" w:rsidR="00000000" w:rsidRPr="00000000">
              <w:rPr>
                <w:rFonts w:ascii="Vani" w:cs="Vani" w:eastAsia="Vani" w:hAnsi="Vani"/>
                <w:b w:val="1"/>
                <w:bCs w:val="1"/>
                <w:rtl w:val="0"/>
              </w:rPr>
              <w:t xml:space="preserve">In hand</w:t>
            </w:r>
          </w:p>
        </w:tc>
      </w:tr>
      <w:tr>
        <w:trPr>
          <w:cantSplit w:val="0"/>
          <w:tblHeader w:val="0"/>
        </w:trPr>
        <w:tc>
          <w:tcPr>
            <w:vAlign w:val="center"/>
          </w:tcPr>
          <w:p w:rsidR="00000000" w:rsidDel="00000000" w:rsidP="00000000" w:rsidRDefault="00000000" w:rsidRPr="00000000" w14:paraId="00000380">
            <w:pPr>
              <w:rPr>
                <w:rFonts w:ascii="Vani" w:cs="Vani" w:eastAsia="Vani" w:hAnsi="Vani"/>
                <w:b w:val="1"/>
                <w:bCs w:val="1"/>
              </w:rPr>
            </w:pPr>
            <w:r w:rsidDel="00000000" w:rsidR="00000000" w:rsidRPr="00000000">
              <w:rPr>
                <w:rFonts w:ascii="Vani" w:cs="Vani" w:eastAsia="Vani" w:hAnsi="Vani"/>
                <w:b w:val="1"/>
                <w:bCs w:val="1"/>
                <w:rtl w:val="0"/>
              </w:rPr>
              <w:t xml:space="preserve">కత్తిపూని</w:t>
            </w:r>
          </w:p>
        </w:tc>
        <w:tc>
          <w:tcPr>
            <w:vAlign w:val="center"/>
          </w:tcPr>
          <w:p w:rsidR="00000000" w:rsidDel="00000000" w:rsidP="00000000" w:rsidRDefault="00000000" w:rsidRPr="00000000" w14:paraId="00000381">
            <w:pPr>
              <w:rPr>
                <w:rFonts w:ascii="Vani" w:cs="Vani" w:eastAsia="Vani" w:hAnsi="Vani"/>
                <w:b w:val="1"/>
                <w:bCs w:val="1"/>
              </w:rPr>
            </w:pPr>
            <w:r w:rsidDel="00000000" w:rsidR="00000000" w:rsidRPr="00000000">
              <w:rPr>
                <w:rFonts w:ascii="Vani" w:cs="Vani" w:eastAsia="Vani" w:hAnsi="Vani"/>
                <w:b w:val="1"/>
                <w:bCs w:val="1"/>
                <w:rtl w:val="0"/>
              </w:rPr>
              <w:t xml:space="preserve">కత్తి పట్టుకొని</w:t>
            </w:r>
          </w:p>
        </w:tc>
        <w:tc>
          <w:tcPr>
            <w:vAlign w:val="center"/>
          </w:tcPr>
          <w:p w:rsidR="00000000" w:rsidDel="00000000" w:rsidP="00000000" w:rsidRDefault="00000000" w:rsidRPr="00000000" w14:paraId="00000382">
            <w:pPr>
              <w:rPr>
                <w:rFonts w:ascii="Vani" w:cs="Vani" w:eastAsia="Vani" w:hAnsi="Vani"/>
                <w:b w:val="1"/>
                <w:bCs w:val="1"/>
              </w:rPr>
            </w:pPr>
            <w:r w:rsidDel="00000000" w:rsidR="00000000" w:rsidRPr="00000000">
              <w:rPr>
                <w:rFonts w:ascii="Vani" w:cs="Vani" w:eastAsia="Vani" w:hAnsi="Vani"/>
                <w:b w:val="1"/>
                <w:bCs w:val="1"/>
                <w:rtl w:val="0"/>
              </w:rPr>
              <w:t xml:space="preserve">Carrying/holding a knife</w:t>
            </w:r>
          </w:p>
        </w:tc>
      </w:tr>
      <w:tr>
        <w:trPr>
          <w:cantSplit w:val="0"/>
          <w:tblHeader w:val="0"/>
        </w:trPr>
        <w:tc>
          <w:tcPr>
            <w:vAlign w:val="center"/>
          </w:tcPr>
          <w:p w:rsidR="00000000" w:rsidDel="00000000" w:rsidP="00000000" w:rsidRDefault="00000000" w:rsidRPr="00000000" w14:paraId="00000383">
            <w:pPr>
              <w:rPr>
                <w:rFonts w:ascii="Vani" w:cs="Vani" w:eastAsia="Vani" w:hAnsi="Vani"/>
                <w:b w:val="1"/>
                <w:bCs w:val="1"/>
              </w:rPr>
            </w:pPr>
            <w:r w:rsidDel="00000000" w:rsidR="00000000" w:rsidRPr="00000000">
              <w:rPr>
                <w:rFonts w:ascii="Vani" w:cs="Vani" w:eastAsia="Vani" w:hAnsi="Vani"/>
                <w:b w:val="1"/>
                <w:bCs w:val="1"/>
                <w:rtl w:val="0"/>
              </w:rPr>
              <w:t xml:space="preserve">కుక్కలతో</w:t>
            </w:r>
          </w:p>
        </w:tc>
        <w:tc>
          <w:tcPr>
            <w:vAlign w:val="center"/>
          </w:tcPr>
          <w:p w:rsidR="00000000" w:rsidDel="00000000" w:rsidP="00000000" w:rsidRDefault="00000000" w:rsidRPr="00000000" w14:paraId="00000384">
            <w:pPr>
              <w:rPr>
                <w:rFonts w:ascii="Vani" w:cs="Vani" w:eastAsia="Vani" w:hAnsi="Vani"/>
                <w:b w:val="1"/>
                <w:bCs w:val="1"/>
              </w:rPr>
            </w:pPr>
            <w:r w:rsidDel="00000000" w:rsidR="00000000" w:rsidRPr="00000000">
              <w:rPr>
                <w:rFonts w:ascii="Vani" w:cs="Vani" w:eastAsia="Vani" w:hAnsi="Vani"/>
                <w:b w:val="1"/>
                <w:bCs w:val="1"/>
                <w:rtl w:val="0"/>
              </w:rPr>
              <w:t xml:space="preserve">శునకములతో</w:t>
            </w:r>
          </w:p>
        </w:tc>
        <w:tc>
          <w:tcPr>
            <w:vAlign w:val="center"/>
          </w:tcPr>
          <w:p w:rsidR="00000000" w:rsidDel="00000000" w:rsidP="00000000" w:rsidRDefault="00000000" w:rsidRPr="00000000" w14:paraId="00000385">
            <w:pPr>
              <w:rPr>
                <w:rFonts w:ascii="Vani" w:cs="Vani" w:eastAsia="Vani" w:hAnsi="Vani"/>
                <w:b w:val="1"/>
                <w:bCs w:val="1"/>
              </w:rPr>
            </w:pPr>
            <w:r w:rsidDel="00000000" w:rsidR="00000000" w:rsidRPr="00000000">
              <w:rPr>
                <w:rFonts w:ascii="Vani" w:cs="Vani" w:eastAsia="Vani" w:hAnsi="Vani"/>
                <w:b w:val="1"/>
                <w:bCs w:val="1"/>
                <w:rtl w:val="0"/>
              </w:rPr>
              <w:t xml:space="preserve">With dogs</w:t>
            </w:r>
          </w:p>
        </w:tc>
      </w:tr>
      <w:tr>
        <w:trPr>
          <w:cantSplit w:val="0"/>
          <w:tblHeader w:val="0"/>
        </w:trPr>
        <w:tc>
          <w:tcPr>
            <w:vAlign w:val="center"/>
          </w:tcPr>
          <w:p w:rsidR="00000000" w:rsidDel="00000000" w:rsidP="00000000" w:rsidRDefault="00000000" w:rsidRPr="00000000" w14:paraId="00000386">
            <w:pPr>
              <w:rPr>
                <w:rFonts w:ascii="Vani" w:cs="Vani" w:eastAsia="Vani" w:hAnsi="Vani"/>
                <w:b w:val="1"/>
                <w:bCs w:val="1"/>
              </w:rPr>
            </w:pPr>
            <w:r w:rsidDel="00000000" w:rsidR="00000000" w:rsidRPr="00000000">
              <w:rPr>
                <w:rFonts w:ascii="Vani" w:cs="Vani" w:eastAsia="Vani" w:hAnsi="Vani"/>
                <w:b w:val="1"/>
                <w:bCs w:val="1"/>
                <w:rtl w:val="0"/>
              </w:rPr>
              <w:t xml:space="preserve">కిరాతులతో</w:t>
            </w:r>
          </w:p>
        </w:tc>
        <w:tc>
          <w:tcPr>
            <w:vAlign w:val="center"/>
          </w:tcPr>
          <w:p w:rsidR="00000000" w:rsidDel="00000000" w:rsidP="00000000" w:rsidRDefault="00000000" w:rsidRPr="00000000" w14:paraId="00000387">
            <w:pPr>
              <w:rPr>
                <w:rFonts w:ascii="Vani" w:cs="Vani" w:eastAsia="Vani" w:hAnsi="Vani"/>
                <w:b w:val="1"/>
                <w:bCs w:val="1"/>
              </w:rPr>
            </w:pPr>
            <w:r w:rsidDel="00000000" w:rsidR="00000000" w:rsidRPr="00000000">
              <w:rPr>
                <w:rFonts w:ascii="Vani" w:cs="Vani" w:eastAsia="Vani" w:hAnsi="Vani"/>
                <w:b w:val="1"/>
                <w:bCs w:val="1"/>
                <w:rtl w:val="0"/>
              </w:rPr>
              <w:t xml:space="preserve">ఇతర వేటగాళ్లతో</w:t>
            </w:r>
          </w:p>
        </w:tc>
        <w:tc>
          <w:tcPr>
            <w:vAlign w:val="center"/>
          </w:tcPr>
          <w:p w:rsidR="00000000" w:rsidDel="00000000" w:rsidP="00000000" w:rsidRDefault="00000000" w:rsidRPr="00000000" w14:paraId="00000388">
            <w:pPr>
              <w:rPr>
                <w:rFonts w:ascii="Vani" w:cs="Vani" w:eastAsia="Vani" w:hAnsi="Vani"/>
                <w:b w:val="1"/>
                <w:bCs w:val="1"/>
              </w:rPr>
            </w:pPr>
            <w:r w:rsidDel="00000000" w:rsidR="00000000" w:rsidRPr="00000000">
              <w:rPr>
                <w:rFonts w:ascii="Vani" w:cs="Vani" w:eastAsia="Vani" w:hAnsi="Vani"/>
                <w:b w:val="1"/>
                <w:bCs w:val="1"/>
                <w:rtl w:val="0"/>
              </w:rPr>
              <w:t xml:space="preserve">With </w:t>
            </w:r>
          </w:p>
          <w:p w:rsidR="00000000" w:rsidDel="00000000" w:rsidP="00000000" w:rsidRDefault="00000000" w:rsidRPr="00000000" w14:paraId="00000389">
            <w:pPr>
              <w:rPr>
                <w:rFonts w:ascii="Vani" w:cs="Vani" w:eastAsia="Vani" w:hAnsi="Vani"/>
                <w:b w:val="1"/>
                <w:bCs w:val="1"/>
              </w:rPr>
            </w:pPr>
            <w:sdt>
              <w:sdtPr>
                <w:id w:val="1476003893"/>
                <w:tag w:val="goog_rdk_1"/>
              </w:sdtPr>
              <w:sdtContent>
                <w:del w:author="Virata Pusuluri" w:id="0" w:date="2026-03-31T12:16:53Z">
                  <w:r w:rsidDel="00000000" w:rsidR="00000000" w:rsidRPr="00000000">
                    <w:rPr>
                      <w:rFonts w:ascii="Vani" w:cs="Vani" w:eastAsia="Vani" w:hAnsi="Vani"/>
                      <w:b w:val="1"/>
                      <w:bCs w:val="1"/>
                      <w:rtl w:val="0"/>
                    </w:rPr>
                    <w:delText xml:space="preserve">$$</w:delText>
                  </w:r>
                </w:del>
              </w:sdtContent>
            </w:sdt>
            <w:r w:rsidDel="00000000" w:rsidR="00000000" w:rsidRPr="00000000">
              <w:rPr>
                <w:rFonts w:ascii="Vani" w:cs="Vani" w:eastAsia="Vani" w:hAnsi="Vani"/>
                <w:b w:val="1"/>
                <w:bCs w:val="1"/>
                <w:rtl w:val="0"/>
              </w:rPr>
              <w:t xml:space="preserve">other</w:t>
            </w:r>
            <w:sdt>
              <w:sdtPr>
                <w:id w:val="1018622557"/>
                <w:tag w:val="goog_rdk_2"/>
              </w:sdtPr>
              <w:sdtContent>
                <w:del w:author="Virata Pusuluri" w:id="1" w:date="2026-03-31T12:16:49Z">
                  <w:r w:rsidDel="00000000" w:rsidR="00000000" w:rsidRPr="00000000">
                    <w:rPr>
                      <w:rFonts w:ascii="Vani" w:cs="Vani" w:eastAsia="Vani" w:hAnsi="Vani"/>
                      <w:b w:val="1"/>
                      <w:bCs w:val="1"/>
                      <w:rtl w:val="0"/>
                    </w:rPr>
                    <w:delText xml:space="preserve">$$</w:delText>
                  </w:r>
                </w:del>
              </w:sdtContent>
            </w:sdt>
            <w:r w:rsidDel="00000000" w:rsidR="00000000" w:rsidRPr="00000000">
              <w:rPr>
                <w:rtl w:val="0"/>
              </w:rPr>
            </w:r>
          </w:p>
          <w:p w:rsidR="00000000" w:rsidDel="00000000" w:rsidP="00000000" w:rsidRDefault="00000000" w:rsidRPr="00000000" w14:paraId="0000038A">
            <w:pPr>
              <w:rPr>
                <w:rFonts w:ascii="Vani" w:cs="Vani" w:eastAsia="Vani" w:hAnsi="Vani"/>
                <w:b w:val="1"/>
                <w:bCs w:val="1"/>
              </w:rPr>
            </w:pPr>
            <w:r w:rsidDel="00000000" w:rsidR="00000000" w:rsidRPr="00000000">
              <w:rPr>
                <w:rFonts w:ascii="Vani" w:cs="Vani" w:eastAsia="Vani" w:hAnsi="Vani"/>
                <w:b w:val="1"/>
                <w:bCs w:val="1"/>
                <w:rtl w:val="0"/>
              </w:rPr>
              <w:t xml:space="preserve">hunters/tribal men</w:t>
            </w:r>
          </w:p>
        </w:tc>
      </w:tr>
      <w:tr>
        <w:trPr>
          <w:cantSplit w:val="0"/>
          <w:tblHeader w:val="0"/>
        </w:trPr>
        <w:tc>
          <w:tcPr>
            <w:vAlign w:val="center"/>
          </w:tcPr>
          <w:p w:rsidR="00000000" w:rsidDel="00000000" w:rsidP="00000000" w:rsidRDefault="00000000" w:rsidRPr="00000000" w14:paraId="0000038B">
            <w:pPr>
              <w:rPr>
                <w:rFonts w:ascii="Vani" w:cs="Vani" w:eastAsia="Vani" w:hAnsi="Vani"/>
                <w:b w:val="1"/>
                <w:bCs w:val="1"/>
              </w:rPr>
            </w:pPr>
            <w:r w:rsidDel="00000000" w:rsidR="00000000" w:rsidRPr="00000000">
              <w:rPr>
                <w:rFonts w:ascii="Vani" w:cs="Vani" w:eastAsia="Vani" w:hAnsi="Vani"/>
                <w:b w:val="1"/>
                <w:bCs w:val="1"/>
                <w:rtl w:val="0"/>
              </w:rPr>
              <w:t xml:space="preserve">వచ్చుచుండెను</w:t>
            </w:r>
          </w:p>
        </w:tc>
        <w:tc>
          <w:tcPr>
            <w:vAlign w:val="center"/>
          </w:tcPr>
          <w:p w:rsidR="00000000" w:rsidDel="00000000" w:rsidP="00000000" w:rsidRDefault="00000000" w:rsidRPr="00000000" w14:paraId="0000038C">
            <w:pPr>
              <w:rPr>
                <w:rFonts w:ascii="Vani" w:cs="Vani" w:eastAsia="Vani" w:hAnsi="Vani"/>
                <w:b w:val="1"/>
                <w:bCs w:val="1"/>
              </w:rPr>
            </w:pPr>
            <w:r w:rsidDel="00000000" w:rsidR="00000000" w:rsidRPr="00000000">
              <w:rPr>
                <w:rFonts w:ascii="Vani" w:cs="Vani" w:eastAsia="Vani" w:hAnsi="Vani"/>
                <w:b w:val="1"/>
                <w:bCs w:val="1"/>
                <w:rtl w:val="0"/>
              </w:rPr>
              <w:t xml:space="preserve">వస్తూ ఉన్నాడు</w:t>
            </w:r>
          </w:p>
        </w:tc>
        <w:tc>
          <w:tcPr>
            <w:vAlign w:val="center"/>
          </w:tcPr>
          <w:p w:rsidR="00000000" w:rsidDel="00000000" w:rsidP="00000000" w:rsidRDefault="00000000" w:rsidRPr="00000000" w14:paraId="0000038D">
            <w:pPr>
              <w:rPr>
                <w:rFonts w:ascii="Vani" w:cs="Vani" w:eastAsia="Vani" w:hAnsi="Vani"/>
                <w:b w:val="1"/>
                <w:bCs w:val="1"/>
              </w:rPr>
            </w:pPr>
            <w:r w:rsidDel="00000000" w:rsidR="00000000" w:rsidRPr="00000000">
              <w:rPr>
                <w:rFonts w:ascii="Vani" w:cs="Vani" w:eastAsia="Vani" w:hAnsi="Vani"/>
                <w:b w:val="1"/>
                <w:bCs w:val="1"/>
                <w:rtl w:val="0"/>
              </w:rPr>
              <w:t xml:space="preserve">Was coming</w:t>
            </w:r>
          </w:p>
        </w:tc>
      </w:tr>
      <w:tr>
        <w:trPr>
          <w:cantSplit w:val="0"/>
          <w:tblHeader w:val="0"/>
        </w:trPr>
        <w:tc>
          <w:tcPr>
            <w:vAlign w:val="center"/>
          </w:tcPr>
          <w:p w:rsidR="00000000" w:rsidDel="00000000" w:rsidP="00000000" w:rsidRDefault="00000000" w:rsidRPr="00000000" w14:paraId="0000038E">
            <w:pPr>
              <w:rPr>
                <w:rFonts w:ascii="Vani" w:cs="Vani" w:eastAsia="Vani" w:hAnsi="Vani"/>
                <w:b w:val="1"/>
                <w:bCs w:val="1"/>
              </w:rPr>
            </w:pPr>
            <w:r w:rsidDel="00000000" w:rsidR="00000000" w:rsidRPr="00000000">
              <w:rPr>
                <w:rFonts w:ascii="Vani" w:cs="Vani" w:eastAsia="Vani" w:hAnsi="Vani"/>
                <w:b w:val="1"/>
                <w:bCs w:val="1"/>
                <w:rtl w:val="0"/>
              </w:rPr>
              <w:t xml:space="preserve">పిల్లి</w:t>
            </w:r>
          </w:p>
        </w:tc>
        <w:tc>
          <w:tcPr>
            <w:vAlign w:val="center"/>
          </w:tcPr>
          <w:p w:rsidR="00000000" w:rsidDel="00000000" w:rsidP="00000000" w:rsidRDefault="00000000" w:rsidRPr="00000000" w14:paraId="0000038F">
            <w:pPr>
              <w:rPr>
                <w:rFonts w:ascii="Vani" w:cs="Vani" w:eastAsia="Vani" w:hAnsi="Vani"/>
                <w:b w:val="1"/>
                <w:bCs w:val="1"/>
              </w:rPr>
            </w:pPr>
            <w:r w:rsidDel="00000000" w:rsidR="00000000" w:rsidRPr="00000000">
              <w:rPr>
                <w:rFonts w:ascii="Vani" w:cs="Vani" w:eastAsia="Vani" w:hAnsi="Vani"/>
                <w:b w:val="1"/>
                <w:bCs w:val="1"/>
                <w:rtl w:val="0"/>
              </w:rPr>
              <w:t xml:space="preserve">మార్జాలము</w:t>
            </w:r>
          </w:p>
        </w:tc>
        <w:tc>
          <w:tcPr>
            <w:vAlign w:val="center"/>
          </w:tcPr>
          <w:p w:rsidR="00000000" w:rsidDel="00000000" w:rsidP="00000000" w:rsidRDefault="00000000" w:rsidRPr="00000000" w14:paraId="00000390">
            <w:pPr>
              <w:rPr>
                <w:rFonts w:ascii="Vani" w:cs="Vani" w:eastAsia="Vani" w:hAnsi="Vani"/>
                <w:b w:val="1"/>
                <w:bCs w:val="1"/>
              </w:rPr>
            </w:pPr>
            <w:r w:rsidDel="00000000" w:rsidR="00000000" w:rsidRPr="00000000">
              <w:rPr>
                <w:rFonts w:ascii="Vani" w:cs="Vani" w:eastAsia="Vani" w:hAnsi="Vani"/>
                <w:b w:val="1"/>
                <w:bCs w:val="1"/>
                <w:rtl w:val="0"/>
              </w:rPr>
              <w:t xml:space="preserve">The cat</w:t>
            </w:r>
          </w:p>
        </w:tc>
      </w:tr>
      <w:tr>
        <w:trPr>
          <w:cantSplit w:val="0"/>
          <w:tblHeader w:val="0"/>
        </w:trPr>
        <w:tc>
          <w:tcPr>
            <w:vAlign w:val="center"/>
          </w:tcPr>
          <w:p w:rsidR="00000000" w:rsidDel="00000000" w:rsidP="00000000" w:rsidRDefault="00000000" w:rsidRPr="00000000" w14:paraId="00000391">
            <w:pPr>
              <w:rPr>
                <w:rFonts w:ascii="Vani" w:cs="Vani" w:eastAsia="Vani" w:hAnsi="Vani"/>
                <w:b w:val="1"/>
                <w:bCs w:val="1"/>
              </w:rPr>
            </w:pPr>
            <w:r w:rsidDel="00000000" w:rsidR="00000000" w:rsidRPr="00000000">
              <w:rPr>
                <w:rFonts w:ascii="Vani" w:cs="Vani" w:eastAsia="Vani" w:hAnsi="Vani"/>
                <w:b w:val="1"/>
                <w:bCs w:val="1"/>
                <w:rtl w:val="0"/>
              </w:rPr>
              <w:t xml:space="preserve">వానిజాడను</w:t>
            </w:r>
          </w:p>
        </w:tc>
        <w:tc>
          <w:tcPr>
            <w:vAlign w:val="center"/>
          </w:tcPr>
          <w:p w:rsidR="00000000" w:rsidDel="00000000" w:rsidP="00000000" w:rsidRDefault="00000000" w:rsidRPr="00000000" w14:paraId="00000392">
            <w:pPr>
              <w:rPr>
                <w:rFonts w:ascii="Vani" w:cs="Vani" w:eastAsia="Vani" w:hAnsi="Vani"/>
                <w:b w:val="1"/>
                <w:bCs w:val="1"/>
              </w:rPr>
            </w:pPr>
            <w:r w:rsidDel="00000000" w:rsidR="00000000" w:rsidRPr="00000000">
              <w:rPr>
                <w:rFonts w:ascii="Vani" w:cs="Vani" w:eastAsia="Vani" w:hAnsi="Vani"/>
                <w:b w:val="1"/>
                <w:bCs w:val="1"/>
                <w:rtl w:val="0"/>
              </w:rPr>
              <w:t xml:space="preserve">అతని అడుగుజాడలను / రాకను</w:t>
            </w:r>
          </w:p>
        </w:tc>
        <w:tc>
          <w:tcPr>
            <w:vAlign w:val="center"/>
          </w:tcPr>
          <w:p w:rsidR="00000000" w:rsidDel="00000000" w:rsidP="00000000" w:rsidRDefault="00000000" w:rsidRPr="00000000" w14:paraId="00000393">
            <w:pPr>
              <w:rPr>
                <w:rFonts w:ascii="Vani" w:cs="Vani" w:eastAsia="Vani" w:hAnsi="Vani"/>
                <w:b w:val="1"/>
                <w:bCs w:val="1"/>
              </w:rPr>
            </w:pPr>
            <w:r w:rsidDel="00000000" w:rsidR="00000000" w:rsidRPr="00000000">
              <w:rPr>
                <w:rFonts w:ascii="Vani" w:cs="Vani" w:eastAsia="Vani" w:hAnsi="Vani"/>
                <w:b w:val="1"/>
                <w:bCs w:val="1"/>
                <w:rtl w:val="0"/>
              </w:rPr>
              <w:t xml:space="preserve">His trail / arrival</w:t>
            </w:r>
          </w:p>
        </w:tc>
      </w:tr>
      <w:tr>
        <w:trPr>
          <w:cantSplit w:val="0"/>
          <w:tblHeader w:val="0"/>
        </w:trPr>
        <w:tc>
          <w:tcPr>
            <w:vAlign w:val="center"/>
          </w:tcPr>
          <w:p w:rsidR="00000000" w:rsidDel="00000000" w:rsidP="00000000" w:rsidRDefault="00000000" w:rsidRPr="00000000" w14:paraId="00000394">
            <w:pPr>
              <w:rPr>
                <w:rFonts w:ascii="Vani" w:cs="Vani" w:eastAsia="Vani" w:hAnsi="Vani"/>
                <w:b w:val="1"/>
                <w:bCs w:val="1"/>
              </w:rPr>
            </w:pPr>
            <w:r w:rsidDel="00000000" w:rsidR="00000000" w:rsidRPr="00000000">
              <w:rPr>
                <w:rFonts w:ascii="Vani" w:cs="Vani" w:eastAsia="Vani" w:hAnsi="Vani"/>
                <w:b w:val="1"/>
                <w:bCs w:val="1"/>
                <w:rtl w:val="0"/>
              </w:rPr>
              <w:t xml:space="preserve">గని (కని)</w:t>
            </w:r>
          </w:p>
        </w:tc>
        <w:tc>
          <w:tcPr>
            <w:vAlign w:val="center"/>
          </w:tcPr>
          <w:p w:rsidR="00000000" w:rsidDel="00000000" w:rsidP="00000000" w:rsidRDefault="00000000" w:rsidRPr="00000000" w14:paraId="00000395">
            <w:pPr>
              <w:rPr>
                <w:rFonts w:ascii="Vani" w:cs="Vani" w:eastAsia="Vani" w:hAnsi="Vani"/>
                <w:b w:val="1"/>
                <w:bCs w:val="1"/>
              </w:rPr>
            </w:pPr>
            <w:r w:rsidDel="00000000" w:rsidR="00000000" w:rsidRPr="00000000">
              <w:rPr>
                <w:rFonts w:ascii="Vani" w:cs="Vani" w:eastAsia="Vani" w:hAnsi="Vani"/>
                <w:b w:val="1"/>
                <w:bCs w:val="1"/>
                <w:rtl w:val="0"/>
              </w:rPr>
              <w:t xml:space="preserve">చూసి</w:t>
            </w:r>
          </w:p>
        </w:tc>
        <w:tc>
          <w:tcPr>
            <w:vAlign w:val="center"/>
          </w:tcPr>
          <w:p w:rsidR="00000000" w:rsidDel="00000000" w:rsidP="00000000" w:rsidRDefault="00000000" w:rsidRPr="00000000" w14:paraId="00000396">
            <w:pPr>
              <w:rPr>
                <w:rFonts w:ascii="Vani" w:cs="Vani" w:eastAsia="Vani" w:hAnsi="Vani"/>
                <w:b w:val="1"/>
                <w:bCs w:val="1"/>
              </w:rPr>
            </w:pPr>
            <w:r w:rsidDel="00000000" w:rsidR="00000000" w:rsidRPr="00000000">
              <w:rPr>
                <w:rFonts w:ascii="Vani" w:cs="Vani" w:eastAsia="Vani" w:hAnsi="Vani"/>
                <w:b w:val="1"/>
                <w:bCs w:val="1"/>
                <w:rtl w:val="0"/>
              </w:rPr>
              <w:t xml:space="preserve">Having seen</w:t>
            </w:r>
          </w:p>
        </w:tc>
      </w:tr>
      <w:tr>
        <w:trPr>
          <w:cantSplit w:val="0"/>
          <w:tblHeader w:val="0"/>
        </w:trPr>
        <w:tc>
          <w:tcPr>
            <w:vAlign w:val="center"/>
          </w:tcPr>
          <w:p w:rsidR="00000000" w:rsidDel="00000000" w:rsidP="00000000" w:rsidRDefault="00000000" w:rsidRPr="00000000" w14:paraId="00000397">
            <w:pPr>
              <w:rPr>
                <w:rFonts w:ascii="Vani" w:cs="Vani" w:eastAsia="Vani" w:hAnsi="Vani"/>
                <w:b w:val="1"/>
                <w:bCs w:val="1"/>
              </w:rPr>
            </w:pPr>
            <w:r w:rsidDel="00000000" w:rsidR="00000000" w:rsidRPr="00000000">
              <w:rPr>
                <w:rFonts w:ascii="Vani" w:cs="Vani" w:eastAsia="Vani" w:hAnsi="Vani"/>
                <w:b w:val="1"/>
                <w:bCs w:val="1"/>
                <w:rtl w:val="0"/>
              </w:rPr>
              <w:t xml:space="preserve">భయముతో</w:t>
            </w:r>
          </w:p>
        </w:tc>
        <w:tc>
          <w:tcPr>
            <w:vAlign w:val="center"/>
          </w:tcPr>
          <w:p w:rsidR="00000000" w:rsidDel="00000000" w:rsidP="00000000" w:rsidRDefault="00000000" w:rsidRPr="00000000" w14:paraId="00000398">
            <w:pPr>
              <w:rPr>
                <w:rFonts w:ascii="Vani" w:cs="Vani" w:eastAsia="Vani" w:hAnsi="Vani"/>
                <w:b w:val="1"/>
                <w:bCs w:val="1"/>
              </w:rPr>
            </w:pPr>
            <w:r w:rsidDel="00000000" w:rsidR="00000000" w:rsidRPr="00000000">
              <w:rPr>
                <w:rFonts w:ascii="Vani" w:cs="Vani" w:eastAsia="Vani" w:hAnsi="Vani"/>
                <w:b w:val="1"/>
                <w:bCs w:val="1"/>
                <w:rtl w:val="0"/>
              </w:rPr>
              <w:t xml:space="preserve">దిగులుతో / భీతితో</w:t>
            </w:r>
          </w:p>
        </w:tc>
        <w:tc>
          <w:tcPr>
            <w:vAlign w:val="center"/>
          </w:tcPr>
          <w:p w:rsidR="00000000" w:rsidDel="00000000" w:rsidP="00000000" w:rsidRDefault="00000000" w:rsidRPr="00000000" w14:paraId="00000399">
            <w:pPr>
              <w:rPr>
                <w:rFonts w:ascii="Vani" w:cs="Vani" w:eastAsia="Vani" w:hAnsi="Vani"/>
                <w:b w:val="1"/>
                <w:bCs w:val="1"/>
              </w:rPr>
            </w:pPr>
            <w:r w:rsidDel="00000000" w:rsidR="00000000" w:rsidRPr="00000000">
              <w:rPr>
                <w:rFonts w:ascii="Vani" w:cs="Vani" w:eastAsia="Vani" w:hAnsi="Vani"/>
                <w:b w:val="1"/>
                <w:bCs w:val="1"/>
                <w:rtl w:val="0"/>
              </w:rPr>
              <w:t xml:space="preserve">With fear</w:t>
            </w:r>
          </w:p>
        </w:tc>
      </w:tr>
      <w:tr>
        <w:trPr>
          <w:cantSplit w:val="0"/>
          <w:tblHeader w:val="0"/>
        </w:trPr>
        <w:tc>
          <w:tcPr>
            <w:vAlign w:val="center"/>
          </w:tcPr>
          <w:p w:rsidR="00000000" w:rsidDel="00000000" w:rsidP="00000000" w:rsidRDefault="00000000" w:rsidRPr="00000000" w14:paraId="0000039A">
            <w:pPr>
              <w:rPr>
                <w:rFonts w:ascii="Vani" w:cs="Vani" w:eastAsia="Vani" w:hAnsi="Vani"/>
                <w:b w:val="1"/>
                <w:bCs w:val="1"/>
              </w:rPr>
            </w:pPr>
            <w:r w:rsidDel="00000000" w:rsidR="00000000" w:rsidRPr="00000000">
              <w:rPr>
                <w:rFonts w:ascii="Vani" w:cs="Vani" w:eastAsia="Vani" w:hAnsi="Vani"/>
                <w:b w:val="1"/>
                <w:bCs w:val="1"/>
                <w:rtl w:val="0"/>
              </w:rPr>
              <w:t xml:space="preserve">యమదూతవలె</w:t>
            </w:r>
          </w:p>
        </w:tc>
        <w:tc>
          <w:tcPr>
            <w:vAlign w:val="center"/>
          </w:tcPr>
          <w:p w:rsidR="00000000" w:rsidDel="00000000" w:rsidP="00000000" w:rsidRDefault="00000000" w:rsidRPr="00000000" w14:paraId="0000039B">
            <w:pPr>
              <w:rPr>
                <w:rFonts w:ascii="Vani" w:cs="Vani" w:eastAsia="Vani" w:hAnsi="Vani"/>
                <w:b w:val="1"/>
                <w:bCs w:val="1"/>
              </w:rPr>
            </w:pPr>
            <w:r w:rsidDel="00000000" w:rsidR="00000000" w:rsidRPr="00000000">
              <w:rPr>
                <w:rFonts w:ascii="Vani" w:cs="Vani" w:eastAsia="Vani" w:hAnsi="Vani"/>
                <w:b w:val="1"/>
                <w:bCs w:val="1"/>
                <w:rtl w:val="0"/>
              </w:rPr>
              <w:t xml:space="preserve">మృత్యువు లాగా</w:t>
            </w:r>
          </w:p>
        </w:tc>
        <w:tc>
          <w:tcPr>
            <w:vAlign w:val="center"/>
          </w:tcPr>
          <w:p w:rsidR="00000000" w:rsidDel="00000000" w:rsidP="00000000" w:rsidRDefault="00000000" w:rsidRPr="00000000" w14:paraId="0000039C">
            <w:pPr>
              <w:rPr>
                <w:rFonts w:ascii="Vani" w:cs="Vani" w:eastAsia="Vani" w:hAnsi="Vani"/>
                <w:b w:val="1"/>
                <w:bCs w:val="1"/>
              </w:rPr>
            </w:pPr>
            <w:r w:rsidDel="00000000" w:rsidR="00000000" w:rsidRPr="00000000">
              <w:rPr>
                <w:rFonts w:ascii="Vani" w:cs="Vani" w:eastAsia="Vani" w:hAnsi="Vani"/>
                <w:b w:val="1"/>
                <w:bCs w:val="1"/>
                <w:rtl w:val="0"/>
              </w:rPr>
              <w:t xml:space="preserve">Like a messenger of death</w:t>
            </w:r>
          </w:p>
        </w:tc>
      </w:tr>
      <w:tr>
        <w:trPr>
          <w:cantSplit w:val="0"/>
          <w:tblHeader w:val="0"/>
        </w:trPr>
        <w:tc>
          <w:tcPr>
            <w:vAlign w:val="center"/>
          </w:tcPr>
          <w:p w:rsidR="00000000" w:rsidDel="00000000" w:rsidP="00000000" w:rsidRDefault="00000000" w:rsidRPr="00000000" w14:paraId="0000039D">
            <w:pPr>
              <w:rPr>
                <w:rFonts w:ascii="Vani" w:cs="Vani" w:eastAsia="Vani" w:hAnsi="Vani"/>
                <w:b w:val="1"/>
                <w:bCs w:val="1"/>
              </w:rPr>
            </w:pPr>
            <w:r w:rsidDel="00000000" w:rsidR="00000000" w:rsidRPr="00000000">
              <w:rPr>
                <w:rFonts w:ascii="Vani" w:cs="Vani" w:eastAsia="Vani" w:hAnsi="Vani"/>
                <w:b w:val="1"/>
                <w:bCs w:val="1"/>
                <w:rtl w:val="0"/>
              </w:rPr>
              <w:t xml:space="preserve">కిరాతుఁడు</w:t>
            </w:r>
          </w:p>
        </w:tc>
        <w:tc>
          <w:tcPr>
            <w:vAlign w:val="center"/>
          </w:tcPr>
          <w:p w:rsidR="00000000" w:rsidDel="00000000" w:rsidP="00000000" w:rsidRDefault="00000000" w:rsidRPr="00000000" w14:paraId="0000039E">
            <w:pPr>
              <w:rPr>
                <w:rFonts w:ascii="Vani" w:cs="Vani" w:eastAsia="Vani" w:hAnsi="Vani"/>
                <w:b w:val="1"/>
                <w:bCs w:val="1"/>
              </w:rPr>
            </w:pPr>
            <w:r w:rsidDel="00000000" w:rsidR="00000000" w:rsidRPr="00000000">
              <w:rPr>
                <w:rFonts w:ascii="Vani" w:cs="Vani" w:eastAsia="Vani" w:hAnsi="Vani"/>
                <w:b w:val="1"/>
                <w:bCs w:val="1"/>
                <w:rtl w:val="0"/>
              </w:rPr>
              <w:t xml:space="preserve">వేటగాడు</w:t>
            </w:r>
          </w:p>
        </w:tc>
        <w:tc>
          <w:tcPr>
            <w:vAlign w:val="center"/>
          </w:tcPr>
          <w:p w:rsidR="00000000" w:rsidDel="00000000" w:rsidP="00000000" w:rsidRDefault="00000000" w:rsidRPr="00000000" w14:paraId="0000039F">
            <w:pPr>
              <w:rPr>
                <w:rFonts w:ascii="Vani" w:cs="Vani" w:eastAsia="Vani" w:hAnsi="Vani"/>
                <w:b w:val="1"/>
                <w:bCs w:val="1"/>
              </w:rPr>
            </w:pPr>
            <w:r w:rsidDel="00000000" w:rsidR="00000000" w:rsidRPr="00000000">
              <w:rPr>
                <w:rFonts w:ascii="Vani" w:cs="Vani" w:eastAsia="Vani" w:hAnsi="Vani"/>
                <w:b w:val="1"/>
                <w:bCs w:val="1"/>
                <w:rtl w:val="0"/>
              </w:rPr>
              <w:t xml:space="preserve">The hunter</w:t>
            </w:r>
          </w:p>
        </w:tc>
      </w:tr>
      <w:tr>
        <w:trPr>
          <w:cantSplit w:val="0"/>
          <w:tblHeader w:val="0"/>
        </w:trPr>
        <w:tc>
          <w:tcPr>
            <w:vAlign w:val="center"/>
          </w:tcPr>
          <w:p w:rsidR="00000000" w:rsidDel="00000000" w:rsidP="00000000" w:rsidRDefault="00000000" w:rsidRPr="00000000" w14:paraId="000003A0">
            <w:pPr>
              <w:rPr>
                <w:rFonts w:ascii="Vani" w:cs="Vani" w:eastAsia="Vani" w:hAnsi="Vani"/>
                <w:b w:val="1"/>
                <w:bCs w:val="1"/>
              </w:rPr>
            </w:pPr>
            <w:r w:rsidDel="00000000" w:rsidR="00000000" w:rsidRPr="00000000">
              <w:rPr>
                <w:rFonts w:ascii="Vani" w:cs="Vani" w:eastAsia="Vani" w:hAnsi="Vani"/>
                <w:b w:val="1"/>
                <w:bCs w:val="1"/>
                <w:rtl w:val="0"/>
              </w:rPr>
              <w:t xml:space="preserve">వచ్చినాఁడు</w:t>
            </w:r>
          </w:p>
        </w:tc>
        <w:tc>
          <w:tcPr>
            <w:vAlign w:val="center"/>
          </w:tcPr>
          <w:p w:rsidR="00000000" w:rsidDel="00000000" w:rsidP="00000000" w:rsidRDefault="00000000" w:rsidRPr="00000000" w14:paraId="000003A1">
            <w:pPr>
              <w:rPr>
                <w:rFonts w:ascii="Vani" w:cs="Vani" w:eastAsia="Vani" w:hAnsi="Vani"/>
                <w:b w:val="1"/>
                <w:bCs w:val="1"/>
              </w:rPr>
            </w:pPr>
            <w:r w:rsidDel="00000000" w:rsidR="00000000" w:rsidRPr="00000000">
              <w:rPr>
                <w:rFonts w:ascii="Vani" w:cs="Vani" w:eastAsia="Vani" w:hAnsi="Vani"/>
                <w:b w:val="1"/>
                <w:bCs w:val="1"/>
                <w:rtl w:val="0"/>
              </w:rPr>
              <w:t xml:space="preserve">వచ్చాడు</w:t>
            </w:r>
          </w:p>
        </w:tc>
        <w:tc>
          <w:tcPr>
            <w:vAlign w:val="center"/>
          </w:tcPr>
          <w:p w:rsidR="00000000" w:rsidDel="00000000" w:rsidP="00000000" w:rsidRDefault="00000000" w:rsidRPr="00000000" w14:paraId="000003A2">
            <w:pPr>
              <w:rPr>
                <w:rFonts w:ascii="Vani" w:cs="Vani" w:eastAsia="Vani" w:hAnsi="Vani"/>
                <w:b w:val="1"/>
                <w:bCs w:val="1"/>
              </w:rPr>
            </w:pPr>
            <w:r w:rsidDel="00000000" w:rsidR="00000000" w:rsidRPr="00000000">
              <w:rPr>
                <w:rFonts w:ascii="Vani" w:cs="Vani" w:eastAsia="Vani" w:hAnsi="Vani"/>
                <w:b w:val="1"/>
                <w:bCs w:val="1"/>
                <w:rtl w:val="0"/>
              </w:rPr>
              <w:t xml:space="preserve">Has come</w:t>
            </w:r>
          </w:p>
        </w:tc>
      </w:tr>
      <w:tr>
        <w:trPr>
          <w:cantSplit w:val="0"/>
          <w:tblHeader w:val="0"/>
        </w:trPr>
        <w:tc>
          <w:tcPr>
            <w:vAlign w:val="center"/>
          </w:tcPr>
          <w:p w:rsidR="00000000" w:rsidDel="00000000" w:rsidP="00000000" w:rsidRDefault="00000000" w:rsidRPr="00000000" w14:paraId="000003A3">
            <w:pPr>
              <w:rPr>
                <w:rFonts w:ascii="Vani" w:cs="Vani" w:eastAsia="Vani" w:hAnsi="Vani"/>
                <w:b w:val="1"/>
                <w:bCs w:val="1"/>
              </w:rPr>
            </w:pPr>
            <w:r w:rsidDel="00000000" w:rsidR="00000000" w:rsidRPr="00000000">
              <w:rPr>
                <w:rFonts w:ascii="Vani" w:cs="Vani" w:eastAsia="Vani" w:hAnsi="Vani"/>
                <w:b w:val="1"/>
                <w:bCs w:val="1"/>
                <w:rtl w:val="0"/>
              </w:rPr>
              <w:t xml:space="preserve">ఇంక</w:t>
            </w:r>
          </w:p>
        </w:tc>
        <w:tc>
          <w:tcPr>
            <w:vAlign w:val="center"/>
          </w:tcPr>
          <w:p w:rsidR="00000000" w:rsidDel="00000000" w:rsidP="00000000" w:rsidRDefault="00000000" w:rsidRPr="00000000" w14:paraId="000003A4">
            <w:pPr>
              <w:rPr>
                <w:rFonts w:ascii="Vani" w:cs="Vani" w:eastAsia="Vani" w:hAnsi="Vani"/>
                <w:b w:val="1"/>
                <w:bCs w:val="1"/>
              </w:rPr>
            </w:pPr>
            <w:r w:rsidDel="00000000" w:rsidR="00000000" w:rsidRPr="00000000">
              <w:rPr>
                <w:rFonts w:ascii="Vani" w:cs="Vani" w:eastAsia="Vani" w:hAnsi="Vani"/>
                <w:b w:val="1"/>
                <w:bCs w:val="1"/>
                <w:rtl w:val="0"/>
              </w:rPr>
              <w:t xml:space="preserve">ఇక మీదట</w:t>
            </w:r>
          </w:p>
        </w:tc>
        <w:tc>
          <w:tcPr>
            <w:vAlign w:val="center"/>
          </w:tcPr>
          <w:p w:rsidR="00000000" w:rsidDel="00000000" w:rsidP="00000000" w:rsidRDefault="00000000" w:rsidRPr="00000000" w14:paraId="000003A5">
            <w:pPr>
              <w:rPr>
                <w:rFonts w:ascii="Vani" w:cs="Vani" w:eastAsia="Vani" w:hAnsi="Vani"/>
                <w:b w:val="1"/>
                <w:bCs w:val="1"/>
              </w:rPr>
            </w:pPr>
            <w:r w:rsidDel="00000000" w:rsidR="00000000" w:rsidRPr="00000000">
              <w:rPr>
                <w:rFonts w:ascii="Vani" w:cs="Vani" w:eastAsia="Vani" w:hAnsi="Vani"/>
                <w:b w:val="1"/>
                <w:bCs w:val="1"/>
                <w:rtl w:val="0"/>
              </w:rPr>
              <w:t xml:space="preserve">Anymore / Hereafter</w:t>
            </w:r>
          </w:p>
        </w:tc>
      </w:tr>
      <w:tr>
        <w:trPr>
          <w:cantSplit w:val="0"/>
          <w:tblHeader w:val="0"/>
        </w:trPr>
        <w:tc>
          <w:tcPr>
            <w:vAlign w:val="center"/>
          </w:tcPr>
          <w:p w:rsidR="00000000" w:rsidDel="00000000" w:rsidP="00000000" w:rsidRDefault="00000000" w:rsidRPr="00000000" w14:paraId="000003A6">
            <w:pPr>
              <w:rPr>
                <w:rFonts w:ascii="Vani" w:cs="Vani" w:eastAsia="Vani" w:hAnsi="Vani"/>
                <w:b w:val="1"/>
                <w:bCs w:val="1"/>
              </w:rPr>
            </w:pPr>
            <w:r w:rsidDel="00000000" w:rsidR="00000000" w:rsidRPr="00000000">
              <w:rPr>
                <w:rFonts w:ascii="Vani" w:cs="Vani" w:eastAsia="Vani" w:hAnsi="Vani"/>
                <w:b w:val="1"/>
                <w:bCs w:val="1"/>
                <w:rtl w:val="0"/>
              </w:rPr>
              <w:t xml:space="preserve">నా కేమి (నాకు + ఏమి)</w:t>
            </w:r>
          </w:p>
        </w:tc>
        <w:tc>
          <w:tcPr>
            <w:vAlign w:val="center"/>
          </w:tcPr>
          <w:p w:rsidR="00000000" w:rsidDel="00000000" w:rsidP="00000000" w:rsidRDefault="00000000" w:rsidRPr="00000000" w14:paraId="000003A7">
            <w:pPr>
              <w:rPr>
                <w:rFonts w:ascii="Vani" w:cs="Vani" w:eastAsia="Vani" w:hAnsi="Vani"/>
                <w:b w:val="1"/>
                <w:bCs w:val="1"/>
              </w:rPr>
            </w:pPr>
            <w:r w:rsidDel="00000000" w:rsidR="00000000" w:rsidRPr="00000000">
              <w:rPr>
                <w:rFonts w:ascii="Vani" w:cs="Vani" w:eastAsia="Vani" w:hAnsi="Vani"/>
                <w:b w:val="1"/>
                <w:bCs w:val="1"/>
                <w:rtl w:val="0"/>
              </w:rPr>
              <w:t xml:space="preserve">నా పరిస్థితి ఏమిటి</w:t>
            </w:r>
          </w:p>
        </w:tc>
        <w:tc>
          <w:tcPr>
            <w:vAlign w:val="center"/>
          </w:tcPr>
          <w:p w:rsidR="00000000" w:rsidDel="00000000" w:rsidP="00000000" w:rsidRDefault="00000000" w:rsidRPr="00000000" w14:paraId="000003A8">
            <w:pPr>
              <w:rPr>
                <w:rFonts w:ascii="Vani" w:cs="Vani" w:eastAsia="Vani" w:hAnsi="Vani"/>
                <w:b w:val="1"/>
                <w:bCs w:val="1"/>
              </w:rPr>
            </w:pPr>
            <w:r w:rsidDel="00000000" w:rsidR="00000000" w:rsidRPr="00000000">
              <w:rPr>
                <w:rFonts w:ascii="Vani" w:cs="Vani" w:eastAsia="Vani" w:hAnsi="Vani"/>
                <w:b w:val="1"/>
                <w:bCs w:val="1"/>
                <w:rtl w:val="0"/>
              </w:rPr>
              <w:t xml:space="preserve">What </w:t>
            </w:r>
          </w:p>
          <w:p w:rsidR="00000000" w:rsidDel="00000000" w:rsidP="00000000" w:rsidRDefault="00000000" w:rsidRPr="00000000" w14:paraId="000003A9">
            <w:pPr>
              <w:rPr>
                <w:rFonts w:ascii="Vani" w:cs="Vani" w:eastAsia="Vani" w:hAnsi="Vani"/>
                <w:b w:val="1"/>
                <w:bCs w:val="1"/>
              </w:rPr>
            </w:pPr>
            <w:sdt>
              <w:sdtPr>
                <w:id w:val="1991880853"/>
                <w:tag w:val="goog_rdk_4"/>
              </w:sdtPr>
              <w:sdtContent>
                <w:del w:author="Virata Pusuluri" w:id="2" w:date="2026-03-31T12:17:28Z">
                  <w:r w:rsidDel="00000000" w:rsidR="00000000" w:rsidRPr="00000000">
                    <w:rPr>
                      <w:rFonts w:ascii="Vani" w:cs="Vani" w:eastAsia="Vani" w:hAnsi="Vani"/>
                      <w:b w:val="1"/>
                      <w:bCs w:val="1"/>
                      <w:rtl w:val="0"/>
                    </w:rPr>
                    <w:delText xml:space="preserve">$$</w:delText>
                  </w:r>
                </w:del>
              </w:sdtContent>
            </w:sdt>
            <w:r w:rsidDel="00000000" w:rsidR="00000000" w:rsidRPr="00000000">
              <w:rPr>
                <w:rFonts w:ascii="Vani" w:cs="Vani" w:eastAsia="Vani" w:hAnsi="Vani"/>
                <w:b w:val="1"/>
                <w:bCs w:val="1"/>
                <w:rtl w:val="0"/>
              </w:rPr>
              <w:t xml:space="preserve">will happen</w:t>
            </w:r>
            <w:sdt>
              <w:sdtPr>
                <w:id w:val="-842265187"/>
                <w:tag w:val="goog_rdk_5"/>
              </w:sdtPr>
              <w:sdtContent>
                <w:del w:author="Virata Pusuluri" w:id="3" w:date="2026-03-31T12:17:26Z">
                  <w:r w:rsidDel="00000000" w:rsidR="00000000" w:rsidRPr="00000000">
                    <w:rPr>
                      <w:rFonts w:ascii="Vani" w:cs="Vani" w:eastAsia="Vani" w:hAnsi="Vani"/>
                      <w:b w:val="1"/>
                      <w:bCs w:val="1"/>
                      <w:rtl w:val="0"/>
                    </w:rPr>
                    <w:delText xml:space="preserve">$$</w:delText>
                  </w:r>
                </w:del>
              </w:sdtContent>
            </w:sdt>
            <w:r w:rsidDel="00000000" w:rsidR="00000000" w:rsidRPr="00000000">
              <w:rPr>
                <w:rtl w:val="0"/>
              </w:rPr>
            </w:r>
          </w:p>
          <w:p w:rsidR="00000000" w:rsidDel="00000000" w:rsidP="00000000" w:rsidRDefault="00000000" w:rsidRPr="00000000" w14:paraId="000003AA">
            <w:pPr>
              <w:rPr>
                <w:rFonts w:ascii="Vani" w:cs="Vani" w:eastAsia="Vani" w:hAnsi="Vani"/>
                <w:b w:val="1"/>
                <w:bCs w:val="1"/>
              </w:rPr>
            </w:pPr>
            <w:r w:rsidDel="00000000" w:rsidR="00000000" w:rsidRPr="00000000">
              <w:rPr>
                <w:rFonts w:ascii="Vani" w:cs="Vani" w:eastAsia="Vani" w:hAnsi="Vani"/>
                <w:b w:val="1"/>
                <w:bCs w:val="1"/>
                <w:rtl w:val="0"/>
              </w:rPr>
              <w:t xml:space="preserve">to me</w:t>
            </w:r>
          </w:p>
        </w:tc>
      </w:tr>
      <w:tr>
        <w:trPr>
          <w:cantSplit w:val="0"/>
          <w:tblHeader w:val="0"/>
        </w:trPr>
        <w:tc>
          <w:tcPr>
            <w:vAlign w:val="center"/>
          </w:tcPr>
          <w:p w:rsidR="00000000" w:rsidDel="00000000" w:rsidP="00000000" w:rsidRDefault="00000000" w:rsidRPr="00000000" w14:paraId="000003AB">
            <w:pPr>
              <w:rPr>
                <w:rFonts w:ascii="Vani" w:cs="Vani" w:eastAsia="Vani" w:hAnsi="Vani"/>
                <w:b w:val="1"/>
                <w:bCs w:val="1"/>
              </w:rPr>
            </w:pPr>
            <w:r w:rsidDel="00000000" w:rsidR="00000000" w:rsidRPr="00000000">
              <w:rPr>
                <w:rFonts w:ascii="Vani" w:cs="Vani" w:eastAsia="Vani" w:hAnsi="Vani"/>
                <w:b w:val="1"/>
                <w:bCs w:val="1"/>
                <w:rtl w:val="0"/>
              </w:rPr>
              <w:t xml:space="preserve">గతి</w:t>
            </w:r>
          </w:p>
        </w:tc>
        <w:tc>
          <w:tcPr>
            <w:vAlign w:val="center"/>
          </w:tcPr>
          <w:p w:rsidR="00000000" w:rsidDel="00000000" w:rsidP="00000000" w:rsidRDefault="00000000" w:rsidRPr="00000000" w14:paraId="000003AC">
            <w:pPr>
              <w:rPr>
                <w:rFonts w:ascii="Vani" w:cs="Vani" w:eastAsia="Vani" w:hAnsi="Vani"/>
                <w:b w:val="1"/>
                <w:bCs w:val="1"/>
              </w:rPr>
            </w:pPr>
            <w:r w:rsidDel="00000000" w:rsidR="00000000" w:rsidRPr="00000000">
              <w:rPr>
                <w:rFonts w:ascii="Vani" w:cs="Vani" w:eastAsia="Vani" w:hAnsi="Vani"/>
                <w:b w:val="1"/>
                <w:bCs w:val="1"/>
                <w:rtl w:val="0"/>
              </w:rPr>
              <w:t xml:space="preserve">ఆధారం / దిక్కు</w:t>
            </w:r>
          </w:p>
        </w:tc>
        <w:tc>
          <w:tcPr>
            <w:vAlign w:val="center"/>
          </w:tcPr>
          <w:p w:rsidR="00000000" w:rsidDel="00000000" w:rsidP="00000000" w:rsidRDefault="00000000" w:rsidRPr="00000000" w14:paraId="000003AD">
            <w:pPr>
              <w:rPr>
                <w:rFonts w:ascii="Vani" w:cs="Vani" w:eastAsia="Vani" w:hAnsi="Vani"/>
                <w:b w:val="1"/>
                <w:bCs w:val="1"/>
              </w:rPr>
            </w:pPr>
            <w:r w:rsidDel="00000000" w:rsidR="00000000" w:rsidRPr="00000000">
              <w:rPr>
                <w:rFonts w:ascii="Vani" w:cs="Vani" w:eastAsia="Vani" w:hAnsi="Vani"/>
                <w:b w:val="1"/>
                <w:bCs w:val="1"/>
                <w:rtl w:val="0"/>
              </w:rPr>
              <w:t xml:space="preserve">Fate / Course / Refuge</w:t>
            </w:r>
          </w:p>
        </w:tc>
      </w:tr>
      <w:tr>
        <w:trPr>
          <w:cantSplit w:val="0"/>
          <w:tblHeader w:val="0"/>
        </w:trPr>
        <w:tc>
          <w:tcPr>
            <w:vAlign w:val="center"/>
          </w:tcPr>
          <w:p w:rsidR="00000000" w:rsidDel="00000000" w:rsidP="00000000" w:rsidRDefault="00000000" w:rsidRPr="00000000" w14:paraId="000003AE">
            <w:pPr>
              <w:rPr>
                <w:rFonts w:ascii="Vani" w:cs="Vani" w:eastAsia="Vani" w:hAnsi="Vani"/>
                <w:b w:val="1"/>
                <w:bCs w:val="1"/>
              </w:rPr>
            </w:pPr>
            <w:r w:rsidDel="00000000" w:rsidR="00000000" w:rsidRPr="00000000">
              <w:rPr>
                <w:rFonts w:ascii="Vani" w:cs="Vani" w:eastAsia="Vani" w:hAnsi="Vani"/>
                <w:b w:val="1"/>
                <w:bCs w:val="1"/>
                <w:rtl w:val="0"/>
              </w:rPr>
              <w:t xml:space="preserve">యని (అని)</w:t>
            </w:r>
          </w:p>
        </w:tc>
        <w:tc>
          <w:tcPr>
            <w:vAlign w:val="center"/>
          </w:tcPr>
          <w:p w:rsidR="00000000" w:rsidDel="00000000" w:rsidP="00000000" w:rsidRDefault="00000000" w:rsidRPr="00000000" w14:paraId="000003AF">
            <w:pPr>
              <w:rPr>
                <w:rFonts w:ascii="Vani" w:cs="Vani" w:eastAsia="Vani" w:hAnsi="Vani"/>
                <w:b w:val="1"/>
                <w:bCs w:val="1"/>
              </w:rPr>
            </w:pPr>
            <w:r w:rsidDel="00000000" w:rsidR="00000000" w:rsidRPr="00000000">
              <w:rPr>
                <w:rFonts w:ascii="Vani" w:cs="Vani" w:eastAsia="Vani" w:hAnsi="Vani"/>
                <w:b w:val="1"/>
                <w:bCs w:val="1"/>
                <w:rtl w:val="0"/>
              </w:rPr>
              <w:t xml:space="preserve">అని</w:t>
            </w:r>
          </w:p>
        </w:tc>
        <w:tc>
          <w:tcPr>
            <w:vAlign w:val="center"/>
          </w:tcPr>
          <w:p w:rsidR="00000000" w:rsidDel="00000000" w:rsidP="00000000" w:rsidRDefault="00000000" w:rsidRPr="00000000" w14:paraId="000003B0">
            <w:pPr>
              <w:rPr>
                <w:rFonts w:ascii="Vani" w:cs="Vani" w:eastAsia="Vani" w:hAnsi="Vani"/>
                <w:b w:val="1"/>
                <w:bCs w:val="1"/>
              </w:rPr>
            </w:pPr>
            <w:r w:rsidDel="00000000" w:rsidR="00000000" w:rsidRPr="00000000">
              <w:rPr>
                <w:rFonts w:ascii="Vani" w:cs="Vani" w:eastAsia="Vani" w:hAnsi="Vani"/>
                <w:b w:val="1"/>
                <w:bCs w:val="1"/>
                <w:rtl w:val="0"/>
              </w:rPr>
              <w:t xml:space="preserve">That / Thus</w:t>
            </w:r>
          </w:p>
        </w:tc>
      </w:tr>
      <w:tr>
        <w:trPr>
          <w:cantSplit w:val="0"/>
          <w:tblHeader w:val="0"/>
        </w:trPr>
        <w:tc>
          <w:tcPr>
            <w:vAlign w:val="center"/>
          </w:tcPr>
          <w:p w:rsidR="00000000" w:rsidDel="00000000" w:rsidP="00000000" w:rsidRDefault="00000000" w:rsidRPr="00000000" w14:paraId="000003B1">
            <w:pPr>
              <w:rPr>
                <w:rFonts w:ascii="Vani" w:cs="Vani" w:eastAsia="Vani" w:hAnsi="Vani"/>
                <w:b w:val="1"/>
                <w:bCs w:val="1"/>
              </w:rPr>
            </w:pPr>
            <w:r w:rsidDel="00000000" w:rsidR="00000000" w:rsidRPr="00000000">
              <w:rPr>
                <w:rFonts w:ascii="Vani" w:cs="Vani" w:eastAsia="Vani" w:hAnsi="Vani"/>
                <w:b w:val="1"/>
                <w:bCs w:val="1"/>
                <w:rtl w:val="0"/>
              </w:rPr>
              <w:t xml:space="preserve">యెలుకను</w:t>
            </w:r>
          </w:p>
        </w:tc>
        <w:tc>
          <w:tcPr>
            <w:vAlign w:val="center"/>
          </w:tcPr>
          <w:p w:rsidR="00000000" w:rsidDel="00000000" w:rsidP="00000000" w:rsidRDefault="00000000" w:rsidRPr="00000000" w14:paraId="000003B2">
            <w:pPr>
              <w:rPr>
                <w:rFonts w:ascii="Vani" w:cs="Vani" w:eastAsia="Vani" w:hAnsi="Vani"/>
                <w:b w:val="1"/>
                <w:bCs w:val="1"/>
              </w:rPr>
            </w:pPr>
            <w:r w:rsidDel="00000000" w:rsidR="00000000" w:rsidRPr="00000000">
              <w:rPr>
                <w:rFonts w:ascii="Vani" w:cs="Vani" w:eastAsia="Vani" w:hAnsi="Vani"/>
                <w:b w:val="1"/>
                <w:bCs w:val="1"/>
                <w:rtl w:val="0"/>
              </w:rPr>
              <w:t xml:space="preserve">మూషికమును</w:t>
            </w:r>
          </w:p>
        </w:tc>
        <w:tc>
          <w:tcPr>
            <w:vAlign w:val="center"/>
          </w:tcPr>
          <w:p w:rsidR="00000000" w:rsidDel="00000000" w:rsidP="00000000" w:rsidRDefault="00000000" w:rsidRPr="00000000" w14:paraId="000003B3">
            <w:pPr>
              <w:rPr>
                <w:rFonts w:ascii="Vani" w:cs="Vani" w:eastAsia="Vani" w:hAnsi="Vani"/>
                <w:b w:val="1"/>
                <w:bCs w:val="1"/>
              </w:rPr>
            </w:pPr>
            <w:r w:rsidDel="00000000" w:rsidR="00000000" w:rsidRPr="00000000">
              <w:rPr>
                <w:rFonts w:ascii="Vani" w:cs="Vani" w:eastAsia="Vani" w:hAnsi="Vani"/>
                <w:b w:val="1"/>
                <w:bCs w:val="1"/>
                <w:rtl w:val="0"/>
              </w:rPr>
              <w:t xml:space="preserve">The mouse (object)</w:t>
            </w:r>
          </w:p>
        </w:tc>
      </w:tr>
      <w:tr>
        <w:trPr>
          <w:cantSplit w:val="0"/>
          <w:tblHeader w:val="0"/>
        </w:trPr>
        <w:tc>
          <w:tcPr>
            <w:vAlign w:val="center"/>
          </w:tcPr>
          <w:p w:rsidR="00000000" w:rsidDel="00000000" w:rsidP="00000000" w:rsidRDefault="00000000" w:rsidRPr="00000000" w14:paraId="000003B4">
            <w:pPr>
              <w:rPr>
                <w:rFonts w:ascii="Vani" w:cs="Vani" w:eastAsia="Vani" w:hAnsi="Vani"/>
                <w:b w:val="1"/>
                <w:bCs w:val="1"/>
              </w:rPr>
            </w:pPr>
            <w:r w:rsidDel="00000000" w:rsidR="00000000" w:rsidRPr="00000000">
              <w:rPr>
                <w:rFonts w:ascii="Vani" w:cs="Vani" w:eastAsia="Vani" w:hAnsi="Vani"/>
                <w:b w:val="1"/>
                <w:bCs w:val="1"/>
                <w:rtl w:val="0"/>
              </w:rPr>
              <w:t xml:space="preserve">బలుకరించి</w:t>
            </w:r>
          </w:p>
        </w:tc>
        <w:tc>
          <w:tcPr>
            <w:vAlign w:val="center"/>
          </w:tcPr>
          <w:p w:rsidR="00000000" w:rsidDel="00000000" w:rsidP="00000000" w:rsidRDefault="00000000" w:rsidRPr="00000000" w14:paraId="000003B5">
            <w:pPr>
              <w:rPr>
                <w:rFonts w:ascii="Vani" w:cs="Vani" w:eastAsia="Vani" w:hAnsi="Vani"/>
                <w:b w:val="1"/>
                <w:bCs w:val="1"/>
              </w:rPr>
            </w:pPr>
            <w:r w:rsidDel="00000000" w:rsidR="00000000" w:rsidRPr="00000000">
              <w:rPr>
                <w:rFonts w:ascii="Vani" w:cs="Vani" w:eastAsia="Vani" w:hAnsi="Vani"/>
                <w:b w:val="1"/>
                <w:bCs w:val="1"/>
                <w:rtl w:val="0"/>
              </w:rPr>
              <w:t xml:space="preserve">పిలిచి / పలకరించి</w:t>
            </w:r>
          </w:p>
        </w:tc>
        <w:tc>
          <w:tcPr>
            <w:vAlign w:val="center"/>
          </w:tcPr>
          <w:p w:rsidR="00000000" w:rsidDel="00000000" w:rsidP="00000000" w:rsidRDefault="00000000" w:rsidRPr="00000000" w14:paraId="000003B6">
            <w:pPr>
              <w:rPr>
                <w:rFonts w:ascii="Vani" w:cs="Vani" w:eastAsia="Vani" w:hAnsi="Vani"/>
                <w:b w:val="1"/>
                <w:bCs w:val="1"/>
              </w:rPr>
            </w:pPr>
            <w:r w:rsidDel="00000000" w:rsidR="00000000" w:rsidRPr="00000000">
              <w:rPr>
                <w:rFonts w:ascii="Vani" w:cs="Vani" w:eastAsia="Vani" w:hAnsi="Vani"/>
                <w:b w:val="1"/>
                <w:bCs w:val="1"/>
                <w:rtl w:val="0"/>
              </w:rPr>
              <w:t xml:space="preserve">Having addressed / called out</w:t>
            </w:r>
          </w:p>
        </w:tc>
      </w:tr>
      <w:tr>
        <w:trPr>
          <w:cantSplit w:val="0"/>
          <w:tblHeader w:val="0"/>
        </w:trPr>
        <w:tc>
          <w:tcPr>
            <w:vAlign w:val="center"/>
          </w:tcPr>
          <w:p w:rsidR="00000000" w:rsidDel="00000000" w:rsidP="00000000" w:rsidRDefault="00000000" w:rsidRPr="00000000" w14:paraId="000003B7">
            <w:pPr>
              <w:rPr>
                <w:rFonts w:ascii="Vani" w:cs="Vani" w:eastAsia="Vani" w:hAnsi="Vani"/>
                <w:b w:val="1"/>
                <w:bCs w:val="1"/>
              </w:rPr>
            </w:pPr>
            <w:r w:rsidDel="00000000" w:rsidR="00000000" w:rsidRPr="00000000">
              <w:rPr>
                <w:rFonts w:ascii="Vani" w:cs="Vani" w:eastAsia="Vani" w:hAnsi="Vani"/>
                <w:b w:val="1"/>
                <w:bCs w:val="1"/>
                <w:rtl w:val="0"/>
              </w:rPr>
              <w:t xml:space="preserve">ప్రార్థించెను</w:t>
            </w:r>
          </w:p>
        </w:tc>
        <w:tc>
          <w:tcPr>
            <w:vAlign w:val="center"/>
          </w:tcPr>
          <w:p w:rsidR="00000000" w:rsidDel="00000000" w:rsidP="00000000" w:rsidRDefault="00000000" w:rsidRPr="00000000" w14:paraId="000003B8">
            <w:pPr>
              <w:rPr>
                <w:rFonts w:ascii="Vani" w:cs="Vani" w:eastAsia="Vani" w:hAnsi="Vani"/>
                <w:b w:val="1"/>
                <w:bCs w:val="1"/>
              </w:rPr>
            </w:pPr>
            <w:r w:rsidDel="00000000" w:rsidR="00000000" w:rsidRPr="00000000">
              <w:rPr>
                <w:rFonts w:ascii="Vani" w:cs="Vani" w:eastAsia="Vani" w:hAnsi="Vani"/>
                <w:b w:val="1"/>
                <w:bCs w:val="1"/>
                <w:rtl w:val="0"/>
              </w:rPr>
              <w:t xml:space="preserve">వేడుకొనెను</w:t>
            </w:r>
          </w:p>
        </w:tc>
        <w:tc>
          <w:tcPr>
            <w:vAlign w:val="center"/>
          </w:tcPr>
          <w:p w:rsidR="00000000" w:rsidDel="00000000" w:rsidP="00000000" w:rsidRDefault="00000000" w:rsidRPr="00000000" w14:paraId="000003B9">
            <w:pPr>
              <w:rPr>
                <w:rFonts w:ascii="Vani" w:cs="Vani" w:eastAsia="Vani" w:hAnsi="Vani"/>
                <w:b w:val="1"/>
                <w:bCs w:val="1"/>
              </w:rPr>
            </w:pPr>
            <w:r w:rsidDel="00000000" w:rsidR="00000000" w:rsidRPr="00000000">
              <w:rPr>
                <w:rFonts w:ascii="Vani" w:cs="Vani" w:eastAsia="Vani" w:hAnsi="Vani"/>
                <w:b w:val="1"/>
                <w:bCs w:val="1"/>
                <w:rtl w:val="0"/>
              </w:rPr>
              <w:t xml:space="preserve">Requested / Prayed</w:t>
            </w:r>
          </w:p>
        </w:tc>
      </w:tr>
      <w:tr>
        <w:trPr>
          <w:cantSplit w:val="0"/>
          <w:tblHeader w:val="0"/>
        </w:trPr>
        <w:tc>
          <w:tcPr>
            <w:vAlign w:val="center"/>
          </w:tcPr>
          <w:p w:rsidR="00000000" w:rsidDel="00000000" w:rsidP="00000000" w:rsidRDefault="00000000" w:rsidRPr="00000000" w14:paraId="000003BA">
            <w:pPr>
              <w:rPr>
                <w:rFonts w:ascii="Vani" w:cs="Vani" w:eastAsia="Vani" w:hAnsi="Vani"/>
                <w:b w:val="1"/>
                <w:bCs w:val="1"/>
              </w:rPr>
            </w:pPr>
            <w:r w:rsidDel="00000000" w:rsidR="00000000" w:rsidRPr="00000000">
              <w:rPr>
                <w:rFonts w:ascii="Vani" w:cs="Vani" w:eastAsia="Vani" w:hAnsi="Vani"/>
                <w:b w:val="1"/>
                <w:bCs w:val="1"/>
                <w:rtl w:val="0"/>
              </w:rPr>
              <w:t xml:space="preserve">ఆయెలుక</w:t>
            </w:r>
          </w:p>
        </w:tc>
        <w:tc>
          <w:tcPr>
            <w:vAlign w:val="center"/>
          </w:tcPr>
          <w:p w:rsidR="00000000" w:rsidDel="00000000" w:rsidP="00000000" w:rsidRDefault="00000000" w:rsidRPr="00000000" w14:paraId="000003BB">
            <w:pPr>
              <w:rPr>
                <w:rFonts w:ascii="Vani" w:cs="Vani" w:eastAsia="Vani" w:hAnsi="Vani"/>
                <w:b w:val="1"/>
                <w:bCs w:val="1"/>
              </w:rPr>
            </w:pPr>
            <w:r w:rsidDel="00000000" w:rsidR="00000000" w:rsidRPr="00000000">
              <w:rPr>
                <w:rFonts w:ascii="Vani" w:cs="Vani" w:eastAsia="Vani" w:hAnsi="Vani"/>
                <w:b w:val="1"/>
                <w:bCs w:val="1"/>
                <w:rtl w:val="0"/>
              </w:rPr>
              <w:t xml:space="preserve">ఆ మూషికము</w:t>
            </w:r>
          </w:p>
        </w:tc>
        <w:tc>
          <w:tcPr>
            <w:vAlign w:val="center"/>
          </w:tcPr>
          <w:p w:rsidR="00000000" w:rsidDel="00000000" w:rsidP="00000000" w:rsidRDefault="00000000" w:rsidRPr="00000000" w14:paraId="000003BC">
            <w:pPr>
              <w:rPr>
                <w:rFonts w:ascii="Vani" w:cs="Vani" w:eastAsia="Vani" w:hAnsi="Vani"/>
                <w:b w:val="1"/>
                <w:bCs w:val="1"/>
              </w:rPr>
            </w:pPr>
            <w:r w:rsidDel="00000000" w:rsidR="00000000" w:rsidRPr="00000000">
              <w:rPr>
                <w:rFonts w:ascii="Vani" w:cs="Vani" w:eastAsia="Vani" w:hAnsi="Vani"/>
                <w:b w:val="1"/>
                <w:bCs w:val="1"/>
                <w:rtl w:val="0"/>
              </w:rPr>
              <w:t xml:space="preserve">That mouse</w:t>
            </w:r>
          </w:p>
        </w:tc>
      </w:tr>
      <w:tr>
        <w:trPr>
          <w:cantSplit w:val="0"/>
          <w:tblHeader w:val="0"/>
        </w:trPr>
        <w:tc>
          <w:tcPr>
            <w:vAlign w:val="center"/>
          </w:tcPr>
          <w:p w:rsidR="00000000" w:rsidDel="00000000" w:rsidP="00000000" w:rsidRDefault="00000000" w:rsidRPr="00000000" w14:paraId="000003BD">
            <w:pPr>
              <w:rPr>
                <w:rFonts w:ascii="Vani" w:cs="Vani" w:eastAsia="Vani" w:hAnsi="Vani"/>
                <w:b w:val="1"/>
                <w:bCs w:val="1"/>
              </w:rPr>
            </w:pPr>
            <w:r w:rsidDel="00000000" w:rsidR="00000000" w:rsidRPr="00000000">
              <w:rPr>
                <w:rFonts w:ascii="Vani" w:cs="Vani" w:eastAsia="Vani" w:hAnsi="Vani"/>
                <w:b w:val="1"/>
                <w:bCs w:val="1"/>
                <w:rtl w:val="0"/>
              </w:rPr>
              <w:t xml:space="preserve">భీతినొందకు</w:t>
            </w:r>
          </w:p>
        </w:tc>
        <w:tc>
          <w:tcPr>
            <w:vAlign w:val="center"/>
          </w:tcPr>
          <w:p w:rsidR="00000000" w:rsidDel="00000000" w:rsidP="00000000" w:rsidRDefault="00000000" w:rsidRPr="00000000" w14:paraId="000003BE">
            <w:pPr>
              <w:rPr>
                <w:rFonts w:ascii="Vani" w:cs="Vani" w:eastAsia="Vani" w:hAnsi="Vani"/>
                <w:b w:val="1"/>
                <w:bCs w:val="1"/>
              </w:rPr>
            </w:pPr>
            <w:r w:rsidDel="00000000" w:rsidR="00000000" w:rsidRPr="00000000">
              <w:rPr>
                <w:rFonts w:ascii="Vani" w:cs="Vani" w:eastAsia="Vani" w:hAnsi="Vani"/>
                <w:b w:val="1"/>
                <w:bCs w:val="1"/>
                <w:rtl w:val="0"/>
              </w:rPr>
              <w:t xml:space="preserve">భయపడవద్దు</w:t>
            </w:r>
          </w:p>
        </w:tc>
        <w:tc>
          <w:tcPr>
            <w:vAlign w:val="center"/>
          </w:tcPr>
          <w:p w:rsidR="00000000" w:rsidDel="00000000" w:rsidP="00000000" w:rsidRDefault="00000000" w:rsidRPr="00000000" w14:paraId="000003BF">
            <w:pPr>
              <w:rPr>
                <w:rFonts w:ascii="Vani" w:cs="Vani" w:eastAsia="Vani" w:hAnsi="Vani"/>
                <w:b w:val="1"/>
                <w:bCs w:val="1"/>
              </w:rPr>
            </w:pPr>
            <w:r w:rsidDel="00000000" w:rsidR="00000000" w:rsidRPr="00000000">
              <w:rPr>
                <w:rFonts w:ascii="Vani" w:cs="Vani" w:eastAsia="Vani" w:hAnsi="Vani"/>
                <w:b w:val="1"/>
                <w:bCs w:val="1"/>
                <w:rtl w:val="0"/>
              </w:rPr>
              <w:t xml:space="preserve">Do not be afraid</w:t>
            </w:r>
          </w:p>
        </w:tc>
      </w:tr>
      <w:tr>
        <w:trPr>
          <w:cantSplit w:val="0"/>
          <w:tblHeader w:val="0"/>
        </w:trPr>
        <w:tc>
          <w:tcPr>
            <w:vAlign w:val="center"/>
          </w:tcPr>
          <w:p w:rsidR="00000000" w:rsidDel="00000000" w:rsidP="00000000" w:rsidRDefault="00000000" w:rsidRPr="00000000" w14:paraId="000003C0">
            <w:pPr>
              <w:rPr>
                <w:rFonts w:ascii="Vani" w:cs="Vani" w:eastAsia="Vani" w:hAnsi="Vani"/>
                <w:b w:val="1"/>
                <w:bCs w:val="1"/>
              </w:rPr>
            </w:pPr>
            <w:r w:rsidDel="00000000" w:rsidR="00000000" w:rsidRPr="00000000">
              <w:rPr>
                <w:rFonts w:ascii="Vani" w:cs="Vani" w:eastAsia="Vani" w:hAnsi="Vani"/>
                <w:b w:val="1"/>
                <w:bCs w:val="1"/>
                <w:rtl w:val="0"/>
              </w:rPr>
              <w:t xml:space="preserve">పలికి</w:t>
            </w:r>
          </w:p>
        </w:tc>
        <w:tc>
          <w:tcPr>
            <w:vAlign w:val="center"/>
          </w:tcPr>
          <w:p w:rsidR="00000000" w:rsidDel="00000000" w:rsidP="00000000" w:rsidRDefault="00000000" w:rsidRPr="00000000" w14:paraId="000003C1">
            <w:pPr>
              <w:rPr>
                <w:rFonts w:ascii="Vani" w:cs="Vani" w:eastAsia="Vani" w:hAnsi="Vani"/>
                <w:b w:val="1"/>
                <w:bCs w:val="1"/>
              </w:rPr>
            </w:pPr>
            <w:r w:rsidDel="00000000" w:rsidR="00000000" w:rsidRPr="00000000">
              <w:rPr>
                <w:rFonts w:ascii="Vani" w:cs="Vani" w:eastAsia="Vani" w:hAnsi="Vani"/>
                <w:b w:val="1"/>
                <w:bCs w:val="1"/>
                <w:rtl w:val="0"/>
              </w:rPr>
              <w:t xml:space="preserve">చెప్పి</w:t>
            </w:r>
          </w:p>
        </w:tc>
        <w:tc>
          <w:tcPr>
            <w:vAlign w:val="center"/>
          </w:tcPr>
          <w:p w:rsidR="00000000" w:rsidDel="00000000" w:rsidP="00000000" w:rsidRDefault="00000000" w:rsidRPr="00000000" w14:paraId="000003C2">
            <w:pPr>
              <w:rPr>
                <w:rFonts w:ascii="Vani" w:cs="Vani" w:eastAsia="Vani" w:hAnsi="Vani"/>
                <w:b w:val="1"/>
                <w:bCs w:val="1"/>
              </w:rPr>
            </w:pPr>
            <w:r w:rsidDel="00000000" w:rsidR="00000000" w:rsidRPr="00000000">
              <w:rPr>
                <w:rFonts w:ascii="Vani" w:cs="Vani" w:eastAsia="Vani" w:hAnsi="Vani"/>
                <w:b w:val="1"/>
                <w:bCs w:val="1"/>
                <w:rtl w:val="0"/>
              </w:rPr>
              <w:t xml:space="preserve">Having said</w:t>
            </w:r>
          </w:p>
        </w:tc>
      </w:tr>
      <w:tr>
        <w:trPr>
          <w:cantSplit w:val="0"/>
          <w:tblHeader w:val="0"/>
        </w:trPr>
        <w:tc>
          <w:tcPr>
            <w:vAlign w:val="center"/>
          </w:tcPr>
          <w:p w:rsidR="00000000" w:rsidDel="00000000" w:rsidP="00000000" w:rsidRDefault="00000000" w:rsidRPr="00000000" w14:paraId="000003C3">
            <w:pPr>
              <w:rPr>
                <w:rFonts w:ascii="Vani" w:cs="Vani" w:eastAsia="Vani" w:hAnsi="Vani"/>
                <w:b w:val="1"/>
                <w:bCs w:val="1"/>
              </w:rPr>
            </w:pPr>
            <w:r w:rsidDel="00000000" w:rsidR="00000000" w:rsidRPr="00000000">
              <w:rPr>
                <w:rFonts w:ascii="Vani" w:cs="Vani" w:eastAsia="Vani" w:hAnsi="Vani"/>
                <w:b w:val="1"/>
                <w:bCs w:val="1"/>
                <w:rtl w:val="0"/>
              </w:rPr>
              <w:t xml:space="preserve">చేతనైనంత</w:t>
            </w:r>
          </w:p>
        </w:tc>
        <w:tc>
          <w:tcPr>
            <w:vAlign w:val="center"/>
          </w:tcPr>
          <w:p w:rsidR="00000000" w:rsidDel="00000000" w:rsidP="00000000" w:rsidRDefault="00000000" w:rsidRPr="00000000" w14:paraId="000003C4">
            <w:pPr>
              <w:rPr>
                <w:rFonts w:ascii="Vani" w:cs="Vani" w:eastAsia="Vani" w:hAnsi="Vani"/>
                <w:b w:val="1"/>
                <w:bCs w:val="1"/>
              </w:rPr>
            </w:pPr>
            <w:r w:rsidDel="00000000" w:rsidR="00000000" w:rsidRPr="00000000">
              <w:rPr>
                <w:rFonts w:ascii="Vani" w:cs="Vani" w:eastAsia="Vani" w:hAnsi="Vani"/>
                <w:b w:val="1"/>
                <w:bCs w:val="1"/>
                <w:rtl w:val="0"/>
              </w:rPr>
              <w:t xml:space="preserve">సాధ్యమైనంత</w:t>
            </w:r>
          </w:p>
        </w:tc>
        <w:tc>
          <w:tcPr>
            <w:vAlign w:val="center"/>
          </w:tcPr>
          <w:p w:rsidR="00000000" w:rsidDel="00000000" w:rsidP="00000000" w:rsidRDefault="00000000" w:rsidRPr="00000000" w14:paraId="000003C5">
            <w:pPr>
              <w:rPr>
                <w:rFonts w:ascii="Vani" w:cs="Vani" w:eastAsia="Vani" w:hAnsi="Vani"/>
                <w:b w:val="1"/>
                <w:bCs w:val="1"/>
              </w:rPr>
            </w:pPr>
            <w:r w:rsidDel="00000000" w:rsidR="00000000" w:rsidRPr="00000000">
              <w:rPr>
                <w:rFonts w:ascii="Vani" w:cs="Vani" w:eastAsia="Vani" w:hAnsi="Vani"/>
                <w:b w:val="1"/>
                <w:bCs w:val="1"/>
                <w:rtl w:val="0"/>
              </w:rPr>
              <w:t xml:space="preserve">As much as possible</w:t>
            </w:r>
          </w:p>
        </w:tc>
      </w:tr>
      <w:tr>
        <w:trPr>
          <w:cantSplit w:val="0"/>
          <w:tblHeader w:val="0"/>
        </w:trPr>
        <w:tc>
          <w:tcPr>
            <w:vAlign w:val="center"/>
          </w:tcPr>
          <w:p w:rsidR="00000000" w:rsidDel="00000000" w:rsidP="00000000" w:rsidRDefault="00000000" w:rsidRPr="00000000" w14:paraId="000003C6">
            <w:pPr>
              <w:rPr>
                <w:rFonts w:ascii="Vani" w:cs="Vani" w:eastAsia="Vani" w:hAnsi="Vani"/>
                <w:b w:val="1"/>
                <w:bCs w:val="1"/>
              </w:rPr>
            </w:pPr>
            <w:r w:rsidDel="00000000" w:rsidR="00000000" w:rsidRPr="00000000">
              <w:rPr>
                <w:rFonts w:ascii="Vani" w:cs="Vani" w:eastAsia="Vani" w:hAnsi="Vani"/>
                <w:b w:val="1"/>
                <w:bCs w:val="1"/>
                <w:rtl w:val="0"/>
              </w:rPr>
              <w:t xml:space="preserve">తొందరలో</w:t>
            </w:r>
          </w:p>
        </w:tc>
        <w:tc>
          <w:tcPr>
            <w:vAlign w:val="center"/>
          </w:tcPr>
          <w:p w:rsidR="00000000" w:rsidDel="00000000" w:rsidP="00000000" w:rsidRDefault="00000000" w:rsidRPr="00000000" w14:paraId="000003C7">
            <w:pPr>
              <w:rPr>
                <w:rFonts w:ascii="Vani" w:cs="Vani" w:eastAsia="Vani" w:hAnsi="Vani"/>
                <w:b w:val="1"/>
                <w:bCs w:val="1"/>
              </w:rPr>
            </w:pPr>
            <w:r w:rsidDel="00000000" w:rsidR="00000000" w:rsidRPr="00000000">
              <w:rPr>
                <w:rFonts w:ascii="Vani" w:cs="Vani" w:eastAsia="Vani" w:hAnsi="Vani"/>
                <w:b w:val="1"/>
                <w:bCs w:val="1"/>
                <w:rtl w:val="0"/>
              </w:rPr>
              <w:t xml:space="preserve">వేగముగా</w:t>
            </w:r>
          </w:p>
        </w:tc>
        <w:tc>
          <w:tcPr>
            <w:vAlign w:val="center"/>
          </w:tcPr>
          <w:p w:rsidR="00000000" w:rsidDel="00000000" w:rsidP="00000000" w:rsidRDefault="00000000" w:rsidRPr="00000000" w14:paraId="000003C8">
            <w:pPr>
              <w:rPr>
                <w:rFonts w:ascii="Vani" w:cs="Vani" w:eastAsia="Vani" w:hAnsi="Vani"/>
                <w:b w:val="1"/>
                <w:bCs w:val="1"/>
              </w:rPr>
            </w:pPr>
            <w:r w:rsidDel="00000000" w:rsidR="00000000" w:rsidRPr="00000000">
              <w:rPr>
                <w:rFonts w:ascii="Vani" w:cs="Vani" w:eastAsia="Vani" w:hAnsi="Vani"/>
                <w:b w:val="1"/>
                <w:bCs w:val="1"/>
                <w:rtl w:val="0"/>
              </w:rPr>
              <w:t xml:space="preserve">In a hurry / quickly</w:t>
            </w:r>
          </w:p>
        </w:tc>
      </w:tr>
      <w:tr>
        <w:trPr>
          <w:cantSplit w:val="0"/>
          <w:tblHeader w:val="0"/>
        </w:trPr>
        <w:tc>
          <w:tcPr>
            <w:vAlign w:val="center"/>
          </w:tcPr>
          <w:p w:rsidR="00000000" w:rsidDel="00000000" w:rsidP="00000000" w:rsidRDefault="00000000" w:rsidRPr="00000000" w14:paraId="000003C9">
            <w:pPr>
              <w:rPr>
                <w:rFonts w:ascii="Vani" w:cs="Vani" w:eastAsia="Vani" w:hAnsi="Vani"/>
                <w:b w:val="1"/>
                <w:bCs w:val="1"/>
              </w:rPr>
            </w:pPr>
            <w:r w:rsidDel="00000000" w:rsidR="00000000" w:rsidRPr="00000000">
              <w:rPr>
                <w:rFonts w:ascii="Vani" w:cs="Vani" w:eastAsia="Vani" w:hAnsi="Vani"/>
                <w:b w:val="1"/>
                <w:bCs w:val="1"/>
                <w:rtl w:val="0"/>
              </w:rPr>
              <w:t xml:space="preserve">వలనుగ్గునూచ (వల + నుగ్గు + నూచ)</w:t>
            </w:r>
          </w:p>
        </w:tc>
        <w:tc>
          <w:tcPr>
            <w:vAlign w:val="center"/>
          </w:tcPr>
          <w:p w:rsidR="00000000" w:rsidDel="00000000" w:rsidP="00000000" w:rsidRDefault="00000000" w:rsidRPr="00000000" w14:paraId="000003CA">
            <w:pPr>
              <w:rPr>
                <w:rFonts w:ascii="Vani" w:cs="Vani" w:eastAsia="Vani" w:hAnsi="Vani"/>
                <w:b w:val="1"/>
                <w:bCs w:val="1"/>
              </w:rPr>
            </w:pPr>
            <w:r w:rsidDel="00000000" w:rsidR="00000000" w:rsidRPr="00000000">
              <w:rPr>
                <w:rFonts w:ascii="Vani" w:cs="Vani" w:eastAsia="Vani" w:hAnsi="Vani"/>
                <w:b w:val="1"/>
                <w:bCs w:val="1"/>
                <w:rtl w:val="0"/>
              </w:rPr>
              <w:t xml:space="preserve">వలను ముక్కలు ముక్కలుగా</w:t>
            </w:r>
          </w:p>
        </w:tc>
        <w:tc>
          <w:tcPr>
            <w:vAlign w:val="center"/>
          </w:tcPr>
          <w:p w:rsidR="00000000" w:rsidDel="00000000" w:rsidP="00000000" w:rsidRDefault="00000000" w:rsidRPr="00000000" w14:paraId="000003CB">
            <w:pPr>
              <w:rPr>
                <w:rFonts w:ascii="Vani" w:cs="Vani" w:eastAsia="Vani" w:hAnsi="Vani"/>
                <w:b w:val="1"/>
                <w:bCs w:val="1"/>
              </w:rPr>
            </w:pPr>
            <w:r w:rsidDel="00000000" w:rsidR="00000000" w:rsidRPr="00000000">
              <w:rPr>
                <w:rFonts w:ascii="Vani" w:cs="Vani" w:eastAsia="Vani" w:hAnsi="Vani"/>
                <w:b w:val="1"/>
                <w:bCs w:val="1"/>
                <w:rtl w:val="0"/>
              </w:rPr>
              <w:t xml:space="preserve">Shredding the net into pieces</w:t>
            </w:r>
          </w:p>
        </w:tc>
      </w:tr>
      <w:tr>
        <w:trPr>
          <w:cantSplit w:val="0"/>
          <w:tblHeader w:val="0"/>
        </w:trPr>
        <w:tc>
          <w:tcPr>
            <w:vAlign w:val="center"/>
          </w:tcPr>
          <w:p w:rsidR="00000000" w:rsidDel="00000000" w:rsidP="00000000" w:rsidRDefault="00000000" w:rsidRPr="00000000" w14:paraId="000003CC">
            <w:pPr>
              <w:rPr>
                <w:rFonts w:ascii="Vani" w:cs="Vani" w:eastAsia="Vani" w:hAnsi="Vani"/>
                <w:b w:val="1"/>
                <w:bCs w:val="1"/>
              </w:rPr>
            </w:pPr>
            <w:r w:rsidDel="00000000" w:rsidR="00000000" w:rsidRPr="00000000">
              <w:rPr>
                <w:rFonts w:ascii="Vani" w:cs="Vani" w:eastAsia="Vani" w:hAnsi="Vani"/>
                <w:b w:val="1"/>
                <w:bCs w:val="1"/>
                <w:rtl w:val="0"/>
              </w:rPr>
              <w:t xml:space="preserve">చేసెను</w:t>
            </w:r>
          </w:p>
        </w:tc>
        <w:tc>
          <w:tcPr>
            <w:vAlign w:val="center"/>
          </w:tcPr>
          <w:p w:rsidR="00000000" w:rsidDel="00000000" w:rsidP="00000000" w:rsidRDefault="00000000" w:rsidRPr="00000000" w14:paraId="000003CD">
            <w:pPr>
              <w:rPr>
                <w:rFonts w:ascii="Vani" w:cs="Vani" w:eastAsia="Vani" w:hAnsi="Vani"/>
                <w:b w:val="1"/>
                <w:bCs w:val="1"/>
              </w:rPr>
            </w:pPr>
            <w:r w:rsidDel="00000000" w:rsidR="00000000" w:rsidRPr="00000000">
              <w:rPr>
                <w:rFonts w:ascii="Vani" w:cs="Vani" w:eastAsia="Vani" w:hAnsi="Vani"/>
                <w:b w:val="1"/>
                <w:bCs w:val="1"/>
                <w:rtl w:val="0"/>
              </w:rPr>
              <w:t xml:space="preserve">చేసెను</w:t>
            </w:r>
          </w:p>
        </w:tc>
        <w:tc>
          <w:tcPr>
            <w:vAlign w:val="center"/>
          </w:tcPr>
          <w:p w:rsidR="00000000" w:rsidDel="00000000" w:rsidP="00000000" w:rsidRDefault="00000000" w:rsidRPr="00000000" w14:paraId="000003CE">
            <w:pPr>
              <w:rPr>
                <w:rFonts w:ascii="Vani" w:cs="Vani" w:eastAsia="Vani" w:hAnsi="Vani"/>
                <w:b w:val="1"/>
                <w:bCs w:val="1"/>
              </w:rPr>
            </w:pPr>
            <w:r w:rsidDel="00000000" w:rsidR="00000000" w:rsidRPr="00000000">
              <w:rPr>
                <w:rFonts w:ascii="Vani" w:cs="Vani" w:eastAsia="Vani" w:hAnsi="Vani"/>
                <w:b w:val="1"/>
                <w:bCs w:val="1"/>
                <w:rtl w:val="0"/>
              </w:rPr>
              <w:t xml:space="preserve">Did</w:t>
            </w:r>
          </w:p>
        </w:tc>
      </w:tr>
      <w:tr>
        <w:trPr>
          <w:cantSplit w:val="0"/>
          <w:tblHeader w:val="0"/>
        </w:trPr>
        <w:tc>
          <w:tcPr>
            <w:vAlign w:val="center"/>
          </w:tcPr>
          <w:p w:rsidR="00000000" w:rsidDel="00000000" w:rsidP="00000000" w:rsidRDefault="00000000" w:rsidRPr="00000000" w14:paraId="000003CF">
            <w:pPr>
              <w:rPr>
                <w:rFonts w:ascii="Vani" w:cs="Vani" w:eastAsia="Vani" w:hAnsi="Vani"/>
                <w:b w:val="1"/>
                <w:bCs w:val="1"/>
              </w:rPr>
            </w:pPr>
            <w:r w:rsidDel="00000000" w:rsidR="00000000" w:rsidRPr="00000000">
              <w:rPr>
                <w:rFonts w:ascii="Vani" w:cs="Vani" w:eastAsia="Vani" w:hAnsi="Vani"/>
                <w:b w:val="1"/>
                <w:bCs w:val="1"/>
                <w:rtl w:val="0"/>
              </w:rPr>
              <w:t xml:space="preserve">బ్రదుకు జీవుడా</w:t>
            </w:r>
          </w:p>
        </w:tc>
        <w:tc>
          <w:tcPr>
            <w:vAlign w:val="center"/>
          </w:tcPr>
          <w:p w:rsidR="00000000" w:rsidDel="00000000" w:rsidP="00000000" w:rsidRDefault="00000000" w:rsidRPr="00000000" w14:paraId="000003D0">
            <w:pPr>
              <w:rPr>
                <w:rFonts w:ascii="Vani" w:cs="Vani" w:eastAsia="Vani" w:hAnsi="Vani"/>
                <w:b w:val="1"/>
                <w:bCs w:val="1"/>
              </w:rPr>
            </w:pPr>
            <w:r w:rsidDel="00000000" w:rsidR="00000000" w:rsidRPr="00000000">
              <w:rPr>
                <w:rFonts w:ascii="Vani" w:cs="Vani" w:eastAsia="Vani" w:hAnsi="Vani"/>
                <w:b w:val="1"/>
                <w:bCs w:val="1"/>
                <w:rtl w:val="0"/>
              </w:rPr>
              <w:t xml:space="preserve">హమ్మయ్య! బ్రతికిపోయాను</w:t>
            </w:r>
          </w:p>
        </w:tc>
        <w:tc>
          <w:tcPr>
            <w:vAlign w:val="center"/>
          </w:tcPr>
          <w:p w:rsidR="00000000" w:rsidDel="00000000" w:rsidP="00000000" w:rsidRDefault="00000000" w:rsidRPr="00000000" w14:paraId="000003D1">
            <w:pPr>
              <w:rPr>
                <w:rFonts w:ascii="Vani" w:cs="Vani" w:eastAsia="Vani" w:hAnsi="Vani"/>
                <w:b w:val="1"/>
                <w:bCs w:val="1"/>
              </w:rPr>
            </w:pPr>
            <w:r w:rsidDel="00000000" w:rsidR="00000000" w:rsidRPr="00000000">
              <w:rPr>
                <w:rFonts w:ascii="Vani" w:cs="Vani" w:eastAsia="Vani" w:hAnsi="Vani"/>
                <w:b w:val="1"/>
                <w:bCs w:val="1"/>
                <w:rtl w:val="0"/>
              </w:rPr>
              <w:t xml:space="preserve">"O life, you are saved!" (Expression of relief)</w:t>
            </w:r>
          </w:p>
        </w:tc>
      </w:tr>
      <w:tr>
        <w:trPr>
          <w:cantSplit w:val="0"/>
          <w:tblHeader w:val="0"/>
        </w:trPr>
        <w:tc>
          <w:tcPr>
            <w:vAlign w:val="center"/>
          </w:tcPr>
          <w:p w:rsidR="00000000" w:rsidDel="00000000" w:rsidP="00000000" w:rsidRDefault="00000000" w:rsidRPr="00000000" w14:paraId="000003D2">
            <w:pPr>
              <w:rPr>
                <w:rFonts w:ascii="Vani" w:cs="Vani" w:eastAsia="Vani" w:hAnsi="Vani"/>
                <w:b w:val="1"/>
                <w:bCs w:val="1"/>
              </w:rPr>
            </w:pPr>
            <w:r w:rsidDel="00000000" w:rsidR="00000000" w:rsidRPr="00000000">
              <w:rPr>
                <w:rFonts w:ascii="Vani" w:cs="Vani" w:eastAsia="Vani" w:hAnsi="Vani"/>
                <w:b w:val="1"/>
                <w:bCs w:val="1"/>
                <w:rtl w:val="0"/>
              </w:rPr>
              <w:t xml:space="preserve">బిరబిర</w:t>
            </w:r>
          </w:p>
        </w:tc>
        <w:tc>
          <w:tcPr>
            <w:vAlign w:val="center"/>
          </w:tcPr>
          <w:p w:rsidR="00000000" w:rsidDel="00000000" w:rsidP="00000000" w:rsidRDefault="00000000" w:rsidRPr="00000000" w14:paraId="000003D3">
            <w:pPr>
              <w:rPr>
                <w:rFonts w:ascii="Vani" w:cs="Vani" w:eastAsia="Vani" w:hAnsi="Vani"/>
                <w:b w:val="1"/>
                <w:bCs w:val="1"/>
              </w:rPr>
            </w:pPr>
            <w:r w:rsidDel="00000000" w:rsidR="00000000" w:rsidRPr="00000000">
              <w:rPr>
                <w:rFonts w:ascii="Vani" w:cs="Vani" w:eastAsia="Vani" w:hAnsi="Vani"/>
                <w:b w:val="1"/>
                <w:bCs w:val="1"/>
                <w:rtl w:val="0"/>
              </w:rPr>
              <w:t xml:space="preserve">వేగముగా</w:t>
            </w:r>
          </w:p>
        </w:tc>
        <w:tc>
          <w:tcPr>
            <w:vAlign w:val="center"/>
          </w:tcPr>
          <w:p w:rsidR="00000000" w:rsidDel="00000000" w:rsidP="00000000" w:rsidRDefault="00000000" w:rsidRPr="00000000" w14:paraId="000003D4">
            <w:pPr>
              <w:rPr>
                <w:rFonts w:ascii="Vani" w:cs="Vani" w:eastAsia="Vani" w:hAnsi="Vani"/>
                <w:b w:val="1"/>
                <w:bCs w:val="1"/>
              </w:rPr>
            </w:pPr>
            <w:r w:rsidDel="00000000" w:rsidR="00000000" w:rsidRPr="00000000">
              <w:rPr>
                <w:rFonts w:ascii="Vani" w:cs="Vani" w:eastAsia="Vani" w:hAnsi="Vani"/>
                <w:b w:val="1"/>
                <w:bCs w:val="1"/>
                <w:rtl w:val="0"/>
              </w:rPr>
              <w:t xml:space="preserve">Hurriedly / Quickly</w:t>
            </w:r>
          </w:p>
        </w:tc>
      </w:tr>
      <w:tr>
        <w:trPr>
          <w:cantSplit w:val="0"/>
          <w:tblHeader w:val="0"/>
        </w:trPr>
        <w:tc>
          <w:tcPr>
            <w:vAlign w:val="center"/>
          </w:tcPr>
          <w:p w:rsidR="00000000" w:rsidDel="00000000" w:rsidP="00000000" w:rsidRDefault="00000000" w:rsidRPr="00000000" w14:paraId="000003D5">
            <w:pPr>
              <w:rPr>
                <w:rFonts w:ascii="Vani" w:cs="Vani" w:eastAsia="Vani" w:hAnsi="Vani"/>
                <w:b w:val="1"/>
                <w:bCs w:val="1"/>
              </w:rPr>
            </w:pPr>
            <w:r w:rsidDel="00000000" w:rsidR="00000000" w:rsidRPr="00000000">
              <w:rPr>
                <w:rFonts w:ascii="Vani" w:cs="Vani" w:eastAsia="Vani" w:hAnsi="Vani"/>
                <w:b w:val="1"/>
                <w:bCs w:val="1"/>
                <w:rtl w:val="0"/>
              </w:rPr>
              <w:t xml:space="preserve">మ్రానిపై (మ్రాను + పై)</w:t>
            </w:r>
          </w:p>
        </w:tc>
        <w:tc>
          <w:tcPr>
            <w:vAlign w:val="center"/>
          </w:tcPr>
          <w:p w:rsidR="00000000" w:rsidDel="00000000" w:rsidP="00000000" w:rsidRDefault="00000000" w:rsidRPr="00000000" w14:paraId="000003D6">
            <w:pPr>
              <w:rPr>
                <w:rFonts w:ascii="Vani" w:cs="Vani" w:eastAsia="Vani" w:hAnsi="Vani"/>
                <w:b w:val="1"/>
                <w:bCs w:val="1"/>
              </w:rPr>
            </w:pPr>
            <w:r w:rsidDel="00000000" w:rsidR="00000000" w:rsidRPr="00000000">
              <w:rPr>
                <w:rFonts w:ascii="Vani" w:cs="Vani" w:eastAsia="Vani" w:hAnsi="Vani"/>
                <w:b w:val="1"/>
                <w:bCs w:val="1"/>
                <w:rtl w:val="0"/>
              </w:rPr>
              <w:t xml:space="preserve">చెట్టు పైకి</w:t>
            </w:r>
          </w:p>
        </w:tc>
        <w:tc>
          <w:tcPr>
            <w:vAlign w:val="center"/>
          </w:tcPr>
          <w:p w:rsidR="00000000" w:rsidDel="00000000" w:rsidP="00000000" w:rsidRDefault="00000000" w:rsidRPr="00000000" w14:paraId="000003D7">
            <w:pPr>
              <w:rPr>
                <w:rFonts w:ascii="Vani" w:cs="Vani" w:eastAsia="Vani" w:hAnsi="Vani"/>
                <w:b w:val="1"/>
                <w:bCs w:val="1"/>
              </w:rPr>
            </w:pPr>
            <w:r w:rsidDel="00000000" w:rsidR="00000000" w:rsidRPr="00000000">
              <w:rPr>
                <w:rFonts w:ascii="Vani" w:cs="Vani" w:eastAsia="Vani" w:hAnsi="Vani"/>
                <w:b w:val="1"/>
                <w:bCs w:val="1"/>
                <w:rtl w:val="0"/>
              </w:rPr>
              <w:t xml:space="preserve">Up the tree trunk</w:t>
            </w:r>
          </w:p>
        </w:tc>
      </w:tr>
      <w:tr>
        <w:trPr>
          <w:cantSplit w:val="0"/>
          <w:tblHeader w:val="0"/>
        </w:trPr>
        <w:tc>
          <w:tcPr>
            <w:vAlign w:val="center"/>
          </w:tcPr>
          <w:p w:rsidR="00000000" w:rsidDel="00000000" w:rsidP="00000000" w:rsidRDefault="00000000" w:rsidRPr="00000000" w14:paraId="000003D8">
            <w:pPr>
              <w:rPr>
                <w:rFonts w:ascii="Vani" w:cs="Vani" w:eastAsia="Vani" w:hAnsi="Vani"/>
                <w:b w:val="1"/>
                <w:bCs w:val="1"/>
              </w:rPr>
            </w:pPr>
            <w:r w:rsidDel="00000000" w:rsidR="00000000" w:rsidRPr="00000000">
              <w:rPr>
                <w:rFonts w:ascii="Vani" w:cs="Vani" w:eastAsia="Vani" w:hAnsi="Vani"/>
                <w:b w:val="1"/>
                <w:bCs w:val="1"/>
                <w:rtl w:val="0"/>
              </w:rPr>
              <w:t xml:space="preserve">కరిగెను (అరిగెను)</w:t>
            </w:r>
          </w:p>
        </w:tc>
        <w:tc>
          <w:tcPr>
            <w:vAlign w:val="center"/>
          </w:tcPr>
          <w:p w:rsidR="00000000" w:rsidDel="00000000" w:rsidP="00000000" w:rsidRDefault="00000000" w:rsidRPr="00000000" w14:paraId="000003D9">
            <w:pPr>
              <w:rPr>
                <w:rFonts w:ascii="Vani" w:cs="Vani" w:eastAsia="Vani" w:hAnsi="Vani"/>
                <w:b w:val="1"/>
                <w:bCs w:val="1"/>
              </w:rPr>
            </w:pPr>
            <w:r w:rsidDel="00000000" w:rsidR="00000000" w:rsidRPr="00000000">
              <w:rPr>
                <w:rFonts w:ascii="Vani" w:cs="Vani" w:eastAsia="Vani" w:hAnsi="Vani"/>
                <w:b w:val="1"/>
                <w:bCs w:val="1"/>
                <w:rtl w:val="0"/>
              </w:rPr>
              <w:t xml:space="preserve">వెళ్లెను</w:t>
            </w:r>
          </w:p>
        </w:tc>
        <w:tc>
          <w:tcPr>
            <w:vAlign w:val="center"/>
          </w:tcPr>
          <w:p w:rsidR="00000000" w:rsidDel="00000000" w:rsidP="00000000" w:rsidRDefault="00000000" w:rsidRPr="00000000" w14:paraId="000003DA">
            <w:pPr>
              <w:rPr>
                <w:rFonts w:ascii="Vani" w:cs="Vani" w:eastAsia="Vani" w:hAnsi="Vani"/>
                <w:b w:val="1"/>
                <w:bCs w:val="1"/>
              </w:rPr>
            </w:pPr>
            <w:r w:rsidDel="00000000" w:rsidR="00000000" w:rsidRPr="00000000">
              <w:rPr>
                <w:rFonts w:ascii="Vani" w:cs="Vani" w:eastAsia="Vani" w:hAnsi="Vani"/>
                <w:b w:val="1"/>
                <w:bCs w:val="1"/>
                <w:rtl w:val="0"/>
              </w:rPr>
              <w:t xml:space="preserve">Went</w:t>
            </w:r>
          </w:p>
        </w:tc>
      </w:tr>
      <w:tr>
        <w:trPr>
          <w:cantSplit w:val="0"/>
          <w:tblHeader w:val="0"/>
        </w:trPr>
        <w:tc>
          <w:tcPr>
            <w:vAlign w:val="center"/>
          </w:tcPr>
          <w:p w:rsidR="00000000" w:rsidDel="00000000" w:rsidP="00000000" w:rsidRDefault="00000000" w:rsidRPr="00000000" w14:paraId="000003DB">
            <w:pPr>
              <w:rPr>
                <w:rFonts w:ascii="Vani" w:cs="Vani" w:eastAsia="Vani" w:hAnsi="Vani"/>
                <w:b w:val="1"/>
                <w:bCs w:val="1"/>
              </w:rPr>
            </w:pPr>
            <w:r w:rsidDel="00000000" w:rsidR="00000000" w:rsidRPr="00000000">
              <w:rPr>
                <w:rFonts w:ascii="Vani" w:cs="Vani" w:eastAsia="Vani" w:hAnsi="Vani"/>
                <w:b w:val="1"/>
                <w:bCs w:val="1"/>
                <w:rtl w:val="0"/>
              </w:rPr>
              <w:t xml:space="preserve">బొఱియలో</w:t>
            </w:r>
          </w:p>
        </w:tc>
        <w:tc>
          <w:tcPr>
            <w:vAlign w:val="center"/>
          </w:tcPr>
          <w:p w:rsidR="00000000" w:rsidDel="00000000" w:rsidP="00000000" w:rsidRDefault="00000000" w:rsidRPr="00000000" w14:paraId="000003DC">
            <w:pPr>
              <w:rPr>
                <w:rFonts w:ascii="Vani" w:cs="Vani" w:eastAsia="Vani" w:hAnsi="Vani"/>
                <w:b w:val="1"/>
                <w:bCs w:val="1"/>
              </w:rPr>
            </w:pPr>
            <w:r w:rsidDel="00000000" w:rsidR="00000000" w:rsidRPr="00000000">
              <w:rPr>
                <w:rFonts w:ascii="Vani" w:cs="Vani" w:eastAsia="Vani" w:hAnsi="Vani"/>
                <w:b w:val="1"/>
                <w:bCs w:val="1"/>
                <w:rtl w:val="0"/>
              </w:rPr>
              <w:t xml:space="preserve">కలుగులో / రంధ్రములో</w:t>
            </w:r>
          </w:p>
        </w:tc>
        <w:tc>
          <w:tcPr>
            <w:vAlign w:val="center"/>
          </w:tcPr>
          <w:p w:rsidR="00000000" w:rsidDel="00000000" w:rsidP="00000000" w:rsidRDefault="00000000" w:rsidRPr="00000000" w14:paraId="000003DD">
            <w:pPr>
              <w:rPr>
                <w:rFonts w:ascii="Vani" w:cs="Vani" w:eastAsia="Vani" w:hAnsi="Vani"/>
                <w:b w:val="1"/>
                <w:bCs w:val="1"/>
              </w:rPr>
            </w:pPr>
            <w:r w:rsidDel="00000000" w:rsidR="00000000" w:rsidRPr="00000000">
              <w:rPr>
                <w:rFonts w:ascii="Vani" w:cs="Vani" w:eastAsia="Vani" w:hAnsi="Vani"/>
                <w:b w:val="1"/>
                <w:bCs w:val="1"/>
                <w:rtl w:val="0"/>
              </w:rPr>
              <w:t xml:space="preserve">In the hole / burrow</w:t>
            </w:r>
          </w:p>
        </w:tc>
      </w:tr>
      <w:tr>
        <w:trPr>
          <w:cantSplit w:val="0"/>
          <w:tblHeader w:val="0"/>
        </w:trPr>
        <w:tc>
          <w:tcPr>
            <w:vAlign w:val="center"/>
          </w:tcPr>
          <w:p w:rsidR="00000000" w:rsidDel="00000000" w:rsidP="00000000" w:rsidRDefault="00000000" w:rsidRPr="00000000" w14:paraId="000003DE">
            <w:pPr>
              <w:rPr>
                <w:rFonts w:ascii="Vani" w:cs="Vani" w:eastAsia="Vani" w:hAnsi="Vani"/>
                <w:b w:val="1"/>
                <w:bCs w:val="1"/>
              </w:rPr>
            </w:pPr>
            <w:r w:rsidDel="00000000" w:rsidR="00000000" w:rsidRPr="00000000">
              <w:rPr>
                <w:rFonts w:ascii="Vani" w:cs="Vani" w:eastAsia="Vani" w:hAnsi="Vani"/>
                <w:b w:val="1"/>
                <w:bCs w:val="1"/>
                <w:rtl w:val="0"/>
              </w:rPr>
              <w:t xml:space="preserve">దూరెను</w:t>
            </w:r>
          </w:p>
        </w:tc>
        <w:tc>
          <w:tcPr>
            <w:vAlign w:val="center"/>
          </w:tcPr>
          <w:p w:rsidR="00000000" w:rsidDel="00000000" w:rsidP="00000000" w:rsidRDefault="00000000" w:rsidRPr="00000000" w14:paraId="000003DF">
            <w:pPr>
              <w:rPr>
                <w:rFonts w:ascii="Vani" w:cs="Vani" w:eastAsia="Vani" w:hAnsi="Vani"/>
                <w:b w:val="1"/>
                <w:bCs w:val="1"/>
              </w:rPr>
            </w:pPr>
            <w:r w:rsidDel="00000000" w:rsidR="00000000" w:rsidRPr="00000000">
              <w:rPr>
                <w:rFonts w:ascii="Vani" w:cs="Vani" w:eastAsia="Vani" w:hAnsi="Vani"/>
                <w:b w:val="1"/>
                <w:bCs w:val="1"/>
                <w:rtl w:val="0"/>
              </w:rPr>
              <w:t xml:space="preserve">వెళ్ళెను</w:t>
            </w:r>
          </w:p>
        </w:tc>
        <w:tc>
          <w:tcPr>
            <w:vAlign w:val="center"/>
          </w:tcPr>
          <w:p w:rsidR="00000000" w:rsidDel="00000000" w:rsidP="00000000" w:rsidRDefault="00000000" w:rsidRPr="00000000" w14:paraId="000003E0">
            <w:pPr>
              <w:rPr>
                <w:rFonts w:ascii="Vani" w:cs="Vani" w:eastAsia="Vani" w:hAnsi="Vani"/>
                <w:b w:val="1"/>
                <w:bCs w:val="1"/>
              </w:rPr>
            </w:pPr>
            <w:r w:rsidDel="00000000" w:rsidR="00000000" w:rsidRPr="00000000">
              <w:rPr>
                <w:rFonts w:ascii="Vani" w:cs="Vani" w:eastAsia="Vani" w:hAnsi="Vani"/>
                <w:b w:val="1"/>
                <w:bCs w:val="1"/>
                <w:rtl w:val="0"/>
              </w:rPr>
              <w:t xml:space="preserve">Entered / Dived into</w:t>
            </w:r>
          </w:p>
        </w:tc>
      </w:tr>
      <w:tr>
        <w:trPr>
          <w:cantSplit w:val="0"/>
          <w:tblHeader w:val="0"/>
        </w:trPr>
        <w:tc>
          <w:tcPr>
            <w:vAlign w:val="center"/>
          </w:tcPr>
          <w:p w:rsidR="00000000" w:rsidDel="00000000" w:rsidP="00000000" w:rsidRDefault="00000000" w:rsidRPr="00000000" w14:paraId="000003E1">
            <w:pPr>
              <w:rPr>
                <w:rFonts w:ascii="Vani" w:cs="Vani" w:eastAsia="Vani" w:hAnsi="Vani"/>
                <w:b w:val="1"/>
                <w:bCs w:val="1"/>
              </w:rPr>
            </w:pPr>
            <w:r w:rsidDel="00000000" w:rsidR="00000000" w:rsidRPr="00000000">
              <w:rPr>
                <w:rFonts w:ascii="Vani" w:cs="Vani" w:eastAsia="Vani" w:hAnsi="Vani"/>
                <w:b w:val="1"/>
                <w:bCs w:val="1"/>
                <w:rtl w:val="0"/>
              </w:rPr>
              <w:t xml:space="preserve">వేట (వేటగాడు)</w:t>
            </w:r>
          </w:p>
        </w:tc>
        <w:tc>
          <w:tcPr>
            <w:vAlign w:val="center"/>
          </w:tcPr>
          <w:p w:rsidR="00000000" w:rsidDel="00000000" w:rsidP="00000000" w:rsidRDefault="00000000" w:rsidRPr="00000000" w14:paraId="000003E2">
            <w:pPr>
              <w:rPr>
                <w:rFonts w:ascii="Vani" w:cs="Vani" w:eastAsia="Vani" w:hAnsi="Vani"/>
                <w:b w:val="1"/>
                <w:bCs w:val="1"/>
              </w:rPr>
            </w:pPr>
            <w:r w:rsidDel="00000000" w:rsidR="00000000" w:rsidRPr="00000000">
              <w:rPr>
                <w:rFonts w:ascii="Vani" w:cs="Vani" w:eastAsia="Vani" w:hAnsi="Vani"/>
                <w:b w:val="1"/>
                <w:bCs w:val="1"/>
                <w:rtl w:val="0"/>
              </w:rPr>
              <w:t xml:space="preserve">బోయవాడు</w:t>
            </w:r>
          </w:p>
        </w:tc>
        <w:tc>
          <w:tcPr>
            <w:vAlign w:val="center"/>
          </w:tcPr>
          <w:p w:rsidR="00000000" w:rsidDel="00000000" w:rsidP="00000000" w:rsidRDefault="00000000" w:rsidRPr="00000000" w14:paraId="000003E3">
            <w:pPr>
              <w:rPr>
                <w:rFonts w:ascii="Vani" w:cs="Vani" w:eastAsia="Vani" w:hAnsi="Vani"/>
                <w:b w:val="1"/>
                <w:bCs w:val="1"/>
              </w:rPr>
            </w:pPr>
            <w:r w:rsidDel="00000000" w:rsidR="00000000" w:rsidRPr="00000000">
              <w:rPr>
                <w:rFonts w:ascii="Vani" w:cs="Vani" w:eastAsia="Vani" w:hAnsi="Vani"/>
                <w:b w:val="1"/>
                <w:bCs w:val="1"/>
                <w:rtl w:val="0"/>
              </w:rPr>
              <w:t xml:space="preserve">The hunter (metonymy for the hunter arriving)</w:t>
            </w:r>
          </w:p>
        </w:tc>
      </w:tr>
      <w:tr>
        <w:trPr>
          <w:cantSplit w:val="0"/>
          <w:tblHeader w:val="0"/>
        </w:trPr>
        <w:tc>
          <w:tcPr>
            <w:vAlign w:val="center"/>
          </w:tcPr>
          <w:p w:rsidR="00000000" w:rsidDel="00000000" w:rsidP="00000000" w:rsidRDefault="00000000" w:rsidRPr="00000000" w14:paraId="000003E4">
            <w:pPr>
              <w:rPr>
                <w:rFonts w:ascii="Vani" w:cs="Vani" w:eastAsia="Vani" w:hAnsi="Vani"/>
                <w:b w:val="1"/>
                <w:bCs w:val="1"/>
              </w:rPr>
            </w:pPr>
            <w:r w:rsidDel="00000000" w:rsidR="00000000" w:rsidRPr="00000000">
              <w:rPr>
                <w:rFonts w:ascii="Vani" w:cs="Vani" w:eastAsia="Vani" w:hAnsi="Vani"/>
                <w:b w:val="1"/>
                <w:bCs w:val="1"/>
                <w:rtl w:val="0"/>
              </w:rPr>
              <w:t xml:space="preserve">వాగుర (వల)</w:t>
            </w:r>
          </w:p>
        </w:tc>
        <w:tc>
          <w:tcPr>
            <w:vAlign w:val="center"/>
          </w:tcPr>
          <w:p w:rsidR="00000000" w:rsidDel="00000000" w:rsidP="00000000" w:rsidRDefault="00000000" w:rsidRPr="00000000" w14:paraId="000003E5">
            <w:pPr>
              <w:rPr>
                <w:rFonts w:ascii="Vani" w:cs="Vani" w:eastAsia="Vani" w:hAnsi="Vani"/>
                <w:b w:val="1"/>
                <w:bCs w:val="1"/>
              </w:rPr>
            </w:pPr>
            <w:r w:rsidDel="00000000" w:rsidR="00000000" w:rsidRPr="00000000">
              <w:rPr>
                <w:rFonts w:ascii="Vani" w:cs="Vani" w:eastAsia="Vani" w:hAnsi="Vani"/>
                <w:b w:val="1"/>
                <w:bCs w:val="1"/>
                <w:rtl w:val="0"/>
              </w:rPr>
              <w:t xml:space="preserve">నెట్</w:t>
            </w:r>
          </w:p>
        </w:tc>
        <w:tc>
          <w:tcPr>
            <w:vAlign w:val="center"/>
          </w:tcPr>
          <w:p w:rsidR="00000000" w:rsidDel="00000000" w:rsidP="00000000" w:rsidRDefault="00000000" w:rsidRPr="00000000" w14:paraId="000003E6">
            <w:pPr>
              <w:rPr>
                <w:rFonts w:ascii="Vani" w:cs="Vani" w:eastAsia="Vani" w:hAnsi="Vani"/>
                <w:b w:val="1"/>
                <w:bCs w:val="1"/>
              </w:rPr>
            </w:pPr>
            <w:r w:rsidDel="00000000" w:rsidR="00000000" w:rsidRPr="00000000">
              <w:rPr>
                <w:rFonts w:ascii="Vani" w:cs="Vani" w:eastAsia="Vani" w:hAnsi="Vani"/>
                <w:b w:val="1"/>
                <w:bCs w:val="1"/>
                <w:rtl w:val="0"/>
              </w:rPr>
              <w:t xml:space="preserve">Net</w:t>
            </w:r>
          </w:p>
        </w:tc>
      </w:tr>
      <w:tr>
        <w:trPr>
          <w:cantSplit w:val="0"/>
          <w:tblHeader w:val="0"/>
        </w:trPr>
        <w:tc>
          <w:tcPr>
            <w:vAlign w:val="center"/>
          </w:tcPr>
          <w:p w:rsidR="00000000" w:rsidDel="00000000" w:rsidP="00000000" w:rsidRDefault="00000000" w:rsidRPr="00000000" w14:paraId="000003E7">
            <w:pPr>
              <w:rPr>
                <w:rFonts w:ascii="Vani" w:cs="Vani" w:eastAsia="Vani" w:hAnsi="Vani"/>
                <w:b w:val="1"/>
                <w:bCs w:val="1"/>
              </w:rPr>
            </w:pPr>
            <w:r w:rsidDel="00000000" w:rsidR="00000000" w:rsidRPr="00000000">
              <w:rPr>
                <w:rFonts w:ascii="Vani" w:cs="Vani" w:eastAsia="Vani" w:hAnsi="Vani"/>
                <w:b w:val="1"/>
                <w:bCs w:val="1"/>
                <w:rtl w:val="0"/>
              </w:rPr>
              <w:t xml:space="preserve">తెగి</w:t>
            </w:r>
          </w:p>
        </w:tc>
        <w:tc>
          <w:tcPr>
            <w:vAlign w:val="center"/>
          </w:tcPr>
          <w:p w:rsidR="00000000" w:rsidDel="00000000" w:rsidP="00000000" w:rsidRDefault="00000000" w:rsidRPr="00000000" w14:paraId="000003E8">
            <w:pPr>
              <w:rPr>
                <w:rFonts w:ascii="Vani" w:cs="Vani" w:eastAsia="Vani" w:hAnsi="Vani"/>
                <w:b w:val="1"/>
                <w:bCs w:val="1"/>
              </w:rPr>
            </w:pPr>
            <w:r w:rsidDel="00000000" w:rsidR="00000000" w:rsidRPr="00000000">
              <w:rPr>
                <w:rFonts w:ascii="Vani" w:cs="Vani" w:eastAsia="Vani" w:hAnsi="Vani"/>
                <w:b w:val="1"/>
                <w:bCs w:val="1"/>
                <w:rtl w:val="0"/>
              </w:rPr>
              <w:t xml:space="preserve">విడిపోయి</w:t>
            </w:r>
          </w:p>
        </w:tc>
        <w:tc>
          <w:tcPr>
            <w:vAlign w:val="center"/>
          </w:tcPr>
          <w:p w:rsidR="00000000" w:rsidDel="00000000" w:rsidP="00000000" w:rsidRDefault="00000000" w:rsidRPr="00000000" w14:paraId="000003E9">
            <w:pPr>
              <w:rPr>
                <w:rFonts w:ascii="Vani" w:cs="Vani" w:eastAsia="Vani" w:hAnsi="Vani"/>
                <w:b w:val="1"/>
                <w:bCs w:val="1"/>
              </w:rPr>
            </w:pPr>
            <w:r w:rsidDel="00000000" w:rsidR="00000000" w:rsidRPr="00000000">
              <w:rPr>
                <w:rFonts w:ascii="Vani" w:cs="Vani" w:eastAsia="Vani" w:hAnsi="Vani"/>
                <w:b w:val="1"/>
                <w:bCs w:val="1"/>
                <w:rtl w:val="0"/>
              </w:rPr>
              <w:t xml:space="preserve">Being cut / torn</w:t>
            </w:r>
          </w:p>
        </w:tc>
      </w:tr>
      <w:tr>
        <w:trPr>
          <w:cantSplit w:val="0"/>
          <w:tblHeader w:val="0"/>
        </w:trPr>
        <w:tc>
          <w:tcPr>
            <w:vAlign w:val="center"/>
          </w:tcPr>
          <w:p w:rsidR="00000000" w:rsidDel="00000000" w:rsidP="00000000" w:rsidRDefault="00000000" w:rsidRPr="00000000" w14:paraId="000003EA">
            <w:pPr>
              <w:rPr>
                <w:rFonts w:ascii="Vani" w:cs="Vani" w:eastAsia="Vani" w:hAnsi="Vani"/>
                <w:b w:val="1"/>
                <w:bCs w:val="1"/>
              </w:rPr>
            </w:pPr>
            <w:r w:rsidDel="00000000" w:rsidR="00000000" w:rsidRPr="00000000">
              <w:rPr>
                <w:rFonts w:ascii="Vani" w:cs="Vani" w:eastAsia="Vani" w:hAnsi="Vani"/>
                <w:b w:val="1"/>
                <w:bCs w:val="1"/>
                <w:rtl w:val="0"/>
              </w:rPr>
              <w:t xml:space="preserve">నుగ్గుసూచ యగుటకు</w:t>
            </w:r>
          </w:p>
        </w:tc>
        <w:tc>
          <w:tcPr>
            <w:vAlign w:val="center"/>
          </w:tcPr>
          <w:p w:rsidR="00000000" w:rsidDel="00000000" w:rsidP="00000000" w:rsidRDefault="00000000" w:rsidRPr="00000000" w14:paraId="000003EB">
            <w:pPr>
              <w:rPr>
                <w:rFonts w:ascii="Vani" w:cs="Vani" w:eastAsia="Vani" w:hAnsi="Vani"/>
                <w:b w:val="1"/>
                <w:bCs w:val="1"/>
              </w:rPr>
            </w:pPr>
            <w:r w:rsidDel="00000000" w:rsidR="00000000" w:rsidRPr="00000000">
              <w:rPr>
                <w:rFonts w:ascii="Vani" w:cs="Vani" w:eastAsia="Vani" w:hAnsi="Vani"/>
                <w:b w:val="1"/>
                <w:bCs w:val="1"/>
                <w:rtl w:val="0"/>
              </w:rPr>
              <w:t xml:space="preserve">ముక్కలు ముక్కలైనందుకు</w:t>
            </w:r>
          </w:p>
        </w:tc>
        <w:tc>
          <w:tcPr>
            <w:vAlign w:val="center"/>
          </w:tcPr>
          <w:p w:rsidR="00000000" w:rsidDel="00000000" w:rsidP="00000000" w:rsidRDefault="00000000" w:rsidRPr="00000000" w14:paraId="000003EC">
            <w:pPr>
              <w:rPr>
                <w:rFonts w:ascii="Vani" w:cs="Vani" w:eastAsia="Vani" w:hAnsi="Vani"/>
                <w:b w:val="1"/>
                <w:bCs w:val="1"/>
              </w:rPr>
            </w:pPr>
            <w:r w:rsidDel="00000000" w:rsidR="00000000" w:rsidRPr="00000000">
              <w:rPr>
                <w:rFonts w:ascii="Vani" w:cs="Vani" w:eastAsia="Vani" w:hAnsi="Vani"/>
                <w:b w:val="1"/>
                <w:bCs w:val="1"/>
                <w:rtl w:val="0"/>
              </w:rPr>
              <w:t xml:space="preserve">For being shredded</w:t>
            </w:r>
          </w:p>
        </w:tc>
      </w:tr>
      <w:tr>
        <w:trPr>
          <w:cantSplit w:val="0"/>
          <w:tblHeader w:val="0"/>
        </w:trPr>
        <w:tc>
          <w:tcPr>
            <w:vAlign w:val="center"/>
          </w:tcPr>
          <w:p w:rsidR="00000000" w:rsidDel="00000000" w:rsidP="00000000" w:rsidRDefault="00000000" w:rsidRPr="00000000" w14:paraId="000003ED">
            <w:pPr>
              <w:rPr>
                <w:rFonts w:ascii="Vani" w:cs="Vani" w:eastAsia="Vani" w:hAnsi="Vani"/>
                <w:b w:val="1"/>
                <w:bCs w:val="1"/>
              </w:rPr>
            </w:pPr>
            <w:r w:rsidDel="00000000" w:rsidR="00000000" w:rsidRPr="00000000">
              <w:rPr>
                <w:rFonts w:ascii="Vani" w:cs="Vani" w:eastAsia="Vani" w:hAnsi="Vani"/>
                <w:b w:val="1"/>
                <w:bCs w:val="1"/>
                <w:rtl w:val="0"/>
              </w:rPr>
              <w:t xml:space="preserve">చింతించి</w:t>
            </w:r>
          </w:p>
        </w:tc>
        <w:tc>
          <w:tcPr>
            <w:vAlign w:val="center"/>
          </w:tcPr>
          <w:p w:rsidR="00000000" w:rsidDel="00000000" w:rsidP="00000000" w:rsidRDefault="00000000" w:rsidRPr="00000000" w14:paraId="000003EE">
            <w:pPr>
              <w:rPr>
                <w:rFonts w:ascii="Vani" w:cs="Vani" w:eastAsia="Vani" w:hAnsi="Vani"/>
                <w:b w:val="1"/>
                <w:bCs w:val="1"/>
              </w:rPr>
            </w:pPr>
            <w:r w:rsidDel="00000000" w:rsidR="00000000" w:rsidRPr="00000000">
              <w:rPr>
                <w:rFonts w:ascii="Vani" w:cs="Vani" w:eastAsia="Vani" w:hAnsi="Vani"/>
                <w:b w:val="1"/>
                <w:bCs w:val="1"/>
                <w:rtl w:val="0"/>
              </w:rPr>
              <w:t xml:space="preserve">విచారించి</w:t>
            </w:r>
          </w:p>
        </w:tc>
        <w:tc>
          <w:tcPr>
            <w:vAlign w:val="center"/>
          </w:tcPr>
          <w:p w:rsidR="00000000" w:rsidDel="00000000" w:rsidP="00000000" w:rsidRDefault="00000000" w:rsidRPr="00000000" w14:paraId="000003EF">
            <w:pPr>
              <w:rPr>
                <w:rFonts w:ascii="Vani" w:cs="Vani" w:eastAsia="Vani" w:hAnsi="Vani"/>
                <w:b w:val="1"/>
                <w:bCs w:val="1"/>
              </w:rPr>
            </w:pPr>
            <w:r w:rsidDel="00000000" w:rsidR="00000000" w:rsidRPr="00000000">
              <w:rPr>
                <w:rFonts w:ascii="Vani" w:cs="Vani" w:eastAsia="Vani" w:hAnsi="Vani"/>
                <w:b w:val="1"/>
                <w:bCs w:val="1"/>
                <w:rtl w:val="0"/>
              </w:rPr>
              <w:t xml:space="preserve">Having felt sad / regretted</w:t>
            </w:r>
          </w:p>
        </w:tc>
      </w:tr>
      <w:tr>
        <w:trPr>
          <w:cantSplit w:val="0"/>
          <w:tblHeader w:val="0"/>
        </w:trPr>
        <w:tc>
          <w:tcPr>
            <w:vAlign w:val="center"/>
          </w:tcPr>
          <w:p w:rsidR="00000000" w:rsidDel="00000000" w:rsidP="00000000" w:rsidRDefault="00000000" w:rsidRPr="00000000" w14:paraId="000003F0">
            <w:pPr>
              <w:rPr>
                <w:rFonts w:ascii="Vani" w:cs="Vani" w:eastAsia="Vani" w:hAnsi="Vani"/>
                <w:b w:val="1"/>
                <w:bCs w:val="1"/>
              </w:rPr>
            </w:pPr>
            <w:r w:rsidDel="00000000" w:rsidR="00000000" w:rsidRPr="00000000">
              <w:rPr>
                <w:rFonts w:ascii="Vani" w:cs="Vani" w:eastAsia="Vani" w:hAnsi="Vani"/>
                <w:b w:val="1"/>
                <w:bCs w:val="1"/>
                <w:rtl w:val="0"/>
              </w:rPr>
              <w:t xml:space="preserve">వెనుదిరిగి</w:t>
            </w:r>
          </w:p>
        </w:tc>
        <w:tc>
          <w:tcPr>
            <w:vAlign w:val="center"/>
          </w:tcPr>
          <w:p w:rsidR="00000000" w:rsidDel="00000000" w:rsidP="00000000" w:rsidRDefault="00000000" w:rsidRPr="00000000" w14:paraId="000003F1">
            <w:pPr>
              <w:rPr>
                <w:rFonts w:ascii="Vani" w:cs="Vani" w:eastAsia="Vani" w:hAnsi="Vani"/>
                <w:b w:val="1"/>
                <w:bCs w:val="1"/>
              </w:rPr>
            </w:pPr>
            <w:r w:rsidDel="00000000" w:rsidR="00000000" w:rsidRPr="00000000">
              <w:rPr>
                <w:rFonts w:ascii="Vani" w:cs="Vani" w:eastAsia="Vani" w:hAnsi="Vani"/>
                <w:b w:val="1"/>
                <w:bCs w:val="1"/>
                <w:rtl w:val="0"/>
              </w:rPr>
              <w:t xml:space="preserve">వెనక్కి తిరిగి</w:t>
            </w:r>
          </w:p>
        </w:tc>
        <w:tc>
          <w:tcPr>
            <w:vAlign w:val="center"/>
          </w:tcPr>
          <w:p w:rsidR="00000000" w:rsidDel="00000000" w:rsidP="00000000" w:rsidRDefault="00000000" w:rsidRPr="00000000" w14:paraId="000003F2">
            <w:pPr>
              <w:rPr>
                <w:rFonts w:ascii="Vani" w:cs="Vani" w:eastAsia="Vani" w:hAnsi="Vani"/>
                <w:b w:val="1"/>
                <w:bCs w:val="1"/>
              </w:rPr>
            </w:pPr>
            <w:r w:rsidDel="00000000" w:rsidR="00000000" w:rsidRPr="00000000">
              <w:rPr>
                <w:rFonts w:ascii="Vani" w:cs="Vani" w:eastAsia="Vani" w:hAnsi="Vani"/>
                <w:b w:val="1"/>
                <w:bCs w:val="1"/>
                <w:rtl w:val="0"/>
              </w:rPr>
              <w:t xml:space="preserve">Having turned back</w:t>
            </w:r>
          </w:p>
        </w:tc>
      </w:tr>
      <w:tr>
        <w:trPr>
          <w:cantSplit w:val="0"/>
          <w:tblHeader w:val="0"/>
        </w:trPr>
        <w:tc>
          <w:tcPr>
            <w:vAlign w:val="center"/>
          </w:tcPr>
          <w:p w:rsidR="00000000" w:rsidDel="00000000" w:rsidP="00000000" w:rsidRDefault="00000000" w:rsidRPr="00000000" w14:paraId="000003F3">
            <w:pPr>
              <w:rPr>
                <w:rFonts w:ascii="Vani" w:cs="Vani" w:eastAsia="Vani" w:hAnsi="Vani"/>
                <w:b w:val="1"/>
                <w:bCs w:val="1"/>
              </w:rPr>
            </w:pPr>
            <w:r w:rsidDel="00000000" w:rsidR="00000000" w:rsidRPr="00000000">
              <w:rPr>
                <w:rFonts w:ascii="Vani" w:cs="Vani" w:eastAsia="Vani" w:hAnsi="Vani"/>
                <w:b w:val="1"/>
                <w:bCs w:val="1"/>
                <w:rtl w:val="0"/>
              </w:rPr>
              <w:t xml:space="preserve">పోయెను</w:t>
            </w:r>
          </w:p>
        </w:tc>
        <w:tc>
          <w:tcPr>
            <w:vAlign w:val="center"/>
          </w:tcPr>
          <w:p w:rsidR="00000000" w:rsidDel="00000000" w:rsidP="00000000" w:rsidRDefault="00000000" w:rsidRPr="00000000" w14:paraId="000003F4">
            <w:pPr>
              <w:rPr>
                <w:rFonts w:ascii="Vani" w:cs="Vani" w:eastAsia="Vani" w:hAnsi="Vani"/>
                <w:b w:val="1"/>
                <w:bCs w:val="1"/>
              </w:rPr>
            </w:pPr>
            <w:r w:rsidDel="00000000" w:rsidR="00000000" w:rsidRPr="00000000">
              <w:rPr>
                <w:rFonts w:ascii="Vani" w:cs="Vani" w:eastAsia="Vani" w:hAnsi="Vani"/>
                <w:b w:val="1"/>
                <w:bCs w:val="1"/>
                <w:rtl w:val="0"/>
              </w:rPr>
              <w:t xml:space="preserve">వెళ్ళెను</w:t>
            </w:r>
          </w:p>
        </w:tc>
        <w:tc>
          <w:tcPr>
            <w:vAlign w:val="center"/>
          </w:tcPr>
          <w:p w:rsidR="00000000" w:rsidDel="00000000" w:rsidP="00000000" w:rsidRDefault="00000000" w:rsidRPr="00000000" w14:paraId="000003F5">
            <w:pPr>
              <w:rPr>
                <w:rFonts w:ascii="Vani" w:cs="Vani" w:eastAsia="Vani" w:hAnsi="Vani"/>
                <w:b w:val="1"/>
                <w:bCs w:val="1"/>
              </w:rPr>
            </w:pPr>
            <w:r w:rsidDel="00000000" w:rsidR="00000000" w:rsidRPr="00000000">
              <w:rPr>
                <w:rFonts w:ascii="Vani" w:cs="Vani" w:eastAsia="Vani" w:hAnsi="Vani"/>
                <w:b w:val="1"/>
                <w:bCs w:val="1"/>
                <w:rtl w:val="0"/>
              </w:rPr>
              <w:t xml:space="preserve">Went away</w:t>
            </w:r>
          </w:p>
        </w:tc>
      </w:tr>
      <w:tr>
        <w:trPr>
          <w:cantSplit w:val="0"/>
          <w:tblHeader w:val="0"/>
        </w:trPr>
        <w:tc>
          <w:tcPr>
            <w:vAlign w:val="center"/>
          </w:tcPr>
          <w:p w:rsidR="00000000" w:rsidDel="00000000" w:rsidP="00000000" w:rsidRDefault="00000000" w:rsidRPr="00000000" w14:paraId="000003F6">
            <w:pPr>
              <w:rPr>
                <w:rFonts w:ascii="Vani" w:cs="Vani" w:eastAsia="Vani" w:hAnsi="Vani"/>
                <w:b w:val="1"/>
                <w:bCs w:val="1"/>
              </w:rPr>
            </w:pPr>
            <w:r w:rsidDel="00000000" w:rsidR="00000000" w:rsidRPr="00000000">
              <w:rPr>
                <w:rFonts w:ascii="Vani" w:cs="Vani" w:eastAsia="Vani" w:hAnsi="Vani"/>
                <w:b w:val="1"/>
                <w:bCs w:val="1"/>
                <w:rtl w:val="0"/>
              </w:rPr>
              <w:t xml:space="preserve">బిడాలము</w:t>
            </w:r>
          </w:p>
        </w:tc>
        <w:tc>
          <w:tcPr>
            <w:vAlign w:val="center"/>
          </w:tcPr>
          <w:p w:rsidR="00000000" w:rsidDel="00000000" w:rsidP="00000000" w:rsidRDefault="00000000" w:rsidRPr="00000000" w14:paraId="000003F7">
            <w:pPr>
              <w:rPr>
                <w:rFonts w:ascii="Vani" w:cs="Vani" w:eastAsia="Vani" w:hAnsi="Vani"/>
                <w:b w:val="1"/>
                <w:bCs w:val="1"/>
              </w:rPr>
            </w:pPr>
            <w:r w:rsidDel="00000000" w:rsidR="00000000" w:rsidRPr="00000000">
              <w:rPr>
                <w:rFonts w:ascii="Vani" w:cs="Vani" w:eastAsia="Vani" w:hAnsi="Vani"/>
                <w:b w:val="1"/>
                <w:bCs w:val="1"/>
                <w:rtl w:val="0"/>
              </w:rPr>
              <w:t xml:space="preserve">పిల్లి</w:t>
            </w:r>
          </w:p>
        </w:tc>
        <w:tc>
          <w:tcPr>
            <w:vAlign w:val="center"/>
          </w:tcPr>
          <w:p w:rsidR="00000000" w:rsidDel="00000000" w:rsidP="00000000" w:rsidRDefault="00000000" w:rsidRPr="00000000" w14:paraId="000003F8">
            <w:pPr>
              <w:rPr>
                <w:rFonts w:ascii="Vani" w:cs="Vani" w:eastAsia="Vani" w:hAnsi="Vani"/>
                <w:b w:val="1"/>
                <w:bCs w:val="1"/>
              </w:rPr>
            </w:pPr>
            <w:r w:rsidDel="00000000" w:rsidR="00000000" w:rsidRPr="00000000">
              <w:rPr>
                <w:rFonts w:ascii="Vani" w:cs="Vani" w:eastAsia="Vani" w:hAnsi="Vani"/>
                <w:b w:val="1"/>
                <w:bCs w:val="1"/>
                <w:rtl w:val="0"/>
              </w:rPr>
              <w:t xml:space="preserve">The cat</w:t>
            </w:r>
          </w:p>
        </w:tc>
      </w:tr>
      <w:tr>
        <w:trPr>
          <w:cantSplit w:val="0"/>
          <w:tblHeader w:val="0"/>
        </w:trPr>
        <w:tc>
          <w:tcPr>
            <w:vAlign w:val="center"/>
          </w:tcPr>
          <w:p w:rsidR="00000000" w:rsidDel="00000000" w:rsidP="00000000" w:rsidRDefault="00000000" w:rsidRPr="00000000" w14:paraId="000003F9">
            <w:pPr>
              <w:rPr>
                <w:rFonts w:ascii="Vani" w:cs="Vani" w:eastAsia="Vani" w:hAnsi="Vani"/>
                <w:b w:val="1"/>
                <w:bCs w:val="1"/>
              </w:rPr>
            </w:pPr>
            <w:r w:rsidDel="00000000" w:rsidR="00000000" w:rsidRPr="00000000">
              <w:rPr>
                <w:rFonts w:ascii="Vani" w:cs="Vani" w:eastAsia="Vani" w:hAnsi="Vani"/>
                <w:b w:val="1"/>
                <w:bCs w:val="1"/>
                <w:rtl w:val="0"/>
              </w:rPr>
              <w:t xml:space="preserve">భయమువీడి</w:t>
            </w:r>
          </w:p>
        </w:tc>
        <w:tc>
          <w:tcPr>
            <w:vAlign w:val="center"/>
          </w:tcPr>
          <w:p w:rsidR="00000000" w:rsidDel="00000000" w:rsidP="00000000" w:rsidRDefault="00000000" w:rsidRPr="00000000" w14:paraId="000003FA">
            <w:pPr>
              <w:rPr>
                <w:rFonts w:ascii="Vani" w:cs="Vani" w:eastAsia="Vani" w:hAnsi="Vani"/>
                <w:b w:val="1"/>
                <w:bCs w:val="1"/>
              </w:rPr>
            </w:pPr>
            <w:r w:rsidDel="00000000" w:rsidR="00000000" w:rsidRPr="00000000">
              <w:rPr>
                <w:rFonts w:ascii="Vani" w:cs="Vani" w:eastAsia="Vani" w:hAnsi="Vani"/>
                <w:b w:val="1"/>
                <w:bCs w:val="1"/>
                <w:rtl w:val="0"/>
              </w:rPr>
              <w:t xml:space="preserve">భయం వదిలి</w:t>
            </w:r>
          </w:p>
        </w:tc>
        <w:tc>
          <w:tcPr>
            <w:vAlign w:val="center"/>
          </w:tcPr>
          <w:p w:rsidR="00000000" w:rsidDel="00000000" w:rsidP="00000000" w:rsidRDefault="00000000" w:rsidRPr="00000000" w14:paraId="000003FB">
            <w:pPr>
              <w:rPr>
                <w:rFonts w:ascii="Vani" w:cs="Vani" w:eastAsia="Vani" w:hAnsi="Vani"/>
                <w:b w:val="1"/>
                <w:bCs w:val="1"/>
              </w:rPr>
            </w:pPr>
            <w:r w:rsidDel="00000000" w:rsidR="00000000" w:rsidRPr="00000000">
              <w:rPr>
                <w:rFonts w:ascii="Vani" w:cs="Vani" w:eastAsia="Vani" w:hAnsi="Vani"/>
                <w:b w:val="1"/>
                <w:bCs w:val="1"/>
                <w:rtl w:val="0"/>
              </w:rPr>
              <w:t xml:space="preserve">Leaving fear aside</w:t>
            </w:r>
          </w:p>
        </w:tc>
      </w:tr>
      <w:tr>
        <w:trPr>
          <w:cantSplit w:val="0"/>
          <w:tblHeader w:val="0"/>
        </w:trPr>
        <w:tc>
          <w:tcPr>
            <w:vAlign w:val="center"/>
          </w:tcPr>
          <w:p w:rsidR="00000000" w:rsidDel="00000000" w:rsidP="00000000" w:rsidRDefault="00000000" w:rsidRPr="00000000" w14:paraId="000003FC">
            <w:pPr>
              <w:rPr>
                <w:rFonts w:ascii="Vani" w:cs="Vani" w:eastAsia="Vani" w:hAnsi="Vani"/>
                <w:b w:val="1"/>
                <w:bCs w:val="1"/>
              </w:rPr>
            </w:pPr>
            <w:r w:rsidDel="00000000" w:rsidR="00000000" w:rsidRPr="00000000">
              <w:rPr>
                <w:rFonts w:ascii="Vani" w:cs="Vani" w:eastAsia="Vani" w:hAnsi="Vani"/>
                <w:b w:val="1"/>
                <w:bCs w:val="1"/>
                <w:rtl w:val="0"/>
              </w:rPr>
              <w:t xml:space="preserve">చెట్టుపై</w:t>
            </w:r>
          </w:p>
        </w:tc>
        <w:tc>
          <w:tcPr>
            <w:vAlign w:val="center"/>
          </w:tcPr>
          <w:p w:rsidR="00000000" w:rsidDel="00000000" w:rsidP="00000000" w:rsidRDefault="00000000" w:rsidRPr="00000000" w14:paraId="000003FD">
            <w:pPr>
              <w:rPr>
                <w:rFonts w:ascii="Vani" w:cs="Vani" w:eastAsia="Vani" w:hAnsi="Vani"/>
                <w:b w:val="1"/>
                <w:bCs w:val="1"/>
              </w:rPr>
            </w:pPr>
            <w:r w:rsidDel="00000000" w:rsidR="00000000" w:rsidRPr="00000000">
              <w:rPr>
                <w:rFonts w:ascii="Vani" w:cs="Vani" w:eastAsia="Vani" w:hAnsi="Vani"/>
                <w:b w:val="1"/>
                <w:bCs w:val="1"/>
                <w:rtl w:val="0"/>
              </w:rPr>
              <w:t xml:space="preserve">వృక్షము మీద</w:t>
            </w:r>
          </w:p>
        </w:tc>
        <w:tc>
          <w:tcPr>
            <w:vAlign w:val="center"/>
          </w:tcPr>
          <w:p w:rsidR="00000000" w:rsidDel="00000000" w:rsidP="00000000" w:rsidRDefault="00000000" w:rsidRPr="00000000" w14:paraId="000003FE">
            <w:pPr>
              <w:rPr>
                <w:rFonts w:ascii="Vani" w:cs="Vani" w:eastAsia="Vani" w:hAnsi="Vani"/>
                <w:b w:val="1"/>
                <w:bCs w:val="1"/>
              </w:rPr>
            </w:pPr>
            <w:r w:rsidDel="00000000" w:rsidR="00000000" w:rsidRPr="00000000">
              <w:rPr>
                <w:rFonts w:ascii="Vani" w:cs="Vani" w:eastAsia="Vani" w:hAnsi="Vani"/>
                <w:b w:val="1"/>
                <w:bCs w:val="1"/>
                <w:rtl w:val="0"/>
              </w:rPr>
              <w:t xml:space="preserve">On the tree</w:t>
            </w:r>
          </w:p>
        </w:tc>
      </w:tr>
      <w:tr>
        <w:trPr>
          <w:cantSplit w:val="0"/>
          <w:tblHeader w:val="0"/>
        </w:trPr>
        <w:tc>
          <w:tcPr>
            <w:vAlign w:val="center"/>
          </w:tcPr>
          <w:p w:rsidR="00000000" w:rsidDel="00000000" w:rsidP="00000000" w:rsidRDefault="00000000" w:rsidRPr="00000000" w14:paraId="000003FF">
            <w:pPr>
              <w:rPr>
                <w:rFonts w:ascii="Vani" w:cs="Vani" w:eastAsia="Vani" w:hAnsi="Vani"/>
                <w:b w:val="1"/>
                <w:bCs w:val="1"/>
              </w:rPr>
            </w:pPr>
            <w:r w:rsidDel="00000000" w:rsidR="00000000" w:rsidRPr="00000000">
              <w:rPr>
                <w:rFonts w:ascii="Vani" w:cs="Vani" w:eastAsia="Vani" w:hAnsi="Vani"/>
                <w:b w:val="1"/>
                <w:bCs w:val="1"/>
                <w:rtl w:val="0"/>
              </w:rPr>
              <w:t xml:space="preserve">హాయిగా</w:t>
            </w:r>
          </w:p>
        </w:tc>
        <w:tc>
          <w:tcPr>
            <w:vAlign w:val="center"/>
          </w:tcPr>
          <w:p w:rsidR="00000000" w:rsidDel="00000000" w:rsidP="00000000" w:rsidRDefault="00000000" w:rsidRPr="00000000" w14:paraId="00000400">
            <w:pPr>
              <w:rPr>
                <w:rFonts w:ascii="Vani" w:cs="Vani" w:eastAsia="Vani" w:hAnsi="Vani"/>
                <w:b w:val="1"/>
                <w:bCs w:val="1"/>
              </w:rPr>
            </w:pPr>
            <w:r w:rsidDel="00000000" w:rsidR="00000000" w:rsidRPr="00000000">
              <w:rPr>
                <w:rFonts w:ascii="Vani" w:cs="Vani" w:eastAsia="Vani" w:hAnsi="Vani"/>
                <w:b w:val="1"/>
                <w:bCs w:val="1"/>
                <w:rtl w:val="0"/>
              </w:rPr>
              <w:t xml:space="preserve">సుఖముగా</w:t>
            </w:r>
          </w:p>
        </w:tc>
        <w:tc>
          <w:tcPr>
            <w:vAlign w:val="center"/>
          </w:tcPr>
          <w:p w:rsidR="00000000" w:rsidDel="00000000" w:rsidP="00000000" w:rsidRDefault="00000000" w:rsidRPr="00000000" w14:paraId="00000401">
            <w:pPr>
              <w:rPr>
                <w:rFonts w:ascii="Vani" w:cs="Vani" w:eastAsia="Vani" w:hAnsi="Vani"/>
                <w:b w:val="1"/>
                <w:bCs w:val="1"/>
              </w:rPr>
            </w:pPr>
            <w:r w:rsidDel="00000000" w:rsidR="00000000" w:rsidRPr="00000000">
              <w:rPr>
                <w:rFonts w:ascii="Vani" w:cs="Vani" w:eastAsia="Vani" w:hAnsi="Vani"/>
                <w:b w:val="1"/>
                <w:bCs w:val="1"/>
                <w:rtl w:val="0"/>
              </w:rPr>
              <w:t xml:space="preserve">Happily / Comfortably</w:t>
            </w:r>
          </w:p>
        </w:tc>
      </w:tr>
      <w:tr>
        <w:trPr>
          <w:cantSplit w:val="0"/>
          <w:tblHeader w:val="0"/>
        </w:trPr>
        <w:tc>
          <w:tcPr>
            <w:vAlign w:val="center"/>
          </w:tcPr>
          <w:p w:rsidR="00000000" w:rsidDel="00000000" w:rsidP="00000000" w:rsidRDefault="00000000" w:rsidRPr="00000000" w14:paraId="00000402">
            <w:pPr>
              <w:rPr>
                <w:rFonts w:ascii="Vani" w:cs="Vani" w:eastAsia="Vani" w:hAnsi="Vani"/>
                <w:b w:val="1"/>
                <w:bCs w:val="1"/>
              </w:rPr>
            </w:pPr>
            <w:r w:rsidDel="00000000" w:rsidR="00000000" w:rsidRPr="00000000">
              <w:rPr>
                <w:rFonts w:ascii="Vani" w:cs="Vani" w:eastAsia="Vani" w:hAnsi="Vani"/>
                <w:b w:val="1"/>
                <w:bCs w:val="1"/>
                <w:rtl w:val="0"/>
              </w:rPr>
              <w:t xml:space="preserve">నుండెను</w:t>
            </w:r>
          </w:p>
        </w:tc>
        <w:tc>
          <w:tcPr>
            <w:vAlign w:val="center"/>
          </w:tcPr>
          <w:p w:rsidR="00000000" w:rsidDel="00000000" w:rsidP="00000000" w:rsidRDefault="00000000" w:rsidRPr="00000000" w14:paraId="00000403">
            <w:pPr>
              <w:rPr>
                <w:rFonts w:ascii="Vani" w:cs="Vani" w:eastAsia="Vani" w:hAnsi="Vani"/>
                <w:b w:val="1"/>
                <w:bCs w:val="1"/>
              </w:rPr>
            </w:pPr>
            <w:r w:rsidDel="00000000" w:rsidR="00000000" w:rsidRPr="00000000">
              <w:rPr>
                <w:rFonts w:ascii="Vani" w:cs="Vani" w:eastAsia="Vani" w:hAnsi="Vani"/>
                <w:b w:val="1"/>
                <w:bCs w:val="1"/>
                <w:rtl w:val="0"/>
              </w:rPr>
              <w:t xml:space="preserve">ఉండెను</w:t>
            </w:r>
          </w:p>
        </w:tc>
        <w:tc>
          <w:tcPr>
            <w:vAlign w:val="center"/>
          </w:tcPr>
          <w:p w:rsidR="00000000" w:rsidDel="00000000" w:rsidP="00000000" w:rsidRDefault="00000000" w:rsidRPr="00000000" w14:paraId="00000404">
            <w:pPr>
              <w:rPr>
                <w:rFonts w:ascii="Vani" w:cs="Vani" w:eastAsia="Vani" w:hAnsi="Vani"/>
                <w:b w:val="1"/>
                <w:bCs w:val="1"/>
              </w:rPr>
            </w:pPr>
            <w:r w:rsidDel="00000000" w:rsidR="00000000" w:rsidRPr="00000000">
              <w:rPr>
                <w:rFonts w:ascii="Vani" w:cs="Vani" w:eastAsia="Vani" w:hAnsi="Vani"/>
                <w:b w:val="1"/>
                <w:bCs w:val="1"/>
                <w:rtl w:val="0"/>
              </w:rPr>
              <w:t xml:space="preserve">Was</w:t>
            </w:r>
          </w:p>
        </w:tc>
      </w:tr>
      <w:tr>
        <w:trPr>
          <w:cantSplit w:val="0"/>
          <w:tblHeader w:val="0"/>
        </w:trPr>
        <w:tc>
          <w:tcPr>
            <w:vAlign w:val="center"/>
          </w:tcPr>
          <w:p w:rsidR="00000000" w:rsidDel="00000000" w:rsidP="00000000" w:rsidRDefault="00000000" w:rsidRPr="00000000" w14:paraId="00000405">
            <w:pPr>
              <w:rPr>
                <w:rFonts w:ascii="Vani" w:cs="Vani" w:eastAsia="Vani" w:hAnsi="Vani"/>
                <w:b w:val="1"/>
                <w:bCs w:val="1"/>
              </w:rPr>
            </w:pPr>
            <w:r w:rsidDel="00000000" w:rsidR="00000000" w:rsidRPr="00000000">
              <w:rPr>
                <w:rFonts w:ascii="Vani" w:cs="Vani" w:eastAsia="Vani" w:hAnsi="Vani"/>
                <w:b w:val="1"/>
                <w:bCs w:val="1"/>
                <w:rtl w:val="0"/>
              </w:rPr>
              <w:t xml:space="preserve">కలుగులో</w:t>
            </w:r>
          </w:p>
        </w:tc>
        <w:tc>
          <w:tcPr>
            <w:vAlign w:val="center"/>
          </w:tcPr>
          <w:p w:rsidR="00000000" w:rsidDel="00000000" w:rsidP="00000000" w:rsidRDefault="00000000" w:rsidRPr="00000000" w14:paraId="00000406">
            <w:pPr>
              <w:rPr>
                <w:rFonts w:ascii="Vani" w:cs="Vani" w:eastAsia="Vani" w:hAnsi="Vani"/>
                <w:b w:val="1"/>
                <w:bCs w:val="1"/>
              </w:rPr>
            </w:pPr>
            <w:r w:rsidDel="00000000" w:rsidR="00000000" w:rsidRPr="00000000">
              <w:rPr>
                <w:rFonts w:ascii="Vani" w:cs="Vani" w:eastAsia="Vani" w:hAnsi="Vani"/>
                <w:b w:val="1"/>
                <w:bCs w:val="1"/>
                <w:rtl w:val="0"/>
              </w:rPr>
              <w:t xml:space="preserve">బిలము లోపల</w:t>
            </w:r>
          </w:p>
        </w:tc>
        <w:tc>
          <w:tcPr>
            <w:vAlign w:val="center"/>
          </w:tcPr>
          <w:p w:rsidR="00000000" w:rsidDel="00000000" w:rsidP="00000000" w:rsidRDefault="00000000" w:rsidRPr="00000000" w14:paraId="00000407">
            <w:pPr>
              <w:rPr>
                <w:rFonts w:ascii="Vani" w:cs="Vani" w:eastAsia="Vani" w:hAnsi="Vani"/>
                <w:b w:val="1"/>
                <w:bCs w:val="1"/>
              </w:rPr>
            </w:pPr>
            <w:r w:rsidDel="00000000" w:rsidR="00000000" w:rsidRPr="00000000">
              <w:rPr>
                <w:rFonts w:ascii="Vani" w:cs="Vani" w:eastAsia="Vani" w:hAnsi="Vani"/>
                <w:b w:val="1"/>
                <w:bCs w:val="1"/>
                <w:rtl w:val="0"/>
              </w:rPr>
              <w:t xml:space="preserve">Inside the hole</w:t>
            </w:r>
          </w:p>
        </w:tc>
      </w:tr>
    </w:tbl>
    <w:p w:rsidR="00000000" w:rsidDel="00000000" w:rsidP="00000000" w:rsidRDefault="00000000" w:rsidRPr="00000000" w14:paraId="00000408">
      <w:pPr>
        <w:rPr>
          <w:rFonts w:ascii="Vani" w:cs="Vani" w:eastAsia="Vani" w:hAnsi="Vani"/>
          <w:b w:val="1"/>
          <w:bCs w:val="1"/>
        </w:rPr>
      </w:pPr>
      <w:r w:rsidDel="00000000" w:rsidR="00000000" w:rsidRPr="00000000">
        <w:rPr>
          <w:rFonts w:ascii="Vani" w:cs="Vani" w:eastAsia="Vani" w:hAnsi="Vani"/>
          <w:b w:val="1"/>
          <w:bCs w:val="1"/>
          <w:rtl w:val="0"/>
        </w:rPr>
        <w:t xml:space="preserve">కొంతసేపటికి పిల్లి యెలుకను బిలిచి "మిత్రమా! మనము ప్రాణసఖుల మైతిమి. ఇరువురము కలసిమెలసియుండక తొలఁగియుండుట మంచిది కాదు. నాకడజేరి నీవు భయ ముడిపికొంటివి. ఉరులు గొఱికి నన్ను రక్షించితివి. నా చుట్టములందఱు నీ చుట్టును జేరి సేవింతురు. నా పెంపు సంపదలను జూచి నీవును, నీ సాయమువలన నేనును సుఖింప వచ్చును ర”మ్మని గారవముమీఱఁ బలికెను.</w:t>
      </w:r>
    </w:p>
    <w:tbl>
      <w:tblPr>
        <w:tblStyle w:val="Table7"/>
        <w:tblW w:w="9360.0" w:type="dxa"/>
        <w:jc w:val="left"/>
        <w:tblLayout w:type="fixed"/>
        <w:tblLook w:val="0400"/>
      </w:tblPr>
      <w:tblGrid>
        <w:gridCol w:w="3168"/>
        <w:gridCol w:w="2868"/>
        <w:gridCol w:w="3324"/>
        <w:tblGridChange w:id="0">
          <w:tblGrid>
            <w:gridCol w:w="3168"/>
            <w:gridCol w:w="2868"/>
            <w:gridCol w:w="3324"/>
          </w:tblGrid>
        </w:tblGridChange>
      </w:tblGrid>
      <w:tr>
        <w:trPr>
          <w:cantSplit w:val="0"/>
          <w:tblHeader w:val="0"/>
        </w:trPr>
        <w:tc>
          <w:tcPr>
            <w:vAlign w:val="center"/>
          </w:tcPr>
          <w:p w:rsidR="00000000" w:rsidDel="00000000" w:rsidP="00000000" w:rsidRDefault="00000000" w:rsidRPr="00000000" w14:paraId="00000409">
            <w:pPr>
              <w:rPr>
                <w:rFonts w:ascii="Vani" w:cs="Vani" w:eastAsia="Vani" w:hAnsi="Vani"/>
                <w:b w:val="1"/>
                <w:bCs w:val="1"/>
              </w:rPr>
            </w:pPr>
            <w:r w:rsidDel="00000000" w:rsidR="00000000" w:rsidRPr="00000000">
              <w:rPr>
                <w:rFonts w:ascii="Vani" w:cs="Vani" w:eastAsia="Vani" w:hAnsi="Vani"/>
                <w:b w:val="1"/>
                <w:bCs w:val="1"/>
                <w:rtl w:val="0"/>
              </w:rPr>
              <w:t xml:space="preserve">తెలుగు పదం (Telugu Word)</w:t>
            </w:r>
          </w:p>
        </w:tc>
        <w:tc>
          <w:tcPr>
            <w:vAlign w:val="center"/>
          </w:tcPr>
          <w:p w:rsidR="00000000" w:rsidDel="00000000" w:rsidP="00000000" w:rsidRDefault="00000000" w:rsidRPr="00000000" w14:paraId="0000040A">
            <w:pPr>
              <w:rPr>
                <w:rFonts w:ascii="Vani" w:cs="Vani" w:eastAsia="Vani" w:hAnsi="Vani"/>
                <w:b w:val="1"/>
                <w:bCs w:val="1"/>
              </w:rPr>
            </w:pPr>
            <w:r w:rsidDel="00000000" w:rsidR="00000000" w:rsidRPr="00000000">
              <w:rPr>
                <w:rFonts w:ascii="Vani" w:cs="Vani" w:eastAsia="Vani" w:hAnsi="Vani"/>
                <w:b w:val="1"/>
                <w:bCs w:val="1"/>
                <w:rtl w:val="0"/>
              </w:rPr>
              <w:t xml:space="preserve">తెలుగు అర్థం (Telugu Meaning)</w:t>
            </w:r>
          </w:p>
        </w:tc>
        <w:tc>
          <w:tcPr>
            <w:vAlign w:val="center"/>
          </w:tcPr>
          <w:p w:rsidR="00000000" w:rsidDel="00000000" w:rsidP="00000000" w:rsidRDefault="00000000" w:rsidRPr="00000000" w14:paraId="0000040B">
            <w:pPr>
              <w:rPr>
                <w:rFonts w:ascii="Vani" w:cs="Vani" w:eastAsia="Vani" w:hAnsi="Vani"/>
                <w:b w:val="1"/>
                <w:bCs w:val="1"/>
              </w:rPr>
            </w:pPr>
            <w:r w:rsidDel="00000000" w:rsidR="00000000" w:rsidRPr="00000000">
              <w:rPr>
                <w:rFonts w:ascii="Vani" w:cs="Vani" w:eastAsia="Vani" w:hAnsi="Vani"/>
                <w:b w:val="1"/>
                <w:bCs w:val="1"/>
                <w:rtl w:val="0"/>
              </w:rPr>
              <w:t xml:space="preserve">English Meaning</w:t>
            </w:r>
          </w:p>
        </w:tc>
      </w:tr>
      <w:tr>
        <w:trPr>
          <w:cantSplit w:val="0"/>
          <w:tblHeader w:val="0"/>
        </w:trPr>
        <w:tc>
          <w:tcPr>
            <w:vAlign w:val="center"/>
          </w:tcPr>
          <w:p w:rsidR="00000000" w:rsidDel="00000000" w:rsidP="00000000" w:rsidRDefault="00000000" w:rsidRPr="00000000" w14:paraId="0000040C">
            <w:pPr>
              <w:rPr>
                <w:rFonts w:ascii="Vani" w:cs="Vani" w:eastAsia="Vani" w:hAnsi="Vani"/>
                <w:b w:val="1"/>
                <w:bCs w:val="1"/>
              </w:rPr>
            </w:pPr>
            <w:r w:rsidDel="00000000" w:rsidR="00000000" w:rsidRPr="00000000">
              <w:rPr>
                <w:rFonts w:ascii="Vani" w:cs="Vani" w:eastAsia="Vani" w:hAnsi="Vani"/>
                <w:b w:val="1"/>
                <w:bCs w:val="1"/>
                <w:rtl w:val="0"/>
              </w:rPr>
              <w:t xml:space="preserve">కొంతసేపటికి</w:t>
            </w:r>
          </w:p>
        </w:tc>
        <w:tc>
          <w:tcPr>
            <w:vAlign w:val="center"/>
          </w:tcPr>
          <w:p w:rsidR="00000000" w:rsidDel="00000000" w:rsidP="00000000" w:rsidRDefault="00000000" w:rsidRPr="00000000" w14:paraId="0000040D">
            <w:pPr>
              <w:rPr>
                <w:rFonts w:ascii="Vani" w:cs="Vani" w:eastAsia="Vani" w:hAnsi="Vani"/>
                <w:b w:val="1"/>
                <w:bCs w:val="1"/>
              </w:rPr>
            </w:pPr>
            <w:r w:rsidDel="00000000" w:rsidR="00000000" w:rsidRPr="00000000">
              <w:rPr>
                <w:rFonts w:ascii="Vani" w:cs="Vani" w:eastAsia="Vani" w:hAnsi="Vani"/>
                <w:b w:val="1"/>
                <w:bCs w:val="1"/>
                <w:rtl w:val="0"/>
              </w:rPr>
              <w:t xml:space="preserve">కొద్ది సమయం తర్వాత</w:t>
            </w:r>
          </w:p>
        </w:tc>
        <w:tc>
          <w:tcPr>
            <w:vAlign w:val="center"/>
          </w:tcPr>
          <w:p w:rsidR="00000000" w:rsidDel="00000000" w:rsidP="00000000" w:rsidRDefault="00000000" w:rsidRPr="00000000" w14:paraId="0000040E">
            <w:pPr>
              <w:rPr>
                <w:rFonts w:ascii="Vani" w:cs="Vani" w:eastAsia="Vani" w:hAnsi="Vani"/>
                <w:b w:val="1"/>
                <w:bCs w:val="1"/>
              </w:rPr>
            </w:pPr>
            <w:r w:rsidDel="00000000" w:rsidR="00000000" w:rsidRPr="00000000">
              <w:rPr>
                <w:rFonts w:ascii="Vani" w:cs="Vani" w:eastAsia="Vani" w:hAnsi="Vani"/>
                <w:b w:val="1"/>
                <w:bCs w:val="1"/>
                <w:rtl w:val="0"/>
              </w:rPr>
              <w:t xml:space="preserve">After some time</w:t>
            </w:r>
          </w:p>
        </w:tc>
      </w:tr>
      <w:tr>
        <w:trPr>
          <w:cantSplit w:val="0"/>
          <w:tblHeader w:val="0"/>
        </w:trPr>
        <w:tc>
          <w:tcPr>
            <w:vAlign w:val="center"/>
          </w:tcPr>
          <w:p w:rsidR="00000000" w:rsidDel="00000000" w:rsidP="00000000" w:rsidRDefault="00000000" w:rsidRPr="00000000" w14:paraId="0000040F">
            <w:pPr>
              <w:rPr>
                <w:rFonts w:ascii="Vani" w:cs="Vani" w:eastAsia="Vani" w:hAnsi="Vani"/>
                <w:b w:val="1"/>
                <w:bCs w:val="1"/>
              </w:rPr>
            </w:pPr>
            <w:r w:rsidDel="00000000" w:rsidR="00000000" w:rsidRPr="00000000">
              <w:rPr>
                <w:rFonts w:ascii="Vani" w:cs="Vani" w:eastAsia="Vani" w:hAnsi="Vani"/>
                <w:b w:val="1"/>
                <w:bCs w:val="1"/>
                <w:rtl w:val="0"/>
              </w:rPr>
              <w:t xml:space="preserve">పిల్లి</w:t>
            </w:r>
          </w:p>
        </w:tc>
        <w:tc>
          <w:tcPr>
            <w:vAlign w:val="center"/>
          </w:tcPr>
          <w:p w:rsidR="00000000" w:rsidDel="00000000" w:rsidP="00000000" w:rsidRDefault="00000000" w:rsidRPr="00000000" w14:paraId="00000410">
            <w:pPr>
              <w:rPr>
                <w:rFonts w:ascii="Vani" w:cs="Vani" w:eastAsia="Vani" w:hAnsi="Vani"/>
                <w:b w:val="1"/>
                <w:bCs w:val="1"/>
              </w:rPr>
            </w:pPr>
            <w:r w:rsidDel="00000000" w:rsidR="00000000" w:rsidRPr="00000000">
              <w:rPr>
                <w:rFonts w:ascii="Vani" w:cs="Vani" w:eastAsia="Vani" w:hAnsi="Vani"/>
                <w:b w:val="1"/>
                <w:bCs w:val="1"/>
                <w:rtl w:val="0"/>
              </w:rPr>
              <w:t xml:space="preserve">మార్జాలము</w:t>
            </w:r>
          </w:p>
        </w:tc>
        <w:tc>
          <w:tcPr>
            <w:vAlign w:val="center"/>
          </w:tcPr>
          <w:p w:rsidR="00000000" w:rsidDel="00000000" w:rsidP="00000000" w:rsidRDefault="00000000" w:rsidRPr="00000000" w14:paraId="00000411">
            <w:pPr>
              <w:rPr>
                <w:rFonts w:ascii="Vani" w:cs="Vani" w:eastAsia="Vani" w:hAnsi="Vani"/>
                <w:b w:val="1"/>
                <w:bCs w:val="1"/>
              </w:rPr>
            </w:pPr>
            <w:r w:rsidDel="00000000" w:rsidR="00000000" w:rsidRPr="00000000">
              <w:rPr>
                <w:rFonts w:ascii="Vani" w:cs="Vani" w:eastAsia="Vani" w:hAnsi="Vani"/>
                <w:b w:val="1"/>
                <w:bCs w:val="1"/>
                <w:rtl w:val="0"/>
              </w:rPr>
              <w:t xml:space="preserve">The cat</w:t>
            </w:r>
          </w:p>
        </w:tc>
      </w:tr>
      <w:tr>
        <w:trPr>
          <w:cantSplit w:val="0"/>
          <w:tblHeader w:val="0"/>
        </w:trPr>
        <w:tc>
          <w:tcPr>
            <w:vAlign w:val="center"/>
          </w:tcPr>
          <w:p w:rsidR="00000000" w:rsidDel="00000000" w:rsidP="00000000" w:rsidRDefault="00000000" w:rsidRPr="00000000" w14:paraId="00000412">
            <w:pPr>
              <w:rPr>
                <w:rFonts w:ascii="Vani" w:cs="Vani" w:eastAsia="Vani" w:hAnsi="Vani"/>
                <w:b w:val="1"/>
                <w:bCs w:val="1"/>
              </w:rPr>
            </w:pPr>
            <w:r w:rsidDel="00000000" w:rsidR="00000000" w:rsidRPr="00000000">
              <w:rPr>
                <w:rFonts w:ascii="Vani" w:cs="Vani" w:eastAsia="Vani" w:hAnsi="Vani"/>
                <w:b w:val="1"/>
                <w:bCs w:val="1"/>
                <w:rtl w:val="0"/>
              </w:rPr>
              <w:t xml:space="preserve">యెలుకను</w:t>
            </w:r>
          </w:p>
        </w:tc>
        <w:tc>
          <w:tcPr>
            <w:vAlign w:val="center"/>
          </w:tcPr>
          <w:p w:rsidR="00000000" w:rsidDel="00000000" w:rsidP="00000000" w:rsidRDefault="00000000" w:rsidRPr="00000000" w14:paraId="00000413">
            <w:pPr>
              <w:rPr>
                <w:rFonts w:ascii="Vani" w:cs="Vani" w:eastAsia="Vani" w:hAnsi="Vani"/>
                <w:b w:val="1"/>
                <w:bCs w:val="1"/>
              </w:rPr>
            </w:pPr>
            <w:r w:rsidDel="00000000" w:rsidR="00000000" w:rsidRPr="00000000">
              <w:rPr>
                <w:rFonts w:ascii="Vani" w:cs="Vani" w:eastAsia="Vani" w:hAnsi="Vani"/>
                <w:b w:val="1"/>
                <w:bCs w:val="1"/>
                <w:rtl w:val="0"/>
              </w:rPr>
              <w:t xml:space="preserve">మూషికమును</w:t>
            </w:r>
          </w:p>
        </w:tc>
        <w:tc>
          <w:tcPr>
            <w:vAlign w:val="center"/>
          </w:tcPr>
          <w:p w:rsidR="00000000" w:rsidDel="00000000" w:rsidP="00000000" w:rsidRDefault="00000000" w:rsidRPr="00000000" w14:paraId="00000414">
            <w:pPr>
              <w:rPr>
                <w:rFonts w:ascii="Vani" w:cs="Vani" w:eastAsia="Vani" w:hAnsi="Vani"/>
                <w:b w:val="1"/>
                <w:bCs w:val="1"/>
              </w:rPr>
            </w:pPr>
            <w:r w:rsidDel="00000000" w:rsidR="00000000" w:rsidRPr="00000000">
              <w:rPr>
                <w:rFonts w:ascii="Vani" w:cs="Vani" w:eastAsia="Vani" w:hAnsi="Vani"/>
                <w:b w:val="1"/>
                <w:bCs w:val="1"/>
                <w:rtl w:val="0"/>
              </w:rPr>
              <w:t xml:space="preserve">The mouse (object)</w:t>
            </w:r>
          </w:p>
        </w:tc>
      </w:tr>
      <w:tr>
        <w:trPr>
          <w:cantSplit w:val="0"/>
          <w:tblHeader w:val="0"/>
        </w:trPr>
        <w:tc>
          <w:tcPr>
            <w:vAlign w:val="center"/>
          </w:tcPr>
          <w:p w:rsidR="00000000" w:rsidDel="00000000" w:rsidP="00000000" w:rsidRDefault="00000000" w:rsidRPr="00000000" w14:paraId="00000415">
            <w:pPr>
              <w:rPr>
                <w:rFonts w:ascii="Vani" w:cs="Vani" w:eastAsia="Vani" w:hAnsi="Vani"/>
                <w:b w:val="1"/>
                <w:bCs w:val="1"/>
              </w:rPr>
            </w:pPr>
            <w:r w:rsidDel="00000000" w:rsidR="00000000" w:rsidRPr="00000000">
              <w:rPr>
                <w:rFonts w:ascii="Vani" w:cs="Vani" w:eastAsia="Vani" w:hAnsi="Vani"/>
                <w:b w:val="1"/>
                <w:bCs w:val="1"/>
                <w:rtl w:val="0"/>
              </w:rPr>
              <w:t xml:space="preserve">బిలిచి</w:t>
            </w:r>
          </w:p>
        </w:tc>
        <w:tc>
          <w:tcPr>
            <w:vAlign w:val="center"/>
          </w:tcPr>
          <w:p w:rsidR="00000000" w:rsidDel="00000000" w:rsidP="00000000" w:rsidRDefault="00000000" w:rsidRPr="00000000" w14:paraId="00000416">
            <w:pPr>
              <w:rPr>
                <w:rFonts w:ascii="Vani" w:cs="Vani" w:eastAsia="Vani" w:hAnsi="Vani"/>
                <w:b w:val="1"/>
                <w:bCs w:val="1"/>
              </w:rPr>
            </w:pPr>
            <w:r w:rsidDel="00000000" w:rsidR="00000000" w:rsidRPr="00000000">
              <w:rPr>
                <w:rFonts w:ascii="Vani" w:cs="Vani" w:eastAsia="Vani" w:hAnsi="Vani"/>
                <w:b w:val="1"/>
                <w:bCs w:val="1"/>
                <w:rtl w:val="0"/>
              </w:rPr>
              <w:t xml:space="preserve">పిలిచి</w:t>
            </w:r>
          </w:p>
        </w:tc>
        <w:tc>
          <w:tcPr>
            <w:vAlign w:val="center"/>
          </w:tcPr>
          <w:p w:rsidR="00000000" w:rsidDel="00000000" w:rsidP="00000000" w:rsidRDefault="00000000" w:rsidRPr="00000000" w14:paraId="00000417">
            <w:pPr>
              <w:rPr>
                <w:rFonts w:ascii="Vani" w:cs="Vani" w:eastAsia="Vani" w:hAnsi="Vani"/>
                <w:b w:val="1"/>
                <w:bCs w:val="1"/>
              </w:rPr>
            </w:pPr>
            <w:r w:rsidDel="00000000" w:rsidR="00000000" w:rsidRPr="00000000">
              <w:rPr>
                <w:rFonts w:ascii="Vani" w:cs="Vani" w:eastAsia="Vani" w:hAnsi="Vani"/>
                <w:b w:val="1"/>
                <w:bCs w:val="1"/>
                <w:rtl w:val="0"/>
              </w:rPr>
              <w:t xml:space="preserve">Having called</w:t>
            </w:r>
          </w:p>
        </w:tc>
      </w:tr>
      <w:tr>
        <w:trPr>
          <w:cantSplit w:val="0"/>
          <w:tblHeader w:val="0"/>
        </w:trPr>
        <w:tc>
          <w:tcPr>
            <w:vAlign w:val="center"/>
          </w:tcPr>
          <w:p w:rsidR="00000000" w:rsidDel="00000000" w:rsidP="00000000" w:rsidRDefault="00000000" w:rsidRPr="00000000" w14:paraId="00000418">
            <w:pPr>
              <w:rPr>
                <w:rFonts w:ascii="Vani" w:cs="Vani" w:eastAsia="Vani" w:hAnsi="Vani"/>
                <w:b w:val="1"/>
                <w:bCs w:val="1"/>
              </w:rPr>
            </w:pPr>
            <w:r w:rsidDel="00000000" w:rsidR="00000000" w:rsidRPr="00000000">
              <w:rPr>
                <w:rFonts w:ascii="Vani" w:cs="Vani" w:eastAsia="Vani" w:hAnsi="Vani"/>
                <w:b w:val="1"/>
                <w:bCs w:val="1"/>
                <w:rtl w:val="0"/>
              </w:rPr>
              <w:t xml:space="preserve">మిత్రమా</w:t>
            </w:r>
          </w:p>
        </w:tc>
        <w:tc>
          <w:tcPr>
            <w:vAlign w:val="center"/>
          </w:tcPr>
          <w:p w:rsidR="00000000" w:rsidDel="00000000" w:rsidP="00000000" w:rsidRDefault="00000000" w:rsidRPr="00000000" w14:paraId="00000419">
            <w:pPr>
              <w:rPr>
                <w:rFonts w:ascii="Vani" w:cs="Vani" w:eastAsia="Vani" w:hAnsi="Vani"/>
                <w:b w:val="1"/>
                <w:bCs w:val="1"/>
              </w:rPr>
            </w:pPr>
            <w:r w:rsidDel="00000000" w:rsidR="00000000" w:rsidRPr="00000000">
              <w:rPr>
                <w:rFonts w:ascii="Vani" w:cs="Vani" w:eastAsia="Vani" w:hAnsi="Vani"/>
                <w:b w:val="1"/>
                <w:bCs w:val="1"/>
                <w:rtl w:val="0"/>
              </w:rPr>
              <w:t xml:space="preserve">ఓ స్నేహితుడా</w:t>
            </w:r>
          </w:p>
        </w:tc>
        <w:tc>
          <w:tcPr>
            <w:vAlign w:val="center"/>
          </w:tcPr>
          <w:p w:rsidR="00000000" w:rsidDel="00000000" w:rsidP="00000000" w:rsidRDefault="00000000" w:rsidRPr="00000000" w14:paraId="0000041A">
            <w:pPr>
              <w:rPr>
                <w:rFonts w:ascii="Vani" w:cs="Vani" w:eastAsia="Vani" w:hAnsi="Vani"/>
                <w:b w:val="1"/>
                <w:bCs w:val="1"/>
              </w:rPr>
            </w:pPr>
            <w:r w:rsidDel="00000000" w:rsidR="00000000" w:rsidRPr="00000000">
              <w:rPr>
                <w:rFonts w:ascii="Vani" w:cs="Vani" w:eastAsia="Vani" w:hAnsi="Vani"/>
                <w:b w:val="1"/>
                <w:bCs w:val="1"/>
                <w:rtl w:val="0"/>
              </w:rPr>
              <w:t xml:space="preserve">Oh friend</w:t>
            </w:r>
          </w:p>
        </w:tc>
      </w:tr>
      <w:tr>
        <w:trPr>
          <w:cantSplit w:val="0"/>
          <w:tblHeader w:val="0"/>
        </w:trPr>
        <w:tc>
          <w:tcPr>
            <w:vAlign w:val="center"/>
          </w:tcPr>
          <w:p w:rsidR="00000000" w:rsidDel="00000000" w:rsidP="00000000" w:rsidRDefault="00000000" w:rsidRPr="00000000" w14:paraId="0000041B">
            <w:pPr>
              <w:rPr>
                <w:rFonts w:ascii="Vani" w:cs="Vani" w:eastAsia="Vani" w:hAnsi="Vani"/>
                <w:b w:val="1"/>
                <w:bCs w:val="1"/>
              </w:rPr>
            </w:pPr>
            <w:r w:rsidDel="00000000" w:rsidR="00000000" w:rsidRPr="00000000">
              <w:rPr>
                <w:rFonts w:ascii="Vani" w:cs="Vani" w:eastAsia="Vani" w:hAnsi="Vani"/>
                <w:b w:val="1"/>
                <w:bCs w:val="1"/>
                <w:rtl w:val="0"/>
              </w:rPr>
              <w:t xml:space="preserve">మనము</w:t>
            </w:r>
          </w:p>
        </w:tc>
        <w:tc>
          <w:tcPr>
            <w:vAlign w:val="center"/>
          </w:tcPr>
          <w:p w:rsidR="00000000" w:rsidDel="00000000" w:rsidP="00000000" w:rsidRDefault="00000000" w:rsidRPr="00000000" w14:paraId="0000041C">
            <w:pPr>
              <w:rPr>
                <w:rFonts w:ascii="Vani" w:cs="Vani" w:eastAsia="Vani" w:hAnsi="Vani"/>
                <w:b w:val="1"/>
                <w:bCs w:val="1"/>
              </w:rPr>
            </w:pPr>
            <w:r w:rsidDel="00000000" w:rsidR="00000000" w:rsidRPr="00000000">
              <w:rPr>
                <w:rFonts w:ascii="Vani" w:cs="Vani" w:eastAsia="Vani" w:hAnsi="Vani"/>
                <w:b w:val="1"/>
                <w:bCs w:val="1"/>
                <w:rtl w:val="0"/>
              </w:rPr>
              <w:t xml:space="preserve">మనము</w:t>
            </w:r>
          </w:p>
        </w:tc>
        <w:tc>
          <w:tcPr>
            <w:vAlign w:val="center"/>
          </w:tcPr>
          <w:p w:rsidR="00000000" w:rsidDel="00000000" w:rsidP="00000000" w:rsidRDefault="00000000" w:rsidRPr="00000000" w14:paraId="0000041D">
            <w:pPr>
              <w:rPr>
                <w:rFonts w:ascii="Vani" w:cs="Vani" w:eastAsia="Vani" w:hAnsi="Vani"/>
                <w:b w:val="1"/>
                <w:bCs w:val="1"/>
              </w:rPr>
            </w:pPr>
            <w:r w:rsidDel="00000000" w:rsidR="00000000" w:rsidRPr="00000000">
              <w:rPr>
                <w:rFonts w:ascii="Vani" w:cs="Vani" w:eastAsia="Vani" w:hAnsi="Vani"/>
                <w:b w:val="1"/>
                <w:bCs w:val="1"/>
                <w:rtl w:val="0"/>
              </w:rPr>
              <w:t xml:space="preserve">We</w:t>
            </w:r>
          </w:p>
        </w:tc>
      </w:tr>
      <w:tr>
        <w:trPr>
          <w:cantSplit w:val="0"/>
          <w:tblHeader w:val="0"/>
        </w:trPr>
        <w:tc>
          <w:tcPr>
            <w:vAlign w:val="center"/>
          </w:tcPr>
          <w:p w:rsidR="00000000" w:rsidDel="00000000" w:rsidP="00000000" w:rsidRDefault="00000000" w:rsidRPr="00000000" w14:paraId="0000041E">
            <w:pPr>
              <w:rPr>
                <w:rFonts w:ascii="Vani" w:cs="Vani" w:eastAsia="Vani" w:hAnsi="Vani"/>
                <w:b w:val="1"/>
                <w:bCs w:val="1"/>
              </w:rPr>
            </w:pPr>
            <w:r w:rsidDel="00000000" w:rsidR="00000000" w:rsidRPr="00000000">
              <w:rPr>
                <w:rFonts w:ascii="Vani" w:cs="Vani" w:eastAsia="Vani" w:hAnsi="Vani"/>
                <w:b w:val="1"/>
                <w:bCs w:val="1"/>
                <w:rtl w:val="0"/>
              </w:rPr>
              <w:t xml:space="preserve">ప్రాణసఖులమైతిమి (ప్రాణసఖులము + ఐతిమి)</w:t>
            </w:r>
          </w:p>
        </w:tc>
        <w:tc>
          <w:tcPr>
            <w:vAlign w:val="center"/>
          </w:tcPr>
          <w:p w:rsidR="00000000" w:rsidDel="00000000" w:rsidP="00000000" w:rsidRDefault="00000000" w:rsidRPr="00000000" w14:paraId="0000041F">
            <w:pPr>
              <w:rPr>
                <w:rFonts w:ascii="Vani" w:cs="Vani" w:eastAsia="Vani" w:hAnsi="Vani"/>
                <w:b w:val="1"/>
                <w:bCs w:val="1"/>
              </w:rPr>
            </w:pPr>
            <w:r w:rsidDel="00000000" w:rsidR="00000000" w:rsidRPr="00000000">
              <w:rPr>
                <w:rFonts w:ascii="Vani" w:cs="Vani" w:eastAsia="Vani" w:hAnsi="Vani"/>
                <w:b w:val="1"/>
                <w:bCs w:val="1"/>
                <w:rtl w:val="0"/>
              </w:rPr>
              <w:t xml:space="preserve">ప్రాణ స్నేహితులమయ్యాము</w:t>
            </w:r>
          </w:p>
        </w:tc>
        <w:tc>
          <w:tcPr>
            <w:vAlign w:val="center"/>
          </w:tcPr>
          <w:p w:rsidR="00000000" w:rsidDel="00000000" w:rsidP="00000000" w:rsidRDefault="00000000" w:rsidRPr="00000000" w14:paraId="00000420">
            <w:pPr>
              <w:rPr>
                <w:rFonts w:ascii="Vani" w:cs="Vani" w:eastAsia="Vani" w:hAnsi="Vani"/>
                <w:b w:val="1"/>
                <w:bCs w:val="1"/>
              </w:rPr>
            </w:pPr>
            <w:r w:rsidDel="00000000" w:rsidR="00000000" w:rsidRPr="00000000">
              <w:rPr>
                <w:rFonts w:ascii="Vani" w:cs="Vani" w:eastAsia="Vani" w:hAnsi="Vani"/>
                <w:b w:val="1"/>
                <w:bCs w:val="1"/>
                <w:rtl w:val="0"/>
              </w:rPr>
              <w:t xml:space="preserve">Became dear friends / soulmates</w:t>
            </w:r>
          </w:p>
        </w:tc>
      </w:tr>
      <w:tr>
        <w:trPr>
          <w:cantSplit w:val="0"/>
          <w:tblHeader w:val="0"/>
        </w:trPr>
        <w:tc>
          <w:tcPr>
            <w:vAlign w:val="center"/>
          </w:tcPr>
          <w:p w:rsidR="00000000" w:rsidDel="00000000" w:rsidP="00000000" w:rsidRDefault="00000000" w:rsidRPr="00000000" w14:paraId="00000421">
            <w:pPr>
              <w:rPr>
                <w:rFonts w:ascii="Vani" w:cs="Vani" w:eastAsia="Vani" w:hAnsi="Vani"/>
                <w:b w:val="1"/>
                <w:bCs w:val="1"/>
              </w:rPr>
            </w:pPr>
            <w:r w:rsidDel="00000000" w:rsidR="00000000" w:rsidRPr="00000000">
              <w:rPr>
                <w:rFonts w:ascii="Vani" w:cs="Vani" w:eastAsia="Vani" w:hAnsi="Vani"/>
                <w:b w:val="1"/>
                <w:bCs w:val="1"/>
                <w:rtl w:val="0"/>
              </w:rPr>
              <w:t xml:space="preserve">ఇరువురము</w:t>
            </w:r>
          </w:p>
        </w:tc>
        <w:tc>
          <w:tcPr>
            <w:vAlign w:val="center"/>
          </w:tcPr>
          <w:p w:rsidR="00000000" w:rsidDel="00000000" w:rsidP="00000000" w:rsidRDefault="00000000" w:rsidRPr="00000000" w14:paraId="00000422">
            <w:pPr>
              <w:rPr>
                <w:rFonts w:ascii="Vani" w:cs="Vani" w:eastAsia="Vani" w:hAnsi="Vani"/>
                <w:b w:val="1"/>
                <w:bCs w:val="1"/>
              </w:rPr>
            </w:pPr>
            <w:r w:rsidDel="00000000" w:rsidR="00000000" w:rsidRPr="00000000">
              <w:rPr>
                <w:rFonts w:ascii="Vani" w:cs="Vani" w:eastAsia="Vani" w:hAnsi="Vani"/>
                <w:b w:val="1"/>
                <w:bCs w:val="1"/>
                <w:rtl w:val="0"/>
              </w:rPr>
              <w:t xml:space="preserve">ఇద్దరము</w:t>
            </w:r>
          </w:p>
        </w:tc>
        <w:tc>
          <w:tcPr>
            <w:vAlign w:val="center"/>
          </w:tcPr>
          <w:p w:rsidR="00000000" w:rsidDel="00000000" w:rsidP="00000000" w:rsidRDefault="00000000" w:rsidRPr="00000000" w14:paraId="00000423">
            <w:pPr>
              <w:rPr>
                <w:rFonts w:ascii="Vani" w:cs="Vani" w:eastAsia="Vani" w:hAnsi="Vani"/>
                <w:b w:val="1"/>
                <w:bCs w:val="1"/>
              </w:rPr>
            </w:pPr>
            <w:r w:rsidDel="00000000" w:rsidR="00000000" w:rsidRPr="00000000">
              <w:rPr>
                <w:rFonts w:ascii="Vani" w:cs="Vani" w:eastAsia="Vani" w:hAnsi="Vani"/>
                <w:b w:val="1"/>
                <w:bCs w:val="1"/>
                <w:rtl w:val="0"/>
              </w:rPr>
              <w:t xml:space="preserve">Both of us</w:t>
            </w:r>
          </w:p>
        </w:tc>
      </w:tr>
      <w:tr>
        <w:trPr>
          <w:cantSplit w:val="0"/>
          <w:tblHeader w:val="0"/>
        </w:trPr>
        <w:tc>
          <w:tcPr>
            <w:vAlign w:val="center"/>
          </w:tcPr>
          <w:p w:rsidR="00000000" w:rsidDel="00000000" w:rsidP="00000000" w:rsidRDefault="00000000" w:rsidRPr="00000000" w14:paraId="00000424">
            <w:pPr>
              <w:rPr>
                <w:rFonts w:ascii="Vani" w:cs="Vani" w:eastAsia="Vani" w:hAnsi="Vani"/>
                <w:b w:val="1"/>
                <w:bCs w:val="1"/>
              </w:rPr>
            </w:pPr>
            <w:r w:rsidDel="00000000" w:rsidR="00000000" w:rsidRPr="00000000">
              <w:rPr>
                <w:rFonts w:ascii="Vani" w:cs="Vani" w:eastAsia="Vani" w:hAnsi="Vani"/>
                <w:b w:val="1"/>
                <w:bCs w:val="1"/>
                <w:rtl w:val="0"/>
              </w:rPr>
              <w:t xml:space="preserve">కలసిమెలసి</w:t>
            </w:r>
          </w:p>
        </w:tc>
        <w:tc>
          <w:tcPr>
            <w:vAlign w:val="center"/>
          </w:tcPr>
          <w:p w:rsidR="00000000" w:rsidDel="00000000" w:rsidP="00000000" w:rsidRDefault="00000000" w:rsidRPr="00000000" w14:paraId="00000425">
            <w:pPr>
              <w:rPr>
                <w:rFonts w:ascii="Vani" w:cs="Vani" w:eastAsia="Vani" w:hAnsi="Vani"/>
                <w:b w:val="1"/>
                <w:bCs w:val="1"/>
              </w:rPr>
            </w:pPr>
            <w:r w:rsidDel="00000000" w:rsidR="00000000" w:rsidRPr="00000000">
              <w:rPr>
                <w:rFonts w:ascii="Vani" w:cs="Vani" w:eastAsia="Vani" w:hAnsi="Vani"/>
                <w:b w:val="1"/>
                <w:bCs w:val="1"/>
                <w:rtl w:val="0"/>
              </w:rPr>
              <w:t xml:space="preserve">కలిసిపోయి</w:t>
            </w:r>
          </w:p>
        </w:tc>
        <w:tc>
          <w:tcPr>
            <w:vAlign w:val="center"/>
          </w:tcPr>
          <w:p w:rsidR="00000000" w:rsidDel="00000000" w:rsidP="00000000" w:rsidRDefault="00000000" w:rsidRPr="00000000" w14:paraId="00000426">
            <w:pPr>
              <w:rPr>
                <w:rFonts w:ascii="Vani" w:cs="Vani" w:eastAsia="Vani" w:hAnsi="Vani"/>
                <w:b w:val="1"/>
                <w:bCs w:val="1"/>
              </w:rPr>
            </w:pPr>
            <w:r w:rsidDel="00000000" w:rsidR="00000000" w:rsidRPr="00000000">
              <w:rPr>
                <w:rFonts w:ascii="Vani" w:cs="Vani" w:eastAsia="Vani" w:hAnsi="Vani"/>
                <w:b w:val="1"/>
                <w:bCs w:val="1"/>
                <w:rtl w:val="0"/>
              </w:rPr>
              <w:t xml:space="preserve">Together / Unified</w:t>
            </w:r>
          </w:p>
        </w:tc>
      </w:tr>
      <w:tr>
        <w:trPr>
          <w:cantSplit w:val="0"/>
          <w:tblHeader w:val="0"/>
        </w:trPr>
        <w:tc>
          <w:tcPr>
            <w:vAlign w:val="center"/>
          </w:tcPr>
          <w:p w:rsidR="00000000" w:rsidDel="00000000" w:rsidP="00000000" w:rsidRDefault="00000000" w:rsidRPr="00000000" w14:paraId="00000427">
            <w:pPr>
              <w:rPr>
                <w:rFonts w:ascii="Vani" w:cs="Vani" w:eastAsia="Vani" w:hAnsi="Vani"/>
                <w:b w:val="1"/>
                <w:bCs w:val="1"/>
              </w:rPr>
            </w:pPr>
            <w:r w:rsidDel="00000000" w:rsidR="00000000" w:rsidRPr="00000000">
              <w:rPr>
                <w:rFonts w:ascii="Vani" w:cs="Vani" w:eastAsia="Vani" w:hAnsi="Vani"/>
                <w:b w:val="1"/>
                <w:bCs w:val="1"/>
                <w:rtl w:val="0"/>
              </w:rPr>
              <w:t xml:space="preserve">యుండక (ఉండక)</w:t>
            </w:r>
          </w:p>
        </w:tc>
        <w:tc>
          <w:tcPr>
            <w:vAlign w:val="center"/>
          </w:tcPr>
          <w:p w:rsidR="00000000" w:rsidDel="00000000" w:rsidP="00000000" w:rsidRDefault="00000000" w:rsidRPr="00000000" w14:paraId="00000428">
            <w:pPr>
              <w:rPr>
                <w:rFonts w:ascii="Vani" w:cs="Vani" w:eastAsia="Vani" w:hAnsi="Vani"/>
                <w:b w:val="1"/>
                <w:bCs w:val="1"/>
              </w:rPr>
            </w:pPr>
            <w:r w:rsidDel="00000000" w:rsidR="00000000" w:rsidRPr="00000000">
              <w:rPr>
                <w:rFonts w:ascii="Vani" w:cs="Vani" w:eastAsia="Vani" w:hAnsi="Vani"/>
                <w:b w:val="1"/>
                <w:bCs w:val="1"/>
                <w:rtl w:val="0"/>
              </w:rPr>
              <w:t xml:space="preserve">ఉండకుండా</w:t>
            </w:r>
          </w:p>
        </w:tc>
        <w:tc>
          <w:tcPr>
            <w:vAlign w:val="center"/>
          </w:tcPr>
          <w:p w:rsidR="00000000" w:rsidDel="00000000" w:rsidP="00000000" w:rsidRDefault="00000000" w:rsidRPr="00000000" w14:paraId="00000429">
            <w:pPr>
              <w:rPr>
                <w:rFonts w:ascii="Vani" w:cs="Vani" w:eastAsia="Vani" w:hAnsi="Vani"/>
                <w:b w:val="1"/>
                <w:bCs w:val="1"/>
              </w:rPr>
            </w:pPr>
            <w:r w:rsidDel="00000000" w:rsidR="00000000" w:rsidRPr="00000000">
              <w:rPr>
                <w:rFonts w:ascii="Vani" w:cs="Vani" w:eastAsia="Vani" w:hAnsi="Vani"/>
                <w:b w:val="1"/>
                <w:bCs w:val="1"/>
                <w:rtl w:val="0"/>
              </w:rPr>
              <w:t xml:space="preserve">Without staying</w:t>
            </w:r>
          </w:p>
        </w:tc>
      </w:tr>
      <w:tr>
        <w:trPr>
          <w:cantSplit w:val="0"/>
          <w:tblHeader w:val="0"/>
        </w:trPr>
        <w:tc>
          <w:tcPr>
            <w:vAlign w:val="center"/>
          </w:tcPr>
          <w:p w:rsidR="00000000" w:rsidDel="00000000" w:rsidP="00000000" w:rsidRDefault="00000000" w:rsidRPr="00000000" w14:paraId="0000042A">
            <w:pPr>
              <w:rPr>
                <w:rFonts w:ascii="Vani" w:cs="Vani" w:eastAsia="Vani" w:hAnsi="Vani"/>
                <w:b w:val="1"/>
                <w:bCs w:val="1"/>
              </w:rPr>
            </w:pPr>
            <w:r w:rsidDel="00000000" w:rsidR="00000000" w:rsidRPr="00000000">
              <w:rPr>
                <w:rFonts w:ascii="Vani" w:cs="Vani" w:eastAsia="Vani" w:hAnsi="Vani"/>
                <w:b w:val="1"/>
                <w:bCs w:val="1"/>
                <w:rtl w:val="0"/>
              </w:rPr>
              <w:t xml:space="preserve">తొలఁగియుండుట</w:t>
            </w:r>
          </w:p>
        </w:tc>
        <w:tc>
          <w:tcPr>
            <w:vAlign w:val="center"/>
          </w:tcPr>
          <w:p w:rsidR="00000000" w:rsidDel="00000000" w:rsidP="00000000" w:rsidRDefault="00000000" w:rsidRPr="00000000" w14:paraId="0000042B">
            <w:pPr>
              <w:rPr>
                <w:rFonts w:ascii="Vani" w:cs="Vani" w:eastAsia="Vani" w:hAnsi="Vani"/>
                <w:b w:val="1"/>
                <w:bCs w:val="1"/>
              </w:rPr>
            </w:pPr>
            <w:r w:rsidDel="00000000" w:rsidR="00000000" w:rsidRPr="00000000">
              <w:rPr>
                <w:rFonts w:ascii="Vani" w:cs="Vani" w:eastAsia="Vani" w:hAnsi="Vani"/>
                <w:b w:val="1"/>
                <w:bCs w:val="1"/>
                <w:rtl w:val="0"/>
              </w:rPr>
              <w:t xml:space="preserve">విడివిడిగా ఉండటం</w:t>
            </w:r>
          </w:p>
        </w:tc>
        <w:tc>
          <w:tcPr>
            <w:vAlign w:val="center"/>
          </w:tcPr>
          <w:p w:rsidR="00000000" w:rsidDel="00000000" w:rsidP="00000000" w:rsidRDefault="00000000" w:rsidRPr="00000000" w14:paraId="0000042C">
            <w:pPr>
              <w:rPr>
                <w:rFonts w:ascii="Vani" w:cs="Vani" w:eastAsia="Vani" w:hAnsi="Vani"/>
                <w:b w:val="1"/>
                <w:bCs w:val="1"/>
              </w:rPr>
            </w:pPr>
            <w:r w:rsidDel="00000000" w:rsidR="00000000" w:rsidRPr="00000000">
              <w:rPr>
                <w:rFonts w:ascii="Vani" w:cs="Vani" w:eastAsia="Vani" w:hAnsi="Vani"/>
                <w:b w:val="1"/>
                <w:bCs w:val="1"/>
                <w:rtl w:val="0"/>
              </w:rPr>
              <w:t xml:space="preserve">Staying away / separated</w:t>
            </w:r>
          </w:p>
        </w:tc>
      </w:tr>
      <w:tr>
        <w:trPr>
          <w:cantSplit w:val="0"/>
          <w:tblHeader w:val="0"/>
        </w:trPr>
        <w:tc>
          <w:tcPr>
            <w:vAlign w:val="center"/>
          </w:tcPr>
          <w:p w:rsidR="00000000" w:rsidDel="00000000" w:rsidP="00000000" w:rsidRDefault="00000000" w:rsidRPr="00000000" w14:paraId="0000042D">
            <w:pPr>
              <w:rPr>
                <w:rFonts w:ascii="Vani" w:cs="Vani" w:eastAsia="Vani" w:hAnsi="Vani"/>
                <w:b w:val="1"/>
                <w:bCs w:val="1"/>
              </w:rPr>
            </w:pPr>
            <w:r w:rsidDel="00000000" w:rsidR="00000000" w:rsidRPr="00000000">
              <w:rPr>
                <w:rFonts w:ascii="Vani" w:cs="Vani" w:eastAsia="Vani" w:hAnsi="Vani"/>
                <w:b w:val="1"/>
                <w:bCs w:val="1"/>
                <w:rtl w:val="0"/>
              </w:rPr>
              <w:t xml:space="preserve">మంచిది కాదు</w:t>
            </w:r>
          </w:p>
        </w:tc>
        <w:tc>
          <w:tcPr>
            <w:vAlign w:val="center"/>
          </w:tcPr>
          <w:p w:rsidR="00000000" w:rsidDel="00000000" w:rsidP="00000000" w:rsidRDefault="00000000" w:rsidRPr="00000000" w14:paraId="0000042E">
            <w:pPr>
              <w:rPr>
                <w:rFonts w:ascii="Vani" w:cs="Vani" w:eastAsia="Vani" w:hAnsi="Vani"/>
                <w:b w:val="1"/>
                <w:bCs w:val="1"/>
              </w:rPr>
            </w:pPr>
            <w:r w:rsidDel="00000000" w:rsidR="00000000" w:rsidRPr="00000000">
              <w:rPr>
                <w:rFonts w:ascii="Vani" w:cs="Vani" w:eastAsia="Vani" w:hAnsi="Vani"/>
                <w:b w:val="1"/>
                <w:bCs w:val="1"/>
                <w:rtl w:val="0"/>
              </w:rPr>
              <w:t xml:space="preserve">శ్రేయస్కరం కాదు</w:t>
            </w:r>
          </w:p>
        </w:tc>
        <w:tc>
          <w:tcPr>
            <w:vAlign w:val="center"/>
          </w:tcPr>
          <w:p w:rsidR="00000000" w:rsidDel="00000000" w:rsidP="00000000" w:rsidRDefault="00000000" w:rsidRPr="00000000" w14:paraId="0000042F">
            <w:pPr>
              <w:rPr>
                <w:rFonts w:ascii="Vani" w:cs="Vani" w:eastAsia="Vani" w:hAnsi="Vani"/>
                <w:b w:val="1"/>
                <w:bCs w:val="1"/>
              </w:rPr>
            </w:pPr>
            <w:r w:rsidDel="00000000" w:rsidR="00000000" w:rsidRPr="00000000">
              <w:rPr>
                <w:rFonts w:ascii="Vani" w:cs="Vani" w:eastAsia="Vani" w:hAnsi="Vani"/>
                <w:b w:val="1"/>
                <w:bCs w:val="1"/>
                <w:rtl w:val="0"/>
              </w:rPr>
              <w:t xml:space="preserve">Not good</w:t>
            </w:r>
          </w:p>
        </w:tc>
      </w:tr>
      <w:tr>
        <w:trPr>
          <w:cantSplit w:val="0"/>
          <w:tblHeader w:val="0"/>
        </w:trPr>
        <w:tc>
          <w:tcPr>
            <w:vAlign w:val="center"/>
          </w:tcPr>
          <w:p w:rsidR="00000000" w:rsidDel="00000000" w:rsidP="00000000" w:rsidRDefault="00000000" w:rsidRPr="00000000" w14:paraId="00000430">
            <w:pPr>
              <w:rPr>
                <w:rFonts w:ascii="Vani" w:cs="Vani" w:eastAsia="Vani" w:hAnsi="Vani"/>
                <w:b w:val="1"/>
                <w:bCs w:val="1"/>
              </w:rPr>
            </w:pPr>
            <w:r w:rsidDel="00000000" w:rsidR="00000000" w:rsidRPr="00000000">
              <w:rPr>
                <w:rFonts w:ascii="Vani" w:cs="Vani" w:eastAsia="Vani" w:hAnsi="Vani"/>
                <w:b w:val="1"/>
                <w:bCs w:val="1"/>
                <w:rtl w:val="0"/>
              </w:rPr>
              <w:t xml:space="preserve">నాకడజేరి</w:t>
            </w:r>
          </w:p>
        </w:tc>
        <w:tc>
          <w:tcPr>
            <w:vAlign w:val="center"/>
          </w:tcPr>
          <w:p w:rsidR="00000000" w:rsidDel="00000000" w:rsidP="00000000" w:rsidRDefault="00000000" w:rsidRPr="00000000" w14:paraId="00000431">
            <w:pPr>
              <w:rPr>
                <w:rFonts w:ascii="Vani" w:cs="Vani" w:eastAsia="Vani" w:hAnsi="Vani"/>
                <w:b w:val="1"/>
                <w:bCs w:val="1"/>
              </w:rPr>
            </w:pPr>
            <w:r w:rsidDel="00000000" w:rsidR="00000000" w:rsidRPr="00000000">
              <w:rPr>
                <w:rFonts w:ascii="Vani" w:cs="Vani" w:eastAsia="Vani" w:hAnsi="Vani"/>
                <w:b w:val="1"/>
                <w:bCs w:val="1"/>
                <w:rtl w:val="0"/>
              </w:rPr>
              <w:t xml:space="preserve">నా దగ్గరకు వచ్చి</w:t>
            </w:r>
          </w:p>
        </w:tc>
        <w:tc>
          <w:tcPr>
            <w:vAlign w:val="center"/>
          </w:tcPr>
          <w:p w:rsidR="00000000" w:rsidDel="00000000" w:rsidP="00000000" w:rsidRDefault="00000000" w:rsidRPr="00000000" w14:paraId="00000432">
            <w:pPr>
              <w:rPr>
                <w:rFonts w:ascii="Vani" w:cs="Vani" w:eastAsia="Vani" w:hAnsi="Vani"/>
                <w:b w:val="1"/>
                <w:bCs w:val="1"/>
              </w:rPr>
            </w:pPr>
            <w:r w:rsidDel="00000000" w:rsidR="00000000" w:rsidRPr="00000000">
              <w:rPr>
                <w:rFonts w:ascii="Vani" w:cs="Vani" w:eastAsia="Vani" w:hAnsi="Vani"/>
                <w:b w:val="1"/>
                <w:bCs w:val="1"/>
                <w:rtl w:val="0"/>
              </w:rPr>
              <w:t xml:space="preserve">Having joined / reached me</w:t>
            </w:r>
          </w:p>
        </w:tc>
      </w:tr>
      <w:tr>
        <w:trPr>
          <w:cantSplit w:val="0"/>
          <w:tblHeader w:val="0"/>
        </w:trPr>
        <w:tc>
          <w:tcPr>
            <w:vAlign w:val="center"/>
          </w:tcPr>
          <w:p w:rsidR="00000000" w:rsidDel="00000000" w:rsidP="00000000" w:rsidRDefault="00000000" w:rsidRPr="00000000" w14:paraId="00000433">
            <w:pPr>
              <w:rPr>
                <w:rFonts w:ascii="Vani" w:cs="Vani" w:eastAsia="Vani" w:hAnsi="Vani"/>
                <w:b w:val="1"/>
                <w:bCs w:val="1"/>
              </w:rPr>
            </w:pPr>
            <w:r w:rsidDel="00000000" w:rsidR="00000000" w:rsidRPr="00000000">
              <w:rPr>
                <w:rFonts w:ascii="Vani" w:cs="Vani" w:eastAsia="Vani" w:hAnsi="Vani"/>
                <w:b w:val="1"/>
                <w:bCs w:val="1"/>
                <w:rtl w:val="0"/>
              </w:rPr>
              <w:t xml:space="preserve">నీవు</w:t>
            </w:r>
          </w:p>
        </w:tc>
        <w:tc>
          <w:tcPr>
            <w:vAlign w:val="center"/>
          </w:tcPr>
          <w:p w:rsidR="00000000" w:rsidDel="00000000" w:rsidP="00000000" w:rsidRDefault="00000000" w:rsidRPr="00000000" w14:paraId="00000434">
            <w:pPr>
              <w:rPr>
                <w:rFonts w:ascii="Vani" w:cs="Vani" w:eastAsia="Vani" w:hAnsi="Vani"/>
                <w:b w:val="1"/>
                <w:bCs w:val="1"/>
              </w:rPr>
            </w:pPr>
            <w:r w:rsidDel="00000000" w:rsidR="00000000" w:rsidRPr="00000000">
              <w:rPr>
                <w:rFonts w:ascii="Vani" w:cs="Vani" w:eastAsia="Vani" w:hAnsi="Vani"/>
                <w:b w:val="1"/>
                <w:bCs w:val="1"/>
                <w:rtl w:val="0"/>
              </w:rPr>
              <w:t xml:space="preserve">నీవు</w:t>
            </w:r>
          </w:p>
        </w:tc>
        <w:tc>
          <w:tcPr>
            <w:vAlign w:val="center"/>
          </w:tcPr>
          <w:p w:rsidR="00000000" w:rsidDel="00000000" w:rsidP="00000000" w:rsidRDefault="00000000" w:rsidRPr="00000000" w14:paraId="00000435">
            <w:pPr>
              <w:rPr>
                <w:rFonts w:ascii="Vani" w:cs="Vani" w:eastAsia="Vani" w:hAnsi="Vani"/>
                <w:b w:val="1"/>
                <w:bCs w:val="1"/>
              </w:rPr>
            </w:pPr>
            <w:r w:rsidDel="00000000" w:rsidR="00000000" w:rsidRPr="00000000">
              <w:rPr>
                <w:rFonts w:ascii="Vani" w:cs="Vani" w:eastAsia="Vani" w:hAnsi="Vani"/>
                <w:b w:val="1"/>
                <w:bCs w:val="1"/>
                <w:rtl w:val="0"/>
              </w:rPr>
              <w:t xml:space="preserve">You</w:t>
            </w:r>
          </w:p>
        </w:tc>
      </w:tr>
      <w:tr>
        <w:trPr>
          <w:cantSplit w:val="0"/>
          <w:tblHeader w:val="0"/>
        </w:trPr>
        <w:tc>
          <w:tcPr>
            <w:vAlign w:val="center"/>
          </w:tcPr>
          <w:p w:rsidR="00000000" w:rsidDel="00000000" w:rsidP="00000000" w:rsidRDefault="00000000" w:rsidRPr="00000000" w14:paraId="00000436">
            <w:pPr>
              <w:rPr>
                <w:rFonts w:ascii="Vani" w:cs="Vani" w:eastAsia="Vani" w:hAnsi="Vani"/>
                <w:b w:val="1"/>
                <w:bCs w:val="1"/>
              </w:rPr>
            </w:pPr>
            <w:r w:rsidDel="00000000" w:rsidR="00000000" w:rsidRPr="00000000">
              <w:rPr>
                <w:rFonts w:ascii="Vani" w:cs="Vani" w:eastAsia="Vani" w:hAnsi="Vani"/>
                <w:b w:val="1"/>
                <w:bCs w:val="1"/>
                <w:rtl w:val="0"/>
              </w:rPr>
              <w:t xml:space="preserve">భయముడిపికొంటివి (భయము + ఉడిపికొంటివి)</w:t>
            </w:r>
          </w:p>
        </w:tc>
        <w:tc>
          <w:tcPr>
            <w:vAlign w:val="center"/>
          </w:tcPr>
          <w:p w:rsidR="00000000" w:rsidDel="00000000" w:rsidP="00000000" w:rsidRDefault="00000000" w:rsidRPr="00000000" w14:paraId="00000437">
            <w:pPr>
              <w:rPr>
                <w:rFonts w:ascii="Vani" w:cs="Vani" w:eastAsia="Vani" w:hAnsi="Vani"/>
                <w:b w:val="1"/>
                <w:bCs w:val="1"/>
              </w:rPr>
            </w:pPr>
            <w:r w:rsidDel="00000000" w:rsidR="00000000" w:rsidRPr="00000000">
              <w:rPr>
                <w:rFonts w:ascii="Vani" w:cs="Vani" w:eastAsia="Vani" w:hAnsi="Vani"/>
                <w:b w:val="1"/>
                <w:bCs w:val="1"/>
                <w:rtl w:val="0"/>
              </w:rPr>
              <w:t xml:space="preserve">భయాన్ని పోగొట్టుకున్నావు</w:t>
            </w:r>
          </w:p>
        </w:tc>
        <w:tc>
          <w:tcPr>
            <w:vAlign w:val="center"/>
          </w:tcPr>
          <w:p w:rsidR="00000000" w:rsidDel="00000000" w:rsidP="00000000" w:rsidRDefault="00000000" w:rsidRPr="00000000" w14:paraId="00000438">
            <w:pPr>
              <w:rPr>
                <w:rFonts w:ascii="Vani" w:cs="Vani" w:eastAsia="Vani" w:hAnsi="Vani"/>
                <w:b w:val="1"/>
                <w:bCs w:val="1"/>
              </w:rPr>
            </w:pPr>
            <w:r w:rsidDel="00000000" w:rsidR="00000000" w:rsidRPr="00000000">
              <w:rPr>
                <w:rFonts w:ascii="Vani" w:cs="Vani" w:eastAsia="Vani" w:hAnsi="Vani"/>
                <w:b w:val="1"/>
                <w:bCs w:val="1"/>
                <w:rtl w:val="0"/>
              </w:rPr>
              <w:t xml:space="preserve">Got rid of fear</w:t>
            </w:r>
          </w:p>
        </w:tc>
      </w:tr>
      <w:tr>
        <w:trPr>
          <w:cantSplit w:val="0"/>
          <w:tblHeader w:val="0"/>
        </w:trPr>
        <w:tc>
          <w:tcPr>
            <w:vAlign w:val="center"/>
          </w:tcPr>
          <w:p w:rsidR="00000000" w:rsidDel="00000000" w:rsidP="00000000" w:rsidRDefault="00000000" w:rsidRPr="00000000" w14:paraId="00000439">
            <w:pPr>
              <w:rPr>
                <w:rFonts w:ascii="Vani" w:cs="Vani" w:eastAsia="Vani" w:hAnsi="Vani"/>
                <w:b w:val="1"/>
                <w:bCs w:val="1"/>
              </w:rPr>
            </w:pPr>
            <w:r w:rsidDel="00000000" w:rsidR="00000000" w:rsidRPr="00000000">
              <w:rPr>
                <w:rFonts w:ascii="Vani" w:cs="Vani" w:eastAsia="Vani" w:hAnsi="Vani"/>
                <w:b w:val="1"/>
                <w:bCs w:val="1"/>
                <w:rtl w:val="0"/>
              </w:rPr>
              <w:t xml:space="preserve">ఉరులు</w:t>
            </w:r>
          </w:p>
        </w:tc>
        <w:tc>
          <w:tcPr>
            <w:vAlign w:val="center"/>
          </w:tcPr>
          <w:p w:rsidR="00000000" w:rsidDel="00000000" w:rsidP="00000000" w:rsidRDefault="00000000" w:rsidRPr="00000000" w14:paraId="0000043A">
            <w:pPr>
              <w:rPr>
                <w:rFonts w:ascii="Vani" w:cs="Vani" w:eastAsia="Vani" w:hAnsi="Vani"/>
                <w:b w:val="1"/>
                <w:bCs w:val="1"/>
              </w:rPr>
            </w:pPr>
            <w:r w:rsidDel="00000000" w:rsidR="00000000" w:rsidRPr="00000000">
              <w:rPr>
                <w:rFonts w:ascii="Vani" w:cs="Vani" w:eastAsia="Vani" w:hAnsi="Vani"/>
                <w:b w:val="1"/>
                <w:bCs w:val="1"/>
                <w:rtl w:val="0"/>
              </w:rPr>
              <w:t xml:space="preserve">వల తాళ్ళు</w:t>
            </w:r>
          </w:p>
        </w:tc>
        <w:tc>
          <w:tcPr>
            <w:vAlign w:val="center"/>
          </w:tcPr>
          <w:p w:rsidR="00000000" w:rsidDel="00000000" w:rsidP="00000000" w:rsidRDefault="00000000" w:rsidRPr="00000000" w14:paraId="0000043B">
            <w:pPr>
              <w:rPr>
                <w:rFonts w:ascii="Vani" w:cs="Vani" w:eastAsia="Vani" w:hAnsi="Vani"/>
                <w:b w:val="1"/>
                <w:bCs w:val="1"/>
              </w:rPr>
            </w:pPr>
            <w:r w:rsidDel="00000000" w:rsidR="00000000" w:rsidRPr="00000000">
              <w:rPr>
                <w:rFonts w:ascii="Vani" w:cs="Vani" w:eastAsia="Vani" w:hAnsi="Vani"/>
                <w:b w:val="1"/>
                <w:bCs w:val="1"/>
                <w:rtl w:val="0"/>
              </w:rPr>
              <w:t xml:space="preserve">Nooses / net strings</w:t>
            </w:r>
          </w:p>
        </w:tc>
      </w:tr>
      <w:tr>
        <w:trPr>
          <w:cantSplit w:val="0"/>
          <w:tblHeader w:val="0"/>
        </w:trPr>
        <w:tc>
          <w:tcPr>
            <w:vAlign w:val="center"/>
          </w:tcPr>
          <w:p w:rsidR="00000000" w:rsidDel="00000000" w:rsidP="00000000" w:rsidRDefault="00000000" w:rsidRPr="00000000" w14:paraId="0000043C">
            <w:pPr>
              <w:rPr>
                <w:rFonts w:ascii="Vani" w:cs="Vani" w:eastAsia="Vani" w:hAnsi="Vani"/>
                <w:b w:val="1"/>
                <w:bCs w:val="1"/>
              </w:rPr>
            </w:pPr>
            <w:r w:rsidDel="00000000" w:rsidR="00000000" w:rsidRPr="00000000">
              <w:rPr>
                <w:rFonts w:ascii="Vani" w:cs="Vani" w:eastAsia="Vani" w:hAnsi="Vani"/>
                <w:b w:val="1"/>
                <w:bCs w:val="1"/>
                <w:rtl w:val="0"/>
              </w:rPr>
              <w:t xml:space="preserve">గొఱికి</w:t>
            </w:r>
          </w:p>
        </w:tc>
        <w:tc>
          <w:tcPr>
            <w:vAlign w:val="center"/>
          </w:tcPr>
          <w:p w:rsidR="00000000" w:rsidDel="00000000" w:rsidP="00000000" w:rsidRDefault="00000000" w:rsidRPr="00000000" w14:paraId="0000043D">
            <w:pPr>
              <w:rPr>
                <w:rFonts w:ascii="Vani" w:cs="Vani" w:eastAsia="Vani" w:hAnsi="Vani"/>
                <w:b w:val="1"/>
                <w:bCs w:val="1"/>
              </w:rPr>
            </w:pPr>
            <w:r w:rsidDel="00000000" w:rsidR="00000000" w:rsidRPr="00000000">
              <w:rPr>
                <w:rFonts w:ascii="Vani" w:cs="Vani" w:eastAsia="Vani" w:hAnsi="Vani"/>
                <w:b w:val="1"/>
                <w:bCs w:val="1"/>
                <w:rtl w:val="0"/>
              </w:rPr>
              <w:t xml:space="preserve">కొరికి</w:t>
            </w:r>
          </w:p>
        </w:tc>
        <w:tc>
          <w:tcPr>
            <w:vAlign w:val="center"/>
          </w:tcPr>
          <w:p w:rsidR="00000000" w:rsidDel="00000000" w:rsidP="00000000" w:rsidRDefault="00000000" w:rsidRPr="00000000" w14:paraId="0000043E">
            <w:pPr>
              <w:rPr>
                <w:rFonts w:ascii="Vani" w:cs="Vani" w:eastAsia="Vani" w:hAnsi="Vani"/>
                <w:b w:val="1"/>
                <w:bCs w:val="1"/>
              </w:rPr>
            </w:pPr>
            <w:r w:rsidDel="00000000" w:rsidR="00000000" w:rsidRPr="00000000">
              <w:rPr>
                <w:rFonts w:ascii="Vani" w:cs="Vani" w:eastAsia="Vani" w:hAnsi="Vani"/>
                <w:b w:val="1"/>
                <w:bCs w:val="1"/>
                <w:rtl w:val="0"/>
              </w:rPr>
              <w:t xml:space="preserve">Having bitten / gnawed</w:t>
            </w:r>
          </w:p>
        </w:tc>
      </w:tr>
      <w:tr>
        <w:trPr>
          <w:cantSplit w:val="0"/>
          <w:tblHeader w:val="0"/>
        </w:trPr>
        <w:tc>
          <w:tcPr>
            <w:vAlign w:val="center"/>
          </w:tcPr>
          <w:p w:rsidR="00000000" w:rsidDel="00000000" w:rsidP="00000000" w:rsidRDefault="00000000" w:rsidRPr="00000000" w14:paraId="0000043F">
            <w:pPr>
              <w:rPr>
                <w:rFonts w:ascii="Vani" w:cs="Vani" w:eastAsia="Vani" w:hAnsi="Vani"/>
                <w:b w:val="1"/>
                <w:bCs w:val="1"/>
              </w:rPr>
            </w:pPr>
            <w:r w:rsidDel="00000000" w:rsidR="00000000" w:rsidRPr="00000000">
              <w:rPr>
                <w:rFonts w:ascii="Vani" w:cs="Vani" w:eastAsia="Vani" w:hAnsi="Vani"/>
                <w:b w:val="1"/>
                <w:bCs w:val="1"/>
                <w:rtl w:val="0"/>
              </w:rPr>
              <w:t xml:space="preserve">నన్ను</w:t>
            </w:r>
          </w:p>
        </w:tc>
        <w:tc>
          <w:tcPr>
            <w:vAlign w:val="center"/>
          </w:tcPr>
          <w:p w:rsidR="00000000" w:rsidDel="00000000" w:rsidP="00000000" w:rsidRDefault="00000000" w:rsidRPr="00000000" w14:paraId="00000440">
            <w:pPr>
              <w:rPr>
                <w:rFonts w:ascii="Vani" w:cs="Vani" w:eastAsia="Vani" w:hAnsi="Vani"/>
                <w:b w:val="1"/>
                <w:bCs w:val="1"/>
              </w:rPr>
            </w:pPr>
            <w:r w:rsidDel="00000000" w:rsidR="00000000" w:rsidRPr="00000000">
              <w:rPr>
                <w:rFonts w:ascii="Vani" w:cs="Vani" w:eastAsia="Vani" w:hAnsi="Vani"/>
                <w:b w:val="1"/>
                <w:bCs w:val="1"/>
                <w:rtl w:val="0"/>
              </w:rPr>
              <w:t xml:space="preserve">నన్ను</w:t>
            </w:r>
          </w:p>
        </w:tc>
        <w:tc>
          <w:tcPr>
            <w:vAlign w:val="center"/>
          </w:tcPr>
          <w:p w:rsidR="00000000" w:rsidDel="00000000" w:rsidP="00000000" w:rsidRDefault="00000000" w:rsidRPr="00000000" w14:paraId="00000441">
            <w:pPr>
              <w:rPr>
                <w:rFonts w:ascii="Vani" w:cs="Vani" w:eastAsia="Vani" w:hAnsi="Vani"/>
                <w:b w:val="1"/>
                <w:bCs w:val="1"/>
              </w:rPr>
            </w:pPr>
            <w:r w:rsidDel="00000000" w:rsidR="00000000" w:rsidRPr="00000000">
              <w:rPr>
                <w:rFonts w:ascii="Vani" w:cs="Vani" w:eastAsia="Vani" w:hAnsi="Vani"/>
                <w:b w:val="1"/>
                <w:bCs w:val="1"/>
                <w:rtl w:val="0"/>
              </w:rPr>
              <w:t xml:space="preserve">Me</w:t>
            </w:r>
          </w:p>
        </w:tc>
      </w:tr>
      <w:tr>
        <w:trPr>
          <w:cantSplit w:val="0"/>
          <w:tblHeader w:val="0"/>
        </w:trPr>
        <w:tc>
          <w:tcPr>
            <w:vAlign w:val="center"/>
          </w:tcPr>
          <w:p w:rsidR="00000000" w:rsidDel="00000000" w:rsidP="00000000" w:rsidRDefault="00000000" w:rsidRPr="00000000" w14:paraId="00000442">
            <w:pPr>
              <w:rPr>
                <w:rFonts w:ascii="Vani" w:cs="Vani" w:eastAsia="Vani" w:hAnsi="Vani"/>
                <w:b w:val="1"/>
                <w:bCs w:val="1"/>
              </w:rPr>
            </w:pPr>
            <w:r w:rsidDel="00000000" w:rsidR="00000000" w:rsidRPr="00000000">
              <w:rPr>
                <w:rFonts w:ascii="Vani" w:cs="Vani" w:eastAsia="Vani" w:hAnsi="Vani"/>
                <w:b w:val="1"/>
                <w:bCs w:val="1"/>
                <w:rtl w:val="0"/>
              </w:rPr>
              <w:t xml:space="preserve">రక్షించితివి</w:t>
            </w:r>
          </w:p>
        </w:tc>
        <w:tc>
          <w:tcPr>
            <w:vAlign w:val="center"/>
          </w:tcPr>
          <w:p w:rsidR="00000000" w:rsidDel="00000000" w:rsidP="00000000" w:rsidRDefault="00000000" w:rsidRPr="00000000" w14:paraId="00000443">
            <w:pPr>
              <w:rPr>
                <w:rFonts w:ascii="Vani" w:cs="Vani" w:eastAsia="Vani" w:hAnsi="Vani"/>
                <w:b w:val="1"/>
                <w:bCs w:val="1"/>
              </w:rPr>
            </w:pPr>
            <w:r w:rsidDel="00000000" w:rsidR="00000000" w:rsidRPr="00000000">
              <w:rPr>
                <w:rFonts w:ascii="Vani" w:cs="Vani" w:eastAsia="Vani" w:hAnsi="Vani"/>
                <w:b w:val="1"/>
                <w:bCs w:val="1"/>
                <w:rtl w:val="0"/>
              </w:rPr>
              <w:t xml:space="preserve">కాపాడావు</w:t>
            </w:r>
          </w:p>
        </w:tc>
        <w:tc>
          <w:tcPr>
            <w:vAlign w:val="center"/>
          </w:tcPr>
          <w:p w:rsidR="00000000" w:rsidDel="00000000" w:rsidP="00000000" w:rsidRDefault="00000000" w:rsidRPr="00000000" w14:paraId="00000444">
            <w:pPr>
              <w:rPr>
                <w:rFonts w:ascii="Vani" w:cs="Vani" w:eastAsia="Vani" w:hAnsi="Vani"/>
                <w:b w:val="1"/>
                <w:bCs w:val="1"/>
              </w:rPr>
            </w:pPr>
            <w:r w:rsidDel="00000000" w:rsidR="00000000" w:rsidRPr="00000000">
              <w:rPr>
                <w:rFonts w:ascii="Vani" w:cs="Vani" w:eastAsia="Vani" w:hAnsi="Vani"/>
                <w:b w:val="1"/>
                <w:bCs w:val="1"/>
                <w:rtl w:val="0"/>
              </w:rPr>
              <w:t xml:space="preserve">Saved / Protected</w:t>
            </w:r>
          </w:p>
        </w:tc>
      </w:tr>
      <w:tr>
        <w:trPr>
          <w:cantSplit w:val="0"/>
          <w:tblHeader w:val="0"/>
        </w:trPr>
        <w:tc>
          <w:tcPr>
            <w:vAlign w:val="center"/>
          </w:tcPr>
          <w:p w:rsidR="00000000" w:rsidDel="00000000" w:rsidP="00000000" w:rsidRDefault="00000000" w:rsidRPr="00000000" w14:paraId="00000445">
            <w:pPr>
              <w:rPr>
                <w:rFonts w:ascii="Vani" w:cs="Vani" w:eastAsia="Vani" w:hAnsi="Vani"/>
                <w:b w:val="1"/>
                <w:bCs w:val="1"/>
              </w:rPr>
            </w:pPr>
            <w:r w:rsidDel="00000000" w:rsidR="00000000" w:rsidRPr="00000000">
              <w:rPr>
                <w:rFonts w:ascii="Vani" w:cs="Vani" w:eastAsia="Vani" w:hAnsi="Vani"/>
                <w:b w:val="1"/>
                <w:bCs w:val="1"/>
                <w:rtl w:val="0"/>
              </w:rPr>
              <w:t xml:space="preserve">నా</w:t>
            </w:r>
          </w:p>
        </w:tc>
        <w:tc>
          <w:tcPr>
            <w:vAlign w:val="center"/>
          </w:tcPr>
          <w:p w:rsidR="00000000" w:rsidDel="00000000" w:rsidP="00000000" w:rsidRDefault="00000000" w:rsidRPr="00000000" w14:paraId="00000446">
            <w:pPr>
              <w:rPr>
                <w:rFonts w:ascii="Vani" w:cs="Vani" w:eastAsia="Vani" w:hAnsi="Vani"/>
                <w:b w:val="1"/>
                <w:bCs w:val="1"/>
              </w:rPr>
            </w:pPr>
            <w:r w:rsidDel="00000000" w:rsidR="00000000" w:rsidRPr="00000000">
              <w:rPr>
                <w:rFonts w:ascii="Vani" w:cs="Vani" w:eastAsia="Vani" w:hAnsi="Vani"/>
                <w:b w:val="1"/>
                <w:bCs w:val="1"/>
                <w:rtl w:val="0"/>
              </w:rPr>
              <w:t xml:space="preserve">నా యొక్క</w:t>
            </w:r>
          </w:p>
        </w:tc>
        <w:tc>
          <w:tcPr>
            <w:vAlign w:val="center"/>
          </w:tcPr>
          <w:p w:rsidR="00000000" w:rsidDel="00000000" w:rsidP="00000000" w:rsidRDefault="00000000" w:rsidRPr="00000000" w14:paraId="00000447">
            <w:pPr>
              <w:rPr>
                <w:rFonts w:ascii="Vani" w:cs="Vani" w:eastAsia="Vani" w:hAnsi="Vani"/>
                <w:b w:val="1"/>
                <w:bCs w:val="1"/>
              </w:rPr>
            </w:pPr>
            <w:r w:rsidDel="00000000" w:rsidR="00000000" w:rsidRPr="00000000">
              <w:rPr>
                <w:rFonts w:ascii="Vani" w:cs="Vani" w:eastAsia="Vani" w:hAnsi="Vani"/>
                <w:b w:val="1"/>
                <w:bCs w:val="1"/>
                <w:rtl w:val="0"/>
              </w:rPr>
              <w:t xml:space="preserve">My</w:t>
            </w:r>
          </w:p>
        </w:tc>
      </w:tr>
      <w:tr>
        <w:trPr>
          <w:cantSplit w:val="0"/>
          <w:tblHeader w:val="0"/>
        </w:trPr>
        <w:tc>
          <w:tcPr>
            <w:vAlign w:val="center"/>
          </w:tcPr>
          <w:p w:rsidR="00000000" w:rsidDel="00000000" w:rsidP="00000000" w:rsidRDefault="00000000" w:rsidRPr="00000000" w14:paraId="00000448">
            <w:pPr>
              <w:rPr>
                <w:rFonts w:ascii="Vani" w:cs="Vani" w:eastAsia="Vani" w:hAnsi="Vani"/>
                <w:b w:val="1"/>
                <w:bCs w:val="1"/>
              </w:rPr>
            </w:pPr>
            <w:r w:rsidDel="00000000" w:rsidR="00000000" w:rsidRPr="00000000">
              <w:rPr>
                <w:rFonts w:ascii="Vani" w:cs="Vani" w:eastAsia="Vani" w:hAnsi="Vani"/>
                <w:b w:val="1"/>
                <w:bCs w:val="1"/>
                <w:rtl w:val="0"/>
              </w:rPr>
              <w:t xml:space="preserve">చుట్టములందఱు</w:t>
            </w:r>
          </w:p>
        </w:tc>
        <w:tc>
          <w:tcPr>
            <w:vAlign w:val="center"/>
          </w:tcPr>
          <w:p w:rsidR="00000000" w:rsidDel="00000000" w:rsidP="00000000" w:rsidRDefault="00000000" w:rsidRPr="00000000" w14:paraId="00000449">
            <w:pPr>
              <w:rPr>
                <w:rFonts w:ascii="Vani" w:cs="Vani" w:eastAsia="Vani" w:hAnsi="Vani"/>
                <w:b w:val="1"/>
                <w:bCs w:val="1"/>
              </w:rPr>
            </w:pPr>
            <w:r w:rsidDel="00000000" w:rsidR="00000000" w:rsidRPr="00000000">
              <w:rPr>
                <w:rFonts w:ascii="Vani" w:cs="Vani" w:eastAsia="Vani" w:hAnsi="Vani"/>
                <w:b w:val="1"/>
                <w:bCs w:val="1"/>
                <w:rtl w:val="0"/>
              </w:rPr>
              <w:t xml:space="preserve">బంధువులందరూ</w:t>
            </w:r>
          </w:p>
        </w:tc>
        <w:tc>
          <w:tcPr>
            <w:vAlign w:val="center"/>
          </w:tcPr>
          <w:p w:rsidR="00000000" w:rsidDel="00000000" w:rsidP="00000000" w:rsidRDefault="00000000" w:rsidRPr="00000000" w14:paraId="0000044A">
            <w:pPr>
              <w:rPr>
                <w:rFonts w:ascii="Vani" w:cs="Vani" w:eastAsia="Vani" w:hAnsi="Vani"/>
                <w:b w:val="1"/>
                <w:bCs w:val="1"/>
              </w:rPr>
            </w:pPr>
            <w:r w:rsidDel="00000000" w:rsidR="00000000" w:rsidRPr="00000000">
              <w:rPr>
                <w:rFonts w:ascii="Vani" w:cs="Vani" w:eastAsia="Vani" w:hAnsi="Vani"/>
                <w:b w:val="1"/>
                <w:bCs w:val="1"/>
                <w:rtl w:val="0"/>
              </w:rPr>
              <w:t xml:space="preserve">All relatives</w:t>
            </w:r>
          </w:p>
        </w:tc>
      </w:tr>
      <w:tr>
        <w:trPr>
          <w:cantSplit w:val="0"/>
          <w:tblHeader w:val="0"/>
        </w:trPr>
        <w:tc>
          <w:tcPr>
            <w:vAlign w:val="center"/>
          </w:tcPr>
          <w:p w:rsidR="00000000" w:rsidDel="00000000" w:rsidP="00000000" w:rsidRDefault="00000000" w:rsidRPr="00000000" w14:paraId="0000044B">
            <w:pPr>
              <w:rPr>
                <w:rFonts w:ascii="Vani" w:cs="Vani" w:eastAsia="Vani" w:hAnsi="Vani"/>
                <w:b w:val="1"/>
                <w:bCs w:val="1"/>
              </w:rPr>
            </w:pPr>
            <w:r w:rsidDel="00000000" w:rsidR="00000000" w:rsidRPr="00000000">
              <w:rPr>
                <w:rFonts w:ascii="Vani" w:cs="Vani" w:eastAsia="Vani" w:hAnsi="Vani"/>
                <w:b w:val="1"/>
                <w:bCs w:val="1"/>
                <w:rtl w:val="0"/>
              </w:rPr>
              <w:t xml:space="preserve">నీ చుట్టును</w:t>
            </w:r>
          </w:p>
        </w:tc>
        <w:tc>
          <w:tcPr>
            <w:vAlign w:val="center"/>
          </w:tcPr>
          <w:p w:rsidR="00000000" w:rsidDel="00000000" w:rsidP="00000000" w:rsidRDefault="00000000" w:rsidRPr="00000000" w14:paraId="0000044C">
            <w:pPr>
              <w:rPr>
                <w:rFonts w:ascii="Vani" w:cs="Vani" w:eastAsia="Vani" w:hAnsi="Vani"/>
                <w:b w:val="1"/>
                <w:bCs w:val="1"/>
              </w:rPr>
            </w:pPr>
            <w:r w:rsidDel="00000000" w:rsidR="00000000" w:rsidRPr="00000000">
              <w:rPr>
                <w:rFonts w:ascii="Vani" w:cs="Vani" w:eastAsia="Vani" w:hAnsi="Vani"/>
                <w:b w:val="1"/>
                <w:bCs w:val="1"/>
                <w:rtl w:val="0"/>
              </w:rPr>
              <w:t xml:space="preserve">నీ చుట్టూ</w:t>
            </w:r>
          </w:p>
        </w:tc>
        <w:tc>
          <w:tcPr>
            <w:vAlign w:val="center"/>
          </w:tcPr>
          <w:p w:rsidR="00000000" w:rsidDel="00000000" w:rsidP="00000000" w:rsidRDefault="00000000" w:rsidRPr="00000000" w14:paraId="0000044D">
            <w:pPr>
              <w:rPr>
                <w:rFonts w:ascii="Vani" w:cs="Vani" w:eastAsia="Vani" w:hAnsi="Vani"/>
                <w:b w:val="1"/>
                <w:bCs w:val="1"/>
              </w:rPr>
            </w:pPr>
            <w:r w:rsidDel="00000000" w:rsidR="00000000" w:rsidRPr="00000000">
              <w:rPr>
                <w:rFonts w:ascii="Vani" w:cs="Vani" w:eastAsia="Vani" w:hAnsi="Vani"/>
                <w:b w:val="1"/>
                <w:bCs w:val="1"/>
                <w:rtl w:val="0"/>
              </w:rPr>
              <w:t xml:space="preserve">Around you</w:t>
            </w:r>
          </w:p>
        </w:tc>
      </w:tr>
      <w:tr>
        <w:trPr>
          <w:cantSplit w:val="0"/>
          <w:tblHeader w:val="0"/>
        </w:trPr>
        <w:tc>
          <w:tcPr>
            <w:vAlign w:val="center"/>
          </w:tcPr>
          <w:p w:rsidR="00000000" w:rsidDel="00000000" w:rsidP="00000000" w:rsidRDefault="00000000" w:rsidRPr="00000000" w14:paraId="0000044E">
            <w:pPr>
              <w:rPr>
                <w:rFonts w:ascii="Vani" w:cs="Vani" w:eastAsia="Vani" w:hAnsi="Vani"/>
                <w:b w:val="1"/>
                <w:bCs w:val="1"/>
              </w:rPr>
            </w:pPr>
            <w:r w:rsidDel="00000000" w:rsidR="00000000" w:rsidRPr="00000000">
              <w:rPr>
                <w:rFonts w:ascii="Vani" w:cs="Vani" w:eastAsia="Vani" w:hAnsi="Vani"/>
                <w:b w:val="1"/>
                <w:bCs w:val="1"/>
                <w:rtl w:val="0"/>
              </w:rPr>
              <w:t xml:space="preserve">జేరి</w:t>
            </w:r>
          </w:p>
        </w:tc>
        <w:tc>
          <w:tcPr>
            <w:vAlign w:val="center"/>
          </w:tcPr>
          <w:p w:rsidR="00000000" w:rsidDel="00000000" w:rsidP="00000000" w:rsidRDefault="00000000" w:rsidRPr="00000000" w14:paraId="0000044F">
            <w:pPr>
              <w:rPr>
                <w:rFonts w:ascii="Vani" w:cs="Vani" w:eastAsia="Vani" w:hAnsi="Vani"/>
                <w:b w:val="1"/>
                <w:bCs w:val="1"/>
              </w:rPr>
            </w:pPr>
            <w:r w:rsidDel="00000000" w:rsidR="00000000" w:rsidRPr="00000000">
              <w:rPr>
                <w:rFonts w:ascii="Vani" w:cs="Vani" w:eastAsia="Vani" w:hAnsi="Vani"/>
                <w:b w:val="1"/>
                <w:bCs w:val="1"/>
                <w:rtl w:val="0"/>
              </w:rPr>
              <w:t xml:space="preserve">చేరి</w:t>
            </w:r>
          </w:p>
        </w:tc>
        <w:tc>
          <w:tcPr>
            <w:vAlign w:val="center"/>
          </w:tcPr>
          <w:p w:rsidR="00000000" w:rsidDel="00000000" w:rsidP="00000000" w:rsidRDefault="00000000" w:rsidRPr="00000000" w14:paraId="00000450">
            <w:pPr>
              <w:rPr>
                <w:rFonts w:ascii="Vani" w:cs="Vani" w:eastAsia="Vani" w:hAnsi="Vani"/>
                <w:b w:val="1"/>
                <w:bCs w:val="1"/>
              </w:rPr>
            </w:pPr>
            <w:r w:rsidDel="00000000" w:rsidR="00000000" w:rsidRPr="00000000">
              <w:rPr>
                <w:rFonts w:ascii="Vani" w:cs="Vani" w:eastAsia="Vani" w:hAnsi="Vani"/>
                <w:b w:val="1"/>
                <w:bCs w:val="1"/>
                <w:rtl w:val="0"/>
              </w:rPr>
              <w:t xml:space="preserve">Having gathered</w:t>
            </w:r>
          </w:p>
        </w:tc>
      </w:tr>
      <w:tr>
        <w:trPr>
          <w:cantSplit w:val="0"/>
          <w:tblHeader w:val="0"/>
        </w:trPr>
        <w:tc>
          <w:tcPr>
            <w:vAlign w:val="center"/>
          </w:tcPr>
          <w:p w:rsidR="00000000" w:rsidDel="00000000" w:rsidP="00000000" w:rsidRDefault="00000000" w:rsidRPr="00000000" w14:paraId="00000451">
            <w:pPr>
              <w:rPr>
                <w:rFonts w:ascii="Vani" w:cs="Vani" w:eastAsia="Vani" w:hAnsi="Vani"/>
                <w:b w:val="1"/>
                <w:bCs w:val="1"/>
              </w:rPr>
            </w:pPr>
            <w:r w:rsidDel="00000000" w:rsidR="00000000" w:rsidRPr="00000000">
              <w:rPr>
                <w:rFonts w:ascii="Vani" w:cs="Vani" w:eastAsia="Vani" w:hAnsi="Vani"/>
                <w:b w:val="1"/>
                <w:bCs w:val="1"/>
                <w:rtl w:val="0"/>
              </w:rPr>
              <w:t xml:space="preserve">సేవింతురు</w:t>
            </w:r>
          </w:p>
        </w:tc>
        <w:tc>
          <w:tcPr>
            <w:vAlign w:val="center"/>
          </w:tcPr>
          <w:p w:rsidR="00000000" w:rsidDel="00000000" w:rsidP="00000000" w:rsidRDefault="00000000" w:rsidRPr="00000000" w14:paraId="00000452">
            <w:pPr>
              <w:rPr>
                <w:rFonts w:ascii="Vani" w:cs="Vani" w:eastAsia="Vani" w:hAnsi="Vani"/>
                <w:b w:val="1"/>
                <w:bCs w:val="1"/>
              </w:rPr>
            </w:pPr>
            <w:r w:rsidDel="00000000" w:rsidR="00000000" w:rsidRPr="00000000">
              <w:rPr>
                <w:rFonts w:ascii="Vani" w:cs="Vani" w:eastAsia="Vani" w:hAnsi="Vani"/>
                <w:b w:val="1"/>
                <w:bCs w:val="1"/>
                <w:rtl w:val="0"/>
              </w:rPr>
              <w:t xml:space="preserve">కొలుస్తారు / సేవ చేస్తారు</w:t>
            </w:r>
          </w:p>
        </w:tc>
        <w:tc>
          <w:tcPr>
            <w:vAlign w:val="center"/>
          </w:tcPr>
          <w:p w:rsidR="00000000" w:rsidDel="00000000" w:rsidP="00000000" w:rsidRDefault="00000000" w:rsidRPr="00000000" w14:paraId="00000453">
            <w:pPr>
              <w:rPr>
                <w:rFonts w:ascii="Vani" w:cs="Vani" w:eastAsia="Vani" w:hAnsi="Vani"/>
                <w:b w:val="1"/>
                <w:bCs w:val="1"/>
              </w:rPr>
            </w:pPr>
            <w:r w:rsidDel="00000000" w:rsidR="00000000" w:rsidRPr="00000000">
              <w:rPr>
                <w:rFonts w:ascii="Vani" w:cs="Vani" w:eastAsia="Vani" w:hAnsi="Vani"/>
                <w:b w:val="1"/>
                <w:bCs w:val="1"/>
                <w:rtl w:val="0"/>
              </w:rPr>
              <w:t xml:space="preserve">Will serve</w:t>
            </w:r>
          </w:p>
        </w:tc>
      </w:tr>
      <w:tr>
        <w:trPr>
          <w:cantSplit w:val="0"/>
          <w:tblHeader w:val="0"/>
        </w:trPr>
        <w:tc>
          <w:tcPr>
            <w:vAlign w:val="center"/>
          </w:tcPr>
          <w:p w:rsidR="00000000" w:rsidDel="00000000" w:rsidP="00000000" w:rsidRDefault="00000000" w:rsidRPr="00000000" w14:paraId="00000454">
            <w:pPr>
              <w:rPr>
                <w:rFonts w:ascii="Vani" w:cs="Vani" w:eastAsia="Vani" w:hAnsi="Vani"/>
                <w:b w:val="1"/>
                <w:bCs w:val="1"/>
              </w:rPr>
            </w:pPr>
            <w:r w:rsidDel="00000000" w:rsidR="00000000" w:rsidRPr="00000000">
              <w:rPr>
                <w:rFonts w:ascii="Vani" w:cs="Vani" w:eastAsia="Vani" w:hAnsi="Vani"/>
                <w:b w:val="1"/>
                <w:bCs w:val="1"/>
                <w:rtl w:val="0"/>
              </w:rPr>
              <w:t xml:space="preserve">నా</w:t>
            </w:r>
          </w:p>
        </w:tc>
        <w:tc>
          <w:tcPr>
            <w:vAlign w:val="center"/>
          </w:tcPr>
          <w:p w:rsidR="00000000" w:rsidDel="00000000" w:rsidP="00000000" w:rsidRDefault="00000000" w:rsidRPr="00000000" w14:paraId="00000455">
            <w:pPr>
              <w:rPr>
                <w:rFonts w:ascii="Vani" w:cs="Vani" w:eastAsia="Vani" w:hAnsi="Vani"/>
                <w:b w:val="1"/>
                <w:bCs w:val="1"/>
              </w:rPr>
            </w:pPr>
            <w:r w:rsidDel="00000000" w:rsidR="00000000" w:rsidRPr="00000000">
              <w:rPr>
                <w:rFonts w:ascii="Vani" w:cs="Vani" w:eastAsia="Vani" w:hAnsi="Vani"/>
                <w:b w:val="1"/>
                <w:bCs w:val="1"/>
                <w:rtl w:val="0"/>
              </w:rPr>
              <w:t xml:space="preserve">నా యొక్క</w:t>
            </w:r>
          </w:p>
        </w:tc>
        <w:tc>
          <w:tcPr>
            <w:vAlign w:val="center"/>
          </w:tcPr>
          <w:p w:rsidR="00000000" w:rsidDel="00000000" w:rsidP="00000000" w:rsidRDefault="00000000" w:rsidRPr="00000000" w14:paraId="00000456">
            <w:pPr>
              <w:rPr>
                <w:rFonts w:ascii="Vani" w:cs="Vani" w:eastAsia="Vani" w:hAnsi="Vani"/>
                <w:b w:val="1"/>
                <w:bCs w:val="1"/>
              </w:rPr>
            </w:pPr>
            <w:r w:rsidDel="00000000" w:rsidR="00000000" w:rsidRPr="00000000">
              <w:rPr>
                <w:rFonts w:ascii="Vani" w:cs="Vani" w:eastAsia="Vani" w:hAnsi="Vani"/>
                <w:b w:val="1"/>
                <w:bCs w:val="1"/>
                <w:rtl w:val="0"/>
              </w:rPr>
              <w:t xml:space="preserve">My</w:t>
            </w:r>
          </w:p>
        </w:tc>
      </w:tr>
      <w:tr>
        <w:trPr>
          <w:cantSplit w:val="0"/>
          <w:tblHeader w:val="0"/>
        </w:trPr>
        <w:tc>
          <w:tcPr>
            <w:vAlign w:val="center"/>
          </w:tcPr>
          <w:p w:rsidR="00000000" w:rsidDel="00000000" w:rsidP="00000000" w:rsidRDefault="00000000" w:rsidRPr="00000000" w14:paraId="00000457">
            <w:pPr>
              <w:rPr>
                <w:rFonts w:ascii="Vani" w:cs="Vani" w:eastAsia="Vani" w:hAnsi="Vani"/>
                <w:b w:val="1"/>
                <w:bCs w:val="1"/>
              </w:rPr>
            </w:pPr>
            <w:r w:rsidDel="00000000" w:rsidR="00000000" w:rsidRPr="00000000">
              <w:rPr>
                <w:rFonts w:ascii="Vani" w:cs="Vani" w:eastAsia="Vani" w:hAnsi="Vani"/>
                <w:b w:val="1"/>
                <w:bCs w:val="1"/>
                <w:rtl w:val="0"/>
              </w:rPr>
              <w:t xml:space="preserve">పెంపు</w:t>
            </w:r>
          </w:p>
        </w:tc>
        <w:tc>
          <w:tcPr>
            <w:vAlign w:val="center"/>
          </w:tcPr>
          <w:p w:rsidR="00000000" w:rsidDel="00000000" w:rsidP="00000000" w:rsidRDefault="00000000" w:rsidRPr="00000000" w14:paraId="00000458">
            <w:pPr>
              <w:rPr>
                <w:rFonts w:ascii="Vani" w:cs="Vani" w:eastAsia="Vani" w:hAnsi="Vani"/>
                <w:b w:val="1"/>
                <w:bCs w:val="1"/>
              </w:rPr>
            </w:pPr>
            <w:r w:rsidDel="00000000" w:rsidR="00000000" w:rsidRPr="00000000">
              <w:rPr>
                <w:rFonts w:ascii="Vani" w:cs="Vani" w:eastAsia="Vani" w:hAnsi="Vani"/>
                <w:b w:val="1"/>
                <w:bCs w:val="1"/>
                <w:rtl w:val="0"/>
              </w:rPr>
              <w:t xml:space="preserve">వృద్ధి / అతిశయము</w:t>
            </w:r>
          </w:p>
        </w:tc>
        <w:tc>
          <w:tcPr>
            <w:vAlign w:val="center"/>
          </w:tcPr>
          <w:p w:rsidR="00000000" w:rsidDel="00000000" w:rsidP="00000000" w:rsidRDefault="00000000" w:rsidRPr="00000000" w14:paraId="00000459">
            <w:pPr>
              <w:rPr>
                <w:rFonts w:ascii="Vani" w:cs="Vani" w:eastAsia="Vani" w:hAnsi="Vani"/>
                <w:b w:val="1"/>
                <w:bCs w:val="1"/>
              </w:rPr>
            </w:pPr>
            <w:r w:rsidDel="00000000" w:rsidR="00000000" w:rsidRPr="00000000">
              <w:rPr>
                <w:rFonts w:ascii="Vani" w:cs="Vani" w:eastAsia="Vani" w:hAnsi="Vani"/>
                <w:b w:val="1"/>
                <w:bCs w:val="1"/>
                <w:rtl w:val="0"/>
              </w:rPr>
              <w:t xml:space="preserve">Growth / Glory</w:t>
            </w:r>
          </w:p>
        </w:tc>
      </w:tr>
      <w:tr>
        <w:trPr>
          <w:cantSplit w:val="0"/>
          <w:tblHeader w:val="0"/>
        </w:trPr>
        <w:tc>
          <w:tcPr>
            <w:vAlign w:val="center"/>
          </w:tcPr>
          <w:p w:rsidR="00000000" w:rsidDel="00000000" w:rsidP="00000000" w:rsidRDefault="00000000" w:rsidRPr="00000000" w14:paraId="0000045A">
            <w:pPr>
              <w:rPr>
                <w:rFonts w:ascii="Vani" w:cs="Vani" w:eastAsia="Vani" w:hAnsi="Vani"/>
                <w:b w:val="1"/>
                <w:bCs w:val="1"/>
              </w:rPr>
            </w:pPr>
            <w:r w:rsidDel="00000000" w:rsidR="00000000" w:rsidRPr="00000000">
              <w:rPr>
                <w:rFonts w:ascii="Vani" w:cs="Vani" w:eastAsia="Vani" w:hAnsi="Vani"/>
                <w:b w:val="1"/>
                <w:bCs w:val="1"/>
                <w:rtl w:val="0"/>
              </w:rPr>
              <w:t xml:space="preserve">సంపదలను</w:t>
            </w:r>
          </w:p>
        </w:tc>
        <w:tc>
          <w:tcPr>
            <w:vAlign w:val="center"/>
          </w:tcPr>
          <w:p w:rsidR="00000000" w:rsidDel="00000000" w:rsidP="00000000" w:rsidRDefault="00000000" w:rsidRPr="00000000" w14:paraId="0000045B">
            <w:pPr>
              <w:rPr>
                <w:rFonts w:ascii="Vani" w:cs="Vani" w:eastAsia="Vani" w:hAnsi="Vani"/>
                <w:b w:val="1"/>
                <w:bCs w:val="1"/>
              </w:rPr>
            </w:pPr>
            <w:r w:rsidDel="00000000" w:rsidR="00000000" w:rsidRPr="00000000">
              <w:rPr>
                <w:rFonts w:ascii="Vani" w:cs="Vani" w:eastAsia="Vani" w:hAnsi="Vani"/>
                <w:b w:val="1"/>
                <w:bCs w:val="1"/>
                <w:rtl w:val="0"/>
              </w:rPr>
              <w:t xml:space="preserve">ఐశ్వర్యములను</w:t>
            </w:r>
          </w:p>
        </w:tc>
        <w:tc>
          <w:tcPr>
            <w:vAlign w:val="center"/>
          </w:tcPr>
          <w:p w:rsidR="00000000" w:rsidDel="00000000" w:rsidP="00000000" w:rsidRDefault="00000000" w:rsidRPr="00000000" w14:paraId="0000045C">
            <w:pPr>
              <w:rPr>
                <w:rFonts w:ascii="Vani" w:cs="Vani" w:eastAsia="Vani" w:hAnsi="Vani"/>
                <w:b w:val="1"/>
                <w:bCs w:val="1"/>
              </w:rPr>
            </w:pPr>
            <w:r w:rsidDel="00000000" w:rsidR="00000000" w:rsidRPr="00000000">
              <w:rPr>
                <w:rFonts w:ascii="Vani" w:cs="Vani" w:eastAsia="Vani" w:hAnsi="Vani"/>
                <w:b w:val="1"/>
                <w:bCs w:val="1"/>
                <w:rtl w:val="0"/>
              </w:rPr>
              <w:t xml:space="preserve">Wealth / Assets</w:t>
            </w:r>
          </w:p>
        </w:tc>
      </w:tr>
      <w:tr>
        <w:trPr>
          <w:cantSplit w:val="0"/>
          <w:tblHeader w:val="0"/>
        </w:trPr>
        <w:tc>
          <w:tcPr>
            <w:vAlign w:val="center"/>
          </w:tcPr>
          <w:p w:rsidR="00000000" w:rsidDel="00000000" w:rsidP="00000000" w:rsidRDefault="00000000" w:rsidRPr="00000000" w14:paraId="0000045D">
            <w:pPr>
              <w:rPr>
                <w:rFonts w:ascii="Vani" w:cs="Vani" w:eastAsia="Vani" w:hAnsi="Vani"/>
                <w:b w:val="1"/>
                <w:bCs w:val="1"/>
              </w:rPr>
            </w:pPr>
            <w:r w:rsidDel="00000000" w:rsidR="00000000" w:rsidRPr="00000000">
              <w:rPr>
                <w:rFonts w:ascii="Vani" w:cs="Vani" w:eastAsia="Vani" w:hAnsi="Vani"/>
                <w:b w:val="1"/>
                <w:bCs w:val="1"/>
                <w:rtl w:val="0"/>
              </w:rPr>
              <w:t xml:space="preserve">జూచి (చూచి)</w:t>
            </w:r>
          </w:p>
        </w:tc>
        <w:tc>
          <w:tcPr>
            <w:vAlign w:val="center"/>
          </w:tcPr>
          <w:p w:rsidR="00000000" w:rsidDel="00000000" w:rsidP="00000000" w:rsidRDefault="00000000" w:rsidRPr="00000000" w14:paraId="0000045E">
            <w:pPr>
              <w:rPr>
                <w:rFonts w:ascii="Vani" w:cs="Vani" w:eastAsia="Vani" w:hAnsi="Vani"/>
                <w:b w:val="1"/>
                <w:bCs w:val="1"/>
              </w:rPr>
            </w:pPr>
            <w:r w:rsidDel="00000000" w:rsidR="00000000" w:rsidRPr="00000000">
              <w:rPr>
                <w:rFonts w:ascii="Vani" w:cs="Vani" w:eastAsia="Vani" w:hAnsi="Vani"/>
                <w:b w:val="1"/>
                <w:bCs w:val="1"/>
                <w:rtl w:val="0"/>
              </w:rPr>
              <w:t xml:space="preserve">చూసి</w:t>
            </w:r>
          </w:p>
        </w:tc>
        <w:tc>
          <w:tcPr>
            <w:vAlign w:val="center"/>
          </w:tcPr>
          <w:p w:rsidR="00000000" w:rsidDel="00000000" w:rsidP="00000000" w:rsidRDefault="00000000" w:rsidRPr="00000000" w14:paraId="0000045F">
            <w:pPr>
              <w:rPr>
                <w:rFonts w:ascii="Vani" w:cs="Vani" w:eastAsia="Vani" w:hAnsi="Vani"/>
                <w:b w:val="1"/>
                <w:bCs w:val="1"/>
              </w:rPr>
            </w:pPr>
            <w:r w:rsidDel="00000000" w:rsidR="00000000" w:rsidRPr="00000000">
              <w:rPr>
                <w:rFonts w:ascii="Vani" w:cs="Vani" w:eastAsia="Vani" w:hAnsi="Vani"/>
                <w:b w:val="1"/>
                <w:bCs w:val="1"/>
                <w:rtl w:val="0"/>
              </w:rPr>
              <w:t xml:space="preserve">Having seen</w:t>
            </w:r>
          </w:p>
        </w:tc>
      </w:tr>
      <w:tr>
        <w:trPr>
          <w:cantSplit w:val="0"/>
          <w:tblHeader w:val="0"/>
        </w:trPr>
        <w:tc>
          <w:tcPr>
            <w:vAlign w:val="center"/>
          </w:tcPr>
          <w:p w:rsidR="00000000" w:rsidDel="00000000" w:rsidP="00000000" w:rsidRDefault="00000000" w:rsidRPr="00000000" w14:paraId="00000460">
            <w:pPr>
              <w:rPr>
                <w:rFonts w:ascii="Vani" w:cs="Vani" w:eastAsia="Vani" w:hAnsi="Vani"/>
                <w:b w:val="1"/>
                <w:bCs w:val="1"/>
              </w:rPr>
            </w:pPr>
            <w:r w:rsidDel="00000000" w:rsidR="00000000" w:rsidRPr="00000000">
              <w:rPr>
                <w:rFonts w:ascii="Vani" w:cs="Vani" w:eastAsia="Vani" w:hAnsi="Vani"/>
                <w:b w:val="1"/>
                <w:bCs w:val="1"/>
                <w:rtl w:val="0"/>
              </w:rPr>
              <w:t xml:space="preserve">నీవును</w:t>
            </w:r>
          </w:p>
        </w:tc>
        <w:tc>
          <w:tcPr>
            <w:vAlign w:val="center"/>
          </w:tcPr>
          <w:p w:rsidR="00000000" w:rsidDel="00000000" w:rsidP="00000000" w:rsidRDefault="00000000" w:rsidRPr="00000000" w14:paraId="00000461">
            <w:pPr>
              <w:rPr>
                <w:rFonts w:ascii="Vani" w:cs="Vani" w:eastAsia="Vani" w:hAnsi="Vani"/>
                <w:b w:val="1"/>
                <w:bCs w:val="1"/>
              </w:rPr>
            </w:pPr>
            <w:r w:rsidDel="00000000" w:rsidR="00000000" w:rsidRPr="00000000">
              <w:rPr>
                <w:rFonts w:ascii="Vani" w:cs="Vani" w:eastAsia="Vani" w:hAnsi="Vani"/>
                <w:b w:val="1"/>
                <w:bCs w:val="1"/>
                <w:rtl w:val="0"/>
              </w:rPr>
              <w:t xml:space="preserve">నీవు కూడా</w:t>
            </w:r>
          </w:p>
        </w:tc>
        <w:tc>
          <w:tcPr>
            <w:vAlign w:val="center"/>
          </w:tcPr>
          <w:p w:rsidR="00000000" w:rsidDel="00000000" w:rsidP="00000000" w:rsidRDefault="00000000" w:rsidRPr="00000000" w14:paraId="00000462">
            <w:pPr>
              <w:rPr>
                <w:rFonts w:ascii="Vani" w:cs="Vani" w:eastAsia="Vani" w:hAnsi="Vani"/>
                <w:b w:val="1"/>
                <w:bCs w:val="1"/>
              </w:rPr>
            </w:pPr>
            <w:r w:rsidDel="00000000" w:rsidR="00000000" w:rsidRPr="00000000">
              <w:rPr>
                <w:rFonts w:ascii="Vani" w:cs="Vani" w:eastAsia="Vani" w:hAnsi="Vani"/>
                <w:b w:val="1"/>
                <w:bCs w:val="1"/>
                <w:rtl w:val="0"/>
              </w:rPr>
              <w:t xml:space="preserve">You also</w:t>
            </w:r>
          </w:p>
        </w:tc>
      </w:tr>
      <w:tr>
        <w:trPr>
          <w:cantSplit w:val="0"/>
          <w:tblHeader w:val="0"/>
        </w:trPr>
        <w:tc>
          <w:tcPr>
            <w:vAlign w:val="center"/>
          </w:tcPr>
          <w:p w:rsidR="00000000" w:rsidDel="00000000" w:rsidP="00000000" w:rsidRDefault="00000000" w:rsidRPr="00000000" w14:paraId="00000463">
            <w:pPr>
              <w:rPr>
                <w:rFonts w:ascii="Vani" w:cs="Vani" w:eastAsia="Vani" w:hAnsi="Vani"/>
                <w:b w:val="1"/>
                <w:bCs w:val="1"/>
              </w:rPr>
            </w:pPr>
            <w:r w:rsidDel="00000000" w:rsidR="00000000" w:rsidRPr="00000000">
              <w:rPr>
                <w:rFonts w:ascii="Vani" w:cs="Vani" w:eastAsia="Vani" w:hAnsi="Vani"/>
                <w:b w:val="1"/>
                <w:bCs w:val="1"/>
                <w:rtl w:val="0"/>
              </w:rPr>
              <w:t xml:space="preserve">నీ</w:t>
            </w:r>
          </w:p>
        </w:tc>
        <w:tc>
          <w:tcPr>
            <w:vAlign w:val="center"/>
          </w:tcPr>
          <w:p w:rsidR="00000000" w:rsidDel="00000000" w:rsidP="00000000" w:rsidRDefault="00000000" w:rsidRPr="00000000" w14:paraId="00000464">
            <w:pPr>
              <w:rPr>
                <w:rFonts w:ascii="Vani" w:cs="Vani" w:eastAsia="Vani" w:hAnsi="Vani"/>
                <w:b w:val="1"/>
                <w:bCs w:val="1"/>
              </w:rPr>
            </w:pPr>
            <w:r w:rsidDel="00000000" w:rsidR="00000000" w:rsidRPr="00000000">
              <w:rPr>
                <w:rFonts w:ascii="Vani" w:cs="Vani" w:eastAsia="Vani" w:hAnsi="Vani"/>
                <w:b w:val="1"/>
                <w:bCs w:val="1"/>
                <w:rtl w:val="0"/>
              </w:rPr>
              <w:t xml:space="preserve">నీ యొక్క</w:t>
            </w:r>
          </w:p>
        </w:tc>
        <w:tc>
          <w:tcPr>
            <w:vAlign w:val="center"/>
          </w:tcPr>
          <w:p w:rsidR="00000000" w:rsidDel="00000000" w:rsidP="00000000" w:rsidRDefault="00000000" w:rsidRPr="00000000" w14:paraId="00000465">
            <w:pPr>
              <w:rPr>
                <w:rFonts w:ascii="Vani" w:cs="Vani" w:eastAsia="Vani" w:hAnsi="Vani"/>
                <w:b w:val="1"/>
                <w:bCs w:val="1"/>
              </w:rPr>
            </w:pPr>
            <w:r w:rsidDel="00000000" w:rsidR="00000000" w:rsidRPr="00000000">
              <w:rPr>
                <w:rFonts w:ascii="Vani" w:cs="Vani" w:eastAsia="Vani" w:hAnsi="Vani"/>
                <w:b w:val="1"/>
                <w:bCs w:val="1"/>
                <w:rtl w:val="0"/>
              </w:rPr>
              <w:t xml:space="preserve">Your</w:t>
            </w:r>
          </w:p>
        </w:tc>
      </w:tr>
      <w:tr>
        <w:trPr>
          <w:cantSplit w:val="0"/>
          <w:tblHeader w:val="0"/>
        </w:trPr>
        <w:tc>
          <w:tcPr>
            <w:vAlign w:val="center"/>
          </w:tcPr>
          <w:p w:rsidR="00000000" w:rsidDel="00000000" w:rsidP="00000000" w:rsidRDefault="00000000" w:rsidRPr="00000000" w14:paraId="00000466">
            <w:pPr>
              <w:rPr>
                <w:rFonts w:ascii="Vani" w:cs="Vani" w:eastAsia="Vani" w:hAnsi="Vani"/>
                <w:b w:val="1"/>
                <w:bCs w:val="1"/>
              </w:rPr>
            </w:pPr>
            <w:r w:rsidDel="00000000" w:rsidR="00000000" w:rsidRPr="00000000">
              <w:rPr>
                <w:rFonts w:ascii="Vani" w:cs="Vani" w:eastAsia="Vani" w:hAnsi="Vani"/>
                <w:b w:val="1"/>
                <w:bCs w:val="1"/>
                <w:rtl w:val="0"/>
              </w:rPr>
              <w:t xml:space="preserve">సాయమువలన</w:t>
            </w:r>
          </w:p>
        </w:tc>
        <w:tc>
          <w:tcPr>
            <w:vAlign w:val="center"/>
          </w:tcPr>
          <w:p w:rsidR="00000000" w:rsidDel="00000000" w:rsidP="00000000" w:rsidRDefault="00000000" w:rsidRPr="00000000" w14:paraId="00000467">
            <w:pPr>
              <w:rPr>
                <w:rFonts w:ascii="Vani" w:cs="Vani" w:eastAsia="Vani" w:hAnsi="Vani"/>
                <w:b w:val="1"/>
                <w:bCs w:val="1"/>
              </w:rPr>
            </w:pPr>
            <w:r w:rsidDel="00000000" w:rsidR="00000000" w:rsidRPr="00000000">
              <w:rPr>
                <w:rFonts w:ascii="Vani" w:cs="Vani" w:eastAsia="Vani" w:hAnsi="Vani"/>
                <w:b w:val="1"/>
                <w:bCs w:val="1"/>
                <w:rtl w:val="0"/>
              </w:rPr>
              <w:t xml:space="preserve">సహాయము వల్ల</w:t>
            </w:r>
          </w:p>
        </w:tc>
        <w:tc>
          <w:tcPr>
            <w:vAlign w:val="center"/>
          </w:tcPr>
          <w:p w:rsidR="00000000" w:rsidDel="00000000" w:rsidP="00000000" w:rsidRDefault="00000000" w:rsidRPr="00000000" w14:paraId="00000468">
            <w:pPr>
              <w:rPr>
                <w:rFonts w:ascii="Vani" w:cs="Vani" w:eastAsia="Vani" w:hAnsi="Vani"/>
                <w:b w:val="1"/>
                <w:bCs w:val="1"/>
              </w:rPr>
            </w:pPr>
            <w:r w:rsidDel="00000000" w:rsidR="00000000" w:rsidRPr="00000000">
              <w:rPr>
                <w:rFonts w:ascii="Vani" w:cs="Vani" w:eastAsia="Vani" w:hAnsi="Vani"/>
                <w:b w:val="1"/>
                <w:bCs w:val="1"/>
                <w:rtl w:val="0"/>
              </w:rPr>
              <w:t xml:space="preserve">Because of help</w:t>
            </w:r>
          </w:p>
        </w:tc>
      </w:tr>
      <w:tr>
        <w:trPr>
          <w:cantSplit w:val="0"/>
          <w:tblHeader w:val="0"/>
        </w:trPr>
        <w:tc>
          <w:tcPr>
            <w:vAlign w:val="center"/>
          </w:tcPr>
          <w:p w:rsidR="00000000" w:rsidDel="00000000" w:rsidP="00000000" w:rsidRDefault="00000000" w:rsidRPr="00000000" w14:paraId="00000469">
            <w:pPr>
              <w:rPr>
                <w:rFonts w:ascii="Vani" w:cs="Vani" w:eastAsia="Vani" w:hAnsi="Vani"/>
                <w:b w:val="1"/>
                <w:bCs w:val="1"/>
              </w:rPr>
            </w:pPr>
            <w:r w:rsidDel="00000000" w:rsidR="00000000" w:rsidRPr="00000000">
              <w:rPr>
                <w:rFonts w:ascii="Vani" w:cs="Vani" w:eastAsia="Vani" w:hAnsi="Vani"/>
                <w:b w:val="1"/>
                <w:bCs w:val="1"/>
                <w:rtl w:val="0"/>
              </w:rPr>
              <w:t xml:space="preserve">నేనును</w:t>
            </w:r>
          </w:p>
        </w:tc>
        <w:tc>
          <w:tcPr>
            <w:vAlign w:val="center"/>
          </w:tcPr>
          <w:p w:rsidR="00000000" w:rsidDel="00000000" w:rsidP="00000000" w:rsidRDefault="00000000" w:rsidRPr="00000000" w14:paraId="0000046A">
            <w:pPr>
              <w:rPr>
                <w:rFonts w:ascii="Vani" w:cs="Vani" w:eastAsia="Vani" w:hAnsi="Vani"/>
                <w:b w:val="1"/>
                <w:bCs w:val="1"/>
              </w:rPr>
            </w:pPr>
            <w:r w:rsidDel="00000000" w:rsidR="00000000" w:rsidRPr="00000000">
              <w:rPr>
                <w:rFonts w:ascii="Vani" w:cs="Vani" w:eastAsia="Vani" w:hAnsi="Vani"/>
                <w:b w:val="1"/>
                <w:bCs w:val="1"/>
                <w:rtl w:val="0"/>
              </w:rPr>
              <w:t xml:space="preserve">నేను కూడా</w:t>
            </w:r>
          </w:p>
        </w:tc>
        <w:tc>
          <w:tcPr>
            <w:vAlign w:val="center"/>
          </w:tcPr>
          <w:p w:rsidR="00000000" w:rsidDel="00000000" w:rsidP="00000000" w:rsidRDefault="00000000" w:rsidRPr="00000000" w14:paraId="0000046B">
            <w:pPr>
              <w:rPr>
                <w:rFonts w:ascii="Vani" w:cs="Vani" w:eastAsia="Vani" w:hAnsi="Vani"/>
                <w:b w:val="1"/>
                <w:bCs w:val="1"/>
              </w:rPr>
            </w:pPr>
            <w:r w:rsidDel="00000000" w:rsidR="00000000" w:rsidRPr="00000000">
              <w:rPr>
                <w:rFonts w:ascii="Vani" w:cs="Vani" w:eastAsia="Vani" w:hAnsi="Vani"/>
                <w:b w:val="1"/>
                <w:bCs w:val="1"/>
                <w:rtl w:val="0"/>
              </w:rPr>
              <w:t xml:space="preserve">I also</w:t>
            </w:r>
          </w:p>
        </w:tc>
      </w:tr>
      <w:tr>
        <w:trPr>
          <w:cantSplit w:val="0"/>
          <w:tblHeader w:val="0"/>
        </w:trPr>
        <w:tc>
          <w:tcPr>
            <w:vAlign w:val="center"/>
          </w:tcPr>
          <w:p w:rsidR="00000000" w:rsidDel="00000000" w:rsidP="00000000" w:rsidRDefault="00000000" w:rsidRPr="00000000" w14:paraId="0000046C">
            <w:pPr>
              <w:rPr>
                <w:rFonts w:ascii="Vani" w:cs="Vani" w:eastAsia="Vani" w:hAnsi="Vani"/>
                <w:b w:val="1"/>
                <w:bCs w:val="1"/>
              </w:rPr>
            </w:pPr>
            <w:r w:rsidDel="00000000" w:rsidR="00000000" w:rsidRPr="00000000">
              <w:rPr>
                <w:rFonts w:ascii="Vani" w:cs="Vani" w:eastAsia="Vani" w:hAnsi="Vani"/>
                <w:b w:val="1"/>
                <w:bCs w:val="1"/>
                <w:rtl w:val="0"/>
              </w:rPr>
              <w:t xml:space="preserve">సుఖింప వచ్చును</w:t>
            </w:r>
          </w:p>
        </w:tc>
        <w:tc>
          <w:tcPr>
            <w:vAlign w:val="center"/>
          </w:tcPr>
          <w:p w:rsidR="00000000" w:rsidDel="00000000" w:rsidP="00000000" w:rsidRDefault="00000000" w:rsidRPr="00000000" w14:paraId="0000046D">
            <w:pPr>
              <w:rPr>
                <w:rFonts w:ascii="Vani" w:cs="Vani" w:eastAsia="Vani" w:hAnsi="Vani"/>
                <w:b w:val="1"/>
                <w:bCs w:val="1"/>
              </w:rPr>
            </w:pPr>
            <w:r w:rsidDel="00000000" w:rsidR="00000000" w:rsidRPr="00000000">
              <w:rPr>
                <w:rFonts w:ascii="Vani" w:cs="Vani" w:eastAsia="Vani" w:hAnsi="Vani"/>
                <w:b w:val="1"/>
                <w:bCs w:val="1"/>
                <w:rtl w:val="0"/>
              </w:rPr>
              <w:t xml:space="preserve">సుఖముగా ఉండవచ్చు</w:t>
            </w:r>
          </w:p>
        </w:tc>
        <w:tc>
          <w:tcPr>
            <w:vAlign w:val="center"/>
          </w:tcPr>
          <w:p w:rsidR="00000000" w:rsidDel="00000000" w:rsidP="00000000" w:rsidRDefault="00000000" w:rsidRPr="00000000" w14:paraId="0000046E">
            <w:pPr>
              <w:rPr>
                <w:rFonts w:ascii="Vani" w:cs="Vani" w:eastAsia="Vani" w:hAnsi="Vani"/>
                <w:b w:val="1"/>
                <w:bCs w:val="1"/>
              </w:rPr>
            </w:pPr>
            <w:r w:rsidDel="00000000" w:rsidR="00000000" w:rsidRPr="00000000">
              <w:rPr>
                <w:rFonts w:ascii="Vani" w:cs="Vani" w:eastAsia="Vani" w:hAnsi="Vani"/>
                <w:b w:val="1"/>
                <w:bCs w:val="1"/>
                <w:rtl w:val="0"/>
              </w:rPr>
              <w:t xml:space="preserve">Can be happy / prosper</w:t>
            </w:r>
          </w:p>
        </w:tc>
      </w:tr>
      <w:tr>
        <w:trPr>
          <w:cantSplit w:val="0"/>
          <w:tblHeader w:val="0"/>
        </w:trPr>
        <w:tc>
          <w:tcPr>
            <w:vAlign w:val="center"/>
          </w:tcPr>
          <w:p w:rsidR="00000000" w:rsidDel="00000000" w:rsidP="00000000" w:rsidRDefault="00000000" w:rsidRPr="00000000" w14:paraId="0000046F">
            <w:pPr>
              <w:rPr>
                <w:rFonts w:ascii="Vani" w:cs="Vani" w:eastAsia="Vani" w:hAnsi="Vani"/>
                <w:b w:val="1"/>
                <w:bCs w:val="1"/>
              </w:rPr>
            </w:pPr>
            <w:r w:rsidDel="00000000" w:rsidR="00000000" w:rsidRPr="00000000">
              <w:rPr>
                <w:rFonts w:ascii="Vani" w:cs="Vani" w:eastAsia="Vani" w:hAnsi="Vani"/>
                <w:b w:val="1"/>
                <w:bCs w:val="1"/>
                <w:rtl w:val="0"/>
              </w:rPr>
              <w:t xml:space="preserve">రమ్మని</w:t>
            </w:r>
          </w:p>
        </w:tc>
        <w:tc>
          <w:tcPr>
            <w:vAlign w:val="center"/>
          </w:tcPr>
          <w:p w:rsidR="00000000" w:rsidDel="00000000" w:rsidP="00000000" w:rsidRDefault="00000000" w:rsidRPr="00000000" w14:paraId="00000470">
            <w:pPr>
              <w:rPr>
                <w:rFonts w:ascii="Vani" w:cs="Vani" w:eastAsia="Vani" w:hAnsi="Vani"/>
                <w:b w:val="1"/>
                <w:bCs w:val="1"/>
              </w:rPr>
            </w:pPr>
            <w:r w:rsidDel="00000000" w:rsidR="00000000" w:rsidRPr="00000000">
              <w:rPr>
                <w:rFonts w:ascii="Vani" w:cs="Vani" w:eastAsia="Vani" w:hAnsi="Vani"/>
                <w:b w:val="1"/>
                <w:bCs w:val="1"/>
                <w:rtl w:val="0"/>
              </w:rPr>
              <w:t xml:space="preserve">రా అని</w:t>
            </w:r>
          </w:p>
        </w:tc>
        <w:tc>
          <w:tcPr>
            <w:vAlign w:val="center"/>
          </w:tcPr>
          <w:p w:rsidR="00000000" w:rsidDel="00000000" w:rsidP="00000000" w:rsidRDefault="00000000" w:rsidRPr="00000000" w14:paraId="00000471">
            <w:pPr>
              <w:rPr>
                <w:rFonts w:ascii="Vani" w:cs="Vani" w:eastAsia="Vani" w:hAnsi="Vani"/>
                <w:b w:val="1"/>
                <w:bCs w:val="1"/>
              </w:rPr>
            </w:pPr>
            <w:r w:rsidDel="00000000" w:rsidR="00000000" w:rsidRPr="00000000">
              <w:rPr>
                <w:rFonts w:ascii="Vani" w:cs="Vani" w:eastAsia="Vani" w:hAnsi="Vani"/>
                <w:b w:val="1"/>
                <w:bCs w:val="1"/>
                <w:rtl w:val="0"/>
              </w:rPr>
              <w:t xml:space="preserve">To come (quoted)</w:t>
            </w:r>
          </w:p>
        </w:tc>
      </w:tr>
      <w:tr>
        <w:trPr>
          <w:cantSplit w:val="0"/>
          <w:tblHeader w:val="0"/>
        </w:trPr>
        <w:tc>
          <w:tcPr>
            <w:vAlign w:val="center"/>
          </w:tcPr>
          <w:p w:rsidR="00000000" w:rsidDel="00000000" w:rsidP="00000000" w:rsidRDefault="00000000" w:rsidRPr="00000000" w14:paraId="00000472">
            <w:pPr>
              <w:rPr>
                <w:rFonts w:ascii="Vani" w:cs="Vani" w:eastAsia="Vani" w:hAnsi="Vani"/>
                <w:b w:val="1"/>
                <w:bCs w:val="1"/>
              </w:rPr>
            </w:pPr>
            <w:r w:rsidDel="00000000" w:rsidR="00000000" w:rsidRPr="00000000">
              <w:rPr>
                <w:rFonts w:ascii="Vani" w:cs="Vani" w:eastAsia="Vani" w:hAnsi="Vani"/>
                <w:b w:val="1"/>
                <w:bCs w:val="1"/>
                <w:rtl w:val="0"/>
              </w:rPr>
              <w:t xml:space="preserve">గారవముమీఱఁ</w:t>
            </w:r>
          </w:p>
        </w:tc>
        <w:tc>
          <w:tcPr>
            <w:vAlign w:val="center"/>
          </w:tcPr>
          <w:p w:rsidR="00000000" w:rsidDel="00000000" w:rsidP="00000000" w:rsidRDefault="00000000" w:rsidRPr="00000000" w14:paraId="00000473">
            <w:pPr>
              <w:rPr>
                <w:rFonts w:ascii="Vani" w:cs="Vani" w:eastAsia="Vani" w:hAnsi="Vani"/>
                <w:b w:val="1"/>
                <w:bCs w:val="1"/>
              </w:rPr>
            </w:pPr>
            <w:r w:rsidDel="00000000" w:rsidR="00000000" w:rsidRPr="00000000">
              <w:rPr>
                <w:rFonts w:ascii="Vani" w:cs="Vani" w:eastAsia="Vani" w:hAnsi="Vani"/>
                <w:b w:val="1"/>
                <w:bCs w:val="1"/>
                <w:rtl w:val="0"/>
              </w:rPr>
              <w:t xml:space="preserve">మిక్కిలి గౌరవముతో / ప్రేమతో</w:t>
            </w:r>
          </w:p>
        </w:tc>
        <w:tc>
          <w:tcPr>
            <w:vAlign w:val="center"/>
          </w:tcPr>
          <w:p w:rsidR="00000000" w:rsidDel="00000000" w:rsidP="00000000" w:rsidRDefault="00000000" w:rsidRPr="00000000" w14:paraId="00000474">
            <w:pPr>
              <w:rPr>
                <w:rFonts w:ascii="Vani" w:cs="Vani" w:eastAsia="Vani" w:hAnsi="Vani"/>
                <w:b w:val="1"/>
                <w:bCs w:val="1"/>
              </w:rPr>
            </w:pPr>
            <w:r w:rsidDel="00000000" w:rsidR="00000000" w:rsidRPr="00000000">
              <w:rPr>
                <w:rFonts w:ascii="Vani" w:cs="Vani" w:eastAsia="Vani" w:hAnsi="Vani"/>
                <w:b w:val="1"/>
                <w:bCs w:val="1"/>
                <w:rtl w:val="0"/>
              </w:rPr>
              <w:t xml:space="preserve">With great respect / affection</w:t>
            </w:r>
          </w:p>
        </w:tc>
      </w:tr>
      <w:tr>
        <w:trPr>
          <w:cantSplit w:val="0"/>
          <w:tblHeader w:val="0"/>
        </w:trPr>
        <w:tc>
          <w:tcPr>
            <w:vAlign w:val="center"/>
          </w:tcPr>
          <w:p w:rsidR="00000000" w:rsidDel="00000000" w:rsidP="00000000" w:rsidRDefault="00000000" w:rsidRPr="00000000" w14:paraId="00000475">
            <w:pPr>
              <w:rPr>
                <w:rFonts w:ascii="Vani" w:cs="Vani" w:eastAsia="Vani" w:hAnsi="Vani"/>
                <w:b w:val="1"/>
                <w:bCs w:val="1"/>
              </w:rPr>
            </w:pPr>
            <w:r w:rsidDel="00000000" w:rsidR="00000000" w:rsidRPr="00000000">
              <w:rPr>
                <w:rFonts w:ascii="Vani" w:cs="Vani" w:eastAsia="Vani" w:hAnsi="Vani"/>
                <w:b w:val="1"/>
                <w:bCs w:val="1"/>
                <w:rtl w:val="0"/>
              </w:rPr>
              <w:t xml:space="preserve">బలికెను</w:t>
            </w:r>
          </w:p>
        </w:tc>
        <w:tc>
          <w:tcPr>
            <w:vAlign w:val="center"/>
          </w:tcPr>
          <w:p w:rsidR="00000000" w:rsidDel="00000000" w:rsidP="00000000" w:rsidRDefault="00000000" w:rsidRPr="00000000" w14:paraId="00000476">
            <w:pPr>
              <w:rPr>
                <w:rFonts w:ascii="Vani" w:cs="Vani" w:eastAsia="Vani" w:hAnsi="Vani"/>
                <w:b w:val="1"/>
                <w:bCs w:val="1"/>
              </w:rPr>
            </w:pPr>
            <w:r w:rsidDel="00000000" w:rsidR="00000000" w:rsidRPr="00000000">
              <w:rPr>
                <w:rFonts w:ascii="Vani" w:cs="Vani" w:eastAsia="Vani" w:hAnsi="Vani"/>
                <w:b w:val="1"/>
                <w:bCs w:val="1"/>
                <w:rtl w:val="0"/>
              </w:rPr>
              <w:t xml:space="preserve">పలికెను / అనెను</w:t>
            </w:r>
          </w:p>
        </w:tc>
        <w:tc>
          <w:tcPr>
            <w:vAlign w:val="center"/>
          </w:tcPr>
          <w:p w:rsidR="00000000" w:rsidDel="00000000" w:rsidP="00000000" w:rsidRDefault="00000000" w:rsidRPr="00000000" w14:paraId="00000477">
            <w:pPr>
              <w:rPr>
                <w:rFonts w:ascii="Vani" w:cs="Vani" w:eastAsia="Vani" w:hAnsi="Vani"/>
                <w:b w:val="1"/>
                <w:bCs w:val="1"/>
              </w:rPr>
            </w:pPr>
            <w:r w:rsidDel="00000000" w:rsidR="00000000" w:rsidRPr="00000000">
              <w:rPr>
                <w:rFonts w:ascii="Vani" w:cs="Vani" w:eastAsia="Vani" w:hAnsi="Vani"/>
                <w:b w:val="1"/>
                <w:bCs w:val="1"/>
                <w:rtl w:val="0"/>
              </w:rPr>
              <w:t xml:space="preserve">Spoke / Said</w:t>
            </w:r>
          </w:p>
        </w:tc>
      </w:tr>
    </w:tbl>
    <w:p w:rsidR="00000000" w:rsidDel="00000000" w:rsidP="00000000" w:rsidRDefault="00000000" w:rsidRPr="00000000" w14:paraId="00000478">
      <w:pPr>
        <w:rPr>
          <w:rFonts w:ascii="Vani" w:cs="Vani" w:eastAsia="Vani" w:hAnsi="Vani"/>
          <w:b w:val="1"/>
          <w:bCs w:val="1"/>
        </w:rPr>
      </w:pPr>
      <w:r w:rsidDel="00000000" w:rsidR="00000000" w:rsidRPr="00000000">
        <w:rPr>
          <w:rFonts w:ascii="Vani" w:cs="Vani" w:eastAsia="Vani" w:hAnsi="Vani"/>
          <w:b w:val="1"/>
          <w:bCs w:val="1"/>
          <w:rtl w:val="0"/>
        </w:rPr>
        <w:t xml:space="preserve">పిల్లి మాటలలోని కపటమును ఎలుక గ్రహించినది, అది కలుగులోనుండి వెలికి రాలేదు. అందుండియే పిల్లితో "అయ్యా! నీ వచనములు సముచితములైనవి. ఐనను శత్రు లెవరో మిత్రులెవరో గుర్తెఱుఁగుట కష్టము. కొందఱు శత్రు వులుగా నుండి మిత్రభావమున మేలు చేయుదురు. మఱి కొందఱు మిత్రులవలె గన్పించి శత్రుభావమున కీడు సేయు దురు. నీవు బలవంతుఁడవైన శత్రువవు. ఒక్కొక్కసారి బలవంతులైన విరోధులు ప్రయోజనము నాశించి లోఁబడి పనులు సాధించుకొందురు, పనియైనయనంతరము బాధింతురు. పామును పట్టునపుడు పాములవాఁడు సైతము తన చేతిని పాము నోరికి దూరముగా నుంచి జాగరూకుఁడై యుండును. నీవు నన్ను అన్నముగా నారగింతువు నీదరి జేరక పొరుగున నుండి వలసినపుడు మేలు చేయుదును. నమ్మి నీ వద్ద నున్న చో నీ బంధువర్గము నన్నాదరించునా? వారి మనసు రుచి నాశించినపుడు నన్నొక కబళముగా నమలివేయుదురు. " పిల్లికి చెలగాటము, ఎలుకకు ప్రాణసంకటము " అను మాట పాటింపవలదా ? రాత్రి యంతయు బలమైన వలలో జిక్కి పేరాకలితో స్రుక్కితివి. నీకిపుడు చలిది కావలసి యున్నది కదా ! నన్ను నీ వెందుకు పిలుచుచుంటివో నే నర్థము చేసికొంటిని. మన స్నేహ మింతటితో కట్టి పెట్టుదము, బలవంతుఁడైన పగతునితో చెలిమి పనికి రాదు నీవంటివారిని జేరక నేనును, బోయనివంటి వారిని విశ్వ సింపక నీవును జీవింపవలెను. నే నిఁక నిన్ను నమ్మను పొ” మ్మనెను, పిల్లి సిగ్గుపడి యూరకుండెను, ఎలుక వేరొక కలుగు నెలవు చేసికొని సుఖముగా జీవించుచుండెను.</w:t>
      </w:r>
    </w:p>
    <w:p w:rsidR="00000000" w:rsidDel="00000000" w:rsidP="00000000" w:rsidRDefault="00000000" w:rsidRPr="00000000" w14:paraId="00000479">
      <w:pPr>
        <w:rPr>
          <w:rFonts w:ascii="Vani" w:cs="Vani" w:eastAsia="Vani" w:hAnsi="Vani"/>
          <w:b w:val="1"/>
          <w:bCs w:val="1"/>
        </w:rPr>
      </w:pPr>
      <w:r w:rsidDel="00000000" w:rsidR="00000000" w:rsidRPr="00000000">
        <w:rPr>
          <w:rFonts w:ascii="Vani" w:cs="Vani" w:eastAsia="Vani" w:hAnsi="Vani"/>
          <w:b w:val="1"/>
          <w:bCs w:val="1"/>
          <w:rtl w:val="0"/>
        </w:rPr>
        <w:t xml:space="preserve">ప్రయోజనము ముగిసిన పిమ్మట పగతునితో స్నేహము పనికిరాదు.</w:t>
      </w:r>
    </w:p>
    <w:tbl>
      <w:tblPr>
        <w:tblStyle w:val="Table8"/>
        <w:tblW w:w="9360.000000000002" w:type="dxa"/>
        <w:jc w:val="left"/>
        <w:tblLayout w:type="fixed"/>
        <w:tblLook w:val="0400"/>
      </w:tblPr>
      <w:tblGrid>
        <w:gridCol w:w="2671"/>
        <w:gridCol w:w="2988"/>
        <w:gridCol w:w="3701"/>
        <w:tblGridChange w:id="0">
          <w:tblGrid>
            <w:gridCol w:w="2671"/>
            <w:gridCol w:w="2988"/>
            <w:gridCol w:w="3701"/>
          </w:tblGrid>
        </w:tblGridChange>
      </w:tblGrid>
      <w:tr>
        <w:trPr>
          <w:cantSplit w:val="0"/>
          <w:tblHeader w:val="0"/>
        </w:trPr>
        <w:tc>
          <w:tcPr>
            <w:vAlign w:val="center"/>
          </w:tcPr>
          <w:p w:rsidR="00000000" w:rsidDel="00000000" w:rsidP="00000000" w:rsidRDefault="00000000" w:rsidRPr="00000000" w14:paraId="0000047A">
            <w:pPr>
              <w:rPr>
                <w:rFonts w:ascii="Vani" w:cs="Vani" w:eastAsia="Vani" w:hAnsi="Vani"/>
                <w:b w:val="1"/>
                <w:bCs w:val="1"/>
              </w:rPr>
            </w:pPr>
            <w:r w:rsidDel="00000000" w:rsidR="00000000" w:rsidRPr="00000000">
              <w:rPr>
                <w:rFonts w:ascii="Vani" w:cs="Vani" w:eastAsia="Vani" w:hAnsi="Vani"/>
                <w:b w:val="1"/>
                <w:bCs w:val="1"/>
                <w:rtl w:val="0"/>
              </w:rPr>
              <w:t xml:space="preserve">తెలుగు పదం (Telugu Word)</w:t>
            </w:r>
          </w:p>
        </w:tc>
        <w:tc>
          <w:tcPr>
            <w:vAlign w:val="center"/>
          </w:tcPr>
          <w:p w:rsidR="00000000" w:rsidDel="00000000" w:rsidP="00000000" w:rsidRDefault="00000000" w:rsidRPr="00000000" w14:paraId="0000047B">
            <w:pPr>
              <w:rPr>
                <w:rFonts w:ascii="Vani" w:cs="Vani" w:eastAsia="Vani" w:hAnsi="Vani"/>
                <w:b w:val="1"/>
                <w:bCs w:val="1"/>
              </w:rPr>
            </w:pPr>
            <w:r w:rsidDel="00000000" w:rsidR="00000000" w:rsidRPr="00000000">
              <w:rPr>
                <w:rFonts w:ascii="Vani" w:cs="Vani" w:eastAsia="Vani" w:hAnsi="Vani"/>
                <w:b w:val="1"/>
                <w:bCs w:val="1"/>
                <w:rtl w:val="0"/>
              </w:rPr>
              <w:t xml:space="preserve">తెలుగు అర్థం (Telugu Meaning)</w:t>
            </w:r>
          </w:p>
        </w:tc>
        <w:tc>
          <w:tcPr>
            <w:vAlign w:val="center"/>
          </w:tcPr>
          <w:p w:rsidR="00000000" w:rsidDel="00000000" w:rsidP="00000000" w:rsidRDefault="00000000" w:rsidRPr="00000000" w14:paraId="0000047C">
            <w:pPr>
              <w:rPr>
                <w:rFonts w:ascii="Vani" w:cs="Vani" w:eastAsia="Vani" w:hAnsi="Vani"/>
                <w:b w:val="1"/>
                <w:bCs w:val="1"/>
              </w:rPr>
            </w:pPr>
            <w:r w:rsidDel="00000000" w:rsidR="00000000" w:rsidRPr="00000000">
              <w:rPr>
                <w:rFonts w:ascii="Vani" w:cs="Vani" w:eastAsia="Vani" w:hAnsi="Vani"/>
                <w:b w:val="1"/>
                <w:bCs w:val="1"/>
                <w:rtl w:val="0"/>
              </w:rPr>
              <w:t xml:space="preserve">English Meaning</w:t>
            </w:r>
          </w:p>
        </w:tc>
      </w:tr>
      <w:tr>
        <w:trPr>
          <w:cantSplit w:val="0"/>
          <w:tblHeader w:val="0"/>
        </w:trPr>
        <w:tc>
          <w:tcPr>
            <w:vAlign w:val="center"/>
          </w:tcPr>
          <w:p w:rsidR="00000000" w:rsidDel="00000000" w:rsidP="00000000" w:rsidRDefault="00000000" w:rsidRPr="00000000" w14:paraId="0000047D">
            <w:pPr>
              <w:rPr>
                <w:rFonts w:ascii="Vani" w:cs="Vani" w:eastAsia="Vani" w:hAnsi="Vani"/>
                <w:b w:val="1"/>
                <w:bCs w:val="1"/>
              </w:rPr>
            </w:pPr>
            <w:r w:rsidDel="00000000" w:rsidR="00000000" w:rsidRPr="00000000">
              <w:rPr>
                <w:rFonts w:ascii="Vani" w:cs="Vani" w:eastAsia="Vani" w:hAnsi="Vani"/>
                <w:b w:val="1"/>
                <w:bCs w:val="1"/>
                <w:rtl w:val="0"/>
              </w:rPr>
              <w:t xml:space="preserve">ప్రయోజనము</w:t>
            </w:r>
          </w:p>
        </w:tc>
        <w:tc>
          <w:tcPr>
            <w:vAlign w:val="center"/>
          </w:tcPr>
          <w:p w:rsidR="00000000" w:rsidDel="00000000" w:rsidP="00000000" w:rsidRDefault="00000000" w:rsidRPr="00000000" w14:paraId="0000047E">
            <w:pPr>
              <w:rPr>
                <w:rFonts w:ascii="Vani" w:cs="Vani" w:eastAsia="Vani" w:hAnsi="Vani"/>
                <w:b w:val="1"/>
                <w:bCs w:val="1"/>
              </w:rPr>
            </w:pPr>
            <w:r w:rsidDel="00000000" w:rsidR="00000000" w:rsidRPr="00000000">
              <w:rPr>
                <w:rFonts w:ascii="Vani" w:cs="Vani" w:eastAsia="Vani" w:hAnsi="Vani"/>
                <w:b w:val="1"/>
                <w:bCs w:val="1"/>
                <w:rtl w:val="0"/>
              </w:rPr>
              <w:t xml:space="preserve">ఉపయోగము / పని</w:t>
            </w:r>
          </w:p>
        </w:tc>
        <w:tc>
          <w:tcPr>
            <w:vAlign w:val="center"/>
          </w:tcPr>
          <w:p w:rsidR="00000000" w:rsidDel="00000000" w:rsidP="00000000" w:rsidRDefault="00000000" w:rsidRPr="00000000" w14:paraId="0000047F">
            <w:pPr>
              <w:rPr>
                <w:rFonts w:ascii="Vani" w:cs="Vani" w:eastAsia="Vani" w:hAnsi="Vani"/>
                <w:b w:val="1"/>
                <w:bCs w:val="1"/>
              </w:rPr>
            </w:pPr>
            <w:r w:rsidDel="00000000" w:rsidR="00000000" w:rsidRPr="00000000">
              <w:rPr>
                <w:rFonts w:ascii="Vani" w:cs="Vani" w:eastAsia="Vani" w:hAnsi="Vani"/>
                <w:b w:val="1"/>
                <w:bCs w:val="1"/>
                <w:rtl w:val="0"/>
              </w:rPr>
              <w:t xml:space="preserve">Use / Purpose / Benefit</w:t>
            </w:r>
          </w:p>
        </w:tc>
      </w:tr>
      <w:tr>
        <w:trPr>
          <w:cantSplit w:val="0"/>
          <w:tblHeader w:val="0"/>
        </w:trPr>
        <w:tc>
          <w:tcPr>
            <w:vAlign w:val="center"/>
          </w:tcPr>
          <w:p w:rsidR="00000000" w:rsidDel="00000000" w:rsidP="00000000" w:rsidRDefault="00000000" w:rsidRPr="00000000" w14:paraId="00000480">
            <w:pPr>
              <w:rPr>
                <w:rFonts w:ascii="Vani" w:cs="Vani" w:eastAsia="Vani" w:hAnsi="Vani"/>
                <w:b w:val="1"/>
                <w:bCs w:val="1"/>
              </w:rPr>
            </w:pPr>
            <w:r w:rsidDel="00000000" w:rsidR="00000000" w:rsidRPr="00000000">
              <w:rPr>
                <w:rFonts w:ascii="Vani" w:cs="Vani" w:eastAsia="Vani" w:hAnsi="Vani"/>
                <w:b w:val="1"/>
                <w:bCs w:val="1"/>
                <w:rtl w:val="0"/>
              </w:rPr>
              <w:t xml:space="preserve">ముగిసిన</w:t>
            </w:r>
          </w:p>
        </w:tc>
        <w:tc>
          <w:tcPr>
            <w:vAlign w:val="center"/>
          </w:tcPr>
          <w:p w:rsidR="00000000" w:rsidDel="00000000" w:rsidP="00000000" w:rsidRDefault="00000000" w:rsidRPr="00000000" w14:paraId="00000481">
            <w:pPr>
              <w:rPr>
                <w:rFonts w:ascii="Vani" w:cs="Vani" w:eastAsia="Vani" w:hAnsi="Vani"/>
                <w:b w:val="1"/>
                <w:bCs w:val="1"/>
              </w:rPr>
            </w:pPr>
            <w:r w:rsidDel="00000000" w:rsidR="00000000" w:rsidRPr="00000000">
              <w:rPr>
                <w:rFonts w:ascii="Vani" w:cs="Vani" w:eastAsia="Vani" w:hAnsi="Vani"/>
                <w:b w:val="1"/>
                <w:bCs w:val="1"/>
                <w:rtl w:val="0"/>
              </w:rPr>
              <w:t xml:space="preserve">పూర్తయిన</w:t>
            </w:r>
          </w:p>
        </w:tc>
        <w:tc>
          <w:tcPr>
            <w:vAlign w:val="center"/>
          </w:tcPr>
          <w:p w:rsidR="00000000" w:rsidDel="00000000" w:rsidP="00000000" w:rsidRDefault="00000000" w:rsidRPr="00000000" w14:paraId="00000482">
            <w:pPr>
              <w:rPr>
                <w:rFonts w:ascii="Vani" w:cs="Vani" w:eastAsia="Vani" w:hAnsi="Vani"/>
                <w:b w:val="1"/>
                <w:bCs w:val="1"/>
              </w:rPr>
            </w:pPr>
            <w:r w:rsidDel="00000000" w:rsidR="00000000" w:rsidRPr="00000000">
              <w:rPr>
                <w:rFonts w:ascii="Vani" w:cs="Vani" w:eastAsia="Vani" w:hAnsi="Vani"/>
                <w:b w:val="1"/>
                <w:bCs w:val="1"/>
                <w:rtl w:val="0"/>
              </w:rPr>
              <w:t xml:space="preserve">Finished / Completed</w:t>
            </w:r>
          </w:p>
        </w:tc>
      </w:tr>
      <w:tr>
        <w:trPr>
          <w:cantSplit w:val="0"/>
          <w:tblHeader w:val="0"/>
        </w:trPr>
        <w:tc>
          <w:tcPr>
            <w:vAlign w:val="center"/>
          </w:tcPr>
          <w:p w:rsidR="00000000" w:rsidDel="00000000" w:rsidP="00000000" w:rsidRDefault="00000000" w:rsidRPr="00000000" w14:paraId="00000483">
            <w:pPr>
              <w:rPr>
                <w:rFonts w:ascii="Vani" w:cs="Vani" w:eastAsia="Vani" w:hAnsi="Vani"/>
                <w:b w:val="1"/>
                <w:bCs w:val="1"/>
              </w:rPr>
            </w:pPr>
            <w:r w:rsidDel="00000000" w:rsidR="00000000" w:rsidRPr="00000000">
              <w:rPr>
                <w:rFonts w:ascii="Vani" w:cs="Vani" w:eastAsia="Vani" w:hAnsi="Vani"/>
                <w:b w:val="1"/>
                <w:bCs w:val="1"/>
                <w:rtl w:val="0"/>
              </w:rPr>
              <w:t xml:space="preserve">పిమ్మట</w:t>
            </w:r>
          </w:p>
        </w:tc>
        <w:tc>
          <w:tcPr>
            <w:vAlign w:val="center"/>
          </w:tcPr>
          <w:p w:rsidR="00000000" w:rsidDel="00000000" w:rsidP="00000000" w:rsidRDefault="00000000" w:rsidRPr="00000000" w14:paraId="00000484">
            <w:pPr>
              <w:rPr>
                <w:rFonts w:ascii="Vani" w:cs="Vani" w:eastAsia="Vani" w:hAnsi="Vani"/>
                <w:b w:val="1"/>
                <w:bCs w:val="1"/>
              </w:rPr>
            </w:pPr>
            <w:r w:rsidDel="00000000" w:rsidR="00000000" w:rsidRPr="00000000">
              <w:rPr>
                <w:rFonts w:ascii="Vani" w:cs="Vani" w:eastAsia="Vani" w:hAnsi="Vani"/>
                <w:b w:val="1"/>
                <w:bCs w:val="1"/>
                <w:rtl w:val="0"/>
              </w:rPr>
              <w:t xml:space="preserve">తరువాత</w:t>
            </w:r>
          </w:p>
        </w:tc>
        <w:tc>
          <w:tcPr>
            <w:vAlign w:val="center"/>
          </w:tcPr>
          <w:p w:rsidR="00000000" w:rsidDel="00000000" w:rsidP="00000000" w:rsidRDefault="00000000" w:rsidRPr="00000000" w14:paraId="00000485">
            <w:pPr>
              <w:rPr>
                <w:rFonts w:ascii="Vani" w:cs="Vani" w:eastAsia="Vani" w:hAnsi="Vani"/>
                <w:b w:val="1"/>
                <w:bCs w:val="1"/>
              </w:rPr>
            </w:pPr>
            <w:r w:rsidDel="00000000" w:rsidR="00000000" w:rsidRPr="00000000">
              <w:rPr>
                <w:rFonts w:ascii="Vani" w:cs="Vani" w:eastAsia="Vani" w:hAnsi="Vani"/>
                <w:b w:val="1"/>
                <w:bCs w:val="1"/>
                <w:rtl w:val="0"/>
              </w:rPr>
              <w:t xml:space="preserve">Afterward</w:t>
            </w:r>
          </w:p>
        </w:tc>
      </w:tr>
      <w:tr>
        <w:trPr>
          <w:cantSplit w:val="0"/>
          <w:tblHeader w:val="0"/>
        </w:trPr>
        <w:tc>
          <w:tcPr>
            <w:vAlign w:val="center"/>
          </w:tcPr>
          <w:p w:rsidR="00000000" w:rsidDel="00000000" w:rsidP="00000000" w:rsidRDefault="00000000" w:rsidRPr="00000000" w14:paraId="00000486">
            <w:pPr>
              <w:rPr>
                <w:rFonts w:ascii="Vani" w:cs="Vani" w:eastAsia="Vani" w:hAnsi="Vani"/>
                <w:b w:val="1"/>
                <w:bCs w:val="1"/>
              </w:rPr>
            </w:pPr>
            <w:r w:rsidDel="00000000" w:rsidR="00000000" w:rsidRPr="00000000">
              <w:rPr>
                <w:rFonts w:ascii="Vani" w:cs="Vani" w:eastAsia="Vani" w:hAnsi="Vani"/>
                <w:b w:val="1"/>
                <w:bCs w:val="1"/>
                <w:rtl w:val="0"/>
              </w:rPr>
              <w:t xml:space="preserve">పగతునితో</w:t>
            </w:r>
          </w:p>
        </w:tc>
        <w:tc>
          <w:tcPr>
            <w:vAlign w:val="center"/>
          </w:tcPr>
          <w:p w:rsidR="00000000" w:rsidDel="00000000" w:rsidP="00000000" w:rsidRDefault="00000000" w:rsidRPr="00000000" w14:paraId="00000487">
            <w:pPr>
              <w:rPr>
                <w:rFonts w:ascii="Vani" w:cs="Vani" w:eastAsia="Vani" w:hAnsi="Vani"/>
                <w:b w:val="1"/>
                <w:bCs w:val="1"/>
              </w:rPr>
            </w:pPr>
            <w:r w:rsidDel="00000000" w:rsidR="00000000" w:rsidRPr="00000000">
              <w:rPr>
                <w:rFonts w:ascii="Vani" w:cs="Vani" w:eastAsia="Vani" w:hAnsi="Vani"/>
                <w:b w:val="1"/>
                <w:bCs w:val="1"/>
                <w:rtl w:val="0"/>
              </w:rPr>
              <w:t xml:space="preserve">శత్రువుతో</w:t>
            </w:r>
          </w:p>
        </w:tc>
        <w:tc>
          <w:tcPr>
            <w:vAlign w:val="center"/>
          </w:tcPr>
          <w:p w:rsidR="00000000" w:rsidDel="00000000" w:rsidP="00000000" w:rsidRDefault="00000000" w:rsidRPr="00000000" w14:paraId="00000488">
            <w:pPr>
              <w:rPr>
                <w:rFonts w:ascii="Vani" w:cs="Vani" w:eastAsia="Vani" w:hAnsi="Vani"/>
                <w:b w:val="1"/>
                <w:bCs w:val="1"/>
              </w:rPr>
            </w:pPr>
            <w:r w:rsidDel="00000000" w:rsidR="00000000" w:rsidRPr="00000000">
              <w:rPr>
                <w:rFonts w:ascii="Vani" w:cs="Vani" w:eastAsia="Vani" w:hAnsi="Vani"/>
                <w:b w:val="1"/>
                <w:bCs w:val="1"/>
                <w:rtl w:val="0"/>
              </w:rPr>
              <w:t xml:space="preserve">With the enemy</w:t>
            </w:r>
          </w:p>
        </w:tc>
      </w:tr>
      <w:tr>
        <w:trPr>
          <w:cantSplit w:val="0"/>
          <w:tblHeader w:val="0"/>
        </w:trPr>
        <w:tc>
          <w:tcPr>
            <w:vAlign w:val="center"/>
          </w:tcPr>
          <w:p w:rsidR="00000000" w:rsidDel="00000000" w:rsidP="00000000" w:rsidRDefault="00000000" w:rsidRPr="00000000" w14:paraId="00000489">
            <w:pPr>
              <w:rPr>
                <w:rFonts w:ascii="Vani" w:cs="Vani" w:eastAsia="Vani" w:hAnsi="Vani"/>
                <w:b w:val="1"/>
                <w:bCs w:val="1"/>
              </w:rPr>
            </w:pPr>
            <w:r w:rsidDel="00000000" w:rsidR="00000000" w:rsidRPr="00000000">
              <w:rPr>
                <w:rFonts w:ascii="Vani" w:cs="Vani" w:eastAsia="Vani" w:hAnsi="Vani"/>
                <w:b w:val="1"/>
                <w:bCs w:val="1"/>
                <w:rtl w:val="0"/>
              </w:rPr>
              <w:t xml:space="preserve">స్నేహము</w:t>
            </w:r>
          </w:p>
        </w:tc>
        <w:tc>
          <w:tcPr>
            <w:vAlign w:val="center"/>
          </w:tcPr>
          <w:p w:rsidR="00000000" w:rsidDel="00000000" w:rsidP="00000000" w:rsidRDefault="00000000" w:rsidRPr="00000000" w14:paraId="0000048A">
            <w:pPr>
              <w:rPr>
                <w:rFonts w:ascii="Vani" w:cs="Vani" w:eastAsia="Vani" w:hAnsi="Vani"/>
                <w:b w:val="1"/>
                <w:bCs w:val="1"/>
              </w:rPr>
            </w:pPr>
            <w:r w:rsidDel="00000000" w:rsidR="00000000" w:rsidRPr="00000000">
              <w:rPr>
                <w:rFonts w:ascii="Vani" w:cs="Vani" w:eastAsia="Vani" w:hAnsi="Vani"/>
                <w:b w:val="1"/>
                <w:bCs w:val="1"/>
                <w:rtl w:val="0"/>
              </w:rPr>
              <w:t xml:space="preserve">చెలిమి / మైత్రి</w:t>
            </w:r>
          </w:p>
        </w:tc>
        <w:tc>
          <w:tcPr>
            <w:vAlign w:val="center"/>
          </w:tcPr>
          <w:p w:rsidR="00000000" w:rsidDel="00000000" w:rsidP="00000000" w:rsidRDefault="00000000" w:rsidRPr="00000000" w14:paraId="0000048B">
            <w:pPr>
              <w:rPr>
                <w:rFonts w:ascii="Vani" w:cs="Vani" w:eastAsia="Vani" w:hAnsi="Vani"/>
                <w:b w:val="1"/>
                <w:bCs w:val="1"/>
              </w:rPr>
            </w:pPr>
            <w:r w:rsidDel="00000000" w:rsidR="00000000" w:rsidRPr="00000000">
              <w:rPr>
                <w:rFonts w:ascii="Vani" w:cs="Vani" w:eastAsia="Vani" w:hAnsi="Vani"/>
                <w:b w:val="1"/>
                <w:bCs w:val="1"/>
                <w:rtl w:val="0"/>
              </w:rPr>
              <w:t xml:space="preserve">Friendship</w:t>
            </w:r>
          </w:p>
        </w:tc>
      </w:tr>
      <w:tr>
        <w:trPr>
          <w:cantSplit w:val="0"/>
          <w:tblHeader w:val="0"/>
        </w:trPr>
        <w:tc>
          <w:tcPr>
            <w:vAlign w:val="center"/>
          </w:tcPr>
          <w:p w:rsidR="00000000" w:rsidDel="00000000" w:rsidP="00000000" w:rsidRDefault="00000000" w:rsidRPr="00000000" w14:paraId="0000048C">
            <w:pPr>
              <w:rPr>
                <w:rFonts w:ascii="Vani" w:cs="Vani" w:eastAsia="Vani" w:hAnsi="Vani"/>
                <w:b w:val="1"/>
                <w:bCs w:val="1"/>
              </w:rPr>
            </w:pPr>
            <w:r w:rsidDel="00000000" w:rsidR="00000000" w:rsidRPr="00000000">
              <w:rPr>
                <w:rFonts w:ascii="Vani" w:cs="Vani" w:eastAsia="Vani" w:hAnsi="Vani"/>
                <w:b w:val="1"/>
                <w:bCs w:val="1"/>
                <w:rtl w:val="0"/>
              </w:rPr>
              <w:t xml:space="preserve">పనికిరాదు</w:t>
            </w:r>
          </w:p>
        </w:tc>
        <w:tc>
          <w:tcPr>
            <w:vAlign w:val="center"/>
          </w:tcPr>
          <w:p w:rsidR="00000000" w:rsidDel="00000000" w:rsidP="00000000" w:rsidRDefault="00000000" w:rsidRPr="00000000" w14:paraId="0000048D">
            <w:pPr>
              <w:rPr>
                <w:rFonts w:ascii="Vani" w:cs="Vani" w:eastAsia="Vani" w:hAnsi="Vani"/>
                <w:b w:val="1"/>
                <w:bCs w:val="1"/>
              </w:rPr>
            </w:pPr>
            <w:r w:rsidDel="00000000" w:rsidR="00000000" w:rsidRPr="00000000">
              <w:rPr>
                <w:rFonts w:ascii="Vani" w:cs="Vani" w:eastAsia="Vani" w:hAnsi="Vani"/>
                <w:b w:val="1"/>
                <w:bCs w:val="1"/>
                <w:rtl w:val="0"/>
              </w:rPr>
              <w:t xml:space="preserve">తగదు / రాదు</w:t>
            </w:r>
          </w:p>
        </w:tc>
        <w:tc>
          <w:tcPr>
            <w:vAlign w:val="center"/>
          </w:tcPr>
          <w:p w:rsidR="00000000" w:rsidDel="00000000" w:rsidP="00000000" w:rsidRDefault="00000000" w:rsidRPr="00000000" w14:paraId="0000048E">
            <w:pPr>
              <w:rPr>
                <w:rFonts w:ascii="Vani" w:cs="Vani" w:eastAsia="Vani" w:hAnsi="Vani"/>
                <w:b w:val="1"/>
                <w:bCs w:val="1"/>
              </w:rPr>
            </w:pPr>
            <w:r w:rsidDel="00000000" w:rsidR="00000000" w:rsidRPr="00000000">
              <w:rPr>
                <w:rFonts w:ascii="Vani" w:cs="Vani" w:eastAsia="Vani" w:hAnsi="Vani"/>
                <w:b w:val="1"/>
                <w:bCs w:val="1"/>
                <w:rtl w:val="0"/>
              </w:rPr>
              <w:t xml:space="preserve">Is of no use / Should not be done</w:t>
            </w:r>
          </w:p>
        </w:tc>
      </w:tr>
      <w:tr>
        <w:trPr>
          <w:cantSplit w:val="0"/>
          <w:tblHeader w:val="0"/>
        </w:trPr>
        <w:tc>
          <w:tcPr>
            <w:vAlign w:val="center"/>
          </w:tcPr>
          <w:p w:rsidR="00000000" w:rsidDel="00000000" w:rsidP="00000000" w:rsidRDefault="00000000" w:rsidRPr="00000000" w14:paraId="0000048F">
            <w:pPr>
              <w:rPr>
                <w:rFonts w:ascii="Vani" w:cs="Vani" w:eastAsia="Vani" w:hAnsi="Vani"/>
                <w:b w:val="1"/>
                <w:bCs w:val="1"/>
              </w:rPr>
            </w:pPr>
            <w:r w:rsidDel="00000000" w:rsidR="00000000" w:rsidRPr="00000000">
              <w:rPr>
                <w:rtl w:val="0"/>
              </w:rPr>
            </w:r>
          </w:p>
        </w:tc>
        <w:tc>
          <w:tcPr>
            <w:vAlign w:val="center"/>
          </w:tcPr>
          <w:p w:rsidR="00000000" w:rsidDel="00000000" w:rsidP="00000000" w:rsidRDefault="00000000" w:rsidRPr="00000000" w14:paraId="00000490">
            <w:pPr>
              <w:rPr>
                <w:rFonts w:ascii="Vani" w:cs="Vani" w:eastAsia="Vani" w:hAnsi="Vani"/>
                <w:b w:val="1"/>
                <w:bCs w:val="1"/>
              </w:rPr>
            </w:pPr>
            <w:r w:rsidDel="00000000" w:rsidR="00000000" w:rsidRPr="00000000">
              <w:rPr>
                <w:rtl w:val="0"/>
              </w:rPr>
            </w:r>
          </w:p>
        </w:tc>
        <w:tc>
          <w:tcPr>
            <w:vAlign w:val="center"/>
          </w:tcPr>
          <w:p w:rsidR="00000000" w:rsidDel="00000000" w:rsidP="00000000" w:rsidRDefault="00000000" w:rsidRPr="00000000" w14:paraId="00000491">
            <w:pPr>
              <w:rPr>
                <w:rFonts w:ascii="Vani" w:cs="Vani" w:eastAsia="Vani" w:hAnsi="Vani"/>
                <w:b w:val="1"/>
                <w:bCs w:val="1"/>
              </w:rPr>
            </w:pPr>
            <w:r w:rsidDel="00000000" w:rsidR="00000000" w:rsidRPr="00000000">
              <w:rPr>
                <w:rtl w:val="0"/>
              </w:rPr>
            </w:r>
          </w:p>
        </w:tc>
      </w:tr>
    </w:tbl>
    <w:p w:rsidR="00000000" w:rsidDel="00000000" w:rsidP="00000000" w:rsidRDefault="00000000" w:rsidRPr="00000000" w14:paraId="0000049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embedRegular w:fontKey="{00000000-0000-0000-0000-000000000000}" r:id="rId1" w:subsetted="0"/>
    <w:embedBold w:fontKey="{00000000-0000-0000-0000-000000000000}" r:id="rId2" w:subsetted="0"/>
  </w:font>
  <w:font w:name="Nirmala UI"/>
  <w:font w:name="Van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Heading7">
    <w:name w:val="heading 7"/>
    <w:basedOn w:val="Normal"/>
    <w:next w:val="Normal"/>
    <w:link w:val="Heading7Char"/>
    <w:uiPriority w:val="9"/>
    <w:semiHidden w:val="1"/>
    <w:unhideWhenUsed w:val="1"/>
    <w:qFormat w:val="1"/>
    <w:rsid w:val="00DF47E8"/>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DF47E8"/>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DF47E8"/>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DF47E8"/>
    <w:rPr>
      <w:rFonts w:asciiTheme="majorHAnsi" w:cstheme="majorBidi" w:eastAsiaTheme="majorEastAsia" w:hAnsiTheme="majorHAnsi"/>
      <w:color w:val="0f4761" w:themeColor="accent1" w:themeShade="0000BF"/>
      <w:sz w:val="40"/>
      <w:szCs w:val="36"/>
    </w:rPr>
  </w:style>
  <w:style w:type="character" w:styleId="Heading2Char" w:customStyle="1">
    <w:name w:val="Heading 2 Char"/>
    <w:basedOn w:val="DefaultParagraphFont"/>
    <w:link w:val="Heading2"/>
    <w:uiPriority w:val="9"/>
    <w:semiHidden w:val="1"/>
    <w:rsid w:val="00DF47E8"/>
    <w:rPr>
      <w:rFonts w:asciiTheme="majorHAnsi" w:cstheme="majorBidi" w:eastAsiaTheme="majorEastAsia" w:hAnsiTheme="majorHAnsi"/>
      <w:color w:val="0f4761" w:themeColor="accent1" w:themeShade="0000BF"/>
      <w:sz w:val="32"/>
      <w:szCs w:val="29"/>
    </w:rPr>
  </w:style>
  <w:style w:type="character" w:styleId="Heading3Char" w:customStyle="1">
    <w:name w:val="Heading 3 Char"/>
    <w:basedOn w:val="DefaultParagraphFont"/>
    <w:link w:val="Heading3"/>
    <w:uiPriority w:val="9"/>
    <w:semiHidden w:val="1"/>
    <w:rsid w:val="00DF47E8"/>
    <w:rPr>
      <w:rFonts w:cstheme="majorBidi" w:eastAsiaTheme="majorEastAsia"/>
      <w:color w:val="0f4761" w:themeColor="accent1" w:themeShade="0000BF"/>
      <w:sz w:val="28"/>
      <w:szCs w:val="25"/>
    </w:rPr>
  </w:style>
  <w:style w:type="character" w:styleId="Heading4Char" w:customStyle="1">
    <w:name w:val="Heading 4 Char"/>
    <w:basedOn w:val="DefaultParagraphFont"/>
    <w:link w:val="Heading4"/>
    <w:uiPriority w:val="9"/>
    <w:semiHidden w:val="1"/>
    <w:rsid w:val="00DF47E8"/>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DF47E8"/>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DF47E8"/>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DF47E8"/>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DF47E8"/>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DF47E8"/>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DF47E8"/>
    <w:rPr>
      <w:rFonts w:asciiTheme="majorHAnsi" w:cstheme="majorBidi" w:eastAsiaTheme="majorEastAsia" w:hAnsiTheme="majorHAnsi"/>
      <w:spacing w:val="-10"/>
      <w:kern w:val="28"/>
      <w:sz w:val="56"/>
      <w:szCs w:val="50"/>
    </w:rPr>
  </w:style>
  <w:style w:type="character" w:styleId="SubtitleChar" w:customStyle="1">
    <w:name w:val="Subtitle Char"/>
    <w:basedOn w:val="DefaultParagraphFont"/>
    <w:link w:val="Subtitle"/>
    <w:uiPriority w:val="11"/>
    <w:rsid w:val="00DF47E8"/>
    <w:rPr>
      <w:rFonts w:cstheme="majorBidi" w:eastAsiaTheme="majorEastAsia"/>
      <w:color w:val="595959" w:themeColor="text1" w:themeTint="0000A6"/>
      <w:spacing w:val="15"/>
      <w:sz w:val="28"/>
      <w:szCs w:val="25"/>
    </w:rPr>
  </w:style>
  <w:style w:type="paragraph" w:styleId="Quote">
    <w:name w:val="Quote"/>
    <w:basedOn w:val="Normal"/>
    <w:next w:val="Normal"/>
    <w:link w:val="QuoteChar"/>
    <w:uiPriority w:val="29"/>
    <w:qFormat w:val="1"/>
    <w:rsid w:val="00DF47E8"/>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DF47E8"/>
    <w:rPr>
      <w:i w:val="1"/>
      <w:iCs w:val="1"/>
      <w:color w:val="404040" w:themeColor="text1" w:themeTint="0000BF"/>
    </w:rPr>
  </w:style>
  <w:style w:type="paragraph" w:styleId="ListParagraph">
    <w:name w:val="List Paragraph"/>
    <w:basedOn w:val="Normal"/>
    <w:uiPriority w:val="34"/>
    <w:qFormat w:val="1"/>
    <w:rsid w:val="00DF47E8"/>
    <w:pPr>
      <w:ind w:left="720"/>
      <w:contextualSpacing w:val="1"/>
    </w:pPr>
  </w:style>
  <w:style w:type="character" w:styleId="IntenseEmphasis">
    <w:name w:val="Intense Emphasis"/>
    <w:basedOn w:val="DefaultParagraphFont"/>
    <w:uiPriority w:val="21"/>
    <w:qFormat w:val="1"/>
    <w:rsid w:val="00DF47E8"/>
    <w:rPr>
      <w:i w:val="1"/>
      <w:iCs w:val="1"/>
      <w:color w:val="0f4761" w:themeColor="accent1" w:themeShade="0000BF"/>
    </w:rPr>
  </w:style>
  <w:style w:type="paragraph" w:styleId="IntenseQuote">
    <w:name w:val="Intense Quote"/>
    <w:basedOn w:val="Normal"/>
    <w:next w:val="Normal"/>
    <w:link w:val="IntenseQuoteChar"/>
    <w:uiPriority w:val="30"/>
    <w:qFormat w:val="1"/>
    <w:rsid w:val="00DF47E8"/>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DF47E8"/>
    <w:rPr>
      <w:i w:val="1"/>
      <w:iCs w:val="1"/>
      <w:color w:val="0f4761" w:themeColor="accent1" w:themeShade="0000BF"/>
    </w:rPr>
  </w:style>
  <w:style w:type="character" w:styleId="IntenseReference">
    <w:name w:val="Intense Reference"/>
    <w:basedOn w:val="DefaultParagraphFont"/>
    <w:uiPriority w:val="32"/>
    <w:qFormat w:val="1"/>
    <w:rsid w:val="00DF47E8"/>
    <w:rPr>
      <w:b w:val="1"/>
      <w:bCs w:val="1"/>
      <w:smallCaps w:val="1"/>
      <w:color w:val="0f4761" w:themeColor="accent1" w:themeShade="0000BF"/>
      <w:spacing w:val="5"/>
    </w:rPr>
  </w:style>
  <w:style w:type="paragraph" w:styleId="msonormal0" w:customStyle="1">
    <w:name w:val="msonormal"/>
    <w:basedOn w:val="Normal"/>
    <w:rsid w:val="00494B83"/>
    <w:pPr>
      <w:spacing w:after="100" w:afterAutospacing="1" w:before="100" w:beforeAutospacing="1" w:line="240" w:lineRule="auto"/>
    </w:pPr>
    <w:rPr>
      <w:rFonts w:ascii="Times New Roman" w:cs="Times New Roman" w:eastAsia="Times New Roman" w:hAnsi="Times New Roman"/>
      <w:kern w:val="0"/>
      <w:szCs w:val="24"/>
    </w:rPr>
  </w:style>
  <w:style w:type="paragraph" w:styleId="NormalWeb">
    <w:name w:val="Normal (Web)"/>
    <w:basedOn w:val="Normal"/>
    <w:uiPriority w:val="99"/>
    <w:semiHidden w:val="1"/>
    <w:unhideWhenUsed w:val="1"/>
    <w:rsid w:val="00494B83"/>
    <w:pPr>
      <w:spacing w:after="100" w:afterAutospacing="1" w:before="100" w:beforeAutospacing="1" w:line="240" w:lineRule="auto"/>
    </w:pPr>
    <w:rPr>
      <w:rFonts w:ascii="Times New Roman" w:cs="Times New Roman" w:eastAsia="Times New Roman" w:hAnsi="Times New Roman"/>
      <w:kern w:val="0"/>
      <w:szCs w:val="24"/>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table" w:styleId="Table4">
    <w:basedOn w:val="TableNormal"/>
    <w:tblPr>
      <w:tblStyleRowBandSize w:val="1"/>
      <w:tblStyleColBandSize w:val="1"/>
      <w:tblCellMar>
        <w:top w:w="15.0" w:type="dxa"/>
        <w:left w:w="15.0" w:type="dxa"/>
        <w:bottom w:w="15.0" w:type="dxa"/>
        <w:right w:w="15.0" w:type="dxa"/>
      </w:tblCellMar>
    </w:tblPr>
  </w:style>
  <w:style w:type="table" w:styleId="Table5">
    <w:basedOn w:val="TableNormal"/>
    <w:tblPr>
      <w:tblStyleRowBandSize w:val="1"/>
      <w:tblStyleColBandSize w:val="1"/>
      <w:tblCellMar>
        <w:top w:w="15.0" w:type="dxa"/>
        <w:left w:w="15.0" w:type="dxa"/>
        <w:bottom w:w="15.0" w:type="dxa"/>
        <w:right w:w="15.0" w:type="dxa"/>
      </w:tblCellMar>
    </w:tblPr>
  </w:style>
  <w:style w:type="table" w:styleId="Table6">
    <w:basedOn w:val="TableNormal"/>
    <w:tblPr>
      <w:tblStyleRowBandSize w:val="1"/>
      <w:tblStyleColBandSize w:val="1"/>
      <w:tblCellMar>
        <w:top w:w="15.0" w:type="dxa"/>
        <w:left w:w="15.0" w:type="dxa"/>
        <w:bottom w:w="15.0" w:type="dxa"/>
        <w:right w:w="15.0" w:type="dxa"/>
      </w:tblCellMar>
    </w:tblPr>
  </w:style>
  <w:style w:type="table" w:styleId="Table7">
    <w:basedOn w:val="TableNormal"/>
    <w:tblPr>
      <w:tblStyleRowBandSize w:val="1"/>
      <w:tblStyleColBandSize w:val="1"/>
      <w:tblCellMar>
        <w:top w:w="15.0" w:type="dxa"/>
        <w:left w:w="15.0" w:type="dxa"/>
        <w:bottom w:w="15.0" w:type="dxa"/>
        <w:right w:w="15.0" w:type="dxa"/>
      </w:tblCellMar>
    </w:tblPr>
  </w:style>
  <w:style w:type="table" w:styleId="Table8">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hRW/j7ZoS48Rynm/DU013GuS/dQ==">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</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2026-03-10T23:09:00Z</dcterms:created>
  <dc:creator>Krishna Pusuluri</dc:creator>
</cp:coreProperties>
</file>