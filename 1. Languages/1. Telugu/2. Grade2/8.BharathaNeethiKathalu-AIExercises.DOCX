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భారత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నీతి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కథలు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హోంవర్క్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వ్యాయామాలు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కథ</w:t>
      </w:r>
      <w:r w:rsidDel="00000000" w:rsidR="00000000" w:rsidRPr="00000000">
        <w:rPr>
          <w:b w:val="1"/>
          <w:bCs w:val="1"/>
          <w:rtl w:val="0"/>
        </w:rPr>
        <w:t xml:space="preserve"> 1: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మూషిక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మార్జాలములు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ఎలుక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పిల్లి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కథ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బహుళైచ్ఛిక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ప్రశ్నలు</w:t>
      </w:r>
      <w:r w:rsidDel="00000000" w:rsidR="00000000" w:rsidRPr="00000000">
        <w:rPr>
          <w:b w:val="1"/>
          <w:bCs w:val="1"/>
          <w:rtl w:val="0"/>
        </w:rPr>
        <w:t xml:space="preserve"> (Multiple Choice Questions)</w:t>
      </w:r>
    </w:p>
    <w:sdt>
      <w:sdtPr>
        <w:id w:val="-850191827"/>
        <w:tag w:val="goog_rdk_1"/>
      </w:sdtPr>
      <w:sdtContent>
        <w:p w:rsidR="00000000" w:rsidDel="00000000" w:rsidP="00000000" w:rsidRDefault="00000000" w:rsidRPr="00000000" w14:paraId="00000004">
          <w:pPr>
            <w:numPr>
              <w:ilvl w:val="0"/>
              <w:numId w:val="1"/>
            </w:numPr>
            <w:ind w:left="720" w:hanging="360"/>
            <w:rPr>
              <w:ins w:author="Virata Pusuluri" w:id="1" w:date="2026-04-01T12:41:08Z"/>
              <w:rPrChange w:author="Virata Pusuluri" w:id="2" w:date="2026-04-01T12:41:12Z">
                <w:rPr/>
              </w:rPrChange>
            </w:rPr>
            <w:pPrChange w:author="Virata Pusuluri" w:id="0" w:date="2026-04-01T12:41:12Z">
              <w:pPr>
                <w:numPr>
                  <w:ilvl w:val="0"/>
                  <w:numId w:val="15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ఎలుక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పేరు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ఏమిటి</w:t>
          </w:r>
          <w:r w:rsidDel="00000000" w:rsidR="00000000" w:rsidRPr="00000000">
            <w:rPr>
              <w:rtl w:val="0"/>
            </w:rPr>
            <w:t xml:space="preserve">?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రోమశుడు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పలితుడు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ఉలూకము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ఈ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నకులుడు</w:t>
          </w:r>
          <w:sdt>
            <w:sdtPr>
              <w:id w:val="1689647418"/>
              <w:tag w:val="goog_rdk_0"/>
            </w:sdtPr>
            <w:sdtContent>
              <w:ins w:author="Virata Pusuluri" w:id="1" w:date="2026-04-01T12:41:08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780643437"/>
        <w:tag w:val="goog_rdk_5"/>
      </w:sdtPr>
      <w:sdtContent>
        <w:p w:rsidR="00000000" w:rsidDel="00000000" w:rsidP="00000000" w:rsidRDefault="00000000" w:rsidRPr="00000000" w14:paraId="00000005">
          <w:pPr>
            <w:numPr>
              <w:ilvl w:val="0"/>
              <w:numId w:val="1"/>
            </w:numPr>
            <w:ind w:left="720" w:hanging="360"/>
            <w:rPr>
              <w:rPrChange w:author="Virata Pusuluri" w:id="2" w:date="2026-04-01T12:41:12Z">
                <w:rPr/>
              </w:rPrChange>
            </w:rPr>
            <w:pPrChange w:author="Virata Pusuluri" w:id="0" w:date="2026-04-01T12:41:12Z">
              <w:pPr>
                <w:numPr>
                  <w:ilvl w:val="0"/>
                  <w:numId w:val="15"/>
                </w:numPr>
                <w:ind w:left="720" w:hanging="360"/>
              </w:pPr>
            </w:pPrChange>
          </w:pPr>
          <w:sdt>
            <w:sdtPr>
              <w:id w:val="660915645"/>
              <w:tag w:val="goog_rdk_2"/>
            </w:sdtPr>
            <w:sdtContent>
              <w:ins w:author="Virata Pusuluri" w:id="1" w:date="2026-04-01T12:41:08Z"/>
              <w:sdt>
                <w:sdtPr>
                  <w:id w:val="-1652329098"/>
                  <w:tag w:val="goog_rdk_3"/>
                </w:sdtPr>
                <w:sdtContent>
                  <w:ins w:author="Virata Pusuluri" w:id="1" w:date="2026-04-01T12:41:08Z">
                    <w:r w:rsidDel="00000000" w:rsidR="00000000" w:rsidRPr="00000000">
                      <w:rPr>
                        <w:rFonts w:ascii="Vani" w:cs="Vani" w:eastAsia="Vani" w:hAnsi="Vani"/>
                        <w:rtl w:val="0"/>
                        <w:rPrChange w:author="Virata Pusuluri" w:id="3" w:date="2026-04-01T12:41:08Z">
                          <w:rPr>
                            <w:rFonts w:ascii="Vani" w:cs="Vani" w:eastAsia="Vani" w:hAnsi="Vani"/>
                          </w:rPr>
                        </w:rPrChange>
                      </w:rPr>
                      <w:t xml:space="preserve">సమాధానం: ఆ</w:t>
                    </w:r>
                  </w:ins>
                </w:sdtContent>
              </w:sdt>
              <w:ins w:author="Virata Pusuluri" w:id="1" w:date="2026-04-01T12:41:08Z"/>
            </w:sdtContent>
          </w:sdt>
          <w:sdt>
            <w:sdtPr>
              <w:id w:val="897852131"/>
              <w:tag w:val="goog_rdk_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-1214476410"/>
        <w:tag w:val="goog_rdk_7"/>
      </w:sdtPr>
      <w:sdtContent>
        <w:p w:rsidR="00000000" w:rsidDel="00000000" w:rsidP="00000000" w:rsidRDefault="00000000" w:rsidRPr="00000000" w14:paraId="00000006">
          <w:pPr>
            <w:numPr>
              <w:ilvl w:val="0"/>
              <w:numId w:val="1"/>
            </w:numPr>
            <w:ind w:left="720" w:hanging="360"/>
            <w:rPr>
              <w:ins w:author="Virata Pusuluri" w:id="4" w:date="2026-04-01T12:41:57Z"/>
              <w:rPrChange w:author="Virata Pusuluri" w:id="2" w:date="2026-04-01T12:41:12Z">
                <w:rPr/>
              </w:rPrChange>
            </w:rPr>
            <w:pPrChange w:author="Virata Pusuluri" w:id="0" w:date="2026-04-01T12:41:12Z">
              <w:pPr>
                <w:numPr>
                  <w:ilvl w:val="0"/>
                  <w:numId w:val="15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పిల్లి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ఎక్కడ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నివసించేది</w:t>
          </w:r>
          <w:r w:rsidDel="00000000" w:rsidR="00000000" w:rsidRPr="00000000">
            <w:rPr>
              <w:rtl w:val="0"/>
            </w:rPr>
            <w:t xml:space="preserve">?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కలుగులో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పొదల్లో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చెట్టు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కొమ్మలపై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ఈ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బోయవాని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ఇంట్లో</w:t>
          </w:r>
          <w:sdt>
            <w:sdtPr>
              <w:id w:val="-479229332"/>
              <w:tag w:val="goog_rdk_6"/>
            </w:sdtPr>
            <w:sdtContent>
              <w:ins w:author="Virata Pusuluri" w:id="4" w:date="2026-04-01T12:41:57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972571144"/>
        <w:tag w:val="goog_rdk_11"/>
      </w:sdtPr>
      <w:sdtContent>
        <w:p w:rsidR="00000000" w:rsidDel="00000000" w:rsidP="00000000" w:rsidRDefault="00000000" w:rsidRPr="00000000" w14:paraId="00000007">
          <w:pPr>
            <w:numPr>
              <w:ilvl w:val="0"/>
              <w:numId w:val="1"/>
            </w:numPr>
            <w:ind w:left="720" w:hanging="360"/>
            <w:rPr>
              <w:rPrChange w:author="Virata Pusuluri" w:id="2" w:date="2026-04-01T12:41:12Z">
                <w:rPr/>
              </w:rPrChange>
            </w:rPr>
            <w:pPrChange w:author="Virata Pusuluri" w:id="0" w:date="2026-04-01T12:41:12Z">
              <w:pPr>
                <w:numPr>
                  <w:ilvl w:val="0"/>
                  <w:numId w:val="15"/>
                </w:numPr>
                <w:ind w:left="720" w:hanging="360"/>
              </w:pPr>
            </w:pPrChange>
          </w:pPr>
          <w:sdt>
            <w:sdtPr>
              <w:id w:val="982167469"/>
              <w:tag w:val="goog_rdk_8"/>
            </w:sdtPr>
            <w:sdtContent>
              <w:ins w:author="Virata Pusuluri" w:id="4" w:date="2026-04-01T12:41:57Z"/>
              <w:sdt>
                <w:sdtPr>
                  <w:id w:val="80551928"/>
                  <w:tag w:val="goog_rdk_9"/>
                </w:sdtPr>
                <w:sdtContent>
                  <w:ins w:author="Virata Pusuluri" w:id="4" w:date="2026-04-01T12:41:57Z">
                    <w:r w:rsidDel="00000000" w:rsidR="00000000" w:rsidRPr="00000000">
                      <w:rPr>
                        <w:rFonts w:ascii="Vani" w:cs="Vani" w:eastAsia="Vani" w:hAnsi="Vani"/>
                        <w:rtl w:val="0"/>
                        <w:rPrChange w:author="Virata Pusuluri" w:id="5" w:date="2026-04-01T12:41:57Z">
                          <w:rPr>
                            <w:rFonts w:ascii="Vani" w:cs="Vani" w:eastAsia="Vani" w:hAnsi="Vani"/>
                          </w:rPr>
                        </w:rPrChange>
                      </w:rPr>
                      <w:t xml:space="preserve">సమాధానం: ఇ</w:t>
                    </w:r>
                  </w:ins>
                </w:sdtContent>
              </w:sdt>
              <w:ins w:author="Virata Pusuluri" w:id="4" w:date="2026-04-01T12:41:57Z"/>
            </w:sdtContent>
          </w:sdt>
          <w:sdt>
            <w:sdtPr>
              <w:id w:val="-1671210532"/>
              <w:tag w:val="goog_rdk_1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-1187863372"/>
        <w:tag w:val="goog_rdk_13"/>
      </w:sdtPr>
      <w:sdtContent>
        <w:p w:rsidR="00000000" w:rsidDel="00000000" w:rsidP="00000000" w:rsidRDefault="00000000" w:rsidRPr="00000000" w14:paraId="00000008">
          <w:pPr>
            <w:numPr>
              <w:ilvl w:val="0"/>
              <w:numId w:val="1"/>
            </w:numPr>
            <w:ind w:left="720" w:hanging="360"/>
            <w:rPr>
              <w:ins w:author="Virata Pusuluri" w:id="6" w:date="2026-04-01T12:42:57Z"/>
              <w:rPrChange w:author="Virata Pusuluri" w:id="2" w:date="2026-04-01T12:41:12Z">
                <w:rPr/>
              </w:rPrChange>
            </w:rPr>
            <w:pPrChange w:author="Virata Pusuluri" w:id="0" w:date="2026-04-01T12:41:12Z">
              <w:pPr>
                <w:numPr>
                  <w:ilvl w:val="0"/>
                  <w:numId w:val="15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పిల్లి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దేనిలో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చిక్కుకుంది</w:t>
          </w:r>
          <w:r w:rsidDel="00000000" w:rsidR="00000000" w:rsidRPr="00000000">
            <w:rPr>
              <w:rtl w:val="0"/>
            </w:rPr>
            <w:t xml:space="preserve">?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కలుగులో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వలలో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గుబురు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పొదల్లో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ఈ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నీటిలో</w:t>
          </w:r>
          <w:sdt>
            <w:sdtPr>
              <w:id w:val="-787948139"/>
              <w:tag w:val="goog_rdk_12"/>
            </w:sdtPr>
            <w:sdtContent>
              <w:ins w:author="Virata Pusuluri" w:id="6" w:date="2026-04-01T12:42:57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454337696"/>
        <w:tag w:val="goog_rdk_17"/>
      </w:sdtPr>
      <w:sdtContent>
        <w:p w:rsidR="00000000" w:rsidDel="00000000" w:rsidP="00000000" w:rsidRDefault="00000000" w:rsidRPr="00000000" w14:paraId="00000009">
          <w:pPr>
            <w:numPr>
              <w:ilvl w:val="0"/>
              <w:numId w:val="1"/>
            </w:numPr>
            <w:ind w:left="720" w:hanging="360"/>
            <w:rPr>
              <w:rPrChange w:author="Virata Pusuluri" w:id="2" w:date="2026-04-01T12:41:12Z">
                <w:rPr/>
              </w:rPrChange>
            </w:rPr>
            <w:pPrChange w:author="Virata Pusuluri" w:id="0" w:date="2026-04-01T12:41:12Z">
              <w:pPr>
                <w:numPr>
                  <w:ilvl w:val="0"/>
                  <w:numId w:val="15"/>
                </w:numPr>
                <w:ind w:left="720" w:hanging="360"/>
              </w:pPr>
            </w:pPrChange>
          </w:pPr>
          <w:sdt>
            <w:sdtPr>
              <w:id w:val="1123307244"/>
              <w:tag w:val="goog_rdk_14"/>
            </w:sdtPr>
            <w:sdtContent>
              <w:ins w:author="Virata Pusuluri" w:id="6" w:date="2026-04-01T12:42:57Z"/>
              <w:sdt>
                <w:sdtPr>
                  <w:id w:val="-11575026"/>
                  <w:tag w:val="goog_rdk_15"/>
                </w:sdtPr>
                <w:sdtContent>
                  <w:ins w:author="Virata Pusuluri" w:id="6" w:date="2026-04-01T12:42:57Z">
                    <w:r w:rsidDel="00000000" w:rsidR="00000000" w:rsidRPr="00000000">
                      <w:rPr>
                        <w:rFonts w:ascii="Vani" w:cs="Vani" w:eastAsia="Vani" w:hAnsi="Vani"/>
                        <w:rtl w:val="0"/>
                        <w:rPrChange w:author="Virata Pusuluri" w:id="7" w:date="2026-04-01T12:42:57Z">
                          <w:rPr>
                            <w:rFonts w:ascii="Vani" w:cs="Vani" w:eastAsia="Vani" w:hAnsi="Vani"/>
                          </w:rPr>
                        </w:rPrChange>
                      </w:rPr>
                      <w:t xml:space="preserve">సమాధానం: ఆ</w:t>
                    </w:r>
                  </w:ins>
                </w:sdtContent>
              </w:sdt>
              <w:ins w:author="Virata Pusuluri" w:id="6" w:date="2026-04-01T12:42:57Z"/>
            </w:sdtContent>
          </w:sdt>
          <w:sdt>
            <w:sdtPr>
              <w:id w:val="-1660219903"/>
              <w:tag w:val="goog_rdk_1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1935544151"/>
        <w:tag w:val="goog_rdk_19"/>
      </w:sdtPr>
      <w:sdtContent>
        <w:p w:rsidR="00000000" w:rsidDel="00000000" w:rsidP="00000000" w:rsidRDefault="00000000" w:rsidRPr="00000000" w14:paraId="0000000A">
          <w:pPr>
            <w:numPr>
              <w:ilvl w:val="0"/>
              <w:numId w:val="1"/>
            </w:numPr>
            <w:ind w:left="720" w:hanging="360"/>
            <w:rPr>
              <w:ins w:author="Virata Pusuluri" w:id="8" w:date="2026-04-01T12:44:37Z"/>
              <w:rPrChange w:author="Virata Pusuluri" w:id="2" w:date="2026-04-01T12:41:12Z">
                <w:rPr/>
              </w:rPrChange>
            </w:rPr>
            <w:pPrChange w:author="Virata Pusuluri" w:id="0" w:date="2026-04-01T12:41:12Z">
              <w:pPr>
                <w:numPr>
                  <w:ilvl w:val="0"/>
                  <w:numId w:val="15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ఎలుక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ఎవరిని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చూసి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భయపడింది</w:t>
          </w:r>
          <w:r w:rsidDel="00000000" w:rsidR="00000000" w:rsidRPr="00000000">
            <w:rPr>
              <w:rtl w:val="0"/>
            </w:rPr>
            <w:t xml:space="preserve">?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పిల్లిని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బోయవానిని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గూబ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మరియు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ముంగిసను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ఈ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సింహాన్ని</w:t>
          </w:r>
          <w:sdt>
            <w:sdtPr>
              <w:id w:val="1432330669"/>
              <w:tag w:val="goog_rdk_18"/>
            </w:sdtPr>
            <w:sdtContent>
              <w:ins w:author="Virata Pusuluri" w:id="8" w:date="2026-04-01T12:44:37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703028528"/>
        <w:tag w:val="goog_rdk_23"/>
      </w:sdtPr>
      <w:sdtContent>
        <w:p w:rsidR="00000000" w:rsidDel="00000000" w:rsidP="00000000" w:rsidRDefault="00000000" w:rsidRPr="00000000" w14:paraId="0000000B">
          <w:pPr>
            <w:numPr>
              <w:ilvl w:val="0"/>
              <w:numId w:val="1"/>
            </w:numPr>
            <w:ind w:left="720" w:hanging="360"/>
            <w:rPr>
              <w:rPrChange w:author="Virata Pusuluri" w:id="2" w:date="2026-04-01T12:41:12Z">
                <w:rPr/>
              </w:rPrChange>
            </w:rPr>
            <w:pPrChange w:author="Virata Pusuluri" w:id="0" w:date="2026-04-01T12:41:12Z">
              <w:pPr>
                <w:numPr>
                  <w:ilvl w:val="0"/>
                  <w:numId w:val="15"/>
                </w:numPr>
                <w:ind w:left="720" w:hanging="360"/>
              </w:pPr>
            </w:pPrChange>
          </w:pPr>
          <w:sdt>
            <w:sdtPr>
              <w:id w:val="-2018917768"/>
              <w:tag w:val="goog_rdk_20"/>
            </w:sdtPr>
            <w:sdtContent>
              <w:ins w:author="Virata Pusuluri" w:id="8" w:date="2026-04-01T12:44:37Z"/>
              <w:sdt>
                <w:sdtPr>
                  <w:id w:val="-814405378"/>
                  <w:tag w:val="goog_rdk_21"/>
                </w:sdtPr>
                <w:sdtContent>
                  <w:ins w:author="Virata Pusuluri" w:id="8" w:date="2026-04-01T12:44:37Z">
                    <w:r w:rsidDel="00000000" w:rsidR="00000000" w:rsidRPr="00000000">
                      <w:rPr>
                        <w:rFonts w:ascii="Vani" w:cs="Vani" w:eastAsia="Vani" w:hAnsi="Vani"/>
                        <w:rtl w:val="0"/>
                        <w:rPrChange w:author="Virata Pusuluri" w:id="9" w:date="2026-04-01T12:44:37Z">
                          <w:rPr>
                            <w:rFonts w:ascii="Vani" w:cs="Vani" w:eastAsia="Vani" w:hAnsi="Vani"/>
                          </w:rPr>
                        </w:rPrChange>
                      </w:rPr>
                      <w:t xml:space="preserve">సమాధానం: ఇ</w:t>
                    </w:r>
                  </w:ins>
                </w:sdtContent>
              </w:sdt>
              <w:ins w:author="Virata Pusuluri" w:id="8" w:date="2026-04-01T12:44:37Z"/>
            </w:sdtContent>
          </w:sdt>
          <w:sdt>
            <w:sdtPr>
              <w:id w:val="634370369"/>
              <w:tag w:val="goog_rdk_2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-1942642396"/>
        <w:tag w:val="goog_rdk_27"/>
      </w:sdtPr>
      <w:sdtContent>
        <w:p w:rsidR="00000000" w:rsidDel="00000000" w:rsidP="00000000" w:rsidRDefault="00000000" w:rsidRPr="00000000" w14:paraId="0000000C">
          <w:pPr>
            <w:numPr>
              <w:ilvl w:val="0"/>
              <w:numId w:val="1"/>
            </w:numPr>
            <w:ind w:left="720" w:hanging="360"/>
            <w:rPr>
              <w:ins w:author="Virata Pusuluri" w:id="12" w:date="2026-04-01T12:44:53Z"/>
              <w:rPrChange w:author="Virata Pusuluri" w:id="2" w:date="2026-04-01T12:41:12Z">
                <w:rPr/>
              </w:rPrChange>
            </w:rPr>
            <w:pPrChange w:author="Virata Pusuluri" w:id="0" w:date="2026-04-01T12:41:12Z">
              <w:pPr>
                <w:numPr>
                  <w:ilvl w:val="0"/>
                  <w:numId w:val="15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చివరగా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పిల్లి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ఆహ్వానాన్ని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ఎలుక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ఎందుకు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నిరాకరించింది</w:t>
          </w:r>
          <w:r w:rsidDel="00000000" w:rsidR="00000000" w:rsidRPr="00000000">
            <w:rPr>
              <w:rtl w:val="0"/>
            </w:rPr>
            <w:t xml:space="preserve">?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దానికి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ఆకలి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లేదు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పిల్లి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కపటబుద్ధి</w:t>
          </w:r>
          <w:sdt>
            <w:sdtPr>
              <w:id w:val="1340495675"/>
              <w:tag w:val="goog_rdk_24"/>
            </w:sdtPr>
            <w:sdtContent>
              <w:ins w:author="Virata Pusuluri" w:id="10" w:date="2026-04-01T12:47:48Z">
                <w:r w:rsidDel="00000000" w:rsidR="00000000" w:rsidRPr="00000000">
                  <w:rPr>
                    <w:rFonts w:ascii="Vani" w:cs="Vani" w:eastAsia="Vani" w:hAnsi="Vani"/>
                    <w:rtl w:val="0"/>
                  </w:rPr>
                  <w:t xml:space="preserve"> (</w:t>
                </w:r>
              </w:ins>
              <w:sdt>
                <w:sdtPr>
                  <w:id w:val="-298031118"/>
                  <w:tag w:val="goog_rdk_25"/>
                </w:sdtPr>
                <w:sdtContent>
                  <w:ins w:author="Virata Pusuluri" w:id="10" w:date="2026-04-01T12:47:48Z">
                    <w:r w:rsidDel="00000000" w:rsidR="00000000" w:rsidRPr="00000000">
                      <w:rPr>
                        <w:rFonts w:ascii="Vani" w:cs="Vani" w:eastAsia="Vani" w:hAnsi="Vani"/>
                        <w:rtl w:val="0"/>
                        <w:rPrChange w:author="Virata Pusuluri" w:id="11" w:date="2026-04-01T12:47:48Z">
                          <w:rPr>
                            <w:rFonts w:ascii="Vani" w:cs="Vani" w:eastAsia="Vani" w:hAnsi="Vani"/>
                          </w:rPr>
                        </w:rPrChange>
                      </w:rPr>
                      <w:t xml:space="preserve">దొంగబుద్ధి</w:t>
                    </w:r>
                  </w:ins>
                </w:sdtContent>
              </w:sdt>
              <w:ins w:author="Virata Pusuluri" w:id="10" w:date="2026-04-01T12:47:48Z">
                <w:r w:rsidDel="00000000" w:rsidR="00000000" w:rsidRPr="00000000">
                  <w:rPr>
                    <w:rFonts w:ascii="Vani" w:cs="Vani" w:eastAsia="Vani" w:hAnsi="Vani"/>
                    <w:rtl w:val="0"/>
                  </w:rPr>
                  <w:t xml:space="preserve">)</w:t>
                </w:r>
              </w:ins>
            </w:sdtContent>
          </w:sdt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గ్రహించి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వేరే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ఊరు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వెళ్తున్నందున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ఈ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పిల్లిపై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కోపంతో</w:t>
          </w:r>
          <w:sdt>
            <w:sdtPr>
              <w:id w:val="350671189"/>
              <w:tag w:val="goog_rdk_26"/>
            </w:sdtPr>
            <w:sdtContent>
              <w:ins w:author="Virata Pusuluri" w:id="12" w:date="2026-04-01T12:44:53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594160660"/>
        <w:tag w:val="goog_rdk_31"/>
      </w:sdtPr>
      <w:sdtContent>
        <w:p w:rsidR="00000000" w:rsidDel="00000000" w:rsidP="00000000" w:rsidRDefault="00000000" w:rsidRPr="00000000" w14:paraId="0000000D">
          <w:pPr>
            <w:numPr>
              <w:ilvl w:val="0"/>
              <w:numId w:val="1"/>
            </w:numPr>
            <w:ind w:left="720" w:hanging="360"/>
            <w:rPr>
              <w:rPrChange w:author="Virata Pusuluri" w:id="2" w:date="2026-04-01T12:41:12Z">
                <w:rPr/>
              </w:rPrChange>
            </w:rPr>
            <w:pPrChange w:author="Virata Pusuluri" w:id="0" w:date="2026-04-01T12:41:12Z">
              <w:pPr>
                <w:numPr>
                  <w:ilvl w:val="0"/>
                  <w:numId w:val="15"/>
                </w:numPr>
                <w:ind w:left="720" w:hanging="360"/>
              </w:pPr>
            </w:pPrChange>
          </w:pPr>
          <w:sdt>
            <w:sdtPr>
              <w:id w:val="-877853933"/>
              <w:tag w:val="goog_rdk_28"/>
            </w:sdtPr>
            <w:sdtContent>
              <w:ins w:author="Virata Pusuluri" w:id="12" w:date="2026-04-01T12:44:53Z"/>
              <w:sdt>
                <w:sdtPr>
                  <w:id w:val="1830204472"/>
                  <w:tag w:val="goog_rdk_29"/>
                </w:sdtPr>
                <w:sdtContent>
                  <w:ins w:author="Virata Pusuluri" w:id="12" w:date="2026-04-01T12:44:53Z">
                    <w:r w:rsidDel="00000000" w:rsidR="00000000" w:rsidRPr="00000000">
                      <w:rPr>
                        <w:rFonts w:ascii="Vani" w:cs="Vani" w:eastAsia="Vani" w:hAnsi="Vani"/>
                        <w:rtl w:val="0"/>
                        <w:rPrChange w:author="Virata Pusuluri" w:id="13" w:date="2026-04-01T12:44:53Z">
                          <w:rPr>
                            <w:rFonts w:ascii="Vani" w:cs="Vani" w:eastAsia="Vani" w:hAnsi="Vani"/>
                          </w:rPr>
                        </w:rPrChange>
                      </w:rPr>
                      <w:t xml:space="preserve">సమాధానం: ఆ</w:t>
                    </w:r>
                  </w:ins>
                </w:sdtContent>
              </w:sdt>
              <w:ins w:author="Virata Pusuluri" w:id="12" w:date="2026-04-01T12:44:53Z"/>
            </w:sdtContent>
          </w:sdt>
          <w:sdt>
            <w:sdtPr>
              <w:id w:val="376239225"/>
              <w:tag w:val="goog_rdk_3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ఖాళీలను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పూరించండి</w:t>
      </w:r>
      <w:r w:rsidDel="00000000" w:rsidR="00000000" w:rsidRPr="00000000">
        <w:rPr>
          <w:b w:val="1"/>
          <w:bCs w:val="1"/>
          <w:rtl w:val="0"/>
        </w:rPr>
        <w:t xml:space="preserve"> (Fill in the Blanks)</w:t>
      </w:r>
    </w:p>
    <w:sdt>
      <w:sdtPr>
        <w:id w:val="1494417408"/>
        <w:tag w:val="goog_rdk_33"/>
      </w:sdtPr>
      <w:sdtContent>
        <w:p w:rsidR="00000000" w:rsidDel="00000000" w:rsidP="00000000" w:rsidRDefault="00000000" w:rsidRPr="00000000" w14:paraId="0000000F">
          <w:pPr>
            <w:numPr>
              <w:ilvl w:val="0"/>
              <w:numId w:val="2"/>
            </w:numPr>
            <w:ind w:left="720" w:hanging="360"/>
            <w:rPr>
              <w:ins w:author="Virata Pusuluri" w:id="14" w:date="2026-04-01T12:51:09Z"/>
              <w:rPrChange w:author="Virata Pusuluri" w:id="15" w:date="2026-04-01T12:51:22Z">
                <w:rPr/>
              </w:rPrChange>
            </w:rPr>
            <w:pPrChange w:author="Virata Pusuluri" w:id="0" w:date="2026-04-01T12:51:22Z">
              <w:pPr>
                <w:numPr>
                  <w:ilvl w:val="0"/>
                  <w:numId w:val="16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పిల్లి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పేరు</w:t>
          </w:r>
          <w:r w:rsidDel="00000000" w:rsidR="00000000" w:rsidRPr="00000000">
            <w:rPr>
              <w:rtl w:val="0"/>
            </w:rPr>
            <w:t xml:space="preserve"> __________ .</w:t>
          </w:r>
          <w:sdt>
            <w:sdtPr>
              <w:id w:val="1886284309"/>
              <w:tag w:val="goog_rdk_32"/>
            </w:sdtPr>
            <w:sdtContent>
              <w:ins w:author="Virata Pusuluri" w:id="14" w:date="2026-04-01T12:51:09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979019459"/>
        <w:tag w:val="goog_rdk_36"/>
      </w:sdtPr>
      <w:sdtContent>
        <w:p w:rsidR="00000000" w:rsidDel="00000000" w:rsidP="00000000" w:rsidRDefault="00000000" w:rsidRPr="00000000" w14:paraId="00000010">
          <w:pPr>
            <w:numPr>
              <w:ilvl w:val="0"/>
              <w:numId w:val="2"/>
            </w:numPr>
            <w:ind w:left="720" w:hanging="360"/>
            <w:rPr>
              <w:rPrChange w:author="Virata Pusuluri" w:id="15" w:date="2026-04-01T12:51:22Z">
                <w:rPr/>
              </w:rPrChange>
            </w:rPr>
            <w:pPrChange w:author="Virata Pusuluri" w:id="0" w:date="2026-04-01T12:51:22Z">
              <w:pPr>
                <w:numPr>
                  <w:ilvl w:val="0"/>
                  <w:numId w:val="16"/>
                </w:numPr>
                <w:ind w:left="720" w:hanging="360"/>
              </w:pPr>
            </w:pPrChange>
          </w:pPr>
          <w:sdt>
            <w:sdtPr>
              <w:id w:val="-1021308220"/>
              <w:tag w:val="goog_rdk_34"/>
            </w:sdtPr>
            <w:sdtContent>
              <w:ins w:author="Virata Pusuluri" w:id="14" w:date="2026-04-01T12:51:09Z"/>
              <w:sdt>
                <w:sdtPr>
                  <w:id w:val="1290949301"/>
                  <w:tag w:val="goog_rdk_35"/>
                </w:sdtPr>
                <w:sdtContent>
                  <w:ins w:author="Virata Pusuluri" w:id="14" w:date="2026-04-01T12:51:09Z">
                    <w:r w:rsidDel="00000000" w:rsidR="00000000" w:rsidRPr="00000000">
                      <w:rPr>
                        <w:rtl w:val="0"/>
                        <w:rPrChange w:author="Virata Pusuluri" w:id="16" w:date="2026-04-01T12:51:09Z">
                          <w:rPr/>
                        </w:rPrChange>
                      </w:rPr>
                      <w:t xml:space="preserve">సమాధానం: రోమశుడు</w:t>
                    </w:r>
                  </w:ins>
                </w:sdtContent>
              </w:sdt>
              <w:ins w:author="Virata Pusuluri" w:id="14" w:date="2026-04-01T12:51:09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2087977610"/>
        <w:tag w:val="goog_rdk_38"/>
      </w:sdtPr>
      <w:sdtContent>
        <w:p w:rsidR="00000000" w:rsidDel="00000000" w:rsidP="00000000" w:rsidRDefault="00000000" w:rsidRPr="00000000" w14:paraId="00000011">
          <w:pPr>
            <w:numPr>
              <w:ilvl w:val="0"/>
              <w:numId w:val="2"/>
            </w:numPr>
            <w:ind w:left="720" w:hanging="360"/>
            <w:rPr>
              <w:ins w:author="Virata Pusuluri" w:id="17" w:date="2026-04-01T12:58:10Z"/>
              <w:rPrChange w:author="Virata Pusuluri" w:id="15" w:date="2026-04-01T12:51:22Z">
                <w:rPr/>
              </w:rPrChange>
            </w:rPr>
            <w:pPrChange w:author="Virata Pusuluri" w:id="0" w:date="2026-04-01T12:51:22Z">
              <w:pPr>
                <w:numPr>
                  <w:ilvl w:val="0"/>
                  <w:numId w:val="16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ఎలుక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పిల్లితో</w:t>
          </w:r>
          <w:r w:rsidDel="00000000" w:rsidR="00000000" w:rsidRPr="00000000">
            <w:rPr>
              <w:rtl w:val="0"/>
            </w:rPr>
            <w:t xml:space="preserve"> "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నీవు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నా</w:t>
          </w:r>
          <w:r w:rsidDel="00000000" w:rsidR="00000000" w:rsidRPr="00000000">
            <w:rPr>
              <w:rtl w:val="0"/>
            </w:rPr>
            <w:t xml:space="preserve"> __________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వయ్యెదవు</w:t>
          </w:r>
          <w:r w:rsidDel="00000000" w:rsidR="00000000" w:rsidRPr="00000000">
            <w:rPr>
              <w:rtl w:val="0"/>
            </w:rPr>
            <w:t xml:space="preserve">"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పలికింది</w:t>
          </w:r>
          <w:r w:rsidDel="00000000" w:rsidR="00000000" w:rsidRPr="00000000">
            <w:rPr>
              <w:rtl w:val="0"/>
            </w:rPr>
            <w:t xml:space="preserve">.</w:t>
          </w:r>
          <w:sdt>
            <w:sdtPr>
              <w:id w:val="1199588264"/>
              <w:tag w:val="goog_rdk_37"/>
            </w:sdtPr>
            <w:sdtContent>
              <w:ins w:author="Virata Pusuluri" w:id="17" w:date="2026-04-01T12:58:1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565628900"/>
        <w:tag w:val="goog_rdk_41"/>
      </w:sdtPr>
      <w:sdtContent>
        <w:p w:rsidR="00000000" w:rsidDel="00000000" w:rsidP="00000000" w:rsidRDefault="00000000" w:rsidRPr="00000000" w14:paraId="00000012">
          <w:pPr>
            <w:numPr>
              <w:ilvl w:val="0"/>
              <w:numId w:val="2"/>
            </w:numPr>
            <w:ind w:left="720" w:hanging="360"/>
            <w:rPr>
              <w:rPrChange w:author="Virata Pusuluri" w:id="15" w:date="2026-04-01T12:51:22Z">
                <w:rPr/>
              </w:rPrChange>
            </w:rPr>
            <w:pPrChange w:author="Virata Pusuluri" w:id="0" w:date="2026-04-01T12:51:22Z">
              <w:pPr>
                <w:numPr>
                  <w:ilvl w:val="0"/>
                  <w:numId w:val="16"/>
                </w:numPr>
                <w:ind w:left="720" w:hanging="360"/>
              </w:pPr>
            </w:pPrChange>
          </w:pPr>
          <w:sdt>
            <w:sdtPr>
              <w:id w:val="1972338628"/>
              <w:tag w:val="goog_rdk_39"/>
            </w:sdtPr>
            <w:sdtContent>
              <w:ins w:author="Virata Pusuluri" w:id="17" w:date="2026-04-01T12:58:10Z"/>
              <w:sdt>
                <w:sdtPr>
                  <w:id w:val="-353073660"/>
                  <w:tag w:val="goog_rdk_40"/>
                </w:sdtPr>
                <w:sdtContent>
                  <w:ins w:author="Virata Pusuluri" w:id="17" w:date="2026-04-01T12:58:10Z">
                    <w:r w:rsidDel="00000000" w:rsidR="00000000" w:rsidRPr="00000000">
                      <w:rPr>
                        <w:rtl w:val="0"/>
                        <w:rPrChange w:author="Virata Pusuluri" w:id="18" w:date="2026-04-01T12:58:10Z">
                          <w:rPr/>
                        </w:rPrChange>
                      </w:rPr>
                      <w:t xml:space="preserve">సమాధానం: ప్రాణదాత</w:t>
                    </w:r>
                  </w:ins>
                </w:sdtContent>
              </w:sdt>
              <w:ins w:author="Virata Pusuluri" w:id="17" w:date="2026-04-01T12:58:10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-1140689676"/>
        <w:tag w:val="goog_rdk_43"/>
      </w:sdtPr>
      <w:sdtContent>
        <w:p w:rsidR="00000000" w:rsidDel="00000000" w:rsidP="00000000" w:rsidRDefault="00000000" w:rsidRPr="00000000" w14:paraId="00000013">
          <w:pPr>
            <w:numPr>
              <w:ilvl w:val="0"/>
              <w:numId w:val="2"/>
            </w:numPr>
            <w:ind w:left="720" w:hanging="360"/>
            <w:rPr>
              <w:ins w:author="Virata Pusuluri" w:id="19" w:date="2026-04-01T13:03:08Z"/>
              <w:rPrChange w:author="Virata Pusuluri" w:id="15" w:date="2026-04-01T12:51:22Z">
                <w:rPr/>
              </w:rPrChange>
            </w:rPr>
            <w:pPrChange w:author="Virata Pusuluri" w:id="0" w:date="2026-04-01T12:51:22Z">
              <w:pPr>
                <w:numPr>
                  <w:ilvl w:val="0"/>
                  <w:numId w:val="16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బోయవాడు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చేత</w:t>
          </w:r>
          <w:r w:rsidDel="00000000" w:rsidR="00000000" w:rsidRPr="00000000">
            <w:rPr>
              <w:rtl w:val="0"/>
            </w:rPr>
            <w:t xml:space="preserve"> __________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పూని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కుక్కలతో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వచ్చుచుండెను</w:t>
          </w:r>
          <w:r w:rsidDel="00000000" w:rsidR="00000000" w:rsidRPr="00000000">
            <w:rPr>
              <w:rtl w:val="0"/>
            </w:rPr>
            <w:t xml:space="preserve">.</w:t>
          </w:r>
          <w:sdt>
            <w:sdtPr>
              <w:id w:val="1000762222"/>
              <w:tag w:val="goog_rdk_42"/>
            </w:sdtPr>
            <w:sdtContent>
              <w:ins w:author="Virata Pusuluri" w:id="19" w:date="2026-04-01T13:03:08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3120657"/>
        <w:tag w:val="goog_rdk_46"/>
      </w:sdtPr>
      <w:sdtContent>
        <w:p w:rsidR="00000000" w:rsidDel="00000000" w:rsidP="00000000" w:rsidRDefault="00000000" w:rsidRPr="00000000" w14:paraId="00000014">
          <w:pPr>
            <w:numPr>
              <w:ilvl w:val="0"/>
              <w:numId w:val="2"/>
            </w:numPr>
            <w:ind w:left="720" w:hanging="360"/>
            <w:rPr>
              <w:rPrChange w:author="Virata Pusuluri" w:id="15" w:date="2026-04-01T12:51:22Z">
                <w:rPr/>
              </w:rPrChange>
            </w:rPr>
            <w:pPrChange w:author="Virata Pusuluri" w:id="0" w:date="2026-04-01T12:51:22Z">
              <w:pPr>
                <w:numPr>
                  <w:ilvl w:val="0"/>
                  <w:numId w:val="16"/>
                </w:numPr>
                <w:ind w:left="720" w:hanging="360"/>
              </w:pPr>
            </w:pPrChange>
          </w:pPr>
          <w:sdt>
            <w:sdtPr>
              <w:id w:val="65028685"/>
              <w:tag w:val="goog_rdk_44"/>
            </w:sdtPr>
            <w:sdtContent>
              <w:ins w:author="Virata Pusuluri" w:id="19" w:date="2026-04-01T13:03:08Z"/>
              <w:sdt>
                <w:sdtPr>
                  <w:id w:val="-1407511697"/>
                  <w:tag w:val="goog_rdk_45"/>
                </w:sdtPr>
                <w:sdtContent>
                  <w:ins w:author="Virata Pusuluri" w:id="19" w:date="2026-04-01T13:03:08Z">
                    <w:r w:rsidDel="00000000" w:rsidR="00000000" w:rsidRPr="00000000">
                      <w:rPr>
                        <w:rtl w:val="0"/>
                        <w:rPrChange w:author="Virata Pusuluri" w:id="20" w:date="2026-04-01T13:03:08Z">
                          <w:rPr/>
                        </w:rPrChange>
                      </w:rPr>
                      <w:t xml:space="preserve">సమాధానం: కత్తి</w:t>
                    </w:r>
                  </w:ins>
                </w:sdtContent>
              </w:sdt>
              <w:ins w:author="Virata Pusuluri" w:id="19" w:date="2026-04-01T13:03:08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1420546284"/>
        <w:tag w:val="goog_rdk_48"/>
      </w:sdtPr>
      <w:sdtContent>
        <w:p w:rsidR="00000000" w:rsidDel="00000000" w:rsidP="00000000" w:rsidRDefault="00000000" w:rsidRPr="00000000" w14:paraId="00000015">
          <w:pPr>
            <w:numPr>
              <w:ilvl w:val="0"/>
              <w:numId w:val="2"/>
            </w:numPr>
            <w:ind w:left="720" w:hanging="360"/>
            <w:rPr>
              <w:ins w:author="Virata Pusuluri" w:id="21" w:date="2026-04-01T13:03:31Z"/>
              <w:rPrChange w:author="Virata Pusuluri" w:id="15" w:date="2026-04-01T12:51:22Z">
                <w:rPr/>
              </w:rPrChange>
            </w:rPr>
            <w:pPrChange w:author="Virata Pusuluri" w:id="0" w:date="2026-04-01T12:51:22Z">
              <w:pPr>
                <w:numPr>
                  <w:ilvl w:val="0"/>
                  <w:numId w:val="16"/>
                </w:numPr>
                <w:ind w:left="720" w:hanging="360"/>
              </w:pPr>
            </w:pPrChange>
          </w:pPr>
          <w:r w:rsidDel="00000000" w:rsidR="00000000" w:rsidRPr="00000000">
            <w:rPr>
              <w:rtl w:val="0"/>
            </w:rPr>
            <w:t xml:space="preserve">"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పిల్లికి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చెలగాటము</w:t>
          </w:r>
          <w:r w:rsidDel="00000000" w:rsidR="00000000" w:rsidRPr="00000000">
            <w:rPr>
              <w:rtl w:val="0"/>
            </w:rPr>
            <w:t xml:space="preserve">,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ఎలుకకు</w:t>
          </w:r>
          <w:r w:rsidDel="00000000" w:rsidR="00000000" w:rsidRPr="00000000">
            <w:rPr>
              <w:rtl w:val="0"/>
            </w:rPr>
            <w:t xml:space="preserve"> __________"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అను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సామెత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ఈ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కథలో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ఉంది</w:t>
          </w:r>
          <w:r w:rsidDel="00000000" w:rsidR="00000000" w:rsidRPr="00000000">
            <w:rPr>
              <w:rtl w:val="0"/>
            </w:rPr>
            <w:t xml:space="preserve">.</w:t>
          </w:r>
          <w:sdt>
            <w:sdtPr>
              <w:id w:val="-1687505318"/>
              <w:tag w:val="goog_rdk_47"/>
            </w:sdtPr>
            <w:sdtContent>
              <w:ins w:author="Virata Pusuluri" w:id="21" w:date="2026-04-01T13:03:31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150234524"/>
        <w:tag w:val="goog_rdk_51"/>
      </w:sdtPr>
      <w:sdtContent>
        <w:p w:rsidR="00000000" w:rsidDel="00000000" w:rsidP="00000000" w:rsidRDefault="00000000" w:rsidRPr="00000000" w14:paraId="00000016">
          <w:pPr>
            <w:numPr>
              <w:ilvl w:val="0"/>
              <w:numId w:val="2"/>
            </w:numPr>
            <w:ind w:left="720" w:hanging="360"/>
            <w:rPr>
              <w:rPrChange w:author="Virata Pusuluri" w:id="15" w:date="2026-04-01T12:51:22Z">
                <w:rPr/>
              </w:rPrChange>
            </w:rPr>
            <w:pPrChange w:author="Virata Pusuluri" w:id="0" w:date="2026-04-01T12:51:22Z">
              <w:pPr>
                <w:numPr>
                  <w:ilvl w:val="0"/>
                  <w:numId w:val="16"/>
                </w:numPr>
                <w:ind w:left="720" w:hanging="360"/>
              </w:pPr>
            </w:pPrChange>
          </w:pPr>
          <w:sdt>
            <w:sdtPr>
              <w:id w:val="-702611251"/>
              <w:tag w:val="goog_rdk_49"/>
            </w:sdtPr>
            <w:sdtContent>
              <w:ins w:author="Virata Pusuluri" w:id="21" w:date="2026-04-01T13:03:31Z"/>
              <w:sdt>
                <w:sdtPr>
                  <w:id w:val="592890860"/>
                  <w:tag w:val="goog_rdk_50"/>
                </w:sdtPr>
                <w:sdtContent>
                  <w:ins w:author="Virata Pusuluri" w:id="21" w:date="2026-04-01T13:03:31Z">
                    <w:r w:rsidDel="00000000" w:rsidR="00000000" w:rsidRPr="00000000">
                      <w:rPr>
                        <w:rtl w:val="0"/>
                        <w:rPrChange w:author="Virata Pusuluri" w:id="22" w:date="2026-04-01T13:03:31Z">
                          <w:rPr/>
                        </w:rPrChange>
                      </w:rPr>
                      <w:t xml:space="preserve">సమాధానం: ?</w:t>
                    </w:r>
                  </w:ins>
                </w:sdtContent>
              </w:sdt>
              <w:ins w:author="Virata Pusuluri" w:id="21" w:date="2026-04-01T13:03:31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-283261841"/>
        <w:tag w:val="goog_rdk_53"/>
      </w:sdtPr>
      <w:sdtContent>
        <w:p w:rsidR="00000000" w:rsidDel="00000000" w:rsidP="00000000" w:rsidRDefault="00000000" w:rsidRPr="00000000" w14:paraId="00000017">
          <w:pPr>
            <w:numPr>
              <w:ilvl w:val="0"/>
              <w:numId w:val="2"/>
            </w:numPr>
            <w:ind w:left="720" w:hanging="360"/>
            <w:rPr>
              <w:ins w:author="Virata Pusuluri" w:id="23" w:date="2026-04-01T13:15:44Z"/>
              <w:rPrChange w:author="Virata Pusuluri" w:id="15" w:date="2026-04-01T12:51:22Z">
                <w:rPr/>
              </w:rPrChange>
            </w:rPr>
            <w:pPrChange w:author="Virata Pusuluri" w:id="0" w:date="2026-04-01T12:51:22Z">
              <w:pPr>
                <w:numPr>
                  <w:ilvl w:val="0"/>
                  <w:numId w:val="16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బలవంతుడైన</w:t>
          </w:r>
          <w:r w:rsidDel="00000000" w:rsidR="00000000" w:rsidRPr="00000000">
            <w:rPr>
              <w:rtl w:val="0"/>
            </w:rPr>
            <w:t xml:space="preserve"> __________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తో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చెలిమి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పనికి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రాదు</w:t>
          </w:r>
          <w:r w:rsidDel="00000000" w:rsidR="00000000" w:rsidRPr="00000000">
            <w:rPr>
              <w:rtl w:val="0"/>
            </w:rPr>
            <w:t xml:space="preserve">.</w:t>
          </w:r>
          <w:sdt>
            <w:sdtPr>
              <w:id w:val="-831433442"/>
              <w:tag w:val="goog_rdk_52"/>
            </w:sdtPr>
            <w:sdtContent>
              <w:ins w:author="Virata Pusuluri" w:id="23" w:date="2026-04-01T13:15:44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914590997"/>
        <w:tag w:val="goog_rdk_56"/>
      </w:sdtPr>
      <w:sdtContent>
        <w:p w:rsidR="00000000" w:rsidDel="00000000" w:rsidP="00000000" w:rsidRDefault="00000000" w:rsidRPr="00000000" w14:paraId="00000018">
          <w:pPr>
            <w:numPr>
              <w:ilvl w:val="0"/>
              <w:numId w:val="2"/>
            </w:numPr>
            <w:ind w:left="720" w:hanging="360"/>
            <w:rPr>
              <w:rPrChange w:author="Virata Pusuluri" w:id="15" w:date="2026-04-01T12:51:22Z">
                <w:rPr/>
              </w:rPrChange>
            </w:rPr>
            <w:pPrChange w:author="Virata Pusuluri" w:id="0" w:date="2026-04-01T12:51:22Z">
              <w:pPr>
                <w:numPr>
                  <w:ilvl w:val="0"/>
                  <w:numId w:val="16"/>
                </w:numPr>
                <w:ind w:left="720" w:hanging="360"/>
              </w:pPr>
            </w:pPrChange>
          </w:pPr>
          <w:sdt>
            <w:sdtPr>
              <w:id w:val="-1981530410"/>
              <w:tag w:val="goog_rdk_54"/>
            </w:sdtPr>
            <w:sdtContent>
              <w:ins w:author="Virata Pusuluri" w:id="23" w:date="2026-04-01T13:15:44Z"/>
              <w:sdt>
                <w:sdtPr>
                  <w:id w:val="-1257208430"/>
                  <w:tag w:val="goog_rdk_55"/>
                </w:sdtPr>
                <w:sdtContent>
                  <w:ins w:author="Virata Pusuluri" w:id="23" w:date="2026-04-01T13:15:44Z">
                    <w:r w:rsidDel="00000000" w:rsidR="00000000" w:rsidRPr="00000000">
                      <w:rPr>
                        <w:rtl w:val="0"/>
                        <w:rPrChange w:author="Virata Pusuluri" w:id="24" w:date="2026-04-01T13:15:44Z">
                          <w:rPr/>
                        </w:rPrChange>
                      </w:rPr>
                      <w:t xml:space="preserve">సమాధానం: పగతునితో</w:t>
                    </w:r>
                  </w:ins>
                </w:sdtContent>
              </w:sdt>
              <w:ins w:author="Virata Pusuluri" w:id="23" w:date="2026-04-01T13:15:44Z"/>
            </w:sdtContent>
          </w:sdt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జతపరుచుము</w:t>
      </w:r>
      <w:r w:rsidDel="00000000" w:rsidR="00000000" w:rsidRPr="00000000">
        <w:rPr>
          <w:b w:val="1"/>
          <w:bCs w:val="1"/>
          <w:rtl w:val="0"/>
        </w:rPr>
        <w:t xml:space="preserve"> (Matching)</w:t>
      </w:r>
    </w:p>
    <w:tbl>
      <w:tblPr>
        <w:tblStyle w:val="Table1"/>
        <w:tblW w:w="2465.0" w:type="dxa"/>
        <w:jc w:val="left"/>
        <w:tblLayout w:type="fixed"/>
        <w:tblLook w:val="0400"/>
      </w:tblPr>
      <w:tblGrid>
        <w:gridCol w:w="1185"/>
        <w:gridCol w:w="1280"/>
        <w:tblGridChange w:id="0">
          <w:tblGrid>
            <w:gridCol w:w="1185"/>
            <w:gridCol w:w="12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Vani" w:cs="Vani" w:eastAsia="Vani" w:hAnsi="Vani"/>
                <w:b w:val="1"/>
                <w:bCs w:val="1"/>
                <w:rtl w:val="0"/>
              </w:rPr>
              <w:t xml:space="preserve">గ్రూపు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- </w:t>
            </w:r>
            <w:r w:rsidDel="00000000" w:rsidR="00000000" w:rsidRPr="00000000">
              <w:rPr>
                <w:rFonts w:ascii="Vani" w:cs="Vani" w:eastAsia="Vani" w:hAnsi="Vani"/>
                <w:b w:val="1"/>
                <w:bCs w:val="1"/>
                <w:rtl w:val="0"/>
              </w:rPr>
              <w:t xml:space="preserve">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Vani" w:cs="Vani" w:eastAsia="Vani" w:hAnsi="Vani"/>
                <w:b w:val="1"/>
                <w:bCs w:val="1"/>
                <w:rtl w:val="0"/>
              </w:rPr>
              <w:t xml:space="preserve">గ్రూపు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- </w:t>
            </w:r>
            <w:r w:rsidDel="00000000" w:rsidR="00000000" w:rsidRPr="00000000">
              <w:rPr>
                <w:rFonts w:ascii="Vani" w:cs="Vani" w:eastAsia="Vani" w:hAnsi="Vani"/>
                <w:b w:val="1"/>
                <w:bCs w:val="1"/>
                <w:rtl w:val="0"/>
              </w:rPr>
              <w:t xml:space="preserve">బి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మట్టిచెట్టు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ఎ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పిల్లి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రోమశుడు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బి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ఎలుక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పలితుడు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సి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పక్షి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ఉలూకము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డి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అరణ్యము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కిరాతుడు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ఇ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బోయవాడు</w:t>
            </w:r>
            <w:r w:rsidDel="00000000" w:rsidR="00000000" w:rsidRPr="00000000">
              <w:rPr>
                <w:rtl w:val="0"/>
              </w:rPr>
            </w:r>
          </w:p>
        </w:tc>
      </w:tr>
    </w:tbl>
    <w:sdt>
      <w:sdtPr>
        <w:id w:val="-854842307"/>
        <w:tag w:val="goog_rdk_61"/>
      </w:sdtPr>
      <w:sdtContent>
        <w:p w:rsidR="00000000" w:rsidDel="00000000" w:rsidP="00000000" w:rsidRDefault="00000000" w:rsidRPr="00000000" w14:paraId="00000026">
          <w:pPr>
            <w:ind w:left="0" w:firstLine="0"/>
            <w:rPr>
              <w:ins w:author="Virata Pusuluri" w:id="25" w:date="2026-04-29T14:06:41Z"/>
              <w:rPrChange w:author="Virata Pusuluri" w:id="26" w:date="2026-04-29T14:06:41Z">
                <w:rPr/>
              </w:rPrChange>
            </w:rPr>
          </w:pPr>
          <w:sdt>
            <w:sdtPr>
              <w:id w:val="1187062887"/>
              <w:tag w:val="goog_rdk_58"/>
            </w:sdtPr>
            <w:sdtContent>
              <w:ins w:author="Virata Pusuluri" w:id="25" w:date="2026-04-29T14:06:41Z">
                <w:r w:rsidDel="00000000" w:rsidR="00000000" w:rsidRPr="00000000">
                  <w:rPr>
                    <w:rtl w:val="0"/>
                  </w:rPr>
                  <w:t xml:space="preserve">సమాధానం: 1. సరిగ్గా </w:t>
                </w:r>
              </w:ins>
              <w:sdt>
                <w:sdtPr>
                  <w:id w:val="1080600635"/>
                  <w:tag w:val="goog_rdk_59"/>
                </w:sdtPr>
                <w:sdtContent>
                  <w:ins w:author="Virata Pusuluri" w:id="25" w:date="2026-04-29T14:06:41Z">
                    <w:r w:rsidDel="00000000" w:rsidR="00000000" w:rsidRPr="00000000">
                      <w:rPr>
                        <w:rtl w:val="0"/>
                        <w:rPrChange w:author="Virata Pusuluri" w:id="26" w:date="2026-04-29T14:06:41Z">
                          <w:rPr/>
                        </w:rPrChange>
                      </w:rPr>
                      <w:t xml:space="preserve">లేదు, 2. రోమశుడు = పిల్లి, 3. పలితుడు = ఎలుక, 4. సరిగ్గా లేదు, 5. ?</w:t>
                    </w:r>
                  </w:ins>
                </w:sdtContent>
              </w:sdt>
              <w:ins w:author="Virata Pusuluri" w:id="25" w:date="2026-04-29T14:06:41Z">
                <w:sdt>
                  <w:sdtPr>
                    <w:id w:val="2839034"/>
                    <w:tag w:val="goog_rdk_60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ins>
            </w:sdtContent>
          </w:sdt>
        </w:p>
      </w:sdtContent>
    </w:sdt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ఒక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వాక్య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సమాధాన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ప్రశ్నలు</w:t>
      </w:r>
      <w:r w:rsidDel="00000000" w:rsidR="00000000" w:rsidRPr="00000000">
        <w:rPr>
          <w:b w:val="1"/>
          <w:bCs w:val="1"/>
          <w:rtl w:val="0"/>
        </w:rPr>
        <w:t xml:space="preserve"> (Short Answers)</w:t>
      </w:r>
    </w:p>
    <w:sdt>
      <w:sdtPr>
        <w:id w:val="1057180070"/>
        <w:tag w:val="goog_rdk_63"/>
      </w:sdtPr>
      <w:sdtContent>
        <w:p w:rsidR="00000000" w:rsidDel="00000000" w:rsidP="00000000" w:rsidRDefault="00000000" w:rsidRPr="00000000" w14:paraId="00000028">
          <w:pPr>
            <w:numPr>
              <w:ilvl w:val="0"/>
              <w:numId w:val="3"/>
            </w:numPr>
            <w:ind w:left="720" w:hanging="360"/>
            <w:rPr>
              <w:ins w:author="Virata Pusuluri" w:id="27" w:date="2026-04-29T14:13:08Z"/>
              <w:rPrChange w:author="Virata Pusuluri" w:id="28" w:date="2026-04-29T14:13:12Z">
                <w:rPr/>
              </w:rPrChange>
            </w:rPr>
            <w:pPrChange w:author="Virata Pusuluri" w:id="0" w:date="2026-04-29T14:13:12Z">
              <w:pPr>
                <w:numPr>
                  <w:ilvl w:val="0"/>
                  <w:numId w:val="17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ఎలుక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పిల్లికి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చేసిన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సహాయం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ఏమిటి</w:t>
          </w:r>
          <w:r w:rsidDel="00000000" w:rsidR="00000000" w:rsidRPr="00000000">
            <w:rPr>
              <w:rtl w:val="0"/>
            </w:rPr>
            <w:t xml:space="preserve">?</w:t>
          </w:r>
          <w:sdt>
            <w:sdtPr>
              <w:id w:val="-454272131"/>
              <w:tag w:val="goog_rdk_62"/>
            </w:sdtPr>
            <w:sdtContent>
              <w:ins w:author="Virata Pusuluri" w:id="27" w:date="2026-04-29T14:13:08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847695117"/>
        <w:tag w:val="goog_rdk_66"/>
      </w:sdtPr>
      <w:sdtContent>
        <w:p w:rsidR="00000000" w:rsidDel="00000000" w:rsidP="00000000" w:rsidRDefault="00000000" w:rsidRPr="00000000" w14:paraId="00000029">
          <w:pPr>
            <w:numPr>
              <w:ilvl w:val="0"/>
              <w:numId w:val="3"/>
            </w:numPr>
            <w:ind w:left="720" w:hanging="360"/>
            <w:rPr>
              <w:rPrChange w:author="Virata Pusuluri" w:id="28" w:date="2026-04-29T14:13:12Z">
                <w:rPr/>
              </w:rPrChange>
            </w:rPr>
            <w:pPrChange w:author="Virata Pusuluri" w:id="0" w:date="2026-04-29T14:13:12Z">
              <w:pPr>
                <w:numPr>
                  <w:ilvl w:val="0"/>
                  <w:numId w:val="17"/>
                </w:numPr>
                <w:ind w:left="720" w:hanging="360"/>
              </w:pPr>
            </w:pPrChange>
          </w:pPr>
          <w:sdt>
            <w:sdtPr>
              <w:id w:val="-1941951496"/>
              <w:tag w:val="goog_rdk_64"/>
            </w:sdtPr>
            <w:sdtContent>
              <w:ins w:author="Virata Pusuluri" w:id="27" w:date="2026-04-29T14:13:08Z">
                <w:r w:rsidDel="00000000" w:rsidR="00000000" w:rsidRPr="00000000">
                  <w:rPr>
                    <w:rtl w:val="0"/>
                  </w:rPr>
                  <w:t xml:space="preserve">స</w:t>
                </w:r>
              </w:ins>
              <w:sdt>
                <w:sdtPr>
                  <w:id w:val="-147889265"/>
                  <w:tag w:val="goog_rdk_65"/>
                </w:sdtPr>
                <w:sdtContent>
                  <w:ins w:author="Virata Pusuluri" w:id="27" w:date="2026-04-29T14:13:08Z">
                    <w:r w:rsidDel="00000000" w:rsidR="00000000" w:rsidRPr="00000000">
                      <w:rPr>
                        <w:rtl w:val="0"/>
                        <w:rPrChange w:author="Virata Pusuluri" w:id="29" w:date="2026-04-29T14:13:08Z">
                          <w:rPr/>
                        </w:rPrChange>
                      </w:rPr>
                      <w:t xml:space="preserve">మాధానం: ఎలుక పిల్లిని వలలోంచి తప్పించింది. </w:t>
                    </w:r>
                  </w:ins>
                </w:sdtContent>
              </w:sdt>
              <w:ins w:author="Virata Pusuluri" w:id="27" w:date="2026-04-29T14:13:08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-1770830992"/>
        <w:tag w:val="goog_rdk_68"/>
      </w:sdtPr>
      <w:sdtContent>
        <w:p w:rsidR="00000000" w:rsidDel="00000000" w:rsidP="00000000" w:rsidRDefault="00000000" w:rsidRPr="00000000" w14:paraId="0000002A">
          <w:pPr>
            <w:numPr>
              <w:ilvl w:val="0"/>
              <w:numId w:val="3"/>
            </w:numPr>
            <w:ind w:left="720" w:hanging="360"/>
            <w:rPr>
              <w:ins w:author="Virata Pusuluri" w:id="30" w:date="2026-04-29T14:14:32Z"/>
              <w:rPrChange w:author="Virata Pusuluri" w:id="28" w:date="2026-04-29T14:13:12Z">
                <w:rPr/>
              </w:rPrChange>
            </w:rPr>
            <w:pPrChange w:author="Virata Pusuluri" w:id="0" w:date="2026-04-29T14:13:12Z">
              <w:pPr>
                <w:numPr>
                  <w:ilvl w:val="0"/>
                  <w:numId w:val="17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పిల్లి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వలలో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చిక్కుకోవడానికి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కారణం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ఏమిటి</w:t>
          </w:r>
          <w:r w:rsidDel="00000000" w:rsidR="00000000" w:rsidRPr="00000000">
            <w:rPr>
              <w:rtl w:val="0"/>
            </w:rPr>
            <w:t xml:space="preserve">?</w:t>
          </w:r>
          <w:sdt>
            <w:sdtPr>
              <w:id w:val="-1258463473"/>
              <w:tag w:val="goog_rdk_67"/>
            </w:sdtPr>
            <w:sdtContent>
              <w:ins w:author="Virata Pusuluri" w:id="30" w:date="2026-04-29T14:14:32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915521427"/>
        <w:tag w:val="goog_rdk_71"/>
      </w:sdtPr>
      <w:sdtContent>
        <w:p w:rsidR="00000000" w:rsidDel="00000000" w:rsidP="00000000" w:rsidRDefault="00000000" w:rsidRPr="00000000" w14:paraId="0000002B">
          <w:pPr>
            <w:numPr>
              <w:ilvl w:val="0"/>
              <w:numId w:val="3"/>
            </w:numPr>
            <w:ind w:left="720" w:hanging="360"/>
            <w:rPr>
              <w:rPrChange w:author="Virata Pusuluri" w:id="28" w:date="2026-04-29T14:13:12Z">
                <w:rPr/>
              </w:rPrChange>
            </w:rPr>
            <w:pPrChange w:author="Virata Pusuluri" w:id="0" w:date="2026-04-29T14:13:12Z">
              <w:pPr>
                <w:numPr>
                  <w:ilvl w:val="0"/>
                  <w:numId w:val="17"/>
                </w:numPr>
                <w:ind w:left="720" w:hanging="360"/>
              </w:pPr>
            </w:pPrChange>
          </w:pPr>
          <w:sdt>
            <w:sdtPr>
              <w:id w:val="967807678"/>
              <w:tag w:val="goog_rdk_69"/>
            </w:sdtPr>
            <w:sdtContent>
              <w:ins w:author="Virata Pusuluri" w:id="30" w:date="2026-04-29T14:14:32Z"/>
              <w:sdt>
                <w:sdtPr>
                  <w:id w:val="904935440"/>
                  <w:tag w:val="goog_rdk_70"/>
                </w:sdtPr>
                <w:sdtContent>
                  <w:ins w:author="Virata Pusuluri" w:id="30" w:date="2026-04-29T14:14:32Z">
                    <w:r w:rsidDel="00000000" w:rsidR="00000000" w:rsidRPr="00000000">
                      <w:rPr>
                        <w:rtl w:val="0"/>
                        <w:rPrChange w:author="Virata Pusuluri" w:id="31" w:date="2026-04-29T14:14:32Z">
                          <w:rPr/>
                        </w:rPrChange>
                      </w:rPr>
                      <w:t xml:space="preserve">సమాధానం: పిల్లి పొరపాటున బోయవాడి వలలో నడిచింది.</w:t>
                    </w:r>
                  </w:ins>
                </w:sdtContent>
              </w:sdt>
              <w:ins w:author="Virata Pusuluri" w:id="30" w:date="2026-04-29T14:14:32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-1321706852"/>
        <w:tag w:val="goog_rdk_73"/>
      </w:sdtPr>
      <w:sdtContent>
        <w:p w:rsidR="00000000" w:rsidDel="00000000" w:rsidP="00000000" w:rsidRDefault="00000000" w:rsidRPr="00000000" w14:paraId="0000002C">
          <w:pPr>
            <w:numPr>
              <w:ilvl w:val="0"/>
              <w:numId w:val="3"/>
            </w:numPr>
            <w:ind w:left="720" w:hanging="360"/>
            <w:rPr>
              <w:ins w:author="Virata Pusuluri" w:id="32" w:date="2026-04-29T14:15:46Z"/>
              <w:rPrChange w:author="Virata Pusuluri" w:id="28" w:date="2026-04-29T14:13:12Z">
                <w:rPr/>
              </w:rPrChange>
            </w:rPr>
            <w:pPrChange w:author="Virata Pusuluri" w:id="0" w:date="2026-04-29T14:13:12Z">
              <w:pPr>
                <w:numPr>
                  <w:ilvl w:val="0"/>
                  <w:numId w:val="17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ఉలూక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నకులములు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ఎప్పుడు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వెళ్ళిపోయాయి</w:t>
          </w:r>
          <w:r w:rsidDel="00000000" w:rsidR="00000000" w:rsidRPr="00000000">
            <w:rPr>
              <w:rtl w:val="0"/>
            </w:rPr>
            <w:t xml:space="preserve">?</w:t>
          </w:r>
          <w:sdt>
            <w:sdtPr>
              <w:id w:val="289187496"/>
              <w:tag w:val="goog_rdk_72"/>
            </w:sdtPr>
            <w:sdtContent>
              <w:ins w:author="Virata Pusuluri" w:id="32" w:date="2026-04-29T14:15:46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576430899"/>
        <w:tag w:val="goog_rdk_76"/>
      </w:sdtPr>
      <w:sdtContent>
        <w:p w:rsidR="00000000" w:rsidDel="00000000" w:rsidP="00000000" w:rsidRDefault="00000000" w:rsidRPr="00000000" w14:paraId="0000002D">
          <w:pPr>
            <w:numPr>
              <w:ilvl w:val="0"/>
              <w:numId w:val="3"/>
            </w:numPr>
            <w:ind w:left="720" w:hanging="360"/>
            <w:rPr>
              <w:rPrChange w:author="Virata Pusuluri" w:id="28" w:date="2026-04-29T14:13:12Z">
                <w:rPr/>
              </w:rPrChange>
            </w:rPr>
            <w:pPrChange w:author="Virata Pusuluri" w:id="0" w:date="2026-04-29T14:13:12Z">
              <w:pPr>
                <w:numPr>
                  <w:ilvl w:val="0"/>
                  <w:numId w:val="17"/>
                </w:numPr>
                <w:ind w:left="720" w:hanging="360"/>
              </w:pPr>
            </w:pPrChange>
          </w:pPr>
          <w:sdt>
            <w:sdtPr>
              <w:id w:val="-904748172"/>
              <w:tag w:val="goog_rdk_74"/>
            </w:sdtPr>
            <w:sdtContent>
              <w:ins w:author="Virata Pusuluri" w:id="32" w:date="2026-04-29T14:15:46Z"/>
              <w:sdt>
                <w:sdtPr>
                  <w:id w:val="-1908695619"/>
                  <w:tag w:val="goog_rdk_75"/>
                </w:sdtPr>
                <w:sdtContent>
                  <w:ins w:author="Virata Pusuluri" w:id="32" w:date="2026-04-29T14:15:46Z">
                    <w:r w:rsidDel="00000000" w:rsidR="00000000" w:rsidRPr="00000000">
                      <w:rPr>
                        <w:rtl w:val="0"/>
                        <w:rPrChange w:author="Virata Pusuluri" w:id="33" w:date="2026-04-29T14:15:46Z">
                          <w:rPr/>
                        </w:rPrChange>
                      </w:rPr>
                      <w:t xml:space="preserve">సమాధానం: అర్థం కాలేదు</w:t>
                    </w:r>
                  </w:ins>
                </w:sdtContent>
              </w:sdt>
              <w:ins w:author="Virata Pusuluri" w:id="32" w:date="2026-04-29T14:15:46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51422985"/>
        <w:tag w:val="goog_rdk_78"/>
      </w:sdtPr>
      <w:sdtContent>
        <w:p w:rsidR="00000000" w:rsidDel="00000000" w:rsidP="00000000" w:rsidRDefault="00000000" w:rsidRPr="00000000" w14:paraId="0000002E">
          <w:pPr>
            <w:numPr>
              <w:ilvl w:val="0"/>
              <w:numId w:val="3"/>
            </w:numPr>
            <w:ind w:left="720" w:hanging="360"/>
            <w:rPr>
              <w:ins w:author="Virata Pusuluri" w:id="34" w:date="2026-04-29T14:18:04Z"/>
              <w:rPrChange w:author="Virata Pusuluri" w:id="28" w:date="2026-04-29T14:13:12Z">
                <w:rPr/>
              </w:rPrChange>
            </w:rPr>
            <w:pPrChange w:author="Virata Pusuluri" w:id="0" w:date="2026-04-29T14:13:12Z">
              <w:pPr>
                <w:numPr>
                  <w:ilvl w:val="0"/>
                  <w:numId w:val="17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ఎలుక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వల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తాళ్లను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ఎందుకు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నెమ్మదిగా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కొరికింది</w:t>
          </w:r>
          <w:r w:rsidDel="00000000" w:rsidR="00000000" w:rsidRPr="00000000">
            <w:rPr>
              <w:rtl w:val="0"/>
            </w:rPr>
            <w:t xml:space="preserve">?</w:t>
          </w:r>
          <w:sdt>
            <w:sdtPr>
              <w:id w:val="622558137"/>
              <w:tag w:val="goog_rdk_77"/>
            </w:sdtPr>
            <w:sdtContent>
              <w:ins w:author="Virata Pusuluri" w:id="34" w:date="2026-04-29T14:18:04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2033679553"/>
        <w:tag w:val="goog_rdk_81"/>
      </w:sdtPr>
      <w:sdtContent>
        <w:p w:rsidR="00000000" w:rsidDel="00000000" w:rsidP="00000000" w:rsidRDefault="00000000" w:rsidRPr="00000000" w14:paraId="0000002F">
          <w:pPr>
            <w:numPr>
              <w:ilvl w:val="0"/>
              <w:numId w:val="3"/>
            </w:numPr>
            <w:ind w:left="720" w:hanging="360"/>
            <w:rPr>
              <w:rPrChange w:author="Virata Pusuluri" w:id="28" w:date="2026-04-29T14:13:12Z">
                <w:rPr/>
              </w:rPrChange>
            </w:rPr>
            <w:pPrChange w:author="Virata Pusuluri" w:id="0" w:date="2026-04-29T14:13:12Z">
              <w:pPr>
                <w:numPr>
                  <w:ilvl w:val="0"/>
                  <w:numId w:val="17"/>
                </w:numPr>
                <w:ind w:left="720" w:hanging="360"/>
              </w:pPr>
            </w:pPrChange>
          </w:pPr>
          <w:sdt>
            <w:sdtPr>
              <w:id w:val="-2030584417"/>
              <w:tag w:val="goog_rdk_79"/>
            </w:sdtPr>
            <w:sdtContent>
              <w:ins w:author="Virata Pusuluri" w:id="34" w:date="2026-04-29T14:18:04Z"/>
              <w:sdt>
                <w:sdtPr>
                  <w:id w:val="1858318723"/>
                  <w:tag w:val="goog_rdk_80"/>
                </w:sdtPr>
                <w:sdtContent>
                  <w:ins w:author="Virata Pusuluri" w:id="34" w:date="2026-04-29T14:18:04Z">
                    <w:r w:rsidDel="00000000" w:rsidR="00000000" w:rsidRPr="00000000">
                      <w:rPr>
                        <w:rtl w:val="0"/>
                        <w:rPrChange w:author="Virata Pusuluri" w:id="35" w:date="2026-04-29T14:18:04Z">
                          <w:rPr/>
                        </w:rPrChange>
                      </w:rPr>
                      <w:t xml:space="preserve">సమాధానం: ఎందుకంటే, తొందరగా కోరికేస్తే అప్పుడు పిల్లి ఎలుకని తినేస్తుంది. అందుకనే.</w:t>
                    </w:r>
                  </w:ins>
                </w:sdtContent>
              </w:sdt>
              <w:ins w:author="Virata Pusuluri" w:id="34" w:date="2026-04-29T14:18:04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-360810574"/>
        <w:tag w:val="goog_rdk_83"/>
      </w:sdtPr>
      <w:sdtContent>
        <w:p w:rsidR="00000000" w:rsidDel="00000000" w:rsidP="00000000" w:rsidRDefault="00000000" w:rsidRPr="00000000" w14:paraId="00000030">
          <w:pPr>
            <w:numPr>
              <w:ilvl w:val="0"/>
              <w:numId w:val="3"/>
            </w:numPr>
            <w:ind w:left="720" w:hanging="360"/>
            <w:rPr>
              <w:ins w:author="Virata Pusuluri" w:id="36" w:date="2026-04-29T14:19:58Z"/>
              <w:rPrChange w:author="Virata Pusuluri" w:id="28" w:date="2026-04-29T14:13:12Z">
                <w:rPr/>
              </w:rPrChange>
            </w:rPr>
            <w:pPrChange w:author="Virata Pusuluri" w:id="0" w:date="2026-04-29T14:13:12Z">
              <w:pPr>
                <w:numPr>
                  <w:ilvl w:val="0"/>
                  <w:numId w:val="17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ఈ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కథ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ద్వారా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మనకు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తెలిసే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నీతి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ఏమిటి</w:t>
          </w:r>
          <w:r w:rsidDel="00000000" w:rsidR="00000000" w:rsidRPr="00000000">
            <w:rPr>
              <w:rtl w:val="0"/>
            </w:rPr>
            <w:t xml:space="preserve">?</w:t>
          </w:r>
          <w:sdt>
            <w:sdtPr>
              <w:id w:val="1773701655"/>
              <w:tag w:val="goog_rdk_82"/>
            </w:sdtPr>
            <w:sdtContent>
              <w:ins w:author="Virata Pusuluri" w:id="36" w:date="2026-04-29T14:19:58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451510124"/>
        <w:tag w:val="goog_rdk_87"/>
      </w:sdtPr>
      <w:sdtContent>
        <w:p w:rsidR="00000000" w:rsidDel="00000000" w:rsidP="00000000" w:rsidRDefault="00000000" w:rsidRPr="00000000" w14:paraId="00000031">
          <w:pPr>
            <w:numPr>
              <w:ilvl w:val="0"/>
              <w:numId w:val="3"/>
            </w:numPr>
            <w:ind w:left="720" w:hanging="360"/>
            <w:rPr>
              <w:rPrChange w:author="Virata Pusuluri" w:id="28" w:date="2026-04-29T14:13:12Z">
                <w:rPr/>
              </w:rPrChange>
            </w:rPr>
            <w:pPrChange w:author="Virata Pusuluri" w:id="0" w:date="2026-04-29T14:13:12Z">
              <w:pPr>
                <w:numPr>
                  <w:ilvl w:val="0"/>
                  <w:numId w:val="17"/>
                </w:numPr>
                <w:ind w:left="720" w:hanging="360"/>
              </w:pPr>
            </w:pPrChange>
          </w:pPr>
          <w:sdt>
            <w:sdtPr>
              <w:id w:val="659566851"/>
              <w:tag w:val="goog_rdk_84"/>
            </w:sdtPr>
            <w:sdtContent>
              <w:ins w:author="Virata Pusuluri" w:id="36" w:date="2026-04-29T14:19:58Z"/>
              <w:sdt>
                <w:sdtPr>
                  <w:id w:val="-1263992302"/>
                  <w:tag w:val="goog_rdk_85"/>
                </w:sdtPr>
                <w:sdtContent>
                  <w:ins w:author="Virata Pusuluri" w:id="36" w:date="2026-04-29T14:19:58Z">
                    <w:r w:rsidDel="00000000" w:rsidR="00000000" w:rsidRPr="00000000">
                      <w:rPr>
                        <w:rtl w:val="0"/>
                        <w:rPrChange w:author="Virata Pusuluri" w:id="37" w:date="2026-04-29T14:19:58Z">
                          <w:rPr/>
                        </w:rPrChange>
                      </w:rPr>
                      <w:t xml:space="preserve">సమాధానం: </w:t>
                    </w:r>
                  </w:ins>
                </w:sdtContent>
              </w:sdt>
              <w:ins w:author="Virata Pusuluri" w:id="36" w:date="2026-04-29T14:19:58Z">
                <w:r w:rsidDel="00000000" w:rsidR="00000000" w:rsidRPr="00000000">
                  <w:rPr>
                    <w:rtl w:val="0"/>
                  </w:rPr>
                  <w:t xml:space="preserve">మన</w:t>
                </w:r>
                <w:sdt>
                  <w:sdtPr>
                    <w:id w:val="79931217"/>
                    <w:tag w:val="goog_rdk_86"/>
                  </w:sdtPr>
                  <w:sdtContent>
                    <w:r w:rsidDel="00000000" w:rsidR="00000000" w:rsidRPr="00000000">
                      <w:rPr>
                        <w:rtl w:val="0"/>
                        <w:rPrChange w:author="Virata Pusuluri" w:id="37" w:date="2026-04-29T14:19:58Z">
                          <w:rPr/>
                        </w:rPrChange>
                      </w:rPr>
                      <w:t xml:space="preserve">ము సాయం చేసుకున్నాకా, క్షత్రియుడితో స్నేహితులు అవ్వడం పనికిరాదు.</w:t>
                    </w:r>
                  </w:sdtContent>
                </w:sdt>
              </w:ins>
            </w:sdtContent>
          </w:sdt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కథ</w:t>
      </w:r>
      <w:r w:rsidDel="00000000" w:rsidR="00000000" w:rsidRPr="00000000">
        <w:rPr>
          <w:b w:val="1"/>
          <w:bCs w:val="1"/>
          <w:rtl w:val="0"/>
        </w:rPr>
        <w:t xml:space="preserve"> 2: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నక్క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పులి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కథ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బహుళైచ్ఛిక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ప్రశ్నలు</w:t>
      </w:r>
      <w:r w:rsidDel="00000000" w:rsidR="00000000" w:rsidRPr="00000000">
        <w:rPr>
          <w:b w:val="1"/>
          <w:bCs w:val="1"/>
          <w:rtl w:val="0"/>
        </w:rPr>
        <w:t xml:space="preserve"> (Multiple Choice Questions)</w:t>
      </w:r>
    </w:p>
    <w:sdt>
      <w:sdtPr>
        <w:id w:val="99306139"/>
        <w:tag w:val="goog_rdk_89"/>
      </w:sdtPr>
      <w:sdtContent>
        <w:p w:rsidR="00000000" w:rsidDel="00000000" w:rsidP="00000000" w:rsidRDefault="00000000" w:rsidRPr="00000000" w14:paraId="00000034">
          <w:pPr>
            <w:numPr>
              <w:ilvl w:val="0"/>
              <w:numId w:val="4"/>
            </w:numPr>
            <w:ind w:left="720" w:hanging="360"/>
            <w:rPr>
              <w:ins w:author="Virata Pusuluri" w:id="38" w:date="2026-04-29T14:23:29Z"/>
              <w:rPrChange w:author="Virata Pusuluri" w:id="39" w:date="2026-04-29T14:23:33Z">
                <w:rPr/>
              </w:rPrChange>
            </w:rPr>
            <w:pPrChange w:author="Virata Pusuluri" w:id="0" w:date="2026-04-29T14:23:33Z">
              <w:pPr>
                <w:numPr>
                  <w:ilvl w:val="0"/>
                  <w:numId w:val="18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నక్క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పూర్వజన్మలో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ఎవరు</w:t>
          </w:r>
          <w:r w:rsidDel="00000000" w:rsidR="00000000" w:rsidRPr="00000000">
            <w:rPr>
              <w:rtl w:val="0"/>
            </w:rPr>
            <w:t xml:space="preserve">?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ఒక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మంత్రి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పౌరికుడు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అనే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రాజు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ఒక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వ్యాపారి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ఈ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వేటగాడు</w:t>
          </w:r>
          <w:sdt>
            <w:sdtPr>
              <w:id w:val="1068978860"/>
              <w:tag w:val="goog_rdk_88"/>
            </w:sdtPr>
            <w:sdtContent>
              <w:ins w:author="Virata Pusuluri" w:id="38" w:date="2026-04-29T14:23:29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919946343"/>
        <w:tag w:val="goog_rdk_93"/>
      </w:sdtPr>
      <w:sdtContent>
        <w:p w:rsidR="00000000" w:rsidDel="00000000" w:rsidP="00000000" w:rsidRDefault="00000000" w:rsidRPr="00000000" w14:paraId="00000035">
          <w:pPr>
            <w:numPr>
              <w:ilvl w:val="0"/>
              <w:numId w:val="4"/>
            </w:numPr>
            <w:ind w:left="720" w:hanging="360"/>
            <w:rPr>
              <w:rPrChange w:author="Virata Pusuluri" w:id="39" w:date="2026-04-29T14:23:33Z">
                <w:rPr/>
              </w:rPrChange>
            </w:rPr>
            <w:pPrChange w:author="Virata Pusuluri" w:id="0" w:date="2026-04-29T14:23:33Z">
              <w:pPr>
                <w:numPr>
                  <w:ilvl w:val="0"/>
                  <w:numId w:val="18"/>
                </w:numPr>
                <w:ind w:left="720" w:hanging="360"/>
              </w:pPr>
            </w:pPrChange>
          </w:pPr>
          <w:sdt>
            <w:sdtPr>
              <w:id w:val="-118008925"/>
              <w:tag w:val="goog_rdk_90"/>
            </w:sdtPr>
            <w:sdtContent>
              <w:ins w:author="Virata Pusuluri" w:id="38" w:date="2026-04-29T14:23:29Z"/>
              <w:sdt>
                <w:sdtPr>
                  <w:id w:val="2127563813"/>
                  <w:tag w:val="goog_rdk_91"/>
                </w:sdtPr>
                <w:sdtContent>
                  <w:ins w:author="Virata Pusuluri" w:id="38" w:date="2026-04-29T14:23:29Z">
                    <w:r w:rsidDel="00000000" w:rsidR="00000000" w:rsidRPr="00000000">
                      <w:rPr>
                        <w:rFonts w:ascii="Vani" w:cs="Vani" w:eastAsia="Vani" w:hAnsi="Vani"/>
                        <w:rtl w:val="0"/>
                        <w:rPrChange w:author="Virata Pusuluri" w:id="40" w:date="2026-04-29T14:23:29Z">
                          <w:rPr>
                            <w:rFonts w:ascii="Vani" w:cs="Vani" w:eastAsia="Vani" w:hAnsi="Vani"/>
                          </w:rPr>
                        </w:rPrChange>
                      </w:rPr>
                      <w:t xml:space="preserve">సమాధానం: ఆ</w:t>
                    </w:r>
                  </w:ins>
                </w:sdtContent>
              </w:sdt>
              <w:ins w:author="Virata Pusuluri" w:id="38" w:date="2026-04-29T14:23:29Z"/>
            </w:sdtContent>
          </w:sdt>
          <w:sdt>
            <w:sdtPr>
              <w:id w:val="615058399"/>
              <w:tag w:val="goog_rdk_9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540423132"/>
        <w:tag w:val="goog_rdk_95"/>
      </w:sdtPr>
      <w:sdtContent>
        <w:p w:rsidR="00000000" w:rsidDel="00000000" w:rsidP="00000000" w:rsidRDefault="00000000" w:rsidRPr="00000000" w14:paraId="00000036">
          <w:pPr>
            <w:numPr>
              <w:ilvl w:val="0"/>
              <w:numId w:val="4"/>
            </w:numPr>
            <w:ind w:left="720" w:hanging="360"/>
            <w:rPr>
              <w:ins w:author="Virata Pusuluri" w:id="41" w:date="2026-04-29T14:24:11Z"/>
              <w:rPrChange w:author="Virata Pusuluri" w:id="39" w:date="2026-04-29T14:23:33Z">
                <w:rPr/>
              </w:rPrChange>
            </w:rPr>
            <w:pPrChange w:author="Virata Pusuluri" w:id="0" w:date="2026-04-29T14:23:33Z">
              <w:pPr>
                <w:numPr>
                  <w:ilvl w:val="0"/>
                  <w:numId w:val="18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నక్క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అడవిలో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ఏమి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తినేది</w:t>
          </w:r>
          <w:r w:rsidDel="00000000" w:rsidR="00000000" w:rsidRPr="00000000">
            <w:rPr>
              <w:rtl w:val="0"/>
            </w:rPr>
            <w:t xml:space="preserve">?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మాంసము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ఇతర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జంతువులను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రాలిపడిన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పండ్లు</w:t>
          </w:r>
          <w:r w:rsidDel="00000000" w:rsidR="00000000" w:rsidRPr="00000000">
            <w:rPr>
              <w:rtl w:val="0"/>
            </w:rPr>
            <w:t xml:space="preserve">,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పత్రములు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ఈ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ఏమీ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తినేది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కాదు</w:t>
          </w:r>
          <w:sdt>
            <w:sdtPr>
              <w:id w:val="569756340"/>
              <w:tag w:val="goog_rdk_94"/>
            </w:sdtPr>
            <w:sdtContent>
              <w:ins w:author="Virata Pusuluri" w:id="41" w:date="2026-04-29T14:24:11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714823297"/>
        <w:tag w:val="goog_rdk_99"/>
      </w:sdtPr>
      <w:sdtContent>
        <w:p w:rsidR="00000000" w:rsidDel="00000000" w:rsidP="00000000" w:rsidRDefault="00000000" w:rsidRPr="00000000" w14:paraId="00000037">
          <w:pPr>
            <w:numPr>
              <w:ilvl w:val="0"/>
              <w:numId w:val="4"/>
            </w:numPr>
            <w:ind w:left="720" w:hanging="360"/>
            <w:rPr>
              <w:rPrChange w:author="Virata Pusuluri" w:id="39" w:date="2026-04-29T14:23:33Z">
                <w:rPr/>
              </w:rPrChange>
            </w:rPr>
            <w:pPrChange w:author="Virata Pusuluri" w:id="0" w:date="2026-04-29T14:23:33Z">
              <w:pPr>
                <w:numPr>
                  <w:ilvl w:val="0"/>
                  <w:numId w:val="18"/>
                </w:numPr>
                <w:ind w:left="720" w:hanging="360"/>
              </w:pPr>
            </w:pPrChange>
          </w:pPr>
          <w:sdt>
            <w:sdtPr>
              <w:id w:val="-1967321560"/>
              <w:tag w:val="goog_rdk_96"/>
            </w:sdtPr>
            <w:sdtContent>
              <w:ins w:author="Virata Pusuluri" w:id="41" w:date="2026-04-29T14:24:11Z"/>
              <w:sdt>
                <w:sdtPr>
                  <w:id w:val="-738178660"/>
                  <w:tag w:val="goog_rdk_97"/>
                </w:sdtPr>
                <w:sdtContent>
                  <w:ins w:author="Virata Pusuluri" w:id="41" w:date="2026-04-29T14:24:11Z">
                    <w:r w:rsidDel="00000000" w:rsidR="00000000" w:rsidRPr="00000000">
                      <w:rPr>
                        <w:rFonts w:ascii="Vani" w:cs="Vani" w:eastAsia="Vani" w:hAnsi="Vani"/>
                        <w:rtl w:val="0"/>
                        <w:rPrChange w:author="Virata Pusuluri" w:id="42" w:date="2026-04-29T14:24:11Z">
                          <w:rPr>
                            <w:rFonts w:ascii="Vani" w:cs="Vani" w:eastAsia="Vani" w:hAnsi="Vani"/>
                          </w:rPr>
                        </w:rPrChange>
                      </w:rPr>
                      <w:t xml:space="preserve">సమాధానం: ఇ</w:t>
                    </w:r>
                  </w:ins>
                </w:sdtContent>
              </w:sdt>
              <w:ins w:author="Virata Pusuluri" w:id="41" w:date="2026-04-29T14:24:11Z"/>
            </w:sdtContent>
          </w:sdt>
          <w:sdt>
            <w:sdtPr>
              <w:id w:val="-107175777"/>
              <w:tag w:val="goog_rdk_9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1854251722"/>
        <w:tag w:val="goog_rdk_101"/>
      </w:sdtPr>
      <w:sdtContent>
        <w:p w:rsidR="00000000" w:rsidDel="00000000" w:rsidP="00000000" w:rsidRDefault="00000000" w:rsidRPr="00000000" w14:paraId="00000038">
          <w:pPr>
            <w:numPr>
              <w:ilvl w:val="0"/>
              <w:numId w:val="4"/>
            </w:numPr>
            <w:ind w:left="720" w:hanging="360"/>
            <w:rPr>
              <w:ins w:author="Virata Pusuluri" w:id="43" w:date="2026-04-29T14:25:11Z"/>
              <w:rPrChange w:author="Virata Pusuluri" w:id="39" w:date="2026-04-29T14:23:33Z">
                <w:rPr/>
              </w:rPrChange>
            </w:rPr>
            <w:pPrChange w:author="Virata Pusuluri" w:id="0" w:date="2026-04-29T14:23:33Z">
              <w:pPr>
                <w:numPr>
                  <w:ilvl w:val="0"/>
                  <w:numId w:val="18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పులి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సేవకులు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నక్కపై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ఎందుకు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అసూయ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పడ్డారు</w:t>
          </w:r>
          <w:r w:rsidDel="00000000" w:rsidR="00000000" w:rsidRPr="00000000">
            <w:rPr>
              <w:rtl w:val="0"/>
            </w:rPr>
            <w:t xml:space="preserve">?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నక్క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అందంగా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ఉందని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నక్కకు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పులి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వద్ద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ఉన్న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ప్రాముఖ్యత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చూసి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నక్క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మాంసం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తిననందుకు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ఈ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నక్క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తెలివైనది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కానందున</w:t>
          </w:r>
          <w:sdt>
            <w:sdtPr>
              <w:id w:val="-943414855"/>
              <w:tag w:val="goog_rdk_100"/>
            </w:sdtPr>
            <w:sdtContent>
              <w:ins w:author="Virata Pusuluri" w:id="43" w:date="2026-04-29T14:25:11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257423059"/>
        <w:tag w:val="goog_rdk_105"/>
      </w:sdtPr>
      <w:sdtContent>
        <w:p w:rsidR="00000000" w:rsidDel="00000000" w:rsidP="00000000" w:rsidRDefault="00000000" w:rsidRPr="00000000" w14:paraId="00000039">
          <w:pPr>
            <w:numPr>
              <w:ilvl w:val="0"/>
              <w:numId w:val="4"/>
            </w:numPr>
            <w:ind w:left="720" w:hanging="360"/>
            <w:rPr>
              <w:rPrChange w:author="Virata Pusuluri" w:id="39" w:date="2026-04-29T14:23:33Z">
                <w:rPr/>
              </w:rPrChange>
            </w:rPr>
            <w:pPrChange w:author="Virata Pusuluri" w:id="0" w:date="2026-04-29T14:23:33Z">
              <w:pPr>
                <w:numPr>
                  <w:ilvl w:val="0"/>
                  <w:numId w:val="18"/>
                </w:numPr>
                <w:ind w:left="720" w:hanging="360"/>
              </w:pPr>
            </w:pPrChange>
          </w:pPr>
          <w:sdt>
            <w:sdtPr>
              <w:id w:val="2006039618"/>
              <w:tag w:val="goog_rdk_102"/>
            </w:sdtPr>
            <w:sdtContent>
              <w:ins w:author="Virata Pusuluri" w:id="43" w:date="2026-04-29T14:25:11Z"/>
              <w:sdt>
                <w:sdtPr>
                  <w:id w:val="-1746150376"/>
                  <w:tag w:val="goog_rdk_103"/>
                </w:sdtPr>
                <w:sdtContent>
                  <w:ins w:author="Virata Pusuluri" w:id="43" w:date="2026-04-29T14:25:11Z">
                    <w:r w:rsidDel="00000000" w:rsidR="00000000" w:rsidRPr="00000000">
                      <w:rPr>
                        <w:rFonts w:ascii="Vani" w:cs="Vani" w:eastAsia="Vani" w:hAnsi="Vani"/>
                        <w:rtl w:val="0"/>
                        <w:rPrChange w:author="Virata Pusuluri" w:id="44" w:date="2026-04-29T14:25:11Z">
                          <w:rPr>
                            <w:rFonts w:ascii="Vani" w:cs="Vani" w:eastAsia="Vani" w:hAnsi="Vani"/>
                          </w:rPr>
                        </w:rPrChange>
                      </w:rPr>
                      <w:t xml:space="preserve">సమాధానం: ఆ</w:t>
                    </w:r>
                  </w:ins>
                </w:sdtContent>
              </w:sdt>
              <w:ins w:author="Virata Pusuluri" w:id="43" w:date="2026-04-29T14:25:11Z"/>
            </w:sdtContent>
          </w:sdt>
          <w:sdt>
            <w:sdtPr>
              <w:id w:val="668661641"/>
              <w:tag w:val="goog_rdk_10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-1814598210"/>
        <w:tag w:val="goog_rdk_107"/>
      </w:sdtPr>
      <w:sdtContent>
        <w:p w:rsidR="00000000" w:rsidDel="00000000" w:rsidP="00000000" w:rsidRDefault="00000000" w:rsidRPr="00000000" w14:paraId="0000003A">
          <w:pPr>
            <w:numPr>
              <w:ilvl w:val="0"/>
              <w:numId w:val="4"/>
            </w:numPr>
            <w:ind w:left="720" w:hanging="360"/>
            <w:rPr>
              <w:ins w:author="Virata Pusuluri" w:id="45" w:date="2026-04-29T14:25:47Z"/>
              <w:rPrChange w:author="Virata Pusuluri" w:id="39" w:date="2026-04-29T14:23:33Z">
                <w:rPr/>
              </w:rPrChange>
            </w:rPr>
            <w:pPrChange w:author="Virata Pusuluri" w:id="0" w:date="2026-04-29T14:23:33Z">
              <w:pPr>
                <w:numPr>
                  <w:ilvl w:val="0"/>
                  <w:numId w:val="18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నక్క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ఇంట్లో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మాంసం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దాచింది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ఎవరు</w:t>
          </w:r>
          <w:r w:rsidDel="00000000" w:rsidR="00000000" w:rsidRPr="00000000">
            <w:rPr>
              <w:rtl w:val="0"/>
            </w:rPr>
            <w:t xml:space="preserve">?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నక్కే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దాచుకుంది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పులి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దాచింది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పాత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సేవకులు</w:t>
          </w:r>
          <w:r w:rsidDel="00000000" w:rsidR="00000000" w:rsidRPr="00000000">
            <w:rPr>
              <w:rtl w:val="0"/>
            </w:rPr>
            <w:t xml:space="preserve"> (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కుట్రతో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ఈ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బోయవాడు</w:t>
          </w:r>
          <w:sdt>
            <w:sdtPr>
              <w:id w:val="243790649"/>
              <w:tag w:val="goog_rdk_106"/>
            </w:sdtPr>
            <w:sdtContent>
              <w:ins w:author="Virata Pusuluri" w:id="45" w:date="2026-04-29T14:25:47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2094027146"/>
        <w:tag w:val="goog_rdk_111"/>
      </w:sdtPr>
      <w:sdtContent>
        <w:p w:rsidR="00000000" w:rsidDel="00000000" w:rsidP="00000000" w:rsidRDefault="00000000" w:rsidRPr="00000000" w14:paraId="0000003B">
          <w:pPr>
            <w:numPr>
              <w:ilvl w:val="0"/>
              <w:numId w:val="4"/>
            </w:numPr>
            <w:ind w:left="720" w:hanging="360"/>
            <w:rPr>
              <w:rPrChange w:author="Virata Pusuluri" w:id="39" w:date="2026-04-29T14:23:33Z">
                <w:rPr/>
              </w:rPrChange>
            </w:rPr>
            <w:pPrChange w:author="Virata Pusuluri" w:id="0" w:date="2026-04-29T14:23:33Z">
              <w:pPr>
                <w:numPr>
                  <w:ilvl w:val="0"/>
                  <w:numId w:val="18"/>
                </w:numPr>
                <w:ind w:left="720" w:hanging="360"/>
              </w:pPr>
            </w:pPrChange>
          </w:pPr>
          <w:sdt>
            <w:sdtPr>
              <w:id w:val="39995160"/>
              <w:tag w:val="goog_rdk_108"/>
            </w:sdtPr>
            <w:sdtContent>
              <w:ins w:author="Virata Pusuluri" w:id="45" w:date="2026-04-29T14:25:47Z"/>
              <w:sdt>
                <w:sdtPr>
                  <w:id w:val="465047037"/>
                  <w:tag w:val="goog_rdk_109"/>
                </w:sdtPr>
                <w:sdtContent>
                  <w:ins w:author="Virata Pusuluri" w:id="45" w:date="2026-04-29T14:25:47Z">
                    <w:r w:rsidDel="00000000" w:rsidR="00000000" w:rsidRPr="00000000">
                      <w:rPr>
                        <w:rFonts w:ascii="Vani" w:cs="Vani" w:eastAsia="Vani" w:hAnsi="Vani"/>
                        <w:rtl w:val="0"/>
                        <w:rPrChange w:author="Virata Pusuluri" w:id="46" w:date="2026-04-29T14:25:47Z">
                          <w:rPr>
                            <w:rFonts w:ascii="Vani" w:cs="Vani" w:eastAsia="Vani" w:hAnsi="Vani"/>
                          </w:rPr>
                        </w:rPrChange>
                      </w:rPr>
                      <w:t xml:space="preserve">సమాధానం: ఇ</w:t>
                    </w:r>
                  </w:ins>
                </w:sdtContent>
              </w:sdt>
              <w:ins w:author="Virata Pusuluri" w:id="45" w:date="2026-04-29T14:25:47Z"/>
            </w:sdtContent>
          </w:sdt>
          <w:sdt>
            <w:sdtPr>
              <w:id w:val="-1756143677"/>
              <w:tag w:val="goog_rdk_11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1045514485"/>
        <w:tag w:val="goog_rdk_113"/>
      </w:sdtPr>
      <w:sdtContent>
        <w:p w:rsidR="00000000" w:rsidDel="00000000" w:rsidP="00000000" w:rsidRDefault="00000000" w:rsidRPr="00000000" w14:paraId="0000003C">
          <w:pPr>
            <w:numPr>
              <w:ilvl w:val="0"/>
              <w:numId w:val="4"/>
            </w:numPr>
            <w:ind w:left="720" w:hanging="360"/>
            <w:rPr>
              <w:ins w:author="Virata Pusuluri" w:id="47" w:date="2026-04-29T14:26:15Z"/>
              <w:rPrChange w:author="Virata Pusuluri" w:id="39" w:date="2026-04-29T14:23:33Z">
                <w:rPr/>
              </w:rPrChange>
            </w:rPr>
            <w:pPrChange w:author="Virata Pusuluri" w:id="0" w:date="2026-04-29T14:23:33Z">
              <w:pPr>
                <w:numPr>
                  <w:ilvl w:val="0"/>
                  <w:numId w:val="18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పులికి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నిజం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చెప్పి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నక్కను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రక్షించింది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ఎవరు</w:t>
          </w:r>
          <w:r w:rsidDel="00000000" w:rsidR="00000000" w:rsidRPr="00000000">
            <w:rPr>
              <w:rtl w:val="0"/>
            </w:rPr>
            <w:t xml:space="preserve">?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పులి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స్నేహితుడు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పులి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తల్లి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మరొక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నక్క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ఈ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అడవిలోని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పక్షులు</w:t>
          </w:r>
          <w:sdt>
            <w:sdtPr>
              <w:id w:val="-737909362"/>
              <w:tag w:val="goog_rdk_112"/>
            </w:sdtPr>
            <w:sdtContent>
              <w:ins w:author="Virata Pusuluri" w:id="47" w:date="2026-04-29T14:26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976285836"/>
        <w:tag w:val="goog_rdk_117"/>
      </w:sdtPr>
      <w:sdtContent>
        <w:p w:rsidR="00000000" w:rsidDel="00000000" w:rsidP="00000000" w:rsidRDefault="00000000" w:rsidRPr="00000000" w14:paraId="0000003D">
          <w:pPr>
            <w:numPr>
              <w:ilvl w:val="0"/>
              <w:numId w:val="4"/>
            </w:numPr>
            <w:ind w:left="720" w:hanging="360"/>
            <w:rPr>
              <w:rPrChange w:author="Virata Pusuluri" w:id="39" w:date="2026-04-29T14:23:33Z">
                <w:rPr/>
              </w:rPrChange>
            </w:rPr>
            <w:pPrChange w:author="Virata Pusuluri" w:id="0" w:date="2026-04-29T14:23:33Z">
              <w:pPr>
                <w:numPr>
                  <w:ilvl w:val="0"/>
                  <w:numId w:val="18"/>
                </w:numPr>
                <w:ind w:left="720" w:hanging="360"/>
              </w:pPr>
            </w:pPrChange>
          </w:pPr>
          <w:sdt>
            <w:sdtPr>
              <w:id w:val="300825391"/>
              <w:tag w:val="goog_rdk_114"/>
            </w:sdtPr>
            <w:sdtContent>
              <w:ins w:author="Virata Pusuluri" w:id="47" w:date="2026-04-29T14:26:15Z"/>
              <w:sdt>
                <w:sdtPr>
                  <w:id w:val="-823797292"/>
                  <w:tag w:val="goog_rdk_115"/>
                </w:sdtPr>
                <w:sdtContent>
                  <w:ins w:author="Virata Pusuluri" w:id="47" w:date="2026-04-29T14:26:15Z">
                    <w:r w:rsidDel="00000000" w:rsidR="00000000" w:rsidRPr="00000000">
                      <w:rPr>
                        <w:rFonts w:ascii="Vani" w:cs="Vani" w:eastAsia="Vani" w:hAnsi="Vani"/>
                        <w:rtl w:val="0"/>
                        <w:rPrChange w:author="Virata Pusuluri" w:id="48" w:date="2026-04-29T14:26:15Z">
                          <w:rPr>
                            <w:rFonts w:ascii="Vani" w:cs="Vani" w:eastAsia="Vani" w:hAnsi="Vani"/>
                          </w:rPr>
                        </w:rPrChange>
                      </w:rPr>
                      <w:t xml:space="preserve">సమాధానం: ఆ</w:t>
                    </w:r>
                  </w:ins>
                </w:sdtContent>
              </w:sdt>
              <w:ins w:author="Virata Pusuluri" w:id="47" w:date="2026-04-29T14:26:15Z"/>
            </w:sdtContent>
          </w:sdt>
          <w:sdt>
            <w:sdtPr>
              <w:id w:val="-424496113"/>
              <w:tag w:val="goog_rdk_11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ఖాళీలను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పూరించండి</w:t>
      </w:r>
      <w:r w:rsidDel="00000000" w:rsidR="00000000" w:rsidRPr="00000000">
        <w:rPr>
          <w:b w:val="1"/>
          <w:bCs w:val="1"/>
          <w:rtl w:val="0"/>
        </w:rPr>
        <w:t xml:space="preserve"> (Fill in the Blanks)</w:t>
      </w:r>
    </w:p>
    <w:sdt>
      <w:sdtPr>
        <w:id w:val="-100519697"/>
        <w:tag w:val="goog_rdk_119"/>
      </w:sdtPr>
      <w:sdtContent>
        <w:p w:rsidR="00000000" w:rsidDel="00000000" w:rsidP="00000000" w:rsidRDefault="00000000" w:rsidRPr="00000000" w14:paraId="0000003F">
          <w:pPr>
            <w:numPr>
              <w:ilvl w:val="0"/>
              <w:numId w:val="5"/>
            </w:numPr>
            <w:ind w:left="720" w:hanging="360"/>
            <w:rPr>
              <w:ins w:author="Virata Pusuluri" w:id="49" w:date="2026-04-29T14:26:36Z"/>
              <w:rPrChange w:author="Virata Pusuluri" w:id="50" w:date="2026-04-29T14:26:41Z">
                <w:rPr/>
              </w:rPrChange>
            </w:rPr>
            <w:pPrChange w:author="Virata Pusuluri" w:id="0" w:date="2026-04-29T14:26:41Z">
              <w:pPr>
                <w:numPr>
                  <w:ilvl w:val="0"/>
                  <w:numId w:val="10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పురిక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అను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పురములో</w:t>
          </w:r>
          <w:r w:rsidDel="00000000" w:rsidR="00000000" w:rsidRPr="00000000">
            <w:rPr>
              <w:rtl w:val="0"/>
            </w:rPr>
            <w:t xml:space="preserve"> __________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అను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రాజు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ఉండెను</w:t>
          </w:r>
          <w:r w:rsidDel="00000000" w:rsidR="00000000" w:rsidRPr="00000000">
            <w:rPr>
              <w:rtl w:val="0"/>
            </w:rPr>
            <w:t xml:space="preserve">.</w:t>
          </w:r>
          <w:sdt>
            <w:sdtPr>
              <w:id w:val="-148848111"/>
              <w:tag w:val="goog_rdk_118"/>
            </w:sdtPr>
            <w:sdtContent>
              <w:ins w:author="Virata Pusuluri" w:id="49" w:date="2026-04-29T14:26:36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445664382"/>
        <w:tag w:val="goog_rdk_122"/>
      </w:sdtPr>
      <w:sdtContent>
        <w:p w:rsidR="00000000" w:rsidDel="00000000" w:rsidP="00000000" w:rsidRDefault="00000000" w:rsidRPr="00000000" w14:paraId="00000040">
          <w:pPr>
            <w:numPr>
              <w:ilvl w:val="0"/>
              <w:numId w:val="5"/>
            </w:numPr>
            <w:ind w:left="720" w:hanging="360"/>
            <w:rPr>
              <w:rPrChange w:author="Virata Pusuluri" w:id="50" w:date="2026-04-29T14:26:41Z">
                <w:rPr/>
              </w:rPrChange>
            </w:rPr>
            <w:pPrChange w:author="Virata Pusuluri" w:id="0" w:date="2026-04-29T14:26:41Z">
              <w:pPr>
                <w:numPr>
                  <w:ilvl w:val="0"/>
                  <w:numId w:val="10"/>
                </w:numPr>
                <w:ind w:left="720" w:hanging="360"/>
              </w:pPr>
            </w:pPrChange>
          </w:pPr>
          <w:sdt>
            <w:sdtPr>
              <w:id w:val="858220905"/>
              <w:tag w:val="goog_rdk_120"/>
            </w:sdtPr>
            <w:sdtContent>
              <w:ins w:author="Virata Pusuluri" w:id="49" w:date="2026-04-29T14:26:36Z"/>
              <w:sdt>
                <w:sdtPr>
                  <w:id w:val="-1294659073"/>
                  <w:tag w:val="goog_rdk_121"/>
                </w:sdtPr>
                <w:sdtContent>
                  <w:ins w:author="Virata Pusuluri" w:id="49" w:date="2026-04-29T14:26:36Z">
                    <w:r w:rsidDel="00000000" w:rsidR="00000000" w:rsidRPr="00000000">
                      <w:rPr>
                        <w:rtl w:val="0"/>
                        <w:rPrChange w:author="Virata Pusuluri" w:id="51" w:date="2026-04-29T14:26:36Z">
                          <w:rPr/>
                        </w:rPrChange>
                      </w:rPr>
                      <w:t xml:space="preserve">సమాధానం: పౌరికుడు</w:t>
                    </w:r>
                  </w:ins>
                </w:sdtContent>
              </w:sdt>
              <w:ins w:author="Virata Pusuluri" w:id="49" w:date="2026-04-29T14:26:36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584178247"/>
        <w:tag w:val="goog_rdk_124"/>
      </w:sdtPr>
      <w:sdtContent>
        <w:p w:rsidR="00000000" w:rsidDel="00000000" w:rsidP="00000000" w:rsidRDefault="00000000" w:rsidRPr="00000000" w14:paraId="00000041">
          <w:pPr>
            <w:numPr>
              <w:ilvl w:val="0"/>
              <w:numId w:val="5"/>
            </w:numPr>
            <w:ind w:left="720" w:hanging="360"/>
            <w:rPr>
              <w:ins w:author="Virata Pusuluri" w:id="52" w:date="2026-04-29T14:27:57Z"/>
              <w:rPrChange w:author="Virata Pusuluri" w:id="50" w:date="2026-04-29T14:26:41Z">
                <w:rPr/>
              </w:rPrChange>
            </w:rPr>
            <w:pPrChange w:author="Virata Pusuluri" w:id="0" w:date="2026-04-29T14:26:41Z">
              <w:pPr>
                <w:numPr>
                  <w:ilvl w:val="0"/>
                  <w:numId w:val="10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నక్క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తన</w:t>
          </w:r>
          <w:r w:rsidDel="00000000" w:rsidR="00000000" w:rsidRPr="00000000">
            <w:rPr>
              <w:rtl w:val="0"/>
            </w:rPr>
            <w:t xml:space="preserve"> __________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గుర్తించుకొని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హింసను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విసర్జించింది</w:t>
          </w:r>
          <w:r w:rsidDel="00000000" w:rsidR="00000000" w:rsidRPr="00000000">
            <w:rPr>
              <w:rtl w:val="0"/>
            </w:rPr>
            <w:t xml:space="preserve">.</w:t>
          </w:r>
          <w:sdt>
            <w:sdtPr>
              <w:id w:val="-2071340521"/>
              <w:tag w:val="goog_rdk_123"/>
            </w:sdtPr>
            <w:sdtContent>
              <w:ins w:author="Virata Pusuluri" w:id="52" w:date="2026-04-29T14:27:57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514289591"/>
        <w:tag w:val="goog_rdk_127"/>
      </w:sdtPr>
      <w:sdtContent>
        <w:p w:rsidR="00000000" w:rsidDel="00000000" w:rsidP="00000000" w:rsidRDefault="00000000" w:rsidRPr="00000000" w14:paraId="00000042">
          <w:pPr>
            <w:numPr>
              <w:ilvl w:val="0"/>
              <w:numId w:val="5"/>
            </w:numPr>
            <w:ind w:left="720" w:hanging="360"/>
            <w:rPr>
              <w:rPrChange w:author="Virata Pusuluri" w:id="50" w:date="2026-04-29T14:26:41Z">
                <w:rPr/>
              </w:rPrChange>
            </w:rPr>
            <w:pPrChange w:author="Virata Pusuluri" w:id="0" w:date="2026-04-29T14:26:41Z">
              <w:pPr>
                <w:numPr>
                  <w:ilvl w:val="0"/>
                  <w:numId w:val="10"/>
                </w:numPr>
                <w:ind w:left="720" w:hanging="360"/>
              </w:pPr>
            </w:pPrChange>
          </w:pPr>
          <w:sdt>
            <w:sdtPr>
              <w:id w:val="-1535937468"/>
              <w:tag w:val="goog_rdk_125"/>
            </w:sdtPr>
            <w:sdtContent>
              <w:ins w:author="Virata Pusuluri" w:id="52" w:date="2026-04-29T14:27:57Z"/>
              <w:sdt>
                <w:sdtPr>
                  <w:id w:val="1273005739"/>
                  <w:tag w:val="goog_rdk_126"/>
                </w:sdtPr>
                <w:sdtContent>
                  <w:ins w:author="Virata Pusuluri" w:id="52" w:date="2026-04-29T14:27:57Z">
                    <w:r w:rsidDel="00000000" w:rsidR="00000000" w:rsidRPr="00000000">
                      <w:rPr>
                        <w:rtl w:val="0"/>
                        <w:rPrChange w:author="Virata Pusuluri" w:id="53" w:date="2026-04-29T14:27:57Z">
                          <w:rPr/>
                        </w:rPrChange>
                      </w:rPr>
                      <w:t xml:space="preserve">సమాధానం: పాతజన్మను</w:t>
                    </w:r>
                  </w:ins>
                </w:sdtContent>
              </w:sdt>
              <w:ins w:author="Virata Pusuluri" w:id="52" w:date="2026-04-29T14:27:57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422222376"/>
        <w:tag w:val="goog_rdk_129"/>
      </w:sdtPr>
      <w:sdtContent>
        <w:p w:rsidR="00000000" w:rsidDel="00000000" w:rsidP="00000000" w:rsidRDefault="00000000" w:rsidRPr="00000000" w14:paraId="00000043">
          <w:pPr>
            <w:numPr>
              <w:ilvl w:val="0"/>
              <w:numId w:val="5"/>
            </w:numPr>
            <w:ind w:left="720" w:hanging="360"/>
            <w:rPr>
              <w:ins w:author="Virata Pusuluri" w:id="54" w:date="2026-04-29T14:28:50Z"/>
              <w:rPrChange w:author="Virata Pusuluri" w:id="50" w:date="2026-04-29T14:26:41Z">
                <w:rPr/>
              </w:rPrChange>
            </w:rPr>
            <w:pPrChange w:author="Virata Pusuluri" w:id="0" w:date="2026-04-29T14:26:41Z">
              <w:pPr>
                <w:numPr>
                  <w:ilvl w:val="0"/>
                  <w:numId w:val="10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పులి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నక్కను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తన</w:t>
          </w:r>
          <w:r w:rsidDel="00000000" w:rsidR="00000000" w:rsidRPr="00000000">
            <w:rPr>
              <w:rtl w:val="0"/>
            </w:rPr>
            <w:t xml:space="preserve"> __________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కోరి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పిలిపించింది</w:t>
          </w:r>
          <w:r w:rsidDel="00000000" w:rsidR="00000000" w:rsidRPr="00000000">
            <w:rPr>
              <w:rtl w:val="0"/>
            </w:rPr>
            <w:t xml:space="preserve">.</w:t>
          </w:r>
          <w:sdt>
            <w:sdtPr>
              <w:id w:val="196427933"/>
              <w:tag w:val="goog_rdk_128"/>
            </w:sdtPr>
            <w:sdtContent>
              <w:ins w:author="Virata Pusuluri" w:id="54" w:date="2026-04-29T14:28:5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754845316"/>
        <w:tag w:val="goog_rdk_132"/>
      </w:sdtPr>
      <w:sdtContent>
        <w:p w:rsidR="00000000" w:rsidDel="00000000" w:rsidP="00000000" w:rsidRDefault="00000000" w:rsidRPr="00000000" w14:paraId="00000044">
          <w:pPr>
            <w:numPr>
              <w:ilvl w:val="0"/>
              <w:numId w:val="5"/>
            </w:numPr>
            <w:ind w:left="720" w:hanging="360"/>
            <w:rPr>
              <w:rPrChange w:author="Virata Pusuluri" w:id="50" w:date="2026-04-29T14:26:41Z">
                <w:rPr/>
              </w:rPrChange>
            </w:rPr>
            <w:pPrChange w:author="Virata Pusuluri" w:id="0" w:date="2026-04-29T14:26:41Z">
              <w:pPr>
                <w:numPr>
                  <w:ilvl w:val="0"/>
                  <w:numId w:val="10"/>
                </w:numPr>
                <w:ind w:left="720" w:hanging="360"/>
              </w:pPr>
            </w:pPrChange>
          </w:pPr>
          <w:sdt>
            <w:sdtPr>
              <w:id w:val="1413664288"/>
              <w:tag w:val="goog_rdk_130"/>
            </w:sdtPr>
            <w:sdtContent>
              <w:ins w:author="Virata Pusuluri" w:id="54" w:date="2026-04-29T14:28:50Z"/>
              <w:sdt>
                <w:sdtPr>
                  <w:id w:val="1868775749"/>
                  <w:tag w:val="goog_rdk_131"/>
                </w:sdtPr>
                <w:sdtContent>
                  <w:ins w:author="Virata Pusuluri" w:id="54" w:date="2026-04-29T14:28:50Z">
                    <w:r w:rsidDel="00000000" w:rsidR="00000000" w:rsidRPr="00000000">
                      <w:rPr>
                        <w:rtl w:val="0"/>
                        <w:rPrChange w:author="Virata Pusuluri" w:id="55" w:date="2026-04-29T14:28:50Z">
                          <w:rPr/>
                        </w:rPrChange>
                      </w:rPr>
                      <w:t xml:space="preserve">సమాధానం: క్రూరుడు అని అనకూడదని</w:t>
                    </w:r>
                  </w:ins>
                </w:sdtContent>
              </w:sdt>
              <w:ins w:author="Virata Pusuluri" w:id="54" w:date="2026-04-29T14:28:50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-51518960"/>
        <w:tag w:val="goog_rdk_134"/>
      </w:sdtPr>
      <w:sdtContent>
        <w:p w:rsidR="00000000" w:rsidDel="00000000" w:rsidP="00000000" w:rsidRDefault="00000000" w:rsidRPr="00000000" w14:paraId="00000045">
          <w:pPr>
            <w:numPr>
              <w:ilvl w:val="0"/>
              <w:numId w:val="5"/>
            </w:numPr>
            <w:ind w:left="720" w:hanging="360"/>
            <w:rPr>
              <w:ins w:author="Virata Pusuluri" w:id="56" w:date="2026-04-29T14:31:21Z"/>
              <w:rPrChange w:author="Virata Pusuluri" w:id="50" w:date="2026-04-29T14:26:41Z">
                <w:rPr/>
              </w:rPrChange>
            </w:rPr>
            <w:pPrChange w:author="Virata Pusuluri" w:id="0" w:date="2026-04-29T14:26:41Z">
              <w:pPr>
                <w:numPr>
                  <w:ilvl w:val="0"/>
                  <w:numId w:val="10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రాజైనవాడు</w:t>
          </w:r>
          <w:r w:rsidDel="00000000" w:rsidR="00000000" w:rsidRPr="00000000">
            <w:rPr>
              <w:rtl w:val="0"/>
            </w:rPr>
            <w:t xml:space="preserve"> __________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పెట్టు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చిక్కులను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గ్రహించాలి</w:t>
          </w:r>
          <w:r w:rsidDel="00000000" w:rsidR="00000000" w:rsidRPr="00000000">
            <w:rPr>
              <w:rtl w:val="0"/>
            </w:rPr>
            <w:t xml:space="preserve">.</w:t>
          </w:r>
          <w:sdt>
            <w:sdtPr>
              <w:id w:val="-621015450"/>
              <w:tag w:val="goog_rdk_133"/>
            </w:sdtPr>
            <w:sdtContent>
              <w:ins w:author="Virata Pusuluri" w:id="56" w:date="2026-04-29T14:31:21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709711487"/>
        <w:tag w:val="goog_rdk_137"/>
      </w:sdtPr>
      <w:sdtContent>
        <w:p w:rsidR="00000000" w:rsidDel="00000000" w:rsidP="00000000" w:rsidRDefault="00000000" w:rsidRPr="00000000" w14:paraId="00000046">
          <w:pPr>
            <w:numPr>
              <w:ilvl w:val="0"/>
              <w:numId w:val="5"/>
            </w:numPr>
            <w:ind w:left="720" w:hanging="360"/>
            <w:rPr>
              <w:rPrChange w:author="Virata Pusuluri" w:id="50" w:date="2026-04-29T14:26:41Z">
                <w:rPr/>
              </w:rPrChange>
            </w:rPr>
            <w:pPrChange w:author="Virata Pusuluri" w:id="0" w:date="2026-04-29T14:26:41Z">
              <w:pPr>
                <w:numPr>
                  <w:ilvl w:val="0"/>
                  <w:numId w:val="10"/>
                </w:numPr>
                <w:ind w:left="720" w:hanging="360"/>
              </w:pPr>
            </w:pPrChange>
          </w:pPr>
          <w:sdt>
            <w:sdtPr>
              <w:id w:val="2039793785"/>
              <w:tag w:val="goog_rdk_135"/>
            </w:sdtPr>
            <w:sdtContent>
              <w:ins w:author="Virata Pusuluri" w:id="56" w:date="2026-04-29T14:31:21Z"/>
              <w:sdt>
                <w:sdtPr>
                  <w:id w:val="1820413398"/>
                  <w:tag w:val="goog_rdk_136"/>
                </w:sdtPr>
                <w:sdtContent>
                  <w:ins w:author="Virata Pusuluri" w:id="56" w:date="2026-04-29T14:31:21Z">
                    <w:r w:rsidDel="00000000" w:rsidR="00000000" w:rsidRPr="00000000">
                      <w:rPr>
                        <w:rtl w:val="0"/>
                        <w:rPrChange w:author="Virata Pusuluri" w:id="57" w:date="2026-04-29T14:31:21Z">
                          <w:rPr/>
                        </w:rPrChange>
                      </w:rPr>
                      <w:t xml:space="preserve">సమాధానం: సరిగ్గా లేదు</w:t>
                    </w:r>
                  </w:ins>
                </w:sdtContent>
              </w:sdt>
              <w:ins w:author="Virata Pusuluri" w:id="56" w:date="2026-04-29T14:31:21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-1241981153"/>
        <w:tag w:val="goog_rdk_139"/>
      </w:sdtPr>
      <w:sdtContent>
        <w:p w:rsidR="00000000" w:rsidDel="00000000" w:rsidP="00000000" w:rsidRDefault="00000000" w:rsidRPr="00000000" w14:paraId="00000047">
          <w:pPr>
            <w:numPr>
              <w:ilvl w:val="0"/>
              <w:numId w:val="5"/>
            </w:numPr>
            <w:ind w:left="720" w:hanging="360"/>
            <w:rPr>
              <w:ins w:author="Virata Pusuluri" w:id="58" w:date="2026-04-29T14:33:51Z"/>
              <w:rPrChange w:author="Virata Pusuluri" w:id="50" w:date="2026-04-29T14:26:41Z">
                <w:rPr/>
              </w:rPrChange>
            </w:rPr>
            <w:pPrChange w:author="Virata Pusuluri" w:id="0" w:date="2026-04-29T14:26:41Z">
              <w:pPr>
                <w:numPr>
                  <w:ilvl w:val="0"/>
                  <w:numId w:val="10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వివేకము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లేని</w:t>
          </w:r>
          <w:r w:rsidDel="00000000" w:rsidR="00000000" w:rsidRPr="00000000">
            <w:rPr>
              <w:rtl w:val="0"/>
            </w:rPr>
            <w:t xml:space="preserve"> __________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గొలుచుట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దుష్కరము</w:t>
          </w:r>
          <w:r w:rsidDel="00000000" w:rsidR="00000000" w:rsidRPr="00000000">
            <w:rPr>
              <w:rtl w:val="0"/>
            </w:rPr>
            <w:t xml:space="preserve">.</w:t>
          </w:r>
          <w:sdt>
            <w:sdtPr>
              <w:id w:val="-2124335815"/>
              <w:tag w:val="goog_rdk_138"/>
            </w:sdtPr>
            <w:sdtContent>
              <w:ins w:author="Virata Pusuluri" w:id="58" w:date="2026-04-29T14:33:51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735496915"/>
        <w:tag w:val="goog_rdk_142"/>
      </w:sdtPr>
      <w:sdtContent>
        <w:p w:rsidR="00000000" w:rsidDel="00000000" w:rsidP="00000000" w:rsidRDefault="00000000" w:rsidRPr="00000000" w14:paraId="00000048">
          <w:pPr>
            <w:numPr>
              <w:ilvl w:val="0"/>
              <w:numId w:val="5"/>
            </w:numPr>
            <w:ind w:left="720" w:hanging="360"/>
            <w:rPr>
              <w:rPrChange w:author="Virata Pusuluri" w:id="50" w:date="2026-04-29T14:26:41Z">
                <w:rPr/>
              </w:rPrChange>
            </w:rPr>
            <w:pPrChange w:author="Virata Pusuluri" w:id="0" w:date="2026-04-29T14:26:41Z">
              <w:pPr>
                <w:numPr>
                  <w:ilvl w:val="0"/>
                  <w:numId w:val="10"/>
                </w:numPr>
                <w:ind w:left="720" w:hanging="360"/>
              </w:pPr>
            </w:pPrChange>
          </w:pPr>
          <w:sdt>
            <w:sdtPr>
              <w:id w:val="1664122134"/>
              <w:tag w:val="goog_rdk_140"/>
            </w:sdtPr>
            <w:sdtContent>
              <w:ins w:author="Virata Pusuluri" w:id="58" w:date="2026-04-29T14:33:51Z"/>
              <w:sdt>
                <w:sdtPr>
                  <w:id w:val="69020582"/>
                  <w:tag w:val="goog_rdk_141"/>
                </w:sdtPr>
                <w:sdtContent>
                  <w:ins w:author="Virata Pusuluri" w:id="58" w:date="2026-04-29T14:33:51Z">
                    <w:r w:rsidDel="00000000" w:rsidR="00000000" w:rsidRPr="00000000">
                      <w:rPr>
                        <w:rtl w:val="0"/>
                        <w:rPrChange w:author="Virata Pusuluri" w:id="59" w:date="2026-04-29T14:33:51Z">
                          <w:rPr/>
                        </w:rPrChange>
                      </w:rPr>
                      <w:t xml:space="preserve">సమాధానం: రాజును</w:t>
                    </w:r>
                  </w:ins>
                </w:sdtContent>
              </w:sdt>
              <w:ins w:author="Virata Pusuluri" w:id="58" w:date="2026-04-29T14:33:51Z"/>
            </w:sdtContent>
          </w:sdt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జతపరుచుము</w:t>
      </w:r>
      <w:r w:rsidDel="00000000" w:rsidR="00000000" w:rsidRPr="00000000">
        <w:rPr>
          <w:b w:val="1"/>
          <w:bCs w:val="1"/>
          <w:rtl w:val="0"/>
        </w:rPr>
        <w:t xml:space="preserve"> (Matching)</w:t>
      </w:r>
    </w:p>
    <w:tbl>
      <w:tblPr>
        <w:tblStyle w:val="Table2"/>
        <w:tblW w:w="3226.0" w:type="dxa"/>
        <w:jc w:val="left"/>
        <w:tblLayout w:type="fixed"/>
        <w:tblLook w:val="0400"/>
      </w:tblPr>
      <w:tblGrid>
        <w:gridCol w:w="1462"/>
        <w:gridCol w:w="1764"/>
        <w:tblGridChange w:id="0">
          <w:tblGrid>
            <w:gridCol w:w="1462"/>
            <w:gridCol w:w="176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Vani" w:cs="Vani" w:eastAsia="Vani" w:hAnsi="Vani"/>
                <w:b w:val="1"/>
                <w:bCs w:val="1"/>
                <w:rtl w:val="0"/>
              </w:rPr>
              <w:t xml:space="preserve">గ్రూపు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- </w:t>
            </w:r>
            <w:r w:rsidDel="00000000" w:rsidR="00000000" w:rsidRPr="00000000">
              <w:rPr>
                <w:rFonts w:ascii="Vani" w:cs="Vani" w:eastAsia="Vani" w:hAnsi="Vani"/>
                <w:b w:val="1"/>
                <w:bCs w:val="1"/>
                <w:rtl w:val="0"/>
              </w:rPr>
              <w:t xml:space="preserve">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Vani" w:cs="Vani" w:eastAsia="Vani" w:hAnsi="Vani"/>
                <w:b w:val="1"/>
                <w:bCs w:val="1"/>
                <w:rtl w:val="0"/>
              </w:rPr>
              <w:t xml:space="preserve">గ్రూపు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- </w:t>
            </w:r>
            <w:r w:rsidDel="00000000" w:rsidR="00000000" w:rsidRPr="00000000">
              <w:rPr>
                <w:rFonts w:ascii="Vani" w:cs="Vani" w:eastAsia="Vani" w:hAnsi="Vani"/>
                <w:b w:val="1"/>
                <w:bCs w:val="1"/>
                <w:rtl w:val="0"/>
              </w:rPr>
              <w:t xml:space="preserve">బి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పౌరికుడు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ఎ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నక్కను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రక్షించింది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గోమాయువు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బి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రాజు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శార్దూలము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సి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అసూయ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ముసలితల్లి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డి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నక్క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పాత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సేవకులు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ఇ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పులి</w:t>
            </w:r>
            <w:r w:rsidDel="00000000" w:rsidR="00000000" w:rsidRPr="00000000">
              <w:rPr>
                <w:rtl w:val="0"/>
              </w:rPr>
            </w:r>
          </w:p>
        </w:tc>
      </w:tr>
    </w:tbl>
    <w:sdt>
      <w:sdtPr>
        <w:id w:val="1587272407"/>
        <w:tag w:val="goog_rdk_147"/>
      </w:sdtPr>
      <w:sdtContent>
        <w:p w:rsidR="00000000" w:rsidDel="00000000" w:rsidP="00000000" w:rsidRDefault="00000000" w:rsidRPr="00000000" w14:paraId="00000056">
          <w:pPr>
            <w:ind w:left="0" w:firstLine="0"/>
            <w:rPr>
              <w:ins w:author="Virata Pusuluri" w:id="60" w:date="2026-04-29T14:35:10Z"/>
              <w:rPrChange w:author="Virata Pusuluri" w:id="61" w:date="2026-04-29T14:35:10Z">
                <w:rPr/>
              </w:rPrChange>
            </w:rPr>
          </w:pPr>
          <w:sdt>
            <w:sdtPr>
              <w:id w:val="-1407200675"/>
              <w:tag w:val="goog_rdk_144"/>
            </w:sdtPr>
            <w:sdtContent>
              <w:ins w:author="Virata Pusuluri" w:id="60" w:date="2026-04-29T14:35:10Z"/>
              <w:sdt>
                <w:sdtPr>
                  <w:id w:val="614938408"/>
                  <w:tag w:val="goog_rdk_145"/>
                </w:sdtPr>
                <w:sdtContent>
                  <w:ins w:author="Virata Pusuluri" w:id="60" w:date="2026-04-29T14:35:10Z">
                    <w:r w:rsidDel="00000000" w:rsidR="00000000" w:rsidRPr="00000000">
                      <w:rPr>
                        <w:rtl w:val="0"/>
                        <w:rPrChange w:author="Virata Pusuluri" w:id="61" w:date="2026-04-29T14:35:10Z">
                          <w:rPr/>
                        </w:rPrChange>
                      </w:rPr>
                      <w:t xml:space="preserve">సమాధానం: 1. పౌరికుడు = రాజు, 2. గోమాయువు = నక్క, 3. శార్దూలము = పులి, 4. ముసలితల్లి = నక్కను రక్షించింది, 5. పాత సేవకులు = అసూయ</w:t>
                    </w:r>
                  </w:ins>
                </w:sdtContent>
              </w:sdt>
              <w:ins w:author="Virata Pusuluri" w:id="60" w:date="2026-04-29T14:35:10Z">
                <w:sdt>
                  <w:sdtPr>
                    <w:id w:val="1127001104"/>
                    <w:tag w:val="goog_rdk_146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ins>
            </w:sdtContent>
          </w:sdt>
        </w:p>
      </w:sdtContent>
    </w:sdt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ఒక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వాక్య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సమాధాన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ప్రశ్నలు</w:t>
      </w:r>
      <w:r w:rsidDel="00000000" w:rsidR="00000000" w:rsidRPr="00000000">
        <w:rPr>
          <w:b w:val="1"/>
          <w:bCs w:val="1"/>
          <w:rtl w:val="0"/>
        </w:rPr>
        <w:t xml:space="preserve"> (Short Answers)</w:t>
      </w:r>
    </w:p>
    <w:sdt>
      <w:sdtPr>
        <w:id w:val="1057493871"/>
        <w:tag w:val="goog_rdk_149"/>
      </w:sdtPr>
      <w:sdtContent>
        <w:p w:rsidR="00000000" w:rsidDel="00000000" w:rsidP="00000000" w:rsidRDefault="00000000" w:rsidRPr="00000000" w14:paraId="00000058">
          <w:pPr>
            <w:numPr>
              <w:ilvl w:val="0"/>
              <w:numId w:val="6"/>
            </w:numPr>
            <w:ind w:left="720" w:hanging="360"/>
            <w:rPr>
              <w:ins w:author="Virata Pusuluri" w:id="62" w:date="2026-04-29T14:42:45Z"/>
              <w:rPrChange w:author="Virata Pusuluri" w:id="63" w:date="2026-04-29T14:42:47Z">
                <w:rPr/>
              </w:rPrChange>
            </w:rPr>
            <w:pPrChange w:author="Virata Pusuluri" w:id="0" w:date="2026-04-29T14:42:47Z">
              <w:pPr>
                <w:numPr>
                  <w:ilvl w:val="0"/>
                  <w:numId w:val="11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నక్క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మాంసం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తినడం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ఎందుకు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మానేసింది</w:t>
          </w:r>
          <w:r w:rsidDel="00000000" w:rsidR="00000000" w:rsidRPr="00000000">
            <w:rPr>
              <w:rtl w:val="0"/>
            </w:rPr>
            <w:t xml:space="preserve">?</w:t>
          </w:r>
          <w:sdt>
            <w:sdtPr>
              <w:id w:val="1662893507"/>
              <w:tag w:val="goog_rdk_148"/>
            </w:sdtPr>
            <w:sdtContent>
              <w:ins w:author="Virata Pusuluri" w:id="62" w:date="2026-04-29T14:42:4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40573806"/>
        <w:tag w:val="goog_rdk_152"/>
      </w:sdtPr>
      <w:sdtContent>
        <w:p w:rsidR="00000000" w:rsidDel="00000000" w:rsidP="00000000" w:rsidRDefault="00000000" w:rsidRPr="00000000" w14:paraId="00000059">
          <w:pPr>
            <w:numPr>
              <w:ilvl w:val="0"/>
              <w:numId w:val="6"/>
            </w:numPr>
            <w:ind w:left="720" w:hanging="360"/>
            <w:rPr>
              <w:rPrChange w:author="Virata Pusuluri" w:id="63" w:date="2026-04-29T14:42:47Z">
                <w:rPr/>
              </w:rPrChange>
            </w:rPr>
            <w:pPrChange w:author="Virata Pusuluri" w:id="0" w:date="2026-04-29T14:42:47Z">
              <w:pPr>
                <w:numPr>
                  <w:ilvl w:val="0"/>
                  <w:numId w:val="11"/>
                </w:numPr>
                <w:ind w:left="720" w:hanging="360"/>
              </w:pPr>
            </w:pPrChange>
          </w:pPr>
          <w:sdt>
            <w:sdtPr>
              <w:id w:val="-23214311"/>
              <w:tag w:val="goog_rdk_150"/>
            </w:sdtPr>
            <w:sdtContent>
              <w:ins w:author="Virata Pusuluri" w:id="62" w:date="2026-04-29T14:42:45Z"/>
              <w:sdt>
                <w:sdtPr>
                  <w:id w:val="934763350"/>
                  <w:tag w:val="goog_rdk_151"/>
                </w:sdtPr>
                <w:sdtContent>
                  <w:ins w:author="Virata Pusuluri" w:id="62" w:date="2026-04-29T14:42:45Z">
                    <w:r w:rsidDel="00000000" w:rsidR="00000000" w:rsidRPr="00000000">
                      <w:rPr>
                        <w:rtl w:val="0"/>
                        <w:rPrChange w:author="Virata Pusuluri" w:id="64" w:date="2026-04-29T14:42:45Z">
                          <w:rPr/>
                        </w:rPrChange>
                      </w:rPr>
                      <w:t xml:space="preserve">సమాధానం: తన పాతజన్మను గుర్తించి మానేసింది.</w:t>
                    </w:r>
                  </w:ins>
                </w:sdtContent>
              </w:sdt>
              <w:ins w:author="Virata Pusuluri" w:id="62" w:date="2026-04-29T14:42:45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1089991930"/>
        <w:tag w:val="goog_rdk_154"/>
      </w:sdtPr>
      <w:sdtContent>
        <w:p w:rsidR="00000000" w:rsidDel="00000000" w:rsidP="00000000" w:rsidRDefault="00000000" w:rsidRPr="00000000" w14:paraId="0000005A">
          <w:pPr>
            <w:numPr>
              <w:ilvl w:val="0"/>
              <w:numId w:val="6"/>
            </w:numPr>
            <w:ind w:left="720" w:hanging="360"/>
            <w:rPr>
              <w:ins w:author="Virata Pusuluri" w:id="65" w:date="2026-04-29T14:44:04Z"/>
              <w:rPrChange w:author="Virata Pusuluri" w:id="63" w:date="2026-04-29T14:42:47Z">
                <w:rPr/>
              </w:rPrChange>
            </w:rPr>
            <w:pPrChange w:author="Virata Pusuluri" w:id="0" w:date="2026-04-29T14:42:47Z">
              <w:pPr>
                <w:numPr>
                  <w:ilvl w:val="0"/>
                  <w:numId w:val="11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పులి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నక్కను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ఏమని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ప్రార్థించింది</w:t>
          </w:r>
          <w:r w:rsidDel="00000000" w:rsidR="00000000" w:rsidRPr="00000000">
            <w:rPr>
              <w:rtl w:val="0"/>
            </w:rPr>
            <w:t xml:space="preserve">?</w:t>
          </w:r>
          <w:sdt>
            <w:sdtPr>
              <w:id w:val="-71557652"/>
              <w:tag w:val="goog_rdk_153"/>
            </w:sdtPr>
            <w:sdtContent>
              <w:ins w:author="Virata Pusuluri" w:id="65" w:date="2026-04-29T14:44:04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418890267"/>
        <w:tag w:val="goog_rdk_157"/>
      </w:sdtPr>
      <w:sdtContent>
        <w:p w:rsidR="00000000" w:rsidDel="00000000" w:rsidP="00000000" w:rsidRDefault="00000000" w:rsidRPr="00000000" w14:paraId="0000005B">
          <w:pPr>
            <w:numPr>
              <w:ilvl w:val="0"/>
              <w:numId w:val="6"/>
            </w:numPr>
            <w:ind w:left="720" w:hanging="360"/>
            <w:rPr>
              <w:rPrChange w:author="Virata Pusuluri" w:id="63" w:date="2026-04-29T14:42:47Z">
                <w:rPr/>
              </w:rPrChange>
            </w:rPr>
            <w:pPrChange w:author="Virata Pusuluri" w:id="0" w:date="2026-04-29T14:42:47Z">
              <w:pPr>
                <w:numPr>
                  <w:ilvl w:val="0"/>
                  <w:numId w:val="11"/>
                </w:numPr>
                <w:ind w:left="720" w:hanging="360"/>
              </w:pPr>
            </w:pPrChange>
          </w:pPr>
          <w:sdt>
            <w:sdtPr>
              <w:id w:val="620169314"/>
              <w:tag w:val="goog_rdk_155"/>
            </w:sdtPr>
            <w:sdtContent>
              <w:ins w:author="Virata Pusuluri" w:id="65" w:date="2026-04-29T14:44:04Z"/>
              <w:sdt>
                <w:sdtPr>
                  <w:id w:val="1238492182"/>
                  <w:tag w:val="goog_rdk_156"/>
                </w:sdtPr>
                <w:sdtContent>
                  <w:ins w:author="Virata Pusuluri" w:id="65" w:date="2026-04-29T14:44:04Z">
                    <w:r w:rsidDel="00000000" w:rsidR="00000000" w:rsidRPr="00000000">
                      <w:rPr>
                        <w:rtl w:val="0"/>
                        <w:rPrChange w:author="Virata Pusuluri" w:id="66" w:date="2026-04-29T14:44:04Z">
                          <w:rPr/>
                        </w:rPrChange>
                      </w:rPr>
                      <w:t xml:space="preserve">సమాధానం: అందరూ నన్ను క్రూరుడు అని అనకూడదని ప్రార్థించింది.</w:t>
                    </w:r>
                  </w:ins>
                </w:sdtContent>
              </w:sdt>
              <w:ins w:author="Virata Pusuluri" w:id="65" w:date="2026-04-29T14:44:04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1669926429"/>
        <w:tag w:val="goog_rdk_159"/>
      </w:sdtPr>
      <w:sdtContent>
        <w:p w:rsidR="00000000" w:rsidDel="00000000" w:rsidP="00000000" w:rsidRDefault="00000000" w:rsidRPr="00000000" w14:paraId="0000005C">
          <w:pPr>
            <w:numPr>
              <w:ilvl w:val="0"/>
              <w:numId w:val="6"/>
            </w:numPr>
            <w:ind w:left="720" w:hanging="360"/>
            <w:rPr>
              <w:ins w:author="Virata Pusuluri" w:id="67" w:date="2026-04-29T14:45:21Z"/>
              <w:rPrChange w:author="Virata Pusuluri" w:id="63" w:date="2026-04-29T14:42:47Z">
                <w:rPr/>
              </w:rPrChange>
            </w:rPr>
            <w:pPrChange w:author="Virata Pusuluri" w:id="0" w:date="2026-04-29T14:42:47Z">
              <w:pPr>
                <w:numPr>
                  <w:ilvl w:val="0"/>
                  <w:numId w:val="11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పాత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సేవకులు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నక్కపై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పన్నిన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కుట్ర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ఏమిటి</w:t>
          </w:r>
          <w:r w:rsidDel="00000000" w:rsidR="00000000" w:rsidRPr="00000000">
            <w:rPr>
              <w:rtl w:val="0"/>
            </w:rPr>
            <w:t xml:space="preserve">?</w:t>
          </w:r>
          <w:sdt>
            <w:sdtPr>
              <w:id w:val="1535482313"/>
              <w:tag w:val="goog_rdk_158"/>
            </w:sdtPr>
            <w:sdtContent>
              <w:ins w:author="Virata Pusuluri" w:id="67" w:date="2026-04-29T14:45:21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044147191"/>
        <w:tag w:val="goog_rdk_162"/>
      </w:sdtPr>
      <w:sdtContent>
        <w:p w:rsidR="00000000" w:rsidDel="00000000" w:rsidP="00000000" w:rsidRDefault="00000000" w:rsidRPr="00000000" w14:paraId="0000005D">
          <w:pPr>
            <w:numPr>
              <w:ilvl w:val="0"/>
              <w:numId w:val="6"/>
            </w:numPr>
            <w:ind w:left="720" w:hanging="360"/>
            <w:rPr>
              <w:rPrChange w:author="Virata Pusuluri" w:id="63" w:date="2026-04-29T14:42:47Z">
                <w:rPr/>
              </w:rPrChange>
            </w:rPr>
            <w:pPrChange w:author="Virata Pusuluri" w:id="0" w:date="2026-04-29T14:42:47Z">
              <w:pPr>
                <w:numPr>
                  <w:ilvl w:val="0"/>
                  <w:numId w:val="11"/>
                </w:numPr>
                <w:ind w:left="720" w:hanging="360"/>
              </w:pPr>
            </w:pPrChange>
          </w:pPr>
          <w:sdt>
            <w:sdtPr>
              <w:id w:val="1876210409"/>
              <w:tag w:val="goog_rdk_160"/>
            </w:sdtPr>
            <w:sdtContent>
              <w:ins w:author="Virata Pusuluri" w:id="67" w:date="2026-04-29T14:45:21Z"/>
              <w:sdt>
                <w:sdtPr>
                  <w:id w:val="700921821"/>
                  <w:tag w:val="goog_rdk_161"/>
                </w:sdtPr>
                <w:sdtContent>
                  <w:ins w:author="Virata Pusuluri" w:id="67" w:date="2026-04-29T14:45:21Z">
                    <w:r w:rsidDel="00000000" w:rsidR="00000000" w:rsidRPr="00000000">
                      <w:rPr>
                        <w:rtl w:val="0"/>
                        <w:rPrChange w:author="Virata Pusuluri" w:id="68" w:date="2026-04-29T14:45:21Z">
                          <w:rPr/>
                        </w:rPrChange>
                      </w:rPr>
                      <w:t xml:space="preserve">సమాధానం: మాంసం.</w:t>
                    </w:r>
                  </w:ins>
                </w:sdtContent>
              </w:sdt>
              <w:ins w:author="Virata Pusuluri" w:id="67" w:date="2026-04-29T14:45:21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1823939869"/>
        <w:tag w:val="goog_rdk_164"/>
      </w:sdtPr>
      <w:sdtContent>
        <w:p w:rsidR="00000000" w:rsidDel="00000000" w:rsidP="00000000" w:rsidRDefault="00000000" w:rsidRPr="00000000" w14:paraId="0000005E">
          <w:pPr>
            <w:numPr>
              <w:ilvl w:val="0"/>
              <w:numId w:val="6"/>
            </w:numPr>
            <w:ind w:left="720" w:hanging="360"/>
            <w:rPr>
              <w:ins w:author="Virata Pusuluri" w:id="69" w:date="2026-04-29T14:45:39Z"/>
              <w:rPrChange w:author="Virata Pusuluri" w:id="63" w:date="2026-04-29T14:42:47Z">
                <w:rPr/>
              </w:rPrChange>
            </w:rPr>
            <w:pPrChange w:author="Virata Pusuluri" w:id="0" w:date="2026-04-29T14:42:47Z">
              <w:pPr>
                <w:numPr>
                  <w:ilvl w:val="0"/>
                  <w:numId w:val="11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పులి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తల్లి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పులికి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చేసిన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బోధ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ఏమిటి</w:t>
          </w:r>
          <w:r w:rsidDel="00000000" w:rsidR="00000000" w:rsidRPr="00000000">
            <w:rPr>
              <w:rtl w:val="0"/>
            </w:rPr>
            <w:t xml:space="preserve">?</w:t>
          </w:r>
          <w:sdt>
            <w:sdtPr>
              <w:id w:val="-31078512"/>
              <w:tag w:val="goog_rdk_163"/>
            </w:sdtPr>
            <w:sdtContent>
              <w:ins w:author="Virata Pusuluri" w:id="69" w:date="2026-04-29T14:45:39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343329660"/>
        <w:tag w:val="goog_rdk_167"/>
      </w:sdtPr>
      <w:sdtContent>
        <w:p w:rsidR="00000000" w:rsidDel="00000000" w:rsidP="00000000" w:rsidRDefault="00000000" w:rsidRPr="00000000" w14:paraId="0000005F">
          <w:pPr>
            <w:numPr>
              <w:ilvl w:val="0"/>
              <w:numId w:val="6"/>
            </w:numPr>
            <w:ind w:left="720" w:hanging="360"/>
            <w:rPr>
              <w:rPrChange w:author="Virata Pusuluri" w:id="63" w:date="2026-04-29T14:42:47Z">
                <w:rPr/>
              </w:rPrChange>
            </w:rPr>
            <w:pPrChange w:author="Virata Pusuluri" w:id="0" w:date="2026-04-29T14:42:47Z">
              <w:pPr>
                <w:numPr>
                  <w:ilvl w:val="0"/>
                  <w:numId w:val="11"/>
                </w:numPr>
                <w:ind w:left="720" w:hanging="360"/>
              </w:pPr>
            </w:pPrChange>
          </w:pPr>
          <w:sdt>
            <w:sdtPr>
              <w:id w:val="1691013936"/>
              <w:tag w:val="goog_rdk_165"/>
            </w:sdtPr>
            <w:sdtContent>
              <w:ins w:author="Virata Pusuluri" w:id="69" w:date="2026-04-29T14:45:39Z"/>
              <w:sdt>
                <w:sdtPr>
                  <w:id w:val="1012460768"/>
                  <w:tag w:val="goog_rdk_166"/>
                </w:sdtPr>
                <w:sdtContent>
                  <w:ins w:author="Virata Pusuluri" w:id="69" w:date="2026-04-29T14:45:39Z">
                    <w:r w:rsidDel="00000000" w:rsidR="00000000" w:rsidRPr="00000000">
                      <w:rPr>
                        <w:rtl w:val="0"/>
                        <w:rPrChange w:author="Virata Pusuluri" w:id="70" w:date="2026-04-29T14:45:39Z">
                          <w:rPr/>
                        </w:rPrChange>
                      </w:rPr>
                      <w:t xml:space="preserve">సమాధానం: నక్క మంచిది అని.</w:t>
                    </w:r>
                  </w:ins>
                </w:sdtContent>
              </w:sdt>
              <w:ins w:author="Virata Pusuluri" w:id="69" w:date="2026-04-29T14:45:39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1150485388"/>
        <w:tag w:val="goog_rdk_169"/>
      </w:sdtPr>
      <w:sdtContent>
        <w:p w:rsidR="00000000" w:rsidDel="00000000" w:rsidP="00000000" w:rsidRDefault="00000000" w:rsidRPr="00000000" w14:paraId="00000060">
          <w:pPr>
            <w:numPr>
              <w:ilvl w:val="0"/>
              <w:numId w:val="6"/>
            </w:numPr>
            <w:ind w:left="720" w:hanging="360"/>
            <w:rPr>
              <w:ins w:author="Virata Pusuluri" w:id="71" w:date="2026-04-29T14:46:14Z"/>
              <w:rPrChange w:author="Virata Pusuluri" w:id="63" w:date="2026-04-29T14:42:47Z">
                <w:rPr/>
              </w:rPrChange>
            </w:rPr>
            <w:pPrChange w:author="Virata Pusuluri" w:id="0" w:date="2026-04-29T14:42:47Z">
              <w:pPr>
                <w:numPr>
                  <w:ilvl w:val="0"/>
                  <w:numId w:val="11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చివరగా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నక్క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పులిని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ఎందుకు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వదిలి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వెళ్ళిపోయింది</w:t>
          </w:r>
          <w:r w:rsidDel="00000000" w:rsidR="00000000" w:rsidRPr="00000000">
            <w:rPr>
              <w:rtl w:val="0"/>
            </w:rPr>
            <w:t xml:space="preserve">?</w:t>
          </w:r>
          <w:sdt>
            <w:sdtPr>
              <w:id w:val="-1835841139"/>
              <w:tag w:val="goog_rdk_168"/>
            </w:sdtPr>
            <w:sdtContent>
              <w:ins w:author="Virata Pusuluri" w:id="71" w:date="2026-04-29T14:46:14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971974665"/>
        <w:tag w:val="goog_rdk_172"/>
      </w:sdtPr>
      <w:sdtContent>
        <w:p w:rsidR="00000000" w:rsidDel="00000000" w:rsidP="00000000" w:rsidRDefault="00000000" w:rsidRPr="00000000" w14:paraId="00000061">
          <w:pPr>
            <w:numPr>
              <w:ilvl w:val="0"/>
              <w:numId w:val="6"/>
            </w:numPr>
            <w:ind w:left="720" w:hanging="360"/>
            <w:rPr>
              <w:rPrChange w:author="Virata Pusuluri" w:id="63" w:date="2026-04-29T14:42:47Z">
                <w:rPr/>
              </w:rPrChange>
            </w:rPr>
            <w:pPrChange w:author="Virata Pusuluri" w:id="0" w:date="2026-04-29T14:42:47Z">
              <w:pPr>
                <w:numPr>
                  <w:ilvl w:val="0"/>
                  <w:numId w:val="11"/>
                </w:numPr>
                <w:ind w:left="720" w:hanging="360"/>
              </w:pPr>
            </w:pPrChange>
          </w:pPr>
          <w:sdt>
            <w:sdtPr>
              <w:id w:val="-625663796"/>
              <w:tag w:val="goog_rdk_170"/>
            </w:sdtPr>
            <w:sdtContent>
              <w:ins w:author="Virata Pusuluri" w:id="71" w:date="2026-04-29T14:46:14Z"/>
              <w:sdt>
                <w:sdtPr>
                  <w:id w:val="190157682"/>
                  <w:tag w:val="goog_rdk_171"/>
                </w:sdtPr>
                <w:sdtContent>
                  <w:ins w:author="Virata Pusuluri" w:id="71" w:date="2026-04-29T14:46:14Z">
                    <w:r w:rsidDel="00000000" w:rsidR="00000000" w:rsidRPr="00000000">
                      <w:rPr>
                        <w:rtl w:val="0"/>
                        <w:rPrChange w:author="Virata Pusuluri" w:id="72" w:date="2026-04-29T14:46:14Z">
                          <w:rPr/>
                        </w:rPrChange>
                      </w:rPr>
                      <w:t xml:space="preserve">సమాధానం: పులి తన మాట వింటానని, వినలేదు కాబట్టి వెళ్ళిపోయింది.</w:t>
                    </w:r>
                  </w:ins>
                </w:sdtContent>
              </w:sdt>
              <w:ins w:author="Virata Pusuluri" w:id="71" w:date="2026-04-29T14:46:14Z"/>
            </w:sdtContent>
          </w:sdt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కథ</w:t>
      </w:r>
      <w:r w:rsidDel="00000000" w:rsidR="00000000" w:rsidRPr="00000000">
        <w:rPr>
          <w:b w:val="1"/>
          <w:bCs w:val="1"/>
          <w:rtl w:val="0"/>
        </w:rPr>
        <w:t xml:space="preserve"> 3: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విశ్వామిత్ర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చండాలురు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బహుళైచ్ఛిక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ప్రశ్నలు</w:t>
      </w:r>
      <w:r w:rsidDel="00000000" w:rsidR="00000000" w:rsidRPr="00000000">
        <w:rPr>
          <w:b w:val="1"/>
          <w:bCs w:val="1"/>
          <w:rtl w:val="0"/>
        </w:rPr>
        <w:t xml:space="preserve"> (Multiple Choice Questions)</w:t>
      </w:r>
    </w:p>
    <w:sdt>
      <w:sdtPr>
        <w:id w:val="1176344525"/>
        <w:tag w:val="goog_rdk_174"/>
      </w:sdtPr>
      <w:sdtContent>
        <w:p w:rsidR="00000000" w:rsidDel="00000000" w:rsidP="00000000" w:rsidRDefault="00000000" w:rsidRPr="00000000" w14:paraId="00000064">
          <w:pPr>
            <w:numPr>
              <w:ilvl w:val="0"/>
              <w:numId w:val="7"/>
            </w:numPr>
            <w:ind w:left="720" w:hanging="360"/>
            <w:rPr>
              <w:ins w:author="Virata Pusuluri" w:id="73" w:date="2026-04-29T14:49:04Z"/>
              <w:rPrChange w:author="Virata Pusuluri" w:id="74" w:date="2026-04-29T14:49:06Z">
                <w:rPr/>
              </w:rPrChange>
            </w:rPr>
            <w:pPrChange w:author="Virata Pusuluri" w:id="0" w:date="2026-04-29T14:49:06Z">
              <w:pPr>
                <w:numPr>
                  <w:ilvl w:val="0"/>
                  <w:numId w:val="12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కరువు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ఎన్ని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సంవత్సరాలు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ఉంది</w:t>
          </w:r>
          <w:r w:rsidDel="00000000" w:rsidR="00000000" w:rsidRPr="00000000">
            <w:rPr>
              <w:rtl w:val="0"/>
            </w:rPr>
            <w:t xml:space="preserve">?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ఐదు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పది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పన్నెండు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ఈ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ఎనిమిది</w:t>
          </w:r>
          <w:sdt>
            <w:sdtPr>
              <w:id w:val="-540277309"/>
              <w:tag w:val="goog_rdk_173"/>
            </w:sdtPr>
            <w:sdtContent>
              <w:ins w:author="Virata Pusuluri" w:id="73" w:date="2026-04-29T14:49:04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242137010"/>
        <w:tag w:val="goog_rdk_178"/>
      </w:sdtPr>
      <w:sdtContent>
        <w:p w:rsidR="00000000" w:rsidDel="00000000" w:rsidP="00000000" w:rsidRDefault="00000000" w:rsidRPr="00000000" w14:paraId="00000065">
          <w:pPr>
            <w:numPr>
              <w:ilvl w:val="0"/>
              <w:numId w:val="7"/>
            </w:numPr>
            <w:ind w:left="720" w:hanging="360"/>
            <w:rPr>
              <w:rPrChange w:author="Virata Pusuluri" w:id="74" w:date="2026-04-29T14:49:06Z">
                <w:rPr/>
              </w:rPrChange>
            </w:rPr>
            <w:pPrChange w:author="Virata Pusuluri" w:id="0" w:date="2026-04-29T14:49:06Z">
              <w:pPr>
                <w:numPr>
                  <w:ilvl w:val="0"/>
                  <w:numId w:val="12"/>
                </w:numPr>
                <w:ind w:left="720" w:hanging="360"/>
              </w:pPr>
            </w:pPrChange>
          </w:pPr>
          <w:sdt>
            <w:sdtPr>
              <w:id w:val="-903750783"/>
              <w:tag w:val="goog_rdk_175"/>
            </w:sdtPr>
            <w:sdtContent>
              <w:ins w:author="Virata Pusuluri" w:id="73" w:date="2026-04-29T14:49:04Z"/>
              <w:sdt>
                <w:sdtPr>
                  <w:id w:val="-863372075"/>
                  <w:tag w:val="goog_rdk_176"/>
                </w:sdtPr>
                <w:sdtContent>
                  <w:ins w:author="Virata Pusuluri" w:id="73" w:date="2026-04-29T14:49:04Z">
                    <w:r w:rsidDel="00000000" w:rsidR="00000000" w:rsidRPr="00000000">
                      <w:rPr>
                        <w:rFonts w:ascii="Vani" w:cs="Vani" w:eastAsia="Vani" w:hAnsi="Vani"/>
                        <w:rtl w:val="0"/>
                        <w:rPrChange w:author="Virata Pusuluri" w:id="75" w:date="2026-04-29T14:49:04Z">
                          <w:rPr>
                            <w:rFonts w:ascii="Vani" w:cs="Vani" w:eastAsia="Vani" w:hAnsi="Vani"/>
                          </w:rPr>
                        </w:rPrChange>
                      </w:rPr>
                      <w:t xml:space="preserve">సమాధానం: ఇ</w:t>
                    </w:r>
                  </w:ins>
                </w:sdtContent>
              </w:sdt>
              <w:ins w:author="Virata Pusuluri" w:id="73" w:date="2026-04-29T14:49:04Z"/>
            </w:sdtContent>
          </w:sdt>
          <w:sdt>
            <w:sdtPr>
              <w:id w:val="1986183904"/>
              <w:tag w:val="goog_rdk_17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1611316742"/>
        <w:tag w:val="goog_rdk_180"/>
      </w:sdtPr>
      <w:sdtContent>
        <w:p w:rsidR="00000000" w:rsidDel="00000000" w:rsidP="00000000" w:rsidRDefault="00000000" w:rsidRPr="00000000" w14:paraId="00000066">
          <w:pPr>
            <w:numPr>
              <w:ilvl w:val="0"/>
              <w:numId w:val="7"/>
            </w:numPr>
            <w:ind w:left="720" w:hanging="360"/>
            <w:rPr>
              <w:ins w:author="Virata Pusuluri" w:id="76" w:date="2026-04-29T14:50:07Z"/>
              <w:rPrChange w:author="Virata Pusuluri" w:id="74" w:date="2026-04-29T14:49:06Z">
                <w:rPr/>
              </w:rPrChange>
            </w:rPr>
            <w:pPrChange w:author="Virata Pusuluri" w:id="0" w:date="2026-04-29T14:49:06Z">
              <w:pPr>
                <w:numPr>
                  <w:ilvl w:val="0"/>
                  <w:numId w:val="12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ఆకలితో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అలమటించిన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మహర్షి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ఎవరు</w:t>
          </w:r>
          <w:r w:rsidDel="00000000" w:rsidR="00000000" w:rsidRPr="00000000">
            <w:rPr>
              <w:rtl w:val="0"/>
            </w:rPr>
            <w:t xml:space="preserve">?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వశిష్ఠుడు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విశ్వామిత్రుడు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అగస్త్యుడు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ఈ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నారదుడు</w:t>
          </w:r>
          <w:sdt>
            <w:sdtPr>
              <w:id w:val="763569415"/>
              <w:tag w:val="goog_rdk_179"/>
            </w:sdtPr>
            <w:sdtContent>
              <w:ins w:author="Virata Pusuluri" w:id="76" w:date="2026-04-29T14:50:07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499822277"/>
        <w:tag w:val="goog_rdk_184"/>
      </w:sdtPr>
      <w:sdtContent>
        <w:p w:rsidR="00000000" w:rsidDel="00000000" w:rsidP="00000000" w:rsidRDefault="00000000" w:rsidRPr="00000000" w14:paraId="00000067">
          <w:pPr>
            <w:numPr>
              <w:ilvl w:val="0"/>
              <w:numId w:val="7"/>
            </w:numPr>
            <w:ind w:left="720" w:hanging="360"/>
            <w:rPr>
              <w:rPrChange w:author="Virata Pusuluri" w:id="74" w:date="2026-04-29T14:49:06Z">
                <w:rPr/>
              </w:rPrChange>
            </w:rPr>
            <w:pPrChange w:author="Virata Pusuluri" w:id="0" w:date="2026-04-29T14:49:06Z">
              <w:pPr>
                <w:numPr>
                  <w:ilvl w:val="0"/>
                  <w:numId w:val="12"/>
                </w:numPr>
                <w:ind w:left="720" w:hanging="360"/>
              </w:pPr>
            </w:pPrChange>
          </w:pPr>
          <w:sdt>
            <w:sdtPr>
              <w:id w:val="-542995643"/>
              <w:tag w:val="goog_rdk_181"/>
            </w:sdtPr>
            <w:sdtContent>
              <w:ins w:author="Virata Pusuluri" w:id="76" w:date="2026-04-29T14:50:07Z"/>
              <w:sdt>
                <w:sdtPr>
                  <w:id w:val="-1878858509"/>
                  <w:tag w:val="goog_rdk_182"/>
                </w:sdtPr>
                <w:sdtContent>
                  <w:ins w:author="Virata Pusuluri" w:id="76" w:date="2026-04-29T14:50:07Z">
                    <w:r w:rsidDel="00000000" w:rsidR="00000000" w:rsidRPr="00000000">
                      <w:rPr>
                        <w:rFonts w:ascii="Vani" w:cs="Vani" w:eastAsia="Vani" w:hAnsi="Vani"/>
                        <w:rtl w:val="0"/>
                        <w:rPrChange w:author="Virata Pusuluri" w:id="77" w:date="2026-04-29T14:50:07Z">
                          <w:rPr>
                            <w:rFonts w:ascii="Vani" w:cs="Vani" w:eastAsia="Vani" w:hAnsi="Vani"/>
                          </w:rPr>
                        </w:rPrChange>
                      </w:rPr>
                      <w:t xml:space="preserve">సమాధానం: ఆ</w:t>
                    </w:r>
                  </w:ins>
                </w:sdtContent>
              </w:sdt>
              <w:ins w:author="Virata Pusuluri" w:id="76" w:date="2026-04-29T14:50:07Z"/>
            </w:sdtContent>
          </w:sdt>
          <w:sdt>
            <w:sdtPr>
              <w:id w:val="-1344108545"/>
              <w:tag w:val="goog_rdk_18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-1652406339"/>
        <w:tag w:val="goog_rdk_186"/>
      </w:sdtPr>
      <w:sdtContent>
        <w:p w:rsidR="00000000" w:rsidDel="00000000" w:rsidP="00000000" w:rsidRDefault="00000000" w:rsidRPr="00000000" w14:paraId="00000068">
          <w:pPr>
            <w:numPr>
              <w:ilvl w:val="0"/>
              <w:numId w:val="7"/>
            </w:numPr>
            <w:ind w:left="720" w:hanging="360"/>
            <w:rPr>
              <w:ins w:author="Virata Pusuluri" w:id="78" w:date="2026-04-29T14:51:20Z"/>
              <w:rPrChange w:author="Virata Pusuluri" w:id="74" w:date="2026-04-29T14:49:06Z">
                <w:rPr/>
              </w:rPrChange>
            </w:rPr>
            <w:pPrChange w:author="Virata Pusuluri" w:id="0" w:date="2026-04-29T14:49:06Z">
              <w:pPr>
                <w:numPr>
                  <w:ilvl w:val="0"/>
                  <w:numId w:val="12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విశ్వామిత్రుడు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చండాలుని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ఇంట్లో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దేనిని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దొంగిలించబోయాడు</w:t>
          </w:r>
          <w:r w:rsidDel="00000000" w:rsidR="00000000" w:rsidRPr="00000000">
            <w:rPr>
              <w:rtl w:val="0"/>
            </w:rPr>
            <w:t xml:space="preserve">?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బియ్యము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పండ్లు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కుక్క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మాంసము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ఈ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నీరు</w:t>
          </w:r>
          <w:sdt>
            <w:sdtPr>
              <w:id w:val="1029079674"/>
              <w:tag w:val="goog_rdk_185"/>
            </w:sdtPr>
            <w:sdtContent>
              <w:ins w:author="Virata Pusuluri" w:id="78" w:date="2026-04-29T14:51:2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150695502"/>
        <w:tag w:val="goog_rdk_190"/>
      </w:sdtPr>
      <w:sdtContent>
        <w:p w:rsidR="00000000" w:rsidDel="00000000" w:rsidP="00000000" w:rsidRDefault="00000000" w:rsidRPr="00000000" w14:paraId="00000069">
          <w:pPr>
            <w:numPr>
              <w:ilvl w:val="0"/>
              <w:numId w:val="7"/>
            </w:numPr>
            <w:ind w:left="720" w:hanging="360"/>
            <w:rPr>
              <w:rPrChange w:author="Virata Pusuluri" w:id="74" w:date="2026-04-29T14:49:06Z">
                <w:rPr/>
              </w:rPrChange>
            </w:rPr>
            <w:pPrChange w:author="Virata Pusuluri" w:id="0" w:date="2026-04-29T14:49:06Z">
              <w:pPr>
                <w:numPr>
                  <w:ilvl w:val="0"/>
                  <w:numId w:val="12"/>
                </w:numPr>
                <w:ind w:left="720" w:hanging="360"/>
              </w:pPr>
            </w:pPrChange>
          </w:pPr>
          <w:sdt>
            <w:sdtPr>
              <w:id w:val="-1014096345"/>
              <w:tag w:val="goog_rdk_187"/>
            </w:sdtPr>
            <w:sdtContent>
              <w:ins w:author="Virata Pusuluri" w:id="78" w:date="2026-04-29T14:51:20Z"/>
              <w:sdt>
                <w:sdtPr>
                  <w:id w:val="-1198597982"/>
                  <w:tag w:val="goog_rdk_188"/>
                </w:sdtPr>
                <w:sdtContent>
                  <w:ins w:author="Virata Pusuluri" w:id="78" w:date="2026-04-29T14:51:20Z">
                    <w:r w:rsidDel="00000000" w:rsidR="00000000" w:rsidRPr="00000000">
                      <w:rPr>
                        <w:rFonts w:ascii="Vani" w:cs="Vani" w:eastAsia="Vani" w:hAnsi="Vani"/>
                        <w:rtl w:val="0"/>
                        <w:rPrChange w:author="Virata Pusuluri" w:id="79" w:date="2026-04-29T14:51:20Z">
                          <w:rPr>
                            <w:rFonts w:ascii="Vani" w:cs="Vani" w:eastAsia="Vani" w:hAnsi="Vani"/>
                          </w:rPr>
                        </w:rPrChange>
                      </w:rPr>
                      <w:t xml:space="preserve">సమాధానం: ఇ</w:t>
                    </w:r>
                  </w:ins>
                </w:sdtContent>
              </w:sdt>
              <w:ins w:author="Virata Pusuluri" w:id="78" w:date="2026-04-29T14:51:20Z"/>
            </w:sdtContent>
          </w:sdt>
          <w:sdt>
            <w:sdtPr>
              <w:id w:val="1514397039"/>
              <w:tag w:val="goog_rdk_18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1404138119"/>
        <w:tag w:val="goog_rdk_192"/>
      </w:sdtPr>
      <w:sdtContent>
        <w:p w:rsidR="00000000" w:rsidDel="00000000" w:rsidP="00000000" w:rsidRDefault="00000000" w:rsidRPr="00000000" w14:paraId="0000006A">
          <w:pPr>
            <w:numPr>
              <w:ilvl w:val="0"/>
              <w:numId w:val="7"/>
            </w:numPr>
            <w:ind w:left="720" w:hanging="360"/>
            <w:rPr>
              <w:ins w:author="Virata Pusuluri" w:id="80" w:date="2026-04-29T14:51:43Z"/>
              <w:rPrChange w:author="Virata Pusuluri" w:id="74" w:date="2026-04-29T14:49:06Z">
                <w:rPr/>
              </w:rPrChange>
            </w:rPr>
            <w:pPrChange w:author="Virata Pusuluri" w:id="0" w:date="2026-04-29T14:49:06Z">
              <w:pPr>
                <w:numPr>
                  <w:ilvl w:val="0"/>
                  <w:numId w:val="12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చండాలుడు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మునికి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ఏమని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హితవు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పలికాడు</w:t>
          </w:r>
          <w:r w:rsidDel="00000000" w:rsidR="00000000" w:rsidRPr="00000000">
            <w:rPr>
              <w:rtl w:val="0"/>
            </w:rPr>
            <w:t xml:space="preserve">?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మాంసం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తినమని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దొంగతనం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చేయవద్దని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నీచమైన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మాంసంతో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ధర్మహాని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చేసుకోవద్దని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ఈ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తన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దగ్గర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ఏమీ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లేదని</w:t>
          </w:r>
          <w:sdt>
            <w:sdtPr>
              <w:id w:val="-1973565440"/>
              <w:tag w:val="goog_rdk_191"/>
            </w:sdtPr>
            <w:sdtContent>
              <w:ins w:author="Virata Pusuluri" w:id="80" w:date="2026-04-29T14:51:43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068930284"/>
        <w:tag w:val="goog_rdk_196"/>
      </w:sdtPr>
      <w:sdtContent>
        <w:p w:rsidR="00000000" w:rsidDel="00000000" w:rsidP="00000000" w:rsidRDefault="00000000" w:rsidRPr="00000000" w14:paraId="0000006B">
          <w:pPr>
            <w:numPr>
              <w:ilvl w:val="0"/>
              <w:numId w:val="7"/>
            </w:numPr>
            <w:ind w:left="720" w:hanging="360"/>
            <w:rPr>
              <w:rPrChange w:author="Virata Pusuluri" w:id="74" w:date="2026-04-29T14:49:06Z">
                <w:rPr/>
              </w:rPrChange>
            </w:rPr>
            <w:pPrChange w:author="Virata Pusuluri" w:id="0" w:date="2026-04-29T14:49:06Z">
              <w:pPr>
                <w:numPr>
                  <w:ilvl w:val="0"/>
                  <w:numId w:val="12"/>
                </w:numPr>
                <w:ind w:left="720" w:hanging="360"/>
              </w:pPr>
            </w:pPrChange>
          </w:pPr>
          <w:sdt>
            <w:sdtPr>
              <w:id w:val="-1944048753"/>
              <w:tag w:val="goog_rdk_193"/>
            </w:sdtPr>
            <w:sdtContent>
              <w:ins w:author="Virata Pusuluri" w:id="80" w:date="2026-04-29T14:51:43Z"/>
              <w:sdt>
                <w:sdtPr>
                  <w:id w:val="1496513284"/>
                  <w:tag w:val="goog_rdk_194"/>
                </w:sdtPr>
                <w:sdtContent>
                  <w:ins w:author="Virata Pusuluri" w:id="80" w:date="2026-04-29T14:51:43Z">
                    <w:r w:rsidDel="00000000" w:rsidR="00000000" w:rsidRPr="00000000">
                      <w:rPr>
                        <w:rFonts w:ascii="Vani" w:cs="Vani" w:eastAsia="Vani" w:hAnsi="Vani"/>
                        <w:rtl w:val="0"/>
                        <w:rPrChange w:author="Virata Pusuluri" w:id="81" w:date="2026-04-29T14:51:43Z">
                          <w:rPr>
                            <w:rFonts w:ascii="Vani" w:cs="Vani" w:eastAsia="Vani" w:hAnsi="Vani"/>
                          </w:rPr>
                        </w:rPrChange>
                      </w:rPr>
                      <w:t xml:space="preserve">సమాధానం: ఇ</w:t>
                    </w:r>
                  </w:ins>
                </w:sdtContent>
              </w:sdt>
              <w:ins w:author="Virata Pusuluri" w:id="80" w:date="2026-04-29T14:51:43Z"/>
            </w:sdtContent>
          </w:sdt>
          <w:sdt>
            <w:sdtPr>
              <w:id w:val="-299315465"/>
              <w:tag w:val="goog_rdk_19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1222244507"/>
        <w:tag w:val="goog_rdk_198"/>
      </w:sdtPr>
      <w:sdtContent>
        <w:p w:rsidR="00000000" w:rsidDel="00000000" w:rsidP="00000000" w:rsidRDefault="00000000" w:rsidRPr="00000000" w14:paraId="0000006C">
          <w:pPr>
            <w:numPr>
              <w:ilvl w:val="0"/>
              <w:numId w:val="7"/>
            </w:numPr>
            <w:ind w:left="720" w:hanging="360"/>
            <w:rPr>
              <w:ins w:author="Virata Pusuluri" w:id="82" w:date="2026-04-29T14:52:21Z"/>
              <w:rPrChange w:author="Virata Pusuluri" w:id="74" w:date="2026-04-29T14:49:06Z">
                <w:rPr/>
              </w:rPrChange>
            </w:rPr>
            <w:pPrChange w:author="Virata Pusuluri" w:id="0" w:date="2026-04-29T14:49:06Z">
              <w:pPr>
                <w:numPr>
                  <w:ilvl w:val="0"/>
                  <w:numId w:val="12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విశ్వామిత్రుడు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ఎవరి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ఉదాహరణను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చండాలునికి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చెప్పాడు</w:t>
          </w:r>
          <w:r w:rsidDel="00000000" w:rsidR="00000000" w:rsidRPr="00000000">
            <w:rPr>
              <w:rtl w:val="0"/>
            </w:rPr>
            <w:t xml:space="preserve">?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ఇంద్రుడు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అగస్త్యుడు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బ్రహ్మ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ఈ</w:t>
          </w:r>
          <w:r w:rsidDel="00000000" w:rsidR="00000000" w:rsidRPr="00000000">
            <w:rPr>
              <w:rtl w:val="0"/>
            </w:rPr>
            <w:t xml:space="preserve">)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చంద్రుడు</w:t>
          </w:r>
          <w:sdt>
            <w:sdtPr>
              <w:id w:val="296661254"/>
              <w:tag w:val="goog_rdk_197"/>
            </w:sdtPr>
            <w:sdtContent>
              <w:ins w:author="Virata Pusuluri" w:id="82" w:date="2026-04-29T14:52:21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680713985"/>
        <w:tag w:val="goog_rdk_202"/>
      </w:sdtPr>
      <w:sdtContent>
        <w:p w:rsidR="00000000" w:rsidDel="00000000" w:rsidP="00000000" w:rsidRDefault="00000000" w:rsidRPr="00000000" w14:paraId="0000006D">
          <w:pPr>
            <w:numPr>
              <w:ilvl w:val="0"/>
              <w:numId w:val="7"/>
            </w:numPr>
            <w:ind w:left="720" w:hanging="360"/>
            <w:rPr>
              <w:rPrChange w:author="Virata Pusuluri" w:id="74" w:date="2026-04-29T14:49:06Z">
                <w:rPr/>
              </w:rPrChange>
            </w:rPr>
            <w:pPrChange w:author="Virata Pusuluri" w:id="0" w:date="2026-04-29T14:49:06Z">
              <w:pPr>
                <w:numPr>
                  <w:ilvl w:val="0"/>
                  <w:numId w:val="12"/>
                </w:numPr>
                <w:ind w:left="720" w:hanging="360"/>
              </w:pPr>
            </w:pPrChange>
          </w:pPr>
          <w:sdt>
            <w:sdtPr>
              <w:id w:val="482320514"/>
              <w:tag w:val="goog_rdk_199"/>
            </w:sdtPr>
            <w:sdtContent>
              <w:ins w:author="Virata Pusuluri" w:id="82" w:date="2026-04-29T14:52:21Z"/>
              <w:sdt>
                <w:sdtPr>
                  <w:id w:val="1697865771"/>
                  <w:tag w:val="goog_rdk_200"/>
                </w:sdtPr>
                <w:sdtContent>
                  <w:ins w:author="Virata Pusuluri" w:id="82" w:date="2026-04-29T14:52:21Z">
                    <w:r w:rsidDel="00000000" w:rsidR="00000000" w:rsidRPr="00000000">
                      <w:rPr>
                        <w:rFonts w:ascii="Vani" w:cs="Vani" w:eastAsia="Vani" w:hAnsi="Vani"/>
                        <w:rtl w:val="0"/>
                        <w:rPrChange w:author="Virata Pusuluri" w:id="83" w:date="2026-04-29T14:52:21Z">
                          <w:rPr>
                            <w:rFonts w:ascii="Vani" w:cs="Vani" w:eastAsia="Vani" w:hAnsi="Vani"/>
                          </w:rPr>
                        </w:rPrChange>
                      </w:rPr>
                      <w:t xml:space="preserve">సమాధానం: ఆ</w:t>
                    </w:r>
                  </w:ins>
                </w:sdtContent>
              </w:sdt>
              <w:ins w:author="Virata Pusuluri" w:id="82" w:date="2026-04-29T14:52:21Z"/>
            </w:sdtContent>
          </w:sdt>
          <w:sdt>
            <w:sdtPr>
              <w:id w:val="916233986"/>
              <w:tag w:val="goog_rdk_20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ఖాళీలను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పూరించండి</w:t>
      </w:r>
      <w:r w:rsidDel="00000000" w:rsidR="00000000" w:rsidRPr="00000000">
        <w:rPr>
          <w:b w:val="1"/>
          <w:bCs w:val="1"/>
          <w:rtl w:val="0"/>
        </w:rPr>
        <w:t xml:space="preserve"> (Fill in the Blanks)</w:t>
      </w:r>
    </w:p>
    <w:sdt>
      <w:sdtPr>
        <w:id w:val="1000914295"/>
        <w:tag w:val="goog_rdk_204"/>
      </w:sdtPr>
      <w:sdtContent>
        <w:p w:rsidR="00000000" w:rsidDel="00000000" w:rsidP="00000000" w:rsidRDefault="00000000" w:rsidRPr="00000000" w14:paraId="0000006F">
          <w:pPr>
            <w:numPr>
              <w:ilvl w:val="0"/>
              <w:numId w:val="8"/>
            </w:numPr>
            <w:ind w:left="720" w:hanging="360"/>
            <w:rPr>
              <w:ins w:author="Virata Pusuluri" w:id="84" w:date="2026-04-29T14:52:51Z"/>
              <w:rPrChange w:author="Virata Pusuluri" w:id="85" w:date="2026-04-29T14:52:53Z">
                <w:rPr/>
              </w:rPrChange>
            </w:rPr>
            <w:pPrChange w:author="Virata Pusuluri" w:id="0" w:date="2026-04-29T14:52:53Z">
              <w:pPr>
                <w:numPr>
                  <w:ilvl w:val="0"/>
                  <w:numId w:val="13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ఆ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వఱపు</w:t>
          </w:r>
          <w:r w:rsidDel="00000000" w:rsidR="00000000" w:rsidRPr="00000000">
            <w:rPr>
              <w:rtl w:val="0"/>
            </w:rPr>
            <w:t xml:space="preserve"> __________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సంవత్సరములు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ఉండెను</w:t>
          </w:r>
          <w:r w:rsidDel="00000000" w:rsidR="00000000" w:rsidRPr="00000000">
            <w:rPr>
              <w:rtl w:val="0"/>
            </w:rPr>
            <w:t xml:space="preserve">.</w:t>
          </w:r>
          <w:sdt>
            <w:sdtPr>
              <w:id w:val="-1692149740"/>
              <w:tag w:val="goog_rdk_203"/>
            </w:sdtPr>
            <w:sdtContent>
              <w:ins w:author="Virata Pusuluri" w:id="84" w:date="2026-04-29T14:52:51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925985470"/>
        <w:tag w:val="goog_rdk_207"/>
      </w:sdtPr>
      <w:sdtContent>
        <w:p w:rsidR="00000000" w:rsidDel="00000000" w:rsidP="00000000" w:rsidRDefault="00000000" w:rsidRPr="00000000" w14:paraId="00000070">
          <w:pPr>
            <w:numPr>
              <w:ilvl w:val="0"/>
              <w:numId w:val="8"/>
            </w:numPr>
            <w:ind w:left="720" w:hanging="360"/>
            <w:rPr>
              <w:rPrChange w:author="Virata Pusuluri" w:id="85" w:date="2026-04-29T14:52:53Z">
                <w:rPr/>
              </w:rPrChange>
            </w:rPr>
            <w:pPrChange w:author="Virata Pusuluri" w:id="0" w:date="2026-04-29T14:52:53Z">
              <w:pPr>
                <w:numPr>
                  <w:ilvl w:val="0"/>
                  <w:numId w:val="13"/>
                </w:numPr>
                <w:ind w:left="720" w:hanging="360"/>
              </w:pPr>
            </w:pPrChange>
          </w:pPr>
          <w:sdt>
            <w:sdtPr>
              <w:id w:val="336081960"/>
              <w:tag w:val="goog_rdk_205"/>
            </w:sdtPr>
            <w:sdtContent>
              <w:ins w:author="Virata Pusuluri" w:id="84" w:date="2026-04-29T14:52:51Z"/>
              <w:sdt>
                <w:sdtPr>
                  <w:id w:val="-45766487"/>
                  <w:tag w:val="goog_rdk_206"/>
                </w:sdtPr>
                <w:sdtContent>
                  <w:ins w:author="Virata Pusuluri" w:id="84" w:date="2026-04-29T14:52:51Z">
                    <w:r w:rsidDel="00000000" w:rsidR="00000000" w:rsidRPr="00000000">
                      <w:rPr>
                        <w:rtl w:val="0"/>
                        <w:rPrChange w:author="Virata Pusuluri" w:id="86" w:date="2026-04-29T14:52:51Z">
                          <w:rPr/>
                        </w:rPrChange>
                      </w:rPr>
                      <w:t xml:space="preserve">సమాధానం: 12/పన్నెండు</w:t>
                    </w:r>
                  </w:ins>
                </w:sdtContent>
              </w:sdt>
              <w:ins w:author="Virata Pusuluri" w:id="84" w:date="2026-04-29T14:52:51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-1207615218"/>
        <w:tag w:val="goog_rdk_209"/>
      </w:sdtPr>
      <w:sdtContent>
        <w:p w:rsidR="00000000" w:rsidDel="00000000" w:rsidP="00000000" w:rsidRDefault="00000000" w:rsidRPr="00000000" w14:paraId="00000071">
          <w:pPr>
            <w:numPr>
              <w:ilvl w:val="0"/>
              <w:numId w:val="8"/>
            </w:numPr>
            <w:ind w:left="720" w:hanging="360"/>
            <w:rPr>
              <w:ins w:author="Virata Pusuluri" w:id="87" w:date="2026-04-29T14:53:51Z"/>
              <w:rPrChange w:author="Virata Pusuluri" w:id="85" w:date="2026-04-29T14:52:53Z">
                <w:rPr/>
              </w:rPrChange>
            </w:rPr>
            <w:pPrChange w:author="Virata Pusuluri" w:id="0" w:date="2026-04-29T14:52:53Z">
              <w:pPr>
                <w:numPr>
                  <w:ilvl w:val="0"/>
                  <w:numId w:val="13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ప్రాణరక్షణము</w:t>
          </w:r>
          <w:r w:rsidDel="00000000" w:rsidR="00000000" w:rsidRPr="00000000">
            <w:rPr>
              <w:rtl w:val="0"/>
            </w:rPr>
            <w:t xml:space="preserve"> __________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ధర్మము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ముని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తర్కించుకున్నాడు</w:t>
          </w:r>
          <w:r w:rsidDel="00000000" w:rsidR="00000000" w:rsidRPr="00000000">
            <w:rPr>
              <w:rtl w:val="0"/>
            </w:rPr>
            <w:t xml:space="preserve">.</w:t>
          </w:r>
          <w:sdt>
            <w:sdtPr>
              <w:id w:val="-2022126264"/>
              <w:tag w:val="goog_rdk_208"/>
            </w:sdtPr>
            <w:sdtContent>
              <w:ins w:author="Virata Pusuluri" w:id="87" w:date="2026-04-29T14:53:51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819130925"/>
        <w:tag w:val="goog_rdk_212"/>
      </w:sdtPr>
      <w:sdtContent>
        <w:p w:rsidR="00000000" w:rsidDel="00000000" w:rsidP="00000000" w:rsidRDefault="00000000" w:rsidRPr="00000000" w14:paraId="00000072">
          <w:pPr>
            <w:numPr>
              <w:ilvl w:val="0"/>
              <w:numId w:val="8"/>
            </w:numPr>
            <w:ind w:left="720" w:hanging="360"/>
            <w:rPr>
              <w:rPrChange w:author="Virata Pusuluri" w:id="85" w:date="2026-04-29T14:52:53Z">
                <w:rPr/>
              </w:rPrChange>
            </w:rPr>
            <w:pPrChange w:author="Virata Pusuluri" w:id="0" w:date="2026-04-29T14:52:53Z">
              <w:pPr>
                <w:numPr>
                  <w:ilvl w:val="0"/>
                  <w:numId w:val="13"/>
                </w:numPr>
                <w:ind w:left="720" w:hanging="360"/>
              </w:pPr>
            </w:pPrChange>
          </w:pPr>
          <w:sdt>
            <w:sdtPr>
              <w:id w:val="42381987"/>
              <w:tag w:val="goog_rdk_210"/>
            </w:sdtPr>
            <w:sdtContent>
              <w:ins w:author="Virata Pusuluri" w:id="87" w:date="2026-04-29T14:53:51Z"/>
              <w:sdt>
                <w:sdtPr>
                  <w:id w:val="-1153684305"/>
                  <w:tag w:val="goog_rdk_211"/>
                </w:sdtPr>
                <w:sdtContent>
                  <w:ins w:author="Virata Pusuluri" w:id="87" w:date="2026-04-29T14:53:51Z">
                    <w:r w:rsidDel="00000000" w:rsidR="00000000" w:rsidRPr="00000000">
                      <w:rPr>
                        <w:rtl w:val="0"/>
                        <w:rPrChange w:author="Virata Pusuluri" w:id="88" w:date="2026-04-29T14:53:51Z">
                          <w:rPr/>
                        </w:rPrChange>
                      </w:rPr>
                      <w:t xml:space="preserve">సమాధానం: పరమ</w:t>
                    </w:r>
                  </w:ins>
                </w:sdtContent>
              </w:sdt>
              <w:ins w:author="Virata Pusuluri" w:id="87" w:date="2026-04-29T14:53:51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370184765"/>
        <w:tag w:val="goog_rdk_214"/>
      </w:sdtPr>
      <w:sdtContent>
        <w:p w:rsidR="00000000" w:rsidDel="00000000" w:rsidP="00000000" w:rsidRDefault="00000000" w:rsidRPr="00000000" w14:paraId="00000073">
          <w:pPr>
            <w:numPr>
              <w:ilvl w:val="0"/>
              <w:numId w:val="8"/>
            </w:numPr>
            <w:ind w:left="720" w:hanging="360"/>
            <w:rPr>
              <w:ins w:author="Virata Pusuluri" w:id="89" w:date="2026-04-29T14:55:30Z"/>
              <w:rPrChange w:author="Virata Pusuluri" w:id="85" w:date="2026-04-29T14:52:53Z">
                <w:rPr/>
              </w:rPrChange>
            </w:rPr>
            <w:pPrChange w:author="Virata Pusuluri" w:id="0" w:date="2026-04-29T14:52:53Z">
              <w:pPr>
                <w:numPr>
                  <w:ilvl w:val="0"/>
                  <w:numId w:val="13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ముని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మాంసమును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మ్రుచ్చిలించుటకు</w:t>
          </w:r>
          <w:r w:rsidDel="00000000" w:rsidR="00000000" w:rsidRPr="00000000">
            <w:rPr>
              <w:rtl w:val="0"/>
            </w:rPr>
            <w:t xml:space="preserve"> __________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వేచి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ఉండెను</w:t>
          </w:r>
          <w:r w:rsidDel="00000000" w:rsidR="00000000" w:rsidRPr="00000000">
            <w:rPr>
              <w:rtl w:val="0"/>
            </w:rPr>
            <w:t xml:space="preserve">.</w:t>
          </w:r>
          <w:sdt>
            <w:sdtPr>
              <w:id w:val="-1921025689"/>
              <w:tag w:val="goog_rdk_213"/>
            </w:sdtPr>
            <w:sdtContent>
              <w:ins w:author="Virata Pusuluri" w:id="89" w:date="2026-04-29T14:55:3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763533455"/>
        <w:tag w:val="goog_rdk_217"/>
      </w:sdtPr>
      <w:sdtContent>
        <w:p w:rsidR="00000000" w:rsidDel="00000000" w:rsidP="00000000" w:rsidRDefault="00000000" w:rsidRPr="00000000" w14:paraId="00000074">
          <w:pPr>
            <w:numPr>
              <w:ilvl w:val="0"/>
              <w:numId w:val="8"/>
            </w:numPr>
            <w:ind w:left="720" w:hanging="360"/>
            <w:rPr>
              <w:rPrChange w:author="Virata Pusuluri" w:id="85" w:date="2026-04-29T14:52:53Z">
                <w:rPr/>
              </w:rPrChange>
            </w:rPr>
            <w:pPrChange w:author="Virata Pusuluri" w:id="0" w:date="2026-04-29T14:52:53Z">
              <w:pPr>
                <w:numPr>
                  <w:ilvl w:val="0"/>
                  <w:numId w:val="13"/>
                </w:numPr>
                <w:ind w:left="720" w:hanging="360"/>
              </w:pPr>
            </w:pPrChange>
          </w:pPr>
          <w:sdt>
            <w:sdtPr>
              <w:id w:val="-484741860"/>
              <w:tag w:val="goog_rdk_215"/>
            </w:sdtPr>
            <w:sdtContent>
              <w:ins w:author="Virata Pusuluri" w:id="89" w:date="2026-04-29T14:55:30Z"/>
              <w:sdt>
                <w:sdtPr>
                  <w:id w:val="1632831334"/>
                  <w:tag w:val="goog_rdk_216"/>
                </w:sdtPr>
                <w:sdtContent>
                  <w:ins w:author="Virata Pusuluri" w:id="89" w:date="2026-04-29T14:55:30Z">
                    <w:r w:rsidDel="00000000" w:rsidR="00000000" w:rsidRPr="00000000">
                      <w:rPr>
                        <w:rtl w:val="0"/>
                        <w:rPrChange w:author="Virata Pusuluri" w:id="90" w:date="2026-04-29T14:55:30Z">
                          <w:rPr/>
                        </w:rPrChange>
                      </w:rPr>
                      <w:t xml:space="preserve">సమాధానం: help</w:t>
                    </w:r>
                  </w:ins>
                </w:sdtContent>
              </w:sdt>
              <w:ins w:author="Virata Pusuluri" w:id="89" w:date="2026-04-29T14:55:30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-219805889"/>
        <w:tag w:val="goog_rdk_219"/>
      </w:sdtPr>
      <w:sdtContent>
        <w:p w:rsidR="00000000" w:rsidDel="00000000" w:rsidP="00000000" w:rsidRDefault="00000000" w:rsidRPr="00000000" w14:paraId="00000075">
          <w:pPr>
            <w:numPr>
              <w:ilvl w:val="0"/>
              <w:numId w:val="8"/>
            </w:numPr>
            <w:ind w:left="720" w:hanging="360"/>
            <w:rPr>
              <w:ins w:author="Virata Pusuluri" w:id="91" w:date="2026-04-29T14:58:48Z"/>
              <w:rPrChange w:author="Virata Pusuluri" w:id="85" w:date="2026-04-29T14:52:53Z">
                <w:rPr/>
              </w:rPrChange>
            </w:rPr>
            <w:pPrChange w:author="Virata Pusuluri" w:id="0" w:date="2026-04-29T14:52:53Z">
              <w:pPr>
                <w:numPr>
                  <w:ilvl w:val="0"/>
                  <w:numId w:val="13"/>
                </w:numPr>
                <w:ind w:left="720" w:hanging="360"/>
              </w:pPr>
            </w:pPrChange>
          </w:pPr>
          <w:r w:rsidDel="00000000" w:rsidR="00000000" w:rsidRPr="00000000">
            <w:rPr>
              <w:rtl w:val="0"/>
            </w:rPr>
            <w:t xml:space="preserve">"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బ్రతికి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యుండిన</w:t>
          </w:r>
          <w:r w:rsidDel="00000000" w:rsidR="00000000" w:rsidRPr="00000000">
            <w:rPr>
              <w:rtl w:val="0"/>
            </w:rPr>
            <w:t xml:space="preserve"> __________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పడయవచ్చును</w:t>
          </w:r>
          <w:r w:rsidDel="00000000" w:rsidR="00000000" w:rsidRPr="00000000">
            <w:rPr>
              <w:rtl w:val="0"/>
            </w:rPr>
            <w:t xml:space="preserve">"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ముని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అన్నాడు</w:t>
          </w:r>
          <w:r w:rsidDel="00000000" w:rsidR="00000000" w:rsidRPr="00000000">
            <w:rPr>
              <w:rtl w:val="0"/>
            </w:rPr>
            <w:t xml:space="preserve">.</w:t>
          </w:r>
          <w:sdt>
            <w:sdtPr>
              <w:id w:val="450112889"/>
              <w:tag w:val="goog_rdk_218"/>
            </w:sdtPr>
            <w:sdtContent>
              <w:ins w:author="Virata Pusuluri" w:id="91" w:date="2026-04-29T14:58:48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615593070"/>
        <w:tag w:val="goog_rdk_222"/>
      </w:sdtPr>
      <w:sdtContent>
        <w:p w:rsidR="00000000" w:rsidDel="00000000" w:rsidP="00000000" w:rsidRDefault="00000000" w:rsidRPr="00000000" w14:paraId="00000076">
          <w:pPr>
            <w:numPr>
              <w:ilvl w:val="0"/>
              <w:numId w:val="8"/>
            </w:numPr>
            <w:ind w:left="720" w:hanging="360"/>
            <w:rPr>
              <w:rPrChange w:author="Virata Pusuluri" w:id="85" w:date="2026-04-29T14:52:53Z">
                <w:rPr/>
              </w:rPrChange>
            </w:rPr>
            <w:pPrChange w:author="Virata Pusuluri" w:id="0" w:date="2026-04-29T14:52:53Z">
              <w:pPr>
                <w:numPr>
                  <w:ilvl w:val="0"/>
                  <w:numId w:val="13"/>
                </w:numPr>
                <w:ind w:left="720" w:hanging="360"/>
              </w:pPr>
            </w:pPrChange>
          </w:pPr>
          <w:sdt>
            <w:sdtPr>
              <w:id w:val="652804307"/>
              <w:tag w:val="goog_rdk_220"/>
            </w:sdtPr>
            <w:sdtContent>
              <w:ins w:author="Virata Pusuluri" w:id="91" w:date="2026-04-29T14:58:48Z"/>
              <w:sdt>
                <w:sdtPr>
                  <w:id w:val="1504514993"/>
                  <w:tag w:val="goog_rdk_221"/>
                </w:sdtPr>
                <w:sdtContent>
                  <w:ins w:author="Virata Pusuluri" w:id="91" w:date="2026-04-29T14:58:48Z">
                    <w:r w:rsidDel="00000000" w:rsidR="00000000" w:rsidRPr="00000000">
                      <w:rPr>
                        <w:rtl w:val="0"/>
                        <w:rPrChange w:author="Virata Pusuluri" w:id="92" w:date="2026-04-29T14:58:48Z">
                          <w:rPr/>
                        </w:rPrChange>
                      </w:rPr>
                      <w:t xml:space="preserve">సమాధానం: ?</w:t>
                    </w:r>
                  </w:ins>
                </w:sdtContent>
              </w:sdt>
              <w:ins w:author="Virata Pusuluri" w:id="91" w:date="2026-04-29T14:58:48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10485733"/>
        <w:tag w:val="goog_rdk_224"/>
      </w:sdtPr>
      <w:sdtContent>
        <w:p w:rsidR="00000000" w:rsidDel="00000000" w:rsidP="00000000" w:rsidRDefault="00000000" w:rsidRPr="00000000" w14:paraId="00000077">
          <w:pPr>
            <w:numPr>
              <w:ilvl w:val="0"/>
              <w:numId w:val="8"/>
            </w:numPr>
            <w:ind w:left="720" w:hanging="360"/>
            <w:rPr>
              <w:ins w:author="Virata Pusuluri" w:id="93" w:date="2026-04-29T15:02:18Z"/>
              <w:rPrChange w:author="Virata Pusuluri" w:id="85" w:date="2026-04-29T14:52:53Z">
                <w:rPr/>
              </w:rPrChange>
            </w:rPr>
            <w:pPrChange w:author="Virata Pusuluri" w:id="0" w:date="2026-04-29T14:52:53Z">
              <w:pPr>
                <w:numPr>
                  <w:ilvl w:val="0"/>
                  <w:numId w:val="13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తపస్సిద్ధి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పొందిన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తరువాత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విశ్వామిత్రుడు</w:t>
          </w:r>
          <w:r w:rsidDel="00000000" w:rsidR="00000000" w:rsidRPr="00000000">
            <w:rPr>
              <w:rtl w:val="0"/>
            </w:rPr>
            <w:t xml:space="preserve"> __________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వెలిగించెను</w:t>
          </w:r>
          <w:r w:rsidDel="00000000" w:rsidR="00000000" w:rsidRPr="00000000">
            <w:rPr>
              <w:rtl w:val="0"/>
            </w:rPr>
            <w:t xml:space="preserve">.</w:t>
          </w:r>
          <w:sdt>
            <w:sdtPr>
              <w:id w:val="-10104989"/>
              <w:tag w:val="goog_rdk_223"/>
            </w:sdtPr>
            <w:sdtContent>
              <w:ins w:author="Virata Pusuluri" w:id="93" w:date="2026-04-29T15:02:18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823686101"/>
        <w:tag w:val="goog_rdk_227"/>
      </w:sdtPr>
      <w:sdtContent>
        <w:p w:rsidR="00000000" w:rsidDel="00000000" w:rsidP="00000000" w:rsidRDefault="00000000" w:rsidRPr="00000000" w14:paraId="00000078">
          <w:pPr>
            <w:numPr>
              <w:ilvl w:val="0"/>
              <w:numId w:val="8"/>
            </w:numPr>
            <w:ind w:left="720" w:hanging="360"/>
            <w:rPr>
              <w:rPrChange w:author="Virata Pusuluri" w:id="85" w:date="2026-04-29T14:52:53Z">
                <w:rPr/>
              </w:rPrChange>
            </w:rPr>
            <w:pPrChange w:author="Virata Pusuluri" w:id="0" w:date="2026-04-29T14:52:53Z">
              <w:pPr>
                <w:numPr>
                  <w:ilvl w:val="0"/>
                  <w:numId w:val="13"/>
                </w:numPr>
                <w:ind w:left="720" w:hanging="360"/>
              </w:pPr>
            </w:pPrChange>
          </w:pPr>
          <w:sdt>
            <w:sdtPr>
              <w:id w:val="1141229416"/>
              <w:tag w:val="goog_rdk_225"/>
            </w:sdtPr>
            <w:sdtContent>
              <w:ins w:author="Virata Pusuluri" w:id="93" w:date="2026-04-29T15:02:18Z"/>
              <w:sdt>
                <w:sdtPr>
                  <w:id w:val="175839933"/>
                  <w:tag w:val="goog_rdk_226"/>
                </w:sdtPr>
                <w:sdtContent>
                  <w:ins w:author="Virata Pusuluri" w:id="93" w:date="2026-04-29T15:02:18Z">
                    <w:r w:rsidDel="00000000" w:rsidR="00000000" w:rsidRPr="00000000">
                      <w:rPr>
                        <w:rtl w:val="0"/>
                        <w:rPrChange w:author="Virata Pusuluri" w:id="94" w:date="2026-04-29T15:02:18Z">
                          <w:rPr/>
                        </w:rPrChange>
                      </w:rPr>
                      <w:t xml:space="preserve">సమాధానం: బుద్ధి</w:t>
                    </w:r>
                  </w:ins>
                </w:sdtContent>
              </w:sdt>
              <w:ins w:author="Virata Pusuluri" w:id="93" w:date="2026-04-29T15:02:18Z"/>
            </w:sdtContent>
          </w:sdt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జతపరుచుము</w:t>
      </w:r>
      <w:r w:rsidDel="00000000" w:rsidR="00000000" w:rsidRPr="00000000">
        <w:rPr>
          <w:b w:val="1"/>
          <w:bCs w:val="1"/>
          <w:rtl w:val="0"/>
        </w:rPr>
        <w:t xml:space="preserve"> (Matching)</w:t>
      </w:r>
    </w:p>
    <w:tbl>
      <w:tblPr>
        <w:tblStyle w:val="Table3"/>
        <w:tblW w:w="3677.0" w:type="dxa"/>
        <w:jc w:val="left"/>
        <w:tblLayout w:type="fixed"/>
        <w:tblLook w:val="0400"/>
      </w:tblPr>
      <w:tblGrid>
        <w:gridCol w:w="1522"/>
        <w:gridCol w:w="2155"/>
        <w:tblGridChange w:id="0">
          <w:tblGrid>
            <w:gridCol w:w="1522"/>
            <w:gridCol w:w="21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Vani" w:cs="Vani" w:eastAsia="Vani" w:hAnsi="Vani"/>
                <w:b w:val="1"/>
                <w:bCs w:val="1"/>
                <w:rtl w:val="0"/>
              </w:rPr>
              <w:t xml:space="preserve">గ్రూపు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- </w:t>
            </w:r>
            <w:r w:rsidDel="00000000" w:rsidR="00000000" w:rsidRPr="00000000">
              <w:rPr>
                <w:rFonts w:ascii="Vani" w:cs="Vani" w:eastAsia="Vani" w:hAnsi="Vani"/>
                <w:b w:val="1"/>
                <w:bCs w:val="1"/>
                <w:rtl w:val="0"/>
              </w:rPr>
              <w:t xml:space="preserve">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Vani" w:cs="Vani" w:eastAsia="Vani" w:hAnsi="Vani"/>
                <w:b w:val="1"/>
                <w:bCs w:val="1"/>
                <w:rtl w:val="0"/>
              </w:rPr>
              <w:t xml:space="preserve">గ్రూపు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- </w:t>
            </w:r>
            <w:r w:rsidDel="00000000" w:rsidR="00000000" w:rsidRPr="00000000">
              <w:rPr>
                <w:rFonts w:ascii="Vani" w:cs="Vani" w:eastAsia="Vani" w:hAnsi="Vani"/>
                <w:b w:val="1"/>
                <w:bCs w:val="1"/>
                <w:rtl w:val="0"/>
              </w:rPr>
              <w:t xml:space="preserve">బి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త్రేతాయుగము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ఎ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కుక్క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విశ్వామిత్రుడు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బి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వాతాపి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సారమేయము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సి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కరువు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ప్రారంభం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అగస్త్యుడు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డి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మహర్షి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ఇంద్రుడు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ఇ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వర్షములు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rtl w:val="0"/>
              </w:rPr>
              <w:t xml:space="preserve">కురిపించెను</w:t>
            </w:r>
            <w:r w:rsidDel="00000000" w:rsidR="00000000" w:rsidRPr="00000000">
              <w:rPr>
                <w:rtl w:val="0"/>
              </w:rPr>
            </w:r>
          </w:p>
        </w:tc>
      </w:tr>
    </w:tbl>
    <w:sdt>
      <w:sdtPr>
        <w:id w:val="551071352"/>
        <w:tag w:val="goog_rdk_232"/>
      </w:sdtPr>
      <w:sdtContent>
        <w:p w:rsidR="00000000" w:rsidDel="00000000" w:rsidP="00000000" w:rsidRDefault="00000000" w:rsidRPr="00000000" w14:paraId="00000086">
          <w:pPr>
            <w:rPr>
              <w:ins w:author="Virata Pusuluri" w:id="95" w:date="2026-04-29T15:03:10Z"/>
              <w:rPrChange w:author="Virata Pusuluri" w:id="96" w:date="2026-04-29T15:03:10Z">
                <w:rPr/>
              </w:rPrChange>
            </w:rPr>
          </w:pPr>
          <w:sdt>
            <w:sdtPr>
              <w:id w:val="-671991011"/>
              <w:tag w:val="goog_rdk_229"/>
            </w:sdtPr>
            <w:sdtContent>
              <w:ins w:author="Virata Pusuluri" w:id="95" w:date="2026-04-29T15:03:10Z"/>
              <w:sdt>
                <w:sdtPr>
                  <w:id w:val="837581507"/>
                  <w:tag w:val="goog_rdk_230"/>
                </w:sdtPr>
                <w:sdtContent>
                  <w:ins w:author="Virata Pusuluri" w:id="95" w:date="2026-04-29T15:03:10Z">
                    <w:r w:rsidDel="00000000" w:rsidR="00000000" w:rsidRPr="00000000">
                      <w:rPr>
                        <w:b w:val="1"/>
                        <w:bCs w:val="1"/>
                        <w:rtl w:val="0"/>
                        <w:rPrChange w:author="Virata Pusuluri" w:id="96" w:date="2026-04-29T15:03:10Z">
                          <w:rPr/>
                        </w:rPrChange>
                      </w:rPr>
                      <w:t xml:space="preserve">సమాధానం: </w:t>
                    </w:r>
                  </w:ins>
                </w:sdtContent>
              </w:sdt>
              <w:ins w:author="Virata Pusuluri" w:id="95" w:date="2026-04-29T15:03:10Z">
                <w:sdt>
                  <w:sdtPr>
                    <w:id w:val="1102681544"/>
                    <w:tag w:val="goog_rdk_231"/>
                  </w:sdtPr>
                  <w:sdtContent>
                    <w:r w:rsidDel="00000000" w:rsidR="00000000" w:rsidRPr="00000000">
                      <w:rPr>
                        <w:rtl w:val="0"/>
                        <w:rPrChange w:author="Virata Pusuluri" w:id="96" w:date="2026-04-29T15:03:10Z">
                          <w:rPr/>
                        </w:rPrChange>
                      </w:rPr>
                      <w:t xml:space="preserve">1. త్రేతాయుగము = కరువు ప్రారంభించింది, 2. విశ్వామిత్రుడు = మహర్షి, 3. ?, 4. అగస్త్యుడు = వాతాపి, 5. ఇంద్రుడు = వర్షము కరిపించెను?</w:t>
                    </w:r>
                  </w:sdtContent>
                </w:sdt>
              </w:ins>
            </w:sdtContent>
          </w:sdt>
        </w:p>
      </w:sdtContent>
    </w:sdt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ఒక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వాక్య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సమాధాన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rtl w:val="0"/>
        </w:rPr>
        <w:t xml:space="preserve">ప్రశ్నలు</w:t>
      </w:r>
      <w:r w:rsidDel="00000000" w:rsidR="00000000" w:rsidRPr="00000000">
        <w:rPr>
          <w:b w:val="1"/>
          <w:bCs w:val="1"/>
          <w:rtl w:val="0"/>
        </w:rPr>
        <w:t xml:space="preserve"> (Short Answers)</w:t>
      </w:r>
    </w:p>
    <w:sdt>
      <w:sdtPr>
        <w:id w:val="1698840806"/>
        <w:tag w:val="goog_rdk_234"/>
      </w:sdtPr>
      <w:sdtContent>
        <w:p w:rsidR="00000000" w:rsidDel="00000000" w:rsidP="00000000" w:rsidRDefault="00000000" w:rsidRPr="00000000" w14:paraId="00000088">
          <w:pPr>
            <w:numPr>
              <w:ilvl w:val="0"/>
              <w:numId w:val="9"/>
            </w:numPr>
            <w:ind w:left="720" w:hanging="360"/>
            <w:rPr>
              <w:ins w:author="Virata Pusuluri" w:id="97" w:date="2026-04-29T15:05:03Z"/>
              <w:rPrChange w:author="Virata Pusuluri" w:id="98" w:date="2026-04-29T15:05:06Z">
                <w:rPr/>
              </w:rPrChange>
            </w:rPr>
            <w:pPrChange w:author="Virata Pusuluri" w:id="0" w:date="2026-04-29T15:05:06Z">
              <w:pPr>
                <w:numPr>
                  <w:ilvl w:val="0"/>
                  <w:numId w:val="14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కరువు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కాలంలో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దేశం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పరిస్థితి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ఎలా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ఉంది</w:t>
          </w:r>
          <w:r w:rsidDel="00000000" w:rsidR="00000000" w:rsidRPr="00000000">
            <w:rPr>
              <w:rtl w:val="0"/>
            </w:rPr>
            <w:t xml:space="preserve">?</w:t>
          </w:r>
          <w:sdt>
            <w:sdtPr>
              <w:id w:val="-39247225"/>
              <w:tag w:val="goog_rdk_233"/>
            </w:sdtPr>
            <w:sdtContent>
              <w:ins w:author="Virata Pusuluri" w:id="97" w:date="2026-04-29T15:05:03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963470585"/>
        <w:tag w:val="goog_rdk_237"/>
      </w:sdtPr>
      <w:sdtContent>
        <w:p w:rsidR="00000000" w:rsidDel="00000000" w:rsidP="00000000" w:rsidRDefault="00000000" w:rsidRPr="00000000" w14:paraId="00000089">
          <w:pPr>
            <w:numPr>
              <w:ilvl w:val="0"/>
              <w:numId w:val="9"/>
            </w:numPr>
            <w:ind w:left="720" w:hanging="360"/>
            <w:rPr>
              <w:rPrChange w:author="Virata Pusuluri" w:id="98" w:date="2026-04-29T15:05:06Z">
                <w:rPr/>
              </w:rPrChange>
            </w:rPr>
            <w:pPrChange w:author="Virata Pusuluri" w:id="0" w:date="2026-04-29T15:05:06Z">
              <w:pPr>
                <w:numPr>
                  <w:ilvl w:val="0"/>
                  <w:numId w:val="14"/>
                </w:numPr>
                <w:ind w:left="720" w:hanging="360"/>
              </w:pPr>
            </w:pPrChange>
          </w:pPr>
          <w:sdt>
            <w:sdtPr>
              <w:id w:val="-1685977973"/>
              <w:tag w:val="goog_rdk_235"/>
            </w:sdtPr>
            <w:sdtContent>
              <w:ins w:author="Virata Pusuluri" w:id="97" w:date="2026-04-29T15:05:03Z"/>
              <w:sdt>
                <w:sdtPr>
                  <w:id w:val="318109971"/>
                  <w:tag w:val="goog_rdk_236"/>
                </w:sdtPr>
                <w:sdtContent>
                  <w:ins w:author="Virata Pusuluri" w:id="97" w:date="2026-04-29T15:05:03Z">
                    <w:r w:rsidDel="00000000" w:rsidR="00000000" w:rsidRPr="00000000">
                      <w:rPr>
                        <w:rtl w:val="0"/>
                        <w:rPrChange w:author="Virata Pusuluri" w:id="99" w:date="2026-04-29T15:05:03Z">
                          <w:rPr/>
                        </w:rPrChange>
                      </w:rPr>
                      <w:t xml:space="preserve">సమాధానం: ఆకలితో ఉంది.</w:t>
                    </w:r>
                  </w:ins>
                </w:sdtContent>
              </w:sdt>
              <w:ins w:author="Virata Pusuluri" w:id="97" w:date="2026-04-29T15:05:03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246874703"/>
        <w:tag w:val="goog_rdk_239"/>
      </w:sdtPr>
      <w:sdtContent>
        <w:p w:rsidR="00000000" w:rsidDel="00000000" w:rsidP="00000000" w:rsidRDefault="00000000" w:rsidRPr="00000000" w14:paraId="0000008A">
          <w:pPr>
            <w:numPr>
              <w:ilvl w:val="0"/>
              <w:numId w:val="9"/>
            </w:numPr>
            <w:ind w:left="720" w:hanging="360"/>
            <w:rPr>
              <w:ins w:author="Virata Pusuluri" w:id="100" w:date="2026-04-29T15:06:20Z"/>
              <w:rPrChange w:author="Virata Pusuluri" w:id="98" w:date="2026-04-29T15:05:06Z">
                <w:rPr/>
              </w:rPrChange>
            </w:rPr>
            <w:pPrChange w:author="Virata Pusuluri" w:id="0" w:date="2026-04-29T15:05:06Z">
              <w:pPr>
                <w:numPr>
                  <w:ilvl w:val="0"/>
                  <w:numId w:val="14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విశ్వామిత్రుడు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చండాలుని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పల్లెకు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ఎందుకు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వెళ్ళాడు</w:t>
          </w:r>
          <w:r w:rsidDel="00000000" w:rsidR="00000000" w:rsidRPr="00000000">
            <w:rPr>
              <w:rtl w:val="0"/>
            </w:rPr>
            <w:t xml:space="preserve">?</w:t>
          </w:r>
          <w:sdt>
            <w:sdtPr>
              <w:id w:val="-1783692853"/>
              <w:tag w:val="goog_rdk_238"/>
            </w:sdtPr>
            <w:sdtContent>
              <w:ins w:author="Virata Pusuluri" w:id="100" w:date="2026-04-29T15:06:2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009704665"/>
        <w:tag w:val="goog_rdk_242"/>
      </w:sdtPr>
      <w:sdtContent>
        <w:p w:rsidR="00000000" w:rsidDel="00000000" w:rsidP="00000000" w:rsidRDefault="00000000" w:rsidRPr="00000000" w14:paraId="0000008B">
          <w:pPr>
            <w:numPr>
              <w:ilvl w:val="0"/>
              <w:numId w:val="9"/>
            </w:numPr>
            <w:ind w:left="720" w:hanging="360"/>
            <w:rPr>
              <w:rPrChange w:author="Virata Pusuluri" w:id="98" w:date="2026-04-29T15:05:06Z">
                <w:rPr/>
              </w:rPrChange>
            </w:rPr>
            <w:pPrChange w:author="Virata Pusuluri" w:id="0" w:date="2026-04-29T15:05:06Z">
              <w:pPr>
                <w:numPr>
                  <w:ilvl w:val="0"/>
                  <w:numId w:val="14"/>
                </w:numPr>
                <w:ind w:left="720" w:hanging="360"/>
              </w:pPr>
            </w:pPrChange>
          </w:pPr>
          <w:sdt>
            <w:sdtPr>
              <w:id w:val="362478837"/>
              <w:tag w:val="goog_rdk_240"/>
            </w:sdtPr>
            <w:sdtContent>
              <w:ins w:author="Virata Pusuluri" w:id="100" w:date="2026-04-29T15:06:20Z"/>
              <w:sdt>
                <w:sdtPr>
                  <w:id w:val="1408304751"/>
                  <w:tag w:val="goog_rdk_241"/>
                </w:sdtPr>
                <w:sdtContent>
                  <w:ins w:author="Virata Pusuluri" w:id="100" w:date="2026-04-29T15:06:20Z">
                    <w:r w:rsidDel="00000000" w:rsidR="00000000" w:rsidRPr="00000000">
                      <w:rPr>
                        <w:rtl w:val="0"/>
                        <w:rPrChange w:author="Virata Pusuluri" w:id="101" w:date="2026-04-29T15:06:20Z">
                          <w:rPr/>
                        </w:rPrChange>
                      </w:rPr>
                      <w:t xml:space="preserve">సమాధానం: మాంసం కోసం</w:t>
                    </w:r>
                  </w:ins>
                </w:sdtContent>
              </w:sdt>
              <w:ins w:author="Virata Pusuluri" w:id="100" w:date="2026-04-29T15:06:20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-1706555298"/>
        <w:tag w:val="goog_rdk_244"/>
      </w:sdtPr>
      <w:sdtContent>
        <w:p w:rsidR="00000000" w:rsidDel="00000000" w:rsidP="00000000" w:rsidRDefault="00000000" w:rsidRPr="00000000" w14:paraId="0000008C">
          <w:pPr>
            <w:numPr>
              <w:ilvl w:val="0"/>
              <w:numId w:val="9"/>
            </w:numPr>
            <w:ind w:left="720" w:hanging="360"/>
            <w:rPr>
              <w:ins w:author="Virata Pusuluri" w:id="102" w:date="2026-04-29T15:06:47Z"/>
              <w:rPrChange w:author="Virata Pusuluri" w:id="98" w:date="2026-04-29T15:05:06Z">
                <w:rPr/>
              </w:rPrChange>
            </w:rPr>
            <w:pPrChange w:author="Virata Pusuluri" w:id="0" w:date="2026-04-29T15:05:06Z">
              <w:pPr>
                <w:numPr>
                  <w:ilvl w:val="0"/>
                  <w:numId w:val="14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ప్రాణరక్షణ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కోసం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ముని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దేనిని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తప్పుకాదని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భావించాడు</w:t>
          </w:r>
          <w:r w:rsidDel="00000000" w:rsidR="00000000" w:rsidRPr="00000000">
            <w:rPr>
              <w:rtl w:val="0"/>
            </w:rPr>
            <w:t xml:space="preserve">?</w:t>
          </w:r>
          <w:sdt>
            <w:sdtPr>
              <w:id w:val="-1878059580"/>
              <w:tag w:val="goog_rdk_243"/>
            </w:sdtPr>
            <w:sdtContent>
              <w:ins w:author="Virata Pusuluri" w:id="102" w:date="2026-04-29T15:06:47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219161695"/>
        <w:tag w:val="goog_rdk_247"/>
      </w:sdtPr>
      <w:sdtContent>
        <w:p w:rsidR="00000000" w:rsidDel="00000000" w:rsidP="00000000" w:rsidRDefault="00000000" w:rsidRPr="00000000" w14:paraId="0000008D">
          <w:pPr>
            <w:numPr>
              <w:ilvl w:val="0"/>
              <w:numId w:val="9"/>
            </w:numPr>
            <w:ind w:left="720" w:hanging="360"/>
            <w:rPr>
              <w:rPrChange w:author="Virata Pusuluri" w:id="98" w:date="2026-04-29T15:05:06Z">
                <w:rPr/>
              </w:rPrChange>
            </w:rPr>
            <w:pPrChange w:author="Virata Pusuluri" w:id="0" w:date="2026-04-29T15:05:06Z">
              <w:pPr>
                <w:numPr>
                  <w:ilvl w:val="0"/>
                  <w:numId w:val="14"/>
                </w:numPr>
                <w:ind w:left="720" w:hanging="360"/>
              </w:pPr>
            </w:pPrChange>
          </w:pPr>
          <w:sdt>
            <w:sdtPr>
              <w:id w:val="1780254682"/>
              <w:tag w:val="goog_rdk_245"/>
            </w:sdtPr>
            <w:sdtContent>
              <w:ins w:author="Virata Pusuluri" w:id="102" w:date="2026-04-29T15:06:47Z"/>
              <w:sdt>
                <w:sdtPr>
                  <w:id w:val="-1445993634"/>
                  <w:tag w:val="goog_rdk_246"/>
                </w:sdtPr>
                <w:sdtContent>
                  <w:ins w:author="Virata Pusuluri" w:id="102" w:date="2026-04-29T15:06:47Z">
                    <w:r w:rsidDel="00000000" w:rsidR="00000000" w:rsidRPr="00000000">
                      <w:rPr>
                        <w:rtl w:val="0"/>
                        <w:rPrChange w:author="Virata Pusuluri" w:id="103" w:date="2026-04-29T15:06:47Z">
                          <w:rPr/>
                        </w:rPrChange>
                      </w:rPr>
                      <w:t xml:space="preserve">సమాధానం: దొంగతనం ప్రాణరక్షణ కోసం ముని తప్పుకాదని భావించాడు</w:t>
                    </w:r>
                  </w:ins>
                </w:sdtContent>
              </w:sdt>
              <w:ins w:author="Virata Pusuluri" w:id="102" w:date="2026-04-29T15:06:47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-2039198965"/>
        <w:tag w:val="goog_rdk_249"/>
      </w:sdtPr>
      <w:sdtContent>
        <w:p w:rsidR="00000000" w:rsidDel="00000000" w:rsidP="00000000" w:rsidRDefault="00000000" w:rsidRPr="00000000" w14:paraId="0000008E">
          <w:pPr>
            <w:numPr>
              <w:ilvl w:val="0"/>
              <w:numId w:val="9"/>
            </w:numPr>
            <w:ind w:left="720" w:hanging="360"/>
            <w:rPr>
              <w:ins w:author="Virata Pusuluri" w:id="104" w:date="2026-04-29T15:07:32Z"/>
              <w:rPrChange w:author="Virata Pusuluri" w:id="98" w:date="2026-04-29T15:05:06Z">
                <w:rPr/>
              </w:rPrChange>
            </w:rPr>
            <w:pPrChange w:author="Virata Pusuluri" w:id="0" w:date="2026-04-29T15:05:06Z">
              <w:pPr>
                <w:numPr>
                  <w:ilvl w:val="0"/>
                  <w:numId w:val="14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చండాలుడు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మునికి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మాంసం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ఇవ్వడానికి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ఎందుకు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సంకోచించాడు</w:t>
          </w:r>
          <w:r w:rsidDel="00000000" w:rsidR="00000000" w:rsidRPr="00000000">
            <w:rPr>
              <w:rtl w:val="0"/>
            </w:rPr>
            <w:t xml:space="preserve">?</w:t>
          </w:r>
          <w:sdt>
            <w:sdtPr>
              <w:id w:val="1520851914"/>
              <w:tag w:val="goog_rdk_248"/>
            </w:sdtPr>
            <w:sdtContent>
              <w:ins w:author="Virata Pusuluri" w:id="104" w:date="2026-04-29T15:07:32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571318697"/>
        <w:tag w:val="goog_rdk_252"/>
      </w:sdtPr>
      <w:sdtContent>
        <w:p w:rsidR="00000000" w:rsidDel="00000000" w:rsidP="00000000" w:rsidRDefault="00000000" w:rsidRPr="00000000" w14:paraId="0000008F">
          <w:pPr>
            <w:numPr>
              <w:ilvl w:val="0"/>
              <w:numId w:val="9"/>
            </w:numPr>
            <w:ind w:left="720" w:hanging="360"/>
            <w:rPr>
              <w:rPrChange w:author="Virata Pusuluri" w:id="98" w:date="2026-04-29T15:05:06Z">
                <w:rPr/>
              </w:rPrChange>
            </w:rPr>
            <w:pPrChange w:author="Virata Pusuluri" w:id="0" w:date="2026-04-29T15:05:06Z">
              <w:pPr>
                <w:numPr>
                  <w:ilvl w:val="0"/>
                  <w:numId w:val="14"/>
                </w:numPr>
                <w:ind w:left="720" w:hanging="360"/>
              </w:pPr>
            </w:pPrChange>
          </w:pPr>
          <w:sdt>
            <w:sdtPr>
              <w:id w:val="-173139546"/>
              <w:tag w:val="goog_rdk_250"/>
            </w:sdtPr>
            <w:sdtContent>
              <w:ins w:author="Virata Pusuluri" w:id="104" w:date="2026-04-29T15:07:32Z"/>
              <w:sdt>
                <w:sdtPr>
                  <w:id w:val="-1502990690"/>
                  <w:tag w:val="goog_rdk_251"/>
                </w:sdtPr>
                <w:sdtContent>
                  <w:ins w:author="Virata Pusuluri" w:id="104" w:date="2026-04-29T15:07:32Z">
                    <w:r w:rsidDel="00000000" w:rsidR="00000000" w:rsidRPr="00000000">
                      <w:rPr>
                        <w:rtl w:val="0"/>
                        <w:rPrChange w:author="Virata Pusuluri" w:id="105" w:date="2026-04-29T15:07:32Z">
                          <w:rPr/>
                        </w:rPrChange>
                      </w:rPr>
                      <w:t xml:space="preserve">సమాధానం: అది అధర్మం కాబట్టి</w:t>
                    </w:r>
                  </w:ins>
                </w:sdtContent>
              </w:sdt>
              <w:ins w:author="Virata Pusuluri" w:id="104" w:date="2026-04-29T15:07:32Z"/>
            </w:sdtContent>
          </w:sdt>
          <w:r w:rsidDel="00000000" w:rsidR="00000000" w:rsidRPr="00000000">
            <w:rPr>
              <w:rtl w:val="0"/>
            </w:rPr>
          </w:r>
        </w:p>
      </w:sdtContent>
    </w:sdt>
    <w:sdt>
      <w:sdtPr>
        <w:id w:val="1670387044"/>
        <w:tag w:val="goog_rdk_254"/>
      </w:sdtPr>
      <w:sdtContent>
        <w:p w:rsidR="00000000" w:rsidDel="00000000" w:rsidP="00000000" w:rsidRDefault="00000000" w:rsidRPr="00000000" w14:paraId="00000090">
          <w:pPr>
            <w:numPr>
              <w:ilvl w:val="0"/>
              <w:numId w:val="9"/>
            </w:numPr>
            <w:ind w:left="720" w:hanging="360"/>
            <w:rPr>
              <w:ins w:author="Virata Pusuluri" w:id="106" w:date="2026-04-29T15:08:23Z"/>
              <w:rPrChange w:author="Virata Pusuluri" w:id="98" w:date="2026-04-29T15:05:06Z">
                <w:rPr/>
              </w:rPrChange>
            </w:rPr>
            <w:pPrChange w:author="Virata Pusuluri" w:id="0" w:date="2026-04-29T15:05:06Z">
              <w:pPr>
                <w:numPr>
                  <w:ilvl w:val="0"/>
                  <w:numId w:val="14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ఈ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కథలోని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ముఖ్యమైన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నీతి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rtl w:val="0"/>
            </w:rPr>
            <w:t xml:space="preserve">ఏమిటి</w:t>
          </w:r>
          <w:r w:rsidDel="00000000" w:rsidR="00000000" w:rsidRPr="00000000">
            <w:rPr>
              <w:rtl w:val="0"/>
            </w:rPr>
            <w:t xml:space="preserve">?</w:t>
          </w:r>
          <w:sdt>
            <w:sdtPr>
              <w:id w:val="127861635"/>
              <w:tag w:val="goog_rdk_253"/>
            </w:sdtPr>
            <w:sdtContent>
              <w:ins w:author="Virata Pusuluri" w:id="106" w:date="2026-04-29T15:08:23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687535568"/>
        <w:tag w:val="goog_rdk_257"/>
      </w:sdtPr>
      <w:sdtContent>
        <w:p w:rsidR="00000000" w:rsidDel="00000000" w:rsidP="00000000" w:rsidRDefault="00000000" w:rsidRPr="00000000" w14:paraId="00000091">
          <w:pPr>
            <w:numPr>
              <w:ilvl w:val="0"/>
              <w:numId w:val="9"/>
            </w:numPr>
            <w:ind w:left="720" w:hanging="360"/>
            <w:rPr>
              <w:rPrChange w:author="Virata Pusuluri" w:id="98" w:date="2026-04-29T15:05:06Z">
                <w:rPr/>
              </w:rPrChange>
            </w:rPr>
            <w:pPrChange w:author="Virata Pusuluri" w:id="0" w:date="2026-04-29T15:05:06Z">
              <w:pPr>
                <w:numPr>
                  <w:ilvl w:val="0"/>
                  <w:numId w:val="14"/>
                </w:numPr>
                <w:ind w:left="720" w:hanging="360"/>
              </w:pPr>
            </w:pPrChange>
          </w:pPr>
          <w:sdt>
            <w:sdtPr>
              <w:id w:val="731567875"/>
              <w:tag w:val="goog_rdk_255"/>
            </w:sdtPr>
            <w:sdtContent>
              <w:ins w:author="Virata Pusuluri" w:id="106" w:date="2026-04-29T15:08:23Z"/>
              <w:sdt>
                <w:sdtPr>
                  <w:id w:val="-1890087038"/>
                  <w:tag w:val="goog_rdk_256"/>
                </w:sdtPr>
                <w:sdtContent>
                  <w:ins w:author="Virata Pusuluri" w:id="106" w:date="2026-04-29T15:08:23Z">
                    <w:r w:rsidDel="00000000" w:rsidR="00000000" w:rsidRPr="00000000">
                      <w:rPr>
                        <w:rtl w:val="0"/>
                        <w:rPrChange w:author="Virata Pusuluri" w:id="107" w:date="2026-04-29T15:08:23Z">
                          <w:rPr/>
                        </w:rPrChange>
                      </w:rPr>
                      <w:t xml:space="preserve">సమాధానం: కష్టం లో ఉన్నప్పుడు, ఒక పాపం చేయడం ఒక తప్పు కాదు.</w:t>
                    </w:r>
                  </w:ins>
                </w:sdtContent>
              </w:sdt>
              <w:ins w:author="Virata Pusuluri" w:id="106" w:date="2026-04-29T15:08:23Z"/>
            </w:sdtContent>
          </w:sdt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  <w:sectPrChange w:author="Virata Pusuluri" w:id="0" w:date="2026-04-29T15:20:18Z">
        <w:sectPr w:rsidR="000000" w:rsidDel="000000" w:rsidRPr="000000" w:rsidSect="000000">
          <w:pgMar w:bottom="1440" w:top="1440" w:left="1440" w:right="1440" w:header="720" w:footer="720"/>
          <w:pgNumType w:start="1"/>
          <w:pgSz w:h="15840" w:w="12240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Van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sdt>
    <w:sdtPr>
      <w:id w:val="782041047"/>
      <w:tag w:val="goog_rdk_261"/>
    </w:sdtPr>
    <w:sdtContent>
      <w:p w:rsidR="00000000" w:rsidDel="00000000" w:rsidP="00000000" w:rsidRDefault="00000000" w:rsidRPr="00000000" w14:paraId="00000094">
        <w:pPr>
          <w:rPr>
            <w:ins w:author="Virata Pusuluri" w:id="108" w:date="2026-04-29T15:20:18Z"/>
            <w:rPrChange w:author="Virata Pusuluri" w:id="0" w:date="2026-04-29T15:20:18Z">
              <w:rPr/>
            </w:rPrChange>
          </w:rPr>
        </w:pPr>
        <w:sdt>
          <w:sdtPr>
            <w:id w:val="-922264009"/>
            <w:tag w:val="goog_rdk_259"/>
          </w:sdtPr>
          <w:sdtContent>
            <w:ins w:author="Virata Pusuluri" w:id="108" w:date="2026-04-29T15:20:18Z"/>
            <w:sdt>
              <w:sdtPr>
                <w:id w:val="-293632474"/>
                <w:tag w:val="goog_rdk_260"/>
              </w:sdtPr>
              <w:sdtContent>
                <w:ins w:author="Virata Pusuluri" w:id="108" w:date="2026-04-29T15:20:18Z">
                  <w:r w:rsidDel="00000000" w:rsidR="00000000" w:rsidRPr="00000000">
                    <w:rPr>
                      <w:rtl w:val="0"/>
                    </w:rPr>
                  </w:r>
                </w:ins>
              </w:sdtContent>
            </w:sdt>
            <w:ins w:author="Virata Pusuluri" w:id="108" w:date="2026-04-29T15:20:18Z"/>
          </w:sdtContent>
        </w:sdt>
      </w:p>
    </w:sdtContent>
  </w:sdt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F47E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F47E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F47E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DF47E8"/>
    <w:rPr>
      <w:rFonts w:asciiTheme="majorHAnsi" w:cstheme="majorBidi" w:eastAsiaTheme="majorEastAsia" w:hAnsiTheme="majorHAnsi"/>
      <w:color w:val="0f4761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F47E8"/>
    <w:rPr>
      <w:rFonts w:asciiTheme="majorHAnsi" w:cstheme="majorBidi" w:eastAsiaTheme="majorEastAsia" w:hAnsiTheme="majorHAnsi"/>
      <w:color w:val="0f4761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F47E8"/>
    <w:rPr>
      <w:rFonts w:cstheme="majorBidi" w:eastAsiaTheme="majorEastAsia"/>
      <w:color w:val="0f4761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F47E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F47E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F47E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F47E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F47E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F47E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F47E8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DF47E8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F47E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F47E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F47E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F47E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F47E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F47E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F47E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SRdowwde7CSNQEPIqmyfUrilQg==">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2026-03-10T23:09:00Z</dcterms:created>
  <dc:creator>Krishna Pusuluri</dc:creator>
</cp:coreProperties>
</file>