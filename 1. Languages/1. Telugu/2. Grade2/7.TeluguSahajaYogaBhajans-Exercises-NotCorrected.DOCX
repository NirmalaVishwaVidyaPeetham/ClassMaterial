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325662810"/>
        <w:tag w:val="goog_rdk_0"/>
      </w:sdtPr>
      <w:sdtContent>
        <w:p w:rsidR="00000000" w:rsidDel="00000000" w:rsidP="00000000" w:rsidRDefault="00000000" w:rsidRPr="00000000" w14:paraId="00000001">
          <w:pPr>
            <w:numPr>
              <w:ilvl w:val="0"/>
              <w:numId w:val="3"/>
            </w:numPr>
            <w:ind w:left="720" w:hanging="360"/>
            <w:rPr>
              <w:rFonts w:ascii="Vani" w:cs="Vani" w:eastAsia="Vani" w:hAnsi="Vani"/>
              <w:b w:val="1"/>
              <w:bCs w:val="1"/>
              <w:u w:val="none"/>
              <w:rPrChange w:author="Virata Pusuluri" w:id="1" w:date="2026-03-12T13:05:43Z">
                <w:rPr>
                  <w:rFonts w:ascii="Vani" w:cs="Vani" w:eastAsia="Vani" w:hAnsi="Vani"/>
                  <w:b w:val="1"/>
                  <w:bCs w:val="1"/>
                </w:rPr>
              </w:rPrChange>
            </w:rPr>
            <w:pPrChange w:author="Virata Pusuluri" w:id="0" w:date="2026-03-12T13:05:43Z">
              <w:pPr/>
            </w:pPrChange>
          </w:pPr>
          <w:r w:rsidDel="00000000" w:rsidR="00000000" w:rsidRPr="00000000">
            <w:rPr>
              <w:rFonts w:ascii="Vani" w:cs="Vani" w:eastAsia="Vani" w:hAnsi="Vani"/>
              <w:b w:val="1"/>
              <w:bCs w:val="1"/>
              <w:rtl w:val="0"/>
            </w:rPr>
            <w:t xml:space="preserve">కృత్రిమ మేధకు సూచన (AI prompt): See both these Telugu songs lyrics. Give 15 questions on each song (in Telugu) to test student's understanding of the lyrics, meanings, and gist of the song. Add lyrics for each song in Telugu before the questions on that song.</w:t>
          </w:r>
        </w:p>
      </w:sdtContent>
    </w:sdt>
    <w:p w:rsidR="00000000" w:rsidDel="00000000" w:rsidP="00000000" w:rsidRDefault="00000000" w:rsidRPr="00000000" w14:paraId="00000002">
      <w:pPr>
        <w:rPr>
          <w:rFonts w:ascii="Vani" w:cs="Vani" w:eastAsia="Vani" w:hAnsi="Vani"/>
          <w:b w:val="1"/>
          <w:bCs w:val="1"/>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Fonts w:ascii="Vani" w:cs="Vani" w:eastAsia="Vani" w:hAnsi="Vani"/>
          <w:b w:val="1"/>
          <w:bCs w:val="1"/>
          <w:sz w:val="32"/>
          <w:szCs w:val="32"/>
          <w:rtl w:val="0"/>
        </w:rPr>
        <w:t xml:space="preserve">సహజయోగ</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భజనలు</w:t>
      </w:r>
      <w:r w:rsidDel="00000000" w:rsidR="00000000" w:rsidRPr="00000000">
        <w:rPr>
          <w:b w:val="1"/>
          <w:bCs w:val="1"/>
          <w:sz w:val="32"/>
          <w:szCs w:val="32"/>
          <w:rtl w:val="0"/>
        </w:rPr>
        <w:t xml:space="preserve"> - </w:t>
      </w:r>
      <w:r w:rsidDel="00000000" w:rsidR="00000000" w:rsidRPr="00000000">
        <w:rPr>
          <w:rFonts w:ascii="Vani" w:cs="Vani" w:eastAsia="Vani" w:hAnsi="Vani"/>
          <w:b w:val="1"/>
          <w:bCs w:val="1"/>
          <w:sz w:val="32"/>
          <w:szCs w:val="32"/>
          <w:rtl w:val="0"/>
        </w:rPr>
        <w:t xml:space="preserve">అవగాహన</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పరీక్ష</w:t>
      </w: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1. </w:t>
      </w:r>
      <w:r w:rsidDel="00000000" w:rsidR="00000000" w:rsidRPr="00000000">
        <w:rPr>
          <w:rFonts w:ascii="Vani" w:cs="Vani" w:eastAsia="Vani" w:hAnsi="Vani"/>
          <w:b w:val="1"/>
          <w:bCs w:val="1"/>
          <w:sz w:val="32"/>
          <w:szCs w:val="32"/>
          <w:rtl w:val="0"/>
        </w:rPr>
        <w:t xml:space="preserve">శరణుగోరి</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నీ</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చరణము</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జేరితి</w:t>
      </w: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Fonts w:ascii="Vani" w:cs="Vani" w:eastAsia="Vani" w:hAnsi="Vani"/>
          <w:b w:val="1"/>
          <w:bCs w:val="1"/>
          <w:sz w:val="32"/>
          <w:szCs w:val="32"/>
          <w:rtl w:val="0"/>
        </w:rPr>
        <w:t xml:space="preserve">పాట</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సాహిత్యం</w:t>
      </w: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rFonts w:ascii="Vani" w:cs="Vani" w:eastAsia="Vani" w:hAnsi="Vani"/>
          <w:sz w:val="32"/>
          <w:szCs w:val="32"/>
          <w:rtl w:val="0"/>
        </w:rPr>
        <w:t xml:space="preserve">శరణుగోరి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చరణము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జేరితి</w:t>
      </w:r>
      <w:r w:rsidDel="00000000" w:rsidR="00000000" w:rsidRPr="00000000">
        <w:rPr>
          <w:sz w:val="32"/>
          <w:szCs w:val="32"/>
          <w:rtl w:val="0"/>
        </w:rPr>
        <w:t xml:space="preserve"> </w:t>
      </w:r>
    </w:p>
    <w:p w:rsidR="00000000" w:rsidDel="00000000" w:rsidP="00000000" w:rsidRDefault="00000000" w:rsidRPr="00000000" w14:paraId="00000007">
      <w:pPr>
        <w:rPr>
          <w:sz w:val="32"/>
          <w:szCs w:val="32"/>
        </w:rPr>
      </w:pPr>
      <w:r w:rsidDel="00000000" w:rsidR="00000000" w:rsidRPr="00000000">
        <w:rPr>
          <w:rFonts w:ascii="Vani" w:cs="Vani" w:eastAsia="Vani" w:hAnsi="Vani"/>
          <w:sz w:val="32"/>
          <w:szCs w:val="32"/>
          <w:rtl w:val="0"/>
        </w:rPr>
        <w:t xml:space="preserve">నభయమీయుమా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నిర్మల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మాతా</w:t>
      </w:r>
      <w:r w:rsidDel="00000000" w:rsidR="00000000" w:rsidRPr="00000000">
        <w:rPr>
          <w:rtl w:val="0"/>
        </w:rPr>
      </w:r>
    </w:p>
    <w:p w:rsidR="00000000" w:rsidDel="00000000" w:rsidP="00000000" w:rsidRDefault="00000000" w:rsidRPr="00000000" w14:paraId="00000008">
      <w:pPr>
        <w:rPr>
          <w:rFonts w:ascii="Vani" w:cs="Vani" w:eastAsia="Vani" w:hAnsi="Vani"/>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rFonts w:ascii="Vani" w:cs="Vani" w:eastAsia="Vani" w:hAnsi="Vani"/>
          <w:sz w:val="32"/>
          <w:szCs w:val="32"/>
          <w:rtl w:val="0"/>
        </w:rPr>
        <w:t xml:space="preserve">వేదమంత్రములు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పూజా</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విధులూ</w:t>
      </w:r>
      <w:r w:rsidDel="00000000" w:rsidR="00000000" w:rsidRPr="00000000">
        <w:rPr>
          <w:sz w:val="32"/>
          <w:szCs w:val="32"/>
          <w:rtl w:val="0"/>
        </w:rPr>
        <w:t xml:space="preserve"> </w:t>
      </w:r>
    </w:p>
    <w:p w:rsidR="00000000" w:rsidDel="00000000" w:rsidP="00000000" w:rsidRDefault="00000000" w:rsidRPr="00000000" w14:paraId="0000000A">
      <w:pPr>
        <w:rPr>
          <w:sz w:val="32"/>
          <w:szCs w:val="32"/>
        </w:rPr>
      </w:pPr>
      <w:r w:rsidDel="00000000" w:rsidR="00000000" w:rsidRPr="00000000">
        <w:rPr>
          <w:rFonts w:ascii="Vani" w:cs="Vani" w:eastAsia="Vani" w:hAnsi="Vani"/>
          <w:sz w:val="32"/>
          <w:szCs w:val="32"/>
          <w:rtl w:val="0"/>
        </w:rPr>
        <w:t xml:space="preserve">తెలియనట్టి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ఆజ్ఞానికైన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p>
    <w:p w:rsidR="00000000" w:rsidDel="00000000" w:rsidP="00000000" w:rsidRDefault="00000000" w:rsidRPr="00000000" w14:paraId="0000000B">
      <w:pPr>
        <w:rPr>
          <w:sz w:val="32"/>
          <w:szCs w:val="32"/>
        </w:rPr>
      </w:pPr>
      <w:r w:rsidDel="00000000" w:rsidR="00000000" w:rsidRPr="00000000">
        <w:rPr>
          <w:rFonts w:ascii="Vani" w:cs="Vani" w:eastAsia="Vani" w:hAnsi="Vani"/>
          <w:sz w:val="32"/>
          <w:szCs w:val="32"/>
          <w:rtl w:val="0"/>
        </w:rPr>
        <w:t xml:space="preserve">మధురవచనములు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మందహాసములు</w:t>
      </w:r>
      <w:r w:rsidDel="00000000" w:rsidR="00000000" w:rsidRPr="00000000">
        <w:rPr>
          <w:sz w:val="32"/>
          <w:szCs w:val="32"/>
          <w:rtl w:val="0"/>
        </w:rPr>
        <w:t xml:space="preserve"> </w:t>
      </w:r>
    </w:p>
    <w:p w:rsidR="00000000" w:rsidDel="00000000" w:rsidP="00000000" w:rsidRDefault="00000000" w:rsidRPr="00000000" w14:paraId="0000000C">
      <w:pPr>
        <w:rPr>
          <w:sz w:val="32"/>
          <w:szCs w:val="32"/>
        </w:rPr>
      </w:pPr>
      <w:r w:rsidDel="00000000" w:rsidR="00000000" w:rsidRPr="00000000">
        <w:rPr>
          <w:rFonts w:ascii="Vani" w:cs="Vani" w:eastAsia="Vani" w:hAnsi="Vani"/>
          <w:sz w:val="32"/>
          <w:szCs w:val="32"/>
          <w:rtl w:val="0"/>
        </w:rPr>
        <w:t xml:space="preserve">గాంచి</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మదికి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పరవశమే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రాదా</w:t>
      </w:r>
      <w:r w:rsidDel="00000000" w:rsidR="00000000" w:rsidRPr="00000000">
        <w:rPr>
          <w:rtl w:val="0"/>
        </w:rPr>
      </w:r>
    </w:p>
    <w:p w:rsidR="00000000" w:rsidDel="00000000" w:rsidP="00000000" w:rsidRDefault="00000000" w:rsidRPr="00000000" w14:paraId="0000000D">
      <w:pPr>
        <w:rPr>
          <w:rFonts w:ascii="Vani" w:cs="Vani" w:eastAsia="Vani" w:hAnsi="Vani"/>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Fonts w:ascii="Vani" w:cs="Vani" w:eastAsia="Vani" w:hAnsi="Vani"/>
          <w:sz w:val="32"/>
          <w:szCs w:val="32"/>
          <w:rtl w:val="0"/>
        </w:rPr>
        <w:t xml:space="preserve">మందబుద్ధినై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జేసితి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పాపము</w:t>
      </w:r>
      <w:r w:rsidDel="00000000" w:rsidR="00000000" w:rsidRPr="00000000">
        <w:rPr>
          <w:sz w:val="32"/>
          <w:szCs w:val="32"/>
          <w:rtl w:val="0"/>
        </w:rPr>
        <w:t xml:space="preserve"> </w:t>
      </w:r>
    </w:p>
    <w:p w:rsidR="00000000" w:rsidDel="00000000" w:rsidP="00000000" w:rsidRDefault="00000000" w:rsidRPr="00000000" w14:paraId="0000000F">
      <w:pPr>
        <w:rPr>
          <w:sz w:val="32"/>
          <w:szCs w:val="32"/>
        </w:rPr>
      </w:pPr>
      <w:r w:rsidDel="00000000" w:rsidR="00000000" w:rsidRPr="00000000">
        <w:rPr>
          <w:rFonts w:ascii="Vani" w:cs="Vani" w:eastAsia="Vani" w:hAnsi="Vani"/>
          <w:sz w:val="32"/>
          <w:szCs w:val="32"/>
          <w:rtl w:val="0"/>
        </w:rPr>
        <w:t xml:space="preserve">కామము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క్రోధము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లోభము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మొహము</w:t>
      </w:r>
      <w:r w:rsidDel="00000000" w:rsidR="00000000" w:rsidRPr="00000000">
        <w:rPr>
          <w:sz w:val="32"/>
          <w:szCs w:val="32"/>
          <w:rtl w:val="0"/>
        </w:rPr>
        <w:t xml:space="preserve"> </w:t>
      </w:r>
    </w:p>
    <w:p w:rsidR="00000000" w:rsidDel="00000000" w:rsidP="00000000" w:rsidRDefault="00000000" w:rsidRPr="00000000" w14:paraId="00000010">
      <w:pPr>
        <w:rPr>
          <w:sz w:val="32"/>
          <w:szCs w:val="32"/>
        </w:rPr>
      </w:pPr>
      <w:r w:rsidDel="00000000" w:rsidR="00000000" w:rsidRPr="00000000">
        <w:rPr>
          <w:rFonts w:ascii="Vani" w:cs="Vani" w:eastAsia="Vani" w:hAnsi="Vani"/>
          <w:sz w:val="32"/>
          <w:szCs w:val="32"/>
          <w:rtl w:val="0"/>
        </w:rPr>
        <w:t xml:space="preserve">అంతులేని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మదమాత్సర్యానా</w:t>
      </w:r>
      <w:r w:rsidDel="00000000" w:rsidR="00000000" w:rsidRPr="00000000">
        <w:rPr>
          <w:sz w:val="32"/>
          <w:szCs w:val="32"/>
          <w:rtl w:val="0"/>
        </w:rPr>
        <w:t xml:space="preserve"> </w:t>
      </w:r>
    </w:p>
    <w:p w:rsidR="00000000" w:rsidDel="00000000" w:rsidP="00000000" w:rsidRDefault="00000000" w:rsidRPr="00000000" w14:paraId="00000011">
      <w:pPr>
        <w:rPr>
          <w:sz w:val="32"/>
          <w:szCs w:val="32"/>
        </w:rPr>
      </w:pPr>
      <w:r w:rsidDel="00000000" w:rsidR="00000000" w:rsidRPr="00000000">
        <w:rPr>
          <w:rFonts w:ascii="Vani" w:cs="Vani" w:eastAsia="Vani" w:hAnsi="Vani"/>
          <w:sz w:val="32"/>
          <w:szCs w:val="32"/>
          <w:rtl w:val="0"/>
        </w:rPr>
        <w:t xml:space="preserve">మునిగితేలినే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దోషిని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గానా</w:t>
      </w:r>
      <w:r w:rsidDel="00000000" w:rsidR="00000000" w:rsidRPr="00000000">
        <w:rPr>
          <w:sz w:val="32"/>
          <w:szCs w:val="32"/>
          <w:rtl w:val="0"/>
        </w:rPr>
        <w:t xml:space="preserve">?</w:t>
      </w:r>
    </w:p>
    <w:p w:rsidR="00000000" w:rsidDel="00000000" w:rsidP="00000000" w:rsidRDefault="00000000" w:rsidRPr="00000000" w14:paraId="00000012">
      <w:pPr>
        <w:rPr>
          <w:rFonts w:ascii="Vani" w:cs="Vani" w:eastAsia="Vani" w:hAnsi="Vani"/>
          <w:sz w:val="32"/>
          <w:szCs w:val="32"/>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rFonts w:ascii="Vani" w:cs="Vani" w:eastAsia="Vani" w:hAnsi="Vani"/>
          <w:sz w:val="32"/>
          <w:szCs w:val="32"/>
          <w:rtl w:val="0"/>
        </w:rPr>
        <w:t xml:space="preserve">తెలిసీతెలియక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జేసిన</w:t>
      </w:r>
      <w:r w:rsidDel="00000000" w:rsidR="00000000" w:rsidRPr="00000000">
        <w:rPr>
          <w:sz w:val="32"/>
          <w:szCs w:val="32"/>
          <w:rtl w:val="0"/>
        </w:rPr>
        <w:t xml:space="preserve"> </w:t>
      </w:r>
    </w:p>
    <w:p w:rsidR="00000000" w:rsidDel="00000000" w:rsidP="00000000" w:rsidRDefault="00000000" w:rsidRPr="00000000" w14:paraId="00000014">
      <w:pPr>
        <w:rPr>
          <w:sz w:val="32"/>
          <w:szCs w:val="32"/>
        </w:rPr>
      </w:pPr>
      <w:r w:rsidDel="00000000" w:rsidR="00000000" w:rsidRPr="00000000">
        <w:rPr>
          <w:rFonts w:ascii="Vani" w:cs="Vani" w:eastAsia="Vani" w:hAnsi="Vani"/>
          <w:sz w:val="32"/>
          <w:szCs w:val="32"/>
          <w:rtl w:val="0"/>
        </w:rPr>
        <w:t xml:space="preserve">పాపపుణ్యములు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స్వీకరింపుమా</w:t>
      </w:r>
      <w:r w:rsidDel="00000000" w:rsidR="00000000" w:rsidRPr="00000000">
        <w:rPr>
          <w:sz w:val="32"/>
          <w:szCs w:val="32"/>
          <w:rtl w:val="0"/>
        </w:rPr>
        <w:t xml:space="preserve"> </w:t>
      </w:r>
    </w:p>
    <w:p w:rsidR="00000000" w:rsidDel="00000000" w:rsidP="00000000" w:rsidRDefault="00000000" w:rsidRPr="00000000" w14:paraId="00000015">
      <w:pPr>
        <w:rPr>
          <w:sz w:val="32"/>
          <w:szCs w:val="32"/>
        </w:rPr>
      </w:pPr>
      <w:r w:rsidDel="00000000" w:rsidR="00000000" w:rsidRPr="00000000">
        <w:rPr>
          <w:rFonts w:ascii="Vani" w:cs="Vani" w:eastAsia="Vani" w:hAnsi="Vani"/>
          <w:sz w:val="32"/>
          <w:szCs w:val="32"/>
          <w:rtl w:val="0"/>
        </w:rPr>
        <w:t xml:space="preserve">ఆదిశక్తి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మన్నింపుముమా</w:t>
      </w:r>
      <w:r w:rsidDel="00000000" w:rsidR="00000000" w:rsidRPr="00000000">
        <w:rPr>
          <w:sz w:val="32"/>
          <w:szCs w:val="32"/>
          <w:rtl w:val="0"/>
        </w:rPr>
        <w:t xml:space="preserve"> </w:t>
      </w:r>
    </w:p>
    <w:p w:rsidR="00000000" w:rsidDel="00000000" w:rsidP="00000000" w:rsidRDefault="00000000" w:rsidRPr="00000000" w14:paraId="00000016">
      <w:pPr>
        <w:rPr>
          <w:sz w:val="32"/>
          <w:szCs w:val="32"/>
        </w:rPr>
      </w:pPr>
      <w:r w:rsidDel="00000000" w:rsidR="00000000" w:rsidRPr="00000000">
        <w:rPr>
          <w:rFonts w:ascii="Vani" w:cs="Vani" w:eastAsia="Vani" w:hAnsi="Vani"/>
          <w:sz w:val="32"/>
          <w:szCs w:val="32"/>
          <w:rtl w:val="0"/>
        </w:rPr>
        <w:t xml:space="preserve">అమ్మ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కుండలిని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జాగృతమవగా</w:t>
      </w:r>
      <w:r w:rsidDel="00000000" w:rsidR="00000000" w:rsidRPr="00000000">
        <w:rPr>
          <w:sz w:val="32"/>
          <w:szCs w:val="32"/>
          <w:rtl w:val="0"/>
        </w:rPr>
        <w:t xml:space="preserve"> </w:t>
      </w:r>
    </w:p>
    <w:p w:rsidR="00000000" w:rsidDel="00000000" w:rsidP="00000000" w:rsidRDefault="00000000" w:rsidRPr="00000000" w14:paraId="00000017">
      <w:pPr>
        <w:rPr>
          <w:sz w:val="32"/>
          <w:szCs w:val="32"/>
        </w:rPr>
      </w:pPr>
      <w:r w:rsidDel="00000000" w:rsidR="00000000" w:rsidRPr="00000000">
        <w:rPr>
          <w:rFonts w:ascii="Vani" w:cs="Vani" w:eastAsia="Vani" w:hAnsi="Vani"/>
          <w:sz w:val="32"/>
          <w:szCs w:val="32"/>
          <w:rtl w:val="0"/>
        </w:rPr>
        <w:t xml:space="preserve">ఆత్మజ్ఞానమున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నిర్దోషిని గా</w:t>
      </w:r>
      <w:r w:rsidDel="00000000" w:rsidR="00000000" w:rsidRPr="00000000">
        <w:rPr>
          <w:sz w:val="32"/>
          <w:szCs w:val="32"/>
          <w:rtl w:val="0"/>
        </w:rPr>
        <w:t xml:space="preserve"> </w:t>
      </w:r>
    </w:p>
    <w:p w:rsidR="00000000" w:rsidDel="00000000" w:rsidP="00000000" w:rsidRDefault="00000000" w:rsidRPr="00000000" w14:paraId="00000018">
      <w:pPr>
        <w:rPr>
          <w:sz w:val="32"/>
          <w:szCs w:val="32"/>
        </w:rPr>
      </w:pPr>
      <w:r w:rsidDel="00000000" w:rsidR="00000000" w:rsidRPr="00000000">
        <w:rPr>
          <w:rFonts w:ascii="Vani" w:cs="Vani" w:eastAsia="Vani" w:hAnsi="Vani"/>
          <w:sz w:val="32"/>
          <w:szCs w:val="32"/>
          <w:rtl w:val="0"/>
        </w:rPr>
        <w:t xml:space="preserve">పరమచేతనము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ప్రవహించిన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p>
    <w:p w:rsidR="00000000" w:rsidDel="00000000" w:rsidP="00000000" w:rsidRDefault="00000000" w:rsidRPr="00000000" w14:paraId="00000019">
      <w:pPr>
        <w:rPr>
          <w:sz w:val="32"/>
          <w:szCs w:val="32"/>
        </w:rPr>
      </w:pPr>
      <w:r w:rsidDel="00000000" w:rsidR="00000000" w:rsidRPr="00000000">
        <w:rPr>
          <w:rFonts w:ascii="Vani" w:cs="Vani" w:eastAsia="Vani" w:hAnsi="Vani"/>
          <w:sz w:val="32"/>
          <w:szCs w:val="32"/>
          <w:rtl w:val="0"/>
        </w:rPr>
        <w:t xml:space="preserve">చక్రనాడులే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పులకించెనుగా</w:t>
      </w:r>
      <w:r w:rsidDel="00000000" w:rsidR="00000000" w:rsidRPr="00000000">
        <w:rPr>
          <w:sz w:val="32"/>
          <w:szCs w:val="32"/>
          <w:rtl w:val="0"/>
        </w:rPr>
        <w:t xml:space="preserve"> </w:t>
      </w:r>
    </w:p>
    <w:p w:rsidR="00000000" w:rsidDel="00000000" w:rsidP="00000000" w:rsidRDefault="00000000" w:rsidRPr="00000000" w14:paraId="0000001A">
      <w:pPr>
        <w:rPr>
          <w:sz w:val="32"/>
          <w:szCs w:val="32"/>
        </w:rPr>
      </w:pPr>
      <w:r w:rsidDel="00000000" w:rsidR="00000000" w:rsidRPr="00000000">
        <w:rPr>
          <w:rFonts w:ascii="Vani" w:cs="Vani" w:eastAsia="Vani" w:hAnsi="Vani"/>
          <w:sz w:val="32"/>
          <w:szCs w:val="32"/>
          <w:rtl w:val="0"/>
        </w:rPr>
        <w:t xml:space="preserve">ఆత్మజ్ఞానినై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దోషినిగాను</w:t>
      </w:r>
      <w:r w:rsidDel="00000000" w:rsidR="00000000" w:rsidRPr="00000000">
        <w:rPr>
          <w:sz w:val="32"/>
          <w:szCs w:val="32"/>
          <w:rtl w:val="0"/>
        </w:rPr>
        <w:t xml:space="preserve"> </w:t>
      </w:r>
    </w:p>
    <w:p w:rsidR="00000000" w:rsidDel="00000000" w:rsidP="00000000" w:rsidRDefault="00000000" w:rsidRPr="00000000" w14:paraId="0000001B">
      <w:pPr>
        <w:rPr>
          <w:sz w:val="32"/>
          <w:szCs w:val="32"/>
        </w:rPr>
      </w:pPr>
      <w:r w:rsidDel="00000000" w:rsidR="00000000" w:rsidRPr="00000000">
        <w:rPr>
          <w:rFonts w:ascii="Vani" w:cs="Vani" w:eastAsia="Vani" w:hAnsi="Vani"/>
          <w:sz w:val="32"/>
          <w:szCs w:val="32"/>
          <w:rtl w:val="0"/>
        </w:rPr>
        <w:t xml:space="preserve">కానే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దోషినిగాను</w:t>
      </w: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Fonts w:ascii="Vani" w:cs="Vani" w:eastAsia="Vani" w:hAnsi="Vani"/>
          <w:b w:val="1"/>
          <w:bCs w:val="1"/>
          <w:sz w:val="32"/>
          <w:szCs w:val="32"/>
          <w:rtl w:val="0"/>
        </w:rPr>
        <w:t xml:space="preserve">ప్రశ్నలు</w:t>
      </w:r>
      <w:r w:rsidDel="00000000" w:rsidR="00000000" w:rsidRPr="00000000">
        <w:rPr>
          <w:b w:val="1"/>
          <w:bCs w:val="1"/>
          <w:sz w:val="32"/>
          <w:szCs w:val="32"/>
          <w:rtl w:val="0"/>
        </w:rPr>
        <w:t xml:space="preserve">:</w:t>
      </w:r>
      <w:r w:rsidDel="00000000" w:rsidR="00000000" w:rsidRPr="00000000">
        <w:rPr>
          <w:rtl w:val="0"/>
        </w:rPr>
      </w:r>
    </w:p>
    <w:sdt>
      <w:sdtPr>
        <w:id w:val="150775880"/>
        <w:tag w:val="goog_rdk_2"/>
      </w:sdtPr>
      <w:sdtContent>
        <w:p w:rsidR="00000000" w:rsidDel="00000000" w:rsidP="00000000" w:rsidRDefault="00000000" w:rsidRPr="00000000" w14:paraId="0000001D">
          <w:pPr>
            <w:numPr>
              <w:ilvl w:val="0"/>
              <w:numId w:val="1"/>
            </w:numPr>
            <w:ind w:left="720" w:hanging="360"/>
            <w:rPr>
              <w:ins w:author="Virata Pusuluri" w:id="2" w:date="2026-03-11T13:55:02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ఎవరిని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శరణు</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కోరుతున్నాడు</w:t>
          </w:r>
          <w:r w:rsidDel="00000000" w:rsidR="00000000" w:rsidRPr="00000000">
            <w:rPr>
              <w:sz w:val="32"/>
              <w:szCs w:val="32"/>
              <w:rtl w:val="0"/>
            </w:rPr>
            <w:t xml:space="preserve">?</w:t>
          </w:r>
          <w:sdt>
            <w:sdtPr>
              <w:id w:val="1310478845"/>
              <w:tag w:val="goog_rdk_1"/>
            </w:sdtPr>
            <w:sdtContent>
              <w:ins w:author="Virata Pusuluri" w:id="2" w:date="2026-03-11T13:55:02Z">
                <w:r w:rsidDel="00000000" w:rsidR="00000000" w:rsidRPr="00000000">
                  <w:rPr>
                    <w:rtl w:val="0"/>
                  </w:rPr>
                </w:r>
              </w:ins>
            </w:sdtContent>
          </w:sdt>
        </w:p>
      </w:sdtContent>
    </w:sdt>
    <w:sdt>
      <w:sdtPr>
        <w:id w:val="1258382657"/>
        <w:tag w:val="goog_rdk_5"/>
      </w:sdtPr>
      <w:sdtContent>
        <w:p w:rsidR="00000000" w:rsidDel="00000000" w:rsidP="00000000" w:rsidRDefault="00000000" w:rsidRPr="00000000" w14:paraId="0000001E">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028762983"/>
              <w:tag w:val="goog_rdk_3"/>
            </w:sdtPr>
            <w:sdtContent>
              <w:ins w:author="Virata Pusuluri" w:id="2" w:date="2026-03-11T13:55:02Z"/>
              <w:sdt>
                <w:sdtPr>
                  <w:id w:val="-2000144707"/>
                  <w:tag w:val="goog_rdk_4"/>
                </w:sdtPr>
                <w:sdtContent>
                  <w:ins w:author="Virata Pusuluri" w:id="2" w:date="2026-03-11T13:55:02Z">
                    <w:r w:rsidDel="00000000" w:rsidR="00000000" w:rsidRPr="00000000">
                      <w:rPr>
                        <w:sz w:val="32"/>
                        <w:szCs w:val="32"/>
                        <w:rtl w:val="0"/>
                        <w:rPrChange w:author="Virata Pusuluri" w:id="4" w:date="2026-03-11T13:55:02Z">
                          <w:rPr>
                            <w:sz w:val="32"/>
                            <w:szCs w:val="32"/>
                          </w:rPr>
                        </w:rPrChange>
                      </w:rPr>
                      <w:t xml:space="preserve">సమాధానం: శ్రీ ఆదిశక్తిని శరణు కోరుతున్నాడు.</w:t>
                    </w:r>
                  </w:ins>
                </w:sdtContent>
              </w:sdt>
              <w:ins w:author="Virata Pusuluri" w:id="2" w:date="2026-03-11T13:55:02Z"/>
            </w:sdtContent>
          </w:sdt>
          <w:r w:rsidDel="00000000" w:rsidR="00000000" w:rsidRPr="00000000">
            <w:rPr>
              <w:rtl w:val="0"/>
            </w:rPr>
          </w:r>
        </w:p>
      </w:sdtContent>
    </w:sdt>
    <w:sdt>
      <w:sdtPr>
        <w:id w:val="2076929114"/>
        <w:tag w:val="goog_rdk_7"/>
      </w:sdtPr>
      <w:sdtContent>
        <w:p w:rsidR="00000000" w:rsidDel="00000000" w:rsidP="00000000" w:rsidRDefault="00000000" w:rsidRPr="00000000" w14:paraId="0000001F">
          <w:pPr>
            <w:numPr>
              <w:ilvl w:val="0"/>
              <w:numId w:val="1"/>
            </w:numPr>
            <w:ind w:left="720" w:hanging="360"/>
            <w:rPr>
              <w:ins w:author="Virata Pusuluri" w:id="5" w:date="2026-03-11T13:57:10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అభయము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అమ్మను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ఇమ్మని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అడుగుతున్నాడు</w:t>
          </w:r>
          <w:r w:rsidDel="00000000" w:rsidR="00000000" w:rsidRPr="00000000">
            <w:rPr>
              <w:sz w:val="32"/>
              <w:szCs w:val="32"/>
              <w:rtl w:val="0"/>
            </w:rPr>
            <w:t xml:space="preserve">?</w:t>
          </w:r>
          <w:sdt>
            <w:sdtPr>
              <w:id w:val="-1425185199"/>
              <w:tag w:val="goog_rdk_6"/>
            </w:sdtPr>
            <w:sdtContent>
              <w:ins w:author="Virata Pusuluri" w:id="5" w:date="2026-03-11T13:57:10Z">
                <w:r w:rsidDel="00000000" w:rsidR="00000000" w:rsidRPr="00000000">
                  <w:rPr>
                    <w:rtl w:val="0"/>
                  </w:rPr>
                </w:r>
              </w:ins>
            </w:sdtContent>
          </w:sdt>
        </w:p>
      </w:sdtContent>
    </w:sdt>
    <w:sdt>
      <w:sdtPr>
        <w:id w:val="-900644927"/>
        <w:tag w:val="goog_rdk_10"/>
      </w:sdtPr>
      <w:sdtContent>
        <w:p w:rsidR="00000000" w:rsidDel="00000000" w:rsidP="00000000" w:rsidRDefault="00000000" w:rsidRPr="00000000" w14:paraId="00000020">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2586914"/>
              <w:tag w:val="goog_rdk_8"/>
            </w:sdtPr>
            <w:sdtContent>
              <w:ins w:author="Virata Pusuluri" w:id="5" w:date="2026-03-11T13:57:10Z"/>
              <w:sdt>
                <w:sdtPr>
                  <w:id w:val="-811649470"/>
                  <w:tag w:val="goog_rdk_9"/>
                </w:sdtPr>
                <w:sdtContent>
                  <w:ins w:author="Virata Pusuluri" w:id="5" w:date="2026-03-11T13:57:10Z">
                    <w:r w:rsidDel="00000000" w:rsidR="00000000" w:rsidRPr="00000000">
                      <w:rPr>
                        <w:sz w:val="32"/>
                        <w:szCs w:val="32"/>
                        <w:rtl w:val="0"/>
                        <w:rPrChange w:author="Virata Pusuluri" w:id="6" w:date="2026-03-11T13:57:10Z">
                          <w:rPr>
                            <w:sz w:val="32"/>
                            <w:szCs w:val="32"/>
                          </w:rPr>
                        </w:rPrChange>
                      </w:rPr>
                      <w:t xml:space="preserve">సమాధానం: “అభయము” అంటే “భయము లేకుండా చేయడం”.</w:t>
                    </w:r>
                  </w:ins>
                </w:sdtContent>
              </w:sdt>
              <w:ins w:author="Virata Pusuluri" w:id="5" w:date="2026-03-11T13:57:10Z"/>
            </w:sdtContent>
          </w:sdt>
          <w:r w:rsidDel="00000000" w:rsidR="00000000" w:rsidRPr="00000000">
            <w:rPr>
              <w:rtl w:val="0"/>
            </w:rPr>
          </w:r>
        </w:p>
      </w:sdtContent>
    </w:sdt>
    <w:sdt>
      <w:sdtPr>
        <w:id w:val="2121772191"/>
        <w:tag w:val="goog_rdk_12"/>
      </w:sdtPr>
      <w:sdtContent>
        <w:p w:rsidR="00000000" w:rsidDel="00000000" w:rsidP="00000000" w:rsidRDefault="00000000" w:rsidRPr="00000000" w14:paraId="00000021">
          <w:pPr>
            <w:numPr>
              <w:ilvl w:val="0"/>
              <w:numId w:val="1"/>
            </w:numPr>
            <w:ind w:left="720" w:hanging="360"/>
            <w:rPr>
              <w:ins w:author="Virata Pusuluri" w:id="7" w:date="2026-03-11T13:59:43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మొదటి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చరణం</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ప్రకారం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పూజా</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విధులు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తెలియని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వ్యక్తికి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ఏవి</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చూస్తే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పరవశం</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కలుగుతుంది</w:t>
          </w:r>
          <w:r w:rsidDel="00000000" w:rsidR="00000000" w:rsidRPr="00000000">
            <w:rPr>
              <w:sz w:val="32"/>
              <w:szCs w:val="32"/>
              <w:rtl w:val="0"/>
            </w:rPr>
            <w:t xml:space="preserve">?</w:t>
          </w:r>
          <w:sdt>
            <w:sdtPr>
              <w:id w:val="1686676896"/>
              <w:tag w:val="goog_rdk_11"/>
            </w:sdtPr>
            <w:sdtContent>
              <w:ins w:author="Virata Pusuluri" w:id="7" w:date="2026-03-11T13:59:43Z">
                <w:r w:rsidDel="00000000" w:rsidR="00000000" w:rsidRPr="00000000">
                  <w:rPr>
                    <w:rtl w:val="0"/>
                  </w:rPr>
                </w:r>
              </w:ins>
            </w:sdtContent>
          </w:sdt>
        </w:p>
      </w:sdtContent>
    </w:sdt>
    <w:sdt>
      <w:sdtPr>
        <w:id w:val="1399123905"/>
        <w:tag w:val="goog_rdk_15"/>
      </w:sdtPr>
      <w:sdtContent>
        <w:p w:rsidR="00000000" w:rsidDel="00000000" w:rsidP="00000000" w:rsidRDefault="00000000" w:rsidRPr="00000000" w14:paraId="00000022">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661971609"/>
              <w:tag w:val="goog_rdk_13"/>
            </w:sdtPr>
            <w:sdtContent>
              <w:ins w:author="Virata Pusuluri" w:id="7" w:date="2026-03-11T13:59:43Z"/>
              <w:sdt>
                <w:sdtPr>
                  <w:id w:val="1605771276"/>
                  <w:tag w:val="goog_rdk_14"/>
                </w:sdtPr>
                <w:sdtContent>
                  <w:ins w:author="Virata Pusuluri" w:id="7" w:date="2026-03-11T13:59:43Z">
                    <w:r w:rsidDel="00000000" w:rsidR="00000000" w:rsidRPr="00000000">
                      <w:rPr>
                        <w:sz w:val="32"/>
                        <w:szCs w:val="32"/>
                        <w:rtl w:val="0"/>
                        <w:rPrChange w:author="Virata Pusuluri" w:id="8" w:date="2026-03-11T13:59:43Z">
                          <w:rPr>
                            <w:sz w:val="32"/>
                            <w:szCs w:val="32"/>
                          </w:rPr>
                        </w:rPrChange>
                      </w:rPr>
                      <w:t xml:space="preserve">సమాధానం: “మధురవచనములు”, “మందహాసములు” పూజా విధులు తెలియని వ్యక్తికి కూడా అవి చూస్తే పరవశం కలుగుతుంది.</w:t>
                    </w:r>
                  </w:ins>
                </w:sdtContent>
              </w:sdt>
              <w:ins w:author="Virata Pusuluri" w:id="7" w:date="2026-03-11T13:59:43Z"/>
            </w:sdtContent>
          </w:sdt>
          <w:r w:rsidDel="00000000" w:rsidR="00000000" w:rsidRPr="00000000">
            <w:rPr>
              <w:rtl w:val="0"/>
            </w:rPr>
          </w:r>
        </w:p>
      </w:sdtContent>
    </w:sdt>
    <w:sdt>
      <w:sdtPr>
        <w:id w:val="424397805"/>
        <w:tag w:val="goog_rdk_17"/>
      </w:sdtPr>
      <w:sdtContent>
        <w:p w:rsidR="00000000" w:rsidDel="00000000" w:rsidP="00000000" w:rsidRDefault="00000000" w:rsidRPr="00000000" w14:paraId="00000023">
          <w:pPr>
            <w:numPr>
              <w:ilvl w:val="0"/>
              <w:numId w:val="1"/>
            </w:numPr>
            <w:ind w:left="720" w:hanging="360"/>
            <w:rPr>
              <w:ins w:author="Virata Pusuluri" w:id="9" w:date="2026-03-11T14:05:24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మందబుద్ధి</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మందబుద్ధి</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వల్ల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చేశానని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అంటున్నాడు</w:t>
          </w:r>
          <w:r w:rsidDel="00000000" w:rsidR="00000000" w:rsidRPr="00000000">
            <w:rPr>
              <w:sz w:val="32"/>
              <w:szCs w:val="32"/>
              <w:rtl w:val="0"/>
            </w:rPr>
            <w:t xml:space="preserve">?</w:t>
          </w:r>
          <w:sdt>
            <w:sdtPr>
              <w:id w:val="691819095"/>
              <w:tag w:val="goog_rdk_16"/>
            </w:sdtPr>
            <w:sdtContent>
              <w:ins w:author="Virata Pusuluri" w:id="9" w:date="2026-03-11T14:05:24Z">
                <w:r w:rsidDel="00000000" w:rsidR="00000000" w:rsidRPr="00000000">
                  <w:rPr>
                    <w:rtl w:val="0"/>
                  </w:rPr>
                </w:r>
              </w:ins>
            </w:sdtContent>
          </w:sdt>
        </w:p>
      </w:sdtContent>
    </w:sdt>
    <w:sdt>
      <w:sdtPr>
        <w:id w:val="1956627067"/>
        <w:tag w:val="goog_rdk_20"/>
      </w:sdtPr>
      <w:sdtContent>
        <w:p w:rsidR="00000000" w:rsidDel="00000000" w:rsidP="00000000" w:rsidRDefault="00000000" w:rsidRPr="00000000" w14:paraId="00000024">
          <w:pPr>
            <w:numPr>
              <w:ilvl w:val="1"/>
              <w:numId w:val="1"/>
            </w:numPr>
            <w:ind w:left="1440" w:hanging="360"/>
            <w:rPr>
              <w:ins w:author="Virata Pusuluri" w:id="9" w:date="2026-03-11T14:05:24Z"/>
              <w:sz w:val="32"/>
              <w:szCs w:val="32"/>
              <w:u w:val="none"/>
              <w:rPrChange w:author="Virata Pusuluri" w:id="3" w:date="2026-03-11T13:55:09Z">
                <w:rPr>
                  <w:sz w:val="32"/>
                  <w:szCs w:val="32"/>
                  <w:u w:val="none"/>
                </w:rPr>
              </w:rPrChange>
            </w:rPr>
            <w:pPrChange w:author="Virata Pusuluri" w:id="0" w:date="2026-03-11T13:55:09Z">
              <w:pPr>
                <w:numPr>
                  <w:ilvl w:val="1"/>
                  <w:numId w:val="4"/>
                </w:numPr>
                <w:ind w:left="1440" w:hanging="360"/>
              </w:pPr>
            </w:pPrChange>
          </w:pPr>
          <w:sdt>
            <w:sdtPr>
              <w:id w:val="1794328120"/>
              <w:tag w:val="goog_rdk_18"/>
            </w:sdtPr>
            <w:sdtContent>
              <w:ins w:author="Virata Pusuluri" w:id="9" w:date="2026-03-11T14:05:24Z"/>
              <w:sdt>
                <w:sdtPr>
                  <w:id w:val="-661867340"/>
                  <w:tag w:val="goog_rdk_19"/>
                </w:sdtPr>
                <w:sdtContent>
                  <w:ins w:author="Virata Pusuluri" w:id="9" w:date="2026-03-11T14:05:24Z">
                    <w:r w:rsidDel="00000000" w:rsidR="00000000" w:rsidRPr="00000000">
                      <w:rPr>
                        <w:sz w:val="32"/>
                        <w:szCs w:val="32"/>
                        <w:rtl w:val="0"/>
                        <w:rPrChange w:author="Virata Pusuluri" w:id="10" w:date="2026-03-11T14:05:24Z">
                          <w:rPr>
                            <w:sz w:val="32"/>
                            <w:szCs w:val="32"/>
                          </w:rPr>
                        </w:rPrChange>
                      </w:rPr>
                      <w:t xml:space="preserve">సమాధానాలు:</w:t>
                    </w:r>
                  </w:ins>
                </w:sdtContent>
              </w:sdt>
              <w:ins w:author="Virata Pusuluri" w:id="9" w:date="2026-03-11T14:05:24Z"/>
            </w:sdtContent>
          </w:sdt>
        </w:p>
      </w:sdtContent>
    </w:sdt>
    <w:sdt>
      <w:sdtPr>
        <w:id w:val="-2043999259"/>
        <w:tag w:val="goog_rdk_23"/>
      </w:sdtPr>
      <w:sdtContent>
        <w:p w:rsidR="00000000" w:rsidDel="00000000" w:rsidP="00000000" w:rsidRDefault="00000000" w:rsidRPr="00000000" w14:paraId="00000025">
          <w:pPr>
            <w:numPr>
              <w:ilvl w:val="2"/>
              <w:numId w:val="1"/>
            </w:numPr>
            <w:ind w:left="2160" w:hanging="360"/>
            <w:rPr>
              <w:ins w:author="Virata Pusuluri" w:id="9" w:date="2026-03-11T14:05:24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1234307724"/>
              <w:tag w:val="goog_rdk_21"/>
            </w:sdtPr>
            <w:sdtContent>
              <w:ins w:author="Virata Pusuluri" w:id="9" w:date="2026-03-11T14:05:24Z"/>
              <w:sdt>
                <w:sdtPr>
                  <w:id w:val="-1008745969"/>
                  <w:tag w:val="goog_rdk_22"/>
                </w:sdtPr>
                <w:sdtContent>
                  <w:ins w:author="Virata Pusuluri" w:id="9" w:date="2026-03-11T14:05:24Z">
                    <w:r w:rsidDel="00000000" w:rsidR="00000000" w:rsidRPr="00000000">
                      <w:rPr>
                        <w:sz w:val="32"/>
                        <w:szCs w:val="32"/>
                        <w:rtl w:val="0"/>
                        <w:rPrChange w:author="Virata Pusuluri" w:id="10" w:date="2026-03-11T14:05:24Z">
                          <w:rPr>
                            <w:sz w:val="32"/>
                            <w:szCs w:val="32"/>
                          </w:rPr>
                        </w:rPrChange>
                      </w:rPr>
                      <w:t xml:space="preserve">“మందబుద్ధి" అంటే "బుద్ధి లెక”.</w:t>
                    </w:r>
                  </w:ins>
                </w:sdtContent>
              </w:sdt>
              <w:ins w:author="Virata Pusuluri" w:id="9" w:date="2026-03-11T14:05:24Z"/>
            </w:sdtContent>
          </w:sdt>
        </w:p>
      </w:sdtContent>
    </w:sdt>
    <w:sdt>
      <w:sdtPr>
        <w:id w:val="988951921"/>
        <w:tag w:val="goog_rdk_26"/>
      </w:sdtPr>
      <w:sdtContent>
        <w:p w:rsidR="00000000" w:rsidDel="00000000" w:rsidP="00000000" w:rsidRDefault="00000000" w:rsidRPr="00000000" w14:paraId="00000026">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715761196"/>
              <w:tag w:val="goog_rdk_24"/>
            </w:sdtPr>
            <w:sdtContent>
              <w:ins w:author="Virata Pusuluri" w:id="9" w:date="2026-03-11T14:05:24Z"/>
              <w:sdt>
                <w:sdtPr>
                  <w:id w:val="-1958839718"/>
                  <w:tag w:val="goog_rdk_25"/>
                </w:sdtPr>
                <w:sdtContent>
                  <w:ins w:author="Virata Pusuluri" w:id="9" w:date="2026-03-11T14:05:24Z">
                    <w:r w:rsidDel="00000000" w:rsidR="00000000" w:rsidRPr="00000000">
                      <w:rPr>
                        <w:sz w:val="32"/>
                        <w:szCs w:val="32"/>
                        <w:rtl w:val="0"/>
                        <w:rPrChange w:author="Virata Pusuluri" w:id="10" w:date="2026-03-11T14:05:24Z">
                          <w:rPr>
                            <w:sz w:val="32"/>
                            <w:szCs w:val="32"/>
                          </w:rPr>
                        </w:rPrChange>
                      </w:rPr>
                      <w:t xml:space="preserve">భక్తుడు “కామము, క్రోధము, లోభము, మొహము" ఉన్నాయని చెప్పాడు.</w:t>
                    </w:r>
                  </w:ins>
                </w:sdtContent>
              </w:sdt>
              <w:ins w:author="Virata Pusuluri" w:id="9" w:date="2026-03-11T14:05:24Z"/>
            </w:sdtContent>
          </w:sdt>
          <w:r w:rsidDel="00000000" w:rsidR="00000000" w:rsidRPr="00000000">
            <w:rPr>
              <w:rtl w:val="0"/>
            </w:rPr>
          </w:r>
        </w:p>
      </w:sdtContent>
    </w:sdt>
    <w:sdt>
      <w:sdtPr>
        <w:id w:val="1396042842"/>
        <w:tag w:val="goog_rdk_28"/>
      </w:sdtPr>
      <w:sdtContent>
        <w:p w:rsidR="00000000" w:rsidDel="00000000" w:rsidP="00000000" w:rsidRDefault="00000000" w:rsidRPr="00000000" w14:paraId="00000027">
          <w:pPr>
            <w:numPr>
              <w:ilvl w:val="0"/>
              <w:numId w:val="1"/>
            </w:numPr>
            <w:ind w:left="720" w:hanging="360"/>
            <w:rPr>
              <w:ins w:author="Virata Pusuluri" w:id="11" w:date="2026-03-11T14:10:49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పాటలో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పేర్కొన్న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అరిషడ్వర్గాలు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గుణాలు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ఏవి</w:t>
          </w:r>
          <w:r w:rsidDel="00000000" w:rsidR="00000000" w:rsidRPr="00000000">
            <w:rPr>
              <w:sz w:val="32"/>
              <w:szCs w:val="32"/>
              <w:rtl w:val="0"/>
            </w:rPr>
            <w:t xml:space="preserve">?</w:t>
          </w:r>
          <w:sdt>
            <w:sdtPr>
              <w:id w:val="766555810"/>
              <w:tag w:val="goog_rdk_27"/>
            </w:sdtPr>
            <w:sdtContent>
              <w:ins w:author="Virata Pusuluri" w:id="11" w:date="2026-03-11T14:10:49Z">
                <w:r w:rsidDel="00000000" w:rsidR="00000000" w:rsidRPr="00000000">
                  <w:rPr>
                    <w:rtl w:val="0"/>
                  </w:rPr>
                </w:r>
              </w:ins>
            </w:sdtContent>
          </w:sdt>
        </w:p>
      </w:sdtContent>
    </w:sdt>
    <w:sdt>
      <w:sdtPr>
        <w:id w:val="-191200261"/>
        <w:tag w:val="goog_rdk_31"/>
      </w:sdtPr>
      <w:sdtContent>
        <w:p w:rsidR="00000000" w:rsidDel="00000000" w:rsidP="00000000" w:rsidRDefault="00000000" w:rsidRPr="00000000" w14:paraId="00000028">
          <w:pPr>
            <w:numPr>
              <w:ilvl w:val="1"/>
              <w:numId w:val="1"/>
            </w:numPr>
            <w:ind w:left="144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1"/>
                  <w:numId w:val="4"/>
                </w:numPr>
                <w:ind w:left="1440" w:hanging="360"/>
              </w:pPr>
            </w:pPrChange>
          </w:pPr>
          <w:sdt>
            <w:sdtPr>
              <w:id w:val="-167924558"/>
              <w:tag w:val="goog_rdk_29"/>
            </w:sdtPr>
            <w:sdtContent>
              <w:ins w:author="Virata Pusuluri" w:id="11" w:date="2026-03-11T14:10:49Z"/>
              <w:sdt>
                <w:sdtPr>
                  <w:id w:val="-54444749"/>
                  <w:tag w:val="goog_rdk_30"/>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సమాధానం:</w:t>
                    </w:r>
                  </w:ins>
                </w:sdtContent>
              </w:sdt>
              <w:ins w:author="Virata Pusuluri" w:id="11" w:date="2026-03-11T14:10:49Z"/>
            </w:sdtContent>
          </w:sdt>
        </w:p>
      </w:sdtContent>
    </w:sdt>
    <w:sdt>
      <w:sdtPr>
        <w:id w:val="1257679219"/>
        <w:tag w:val="goog_rdk_34"/>
      </w:sdtPr>
      <w:sdtContent>
        <w:p w:rsidR="00000000" w:rsidDel="00000000" w:rsidP="00000000" w:rsidRDefault="00000000" w:rsidRPr="00000000" w14:paraId="00000029">
          <w:pPr>
            <w:numPr>
              <w:ilvl w:val="2"/>
              <w:numId w:val="1"/>
            </w:numPr>
            <w:ind w:left="216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403568644"/>
              <w:tag w:val="goog_rdk_32"/>
            </w:sdtPr>
            <w:sdtContent>
              <w:ins w:author="Virata Pusuluri" w:id="11" w:date="2026-03-11T14:10:49Z"/>
              <w:sdt>
                <w:sdtPr>
                  <w:id w:val="-623624932"/>
                  <w:tag w:val="goog_rdk_33"/>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పాపము.</w:t>
                    </w:r>
                  </w:ins>
                </w:sdtContent>
              </w:sdt>
              <w:ins w:author="Virata Pusuluri" w:id="11" w:date="2026-03-11T14:10:49Z"/>
            </w:sdtContent>
          </w:sdt>
        </w:p>
      </w:sdtContent>
    </w:sdt>
    <w:sdt>
      <w:sdtPr>
        <w:id w:val="1841213335"/>
        <w:tag w:val="goog_rdk_37"/>
      </w:sdtPr>
      <w:sdtContent>
        <w:p w:rsidR="00000000" w:rsidDel="00000000" w:rsidP="00000000" w:rsidRDefault="00000000" w:rsidRPr="00000000" w14:paraId="0000002A">
          <w:pPr>
            <w:numPr>
              <w:ilvl w:val="2"/>
              <w:numId w:val="1"/>
            </w:numPr>
            <w:ind w:left="216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1377200985"/>
              <w:tag w:val="goog_rdk_35"/>
            </w:sdtPr>
            <w:sdtContent>
              <w:ins w:author="Virata Pusuluri" w:id="11" w:date="2026-03-11T14:10:49Z"/>
              <w:sdt>
                <w:sdtPr>
                  <w:id w:val="91389157"/>
                  <w:tag w:val="goog_rdk_36"/>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కామము.</w:t>
                    </w:r>
                  </w:ins>
                </w:sdtContent>
              </w:sdt>
              <w:ins w:author="Virata Pusuluri" w:id="11" w:date="2026-03-11T14:10:49Z"/>
            </w:sdtContent>
          </w:sdt>
        </w:p>
      </w:sdtContent>
    </w:sdt>
    <w:sdt>
      <w:sdtPr>
        <w:id w:val="1235489394"/>
        <w:tag w:val="goog_rdk_40"/>
      </w:sdtPr>
      <w:sdtContent>
        <w:p w:rsidR="00000000" w:rsidDel="00000000" w:rsidP="00000000" w:rsidRDefault="00000000" w:rsidRPr="00000000" w14:paraId="0000002B">
          <w:pPr>
            <w:numPr>
              <w:ilvl w:val="2"/>
              <w:numId w:val="1"/>
            </w:numPr>
            <w:ind w:left="216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312825813"/>
              <w:tag w:val="goog_rdk_38"/>
            </w:sdtPr>
            <w:sdtContent>
              <w:ins w:author="Virata Pusuluri" w:id="11" w:date="2026-03-11T14:10:49Z"/>
              <w:sdt>
                <w:sdtPr>
                  <w:id w:val="-1607843011"/>
                  <w:tag w:val="goog_rdk_39"/>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క్రోధము.</w:t>
                    </w:r>
                  </w:ins>
                </w:sdtContent>
              </w:sdt>
              <w:ins w:author="Virata Pusuluri" w:id="11" w:date="2026-03-11T14:10:49Z"/>
            </w:sdtContent>
          </w:sdt>
        </w:p>
      </w:sdtContent>
    </w:sdt>
    <w:sdt>
      <w:sdtPr>
        <w:id w:val="-1599994504"/>
        <w:tag w:val="goog_rdk_43"/>
      </w:sdtPr>
      <w:sdtContent>
        <w:p w:rsidR="00000000" w:rsidDel="00000000" w:rsidP="00000000" w:rsidRDefault="00000000" w:rsidRPr="00000000" w14:paraId="0000002C">
          <w:pPr>
            <w:numPr>
              <w:ilvl w:val="2"/>
              <w:numId w:val="1"/>
            </w:numPr>
            <w:ind w:left="216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427405596"/>
              <w:tag w:val="goog_rdk_41"/>
            </w:sdtPr>
            <w:sdtContent>
              <w:ins w:author="Virata Pusuluri" w:id="11" w:date="2026-03-11T14:10:49Z"/>
              <w:sdt>
                <w:sdtPr>
                  <w:id w:val="88603873"/>
                  <w:tag w:val="goog_rdk_42"/>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లోభము.</w:t>
                    </w:r>
                  </w:ins>
                </w:sdtContent>
              </w:sdt>
              <w:ins w:author="Virata Pusuluri" w:id="11" w:date="2026-03-11T14:10:49Z"/>
            </w:sdtContent>
          </w:sdt>
        </w:p>
      </w:sdtContent>
    </w:sdt>
    <w:sdt>
      <w:sdtPr>
        <w:id w:val="-258125312"/>
        <w:tag w:val="goog_rdk_46"/>
      </w:sdtPr>
      <w:sdtContent>
        <w:p w:rsidR="00000000" w:rsidDel="00000000" w:rsidP="00000000" w:rsidRDefault="00000000" w:rsidRPr="00000000" w14:paraId="0000002D">
          <w:pPr>
            <w:numPr>
              <w:ilvl w:val="2"/>
              <w:numId w:val="1"/>
            </w:numPr>
            <w:ind w:left="216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1782218237"/>
              <w:tag w:val="goog_rdk_44"/>
            </w:sdtPr>
            <w:sdtContent>
              <w:ins w:author="Virata Pusuluri" w:id="11" w:date="2026-03-11T14:10:49Z"/>
              <w:sdt>
                <w:sdtPr>
                  <w:id w:val="1837970411"/>
                  <w:tag w:val="goog_rdk_45"/>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మొహము.</w:t>
                    </w:r>
                  </w:ins>
                </w:sdtContent>
              </w:sdt>
              <w:ins w:author="Virata Pusuluri" w:id="11" w:date="2026-03-11T14:10:49Z"/>
            </w:sdtContent>
          </w:sdt>
        </w:p>
      </w:sdtContent>
    </w:sdt>
    <w:sdt>
      <w:sdtPr>
        <w:id w:val="565282466"/>
        <w:tag w:val="goog_rdk_49"/>
      </w:sdtPr>
      <w:sdtContent>
        <w:p w:rsidR="00000000" w:rsidDel="00000000" w:rsidP="00000000" w:rsidRDefault="00000000" w:rsidRPr="00000000" w14:paraId="0000002E">
          <w:pPr>
            <w:numPr>
              <w:ilvl w:val="2"/>
              <w:numId w:val="1"/>
            </w:numPr>
            <w:ind w:left="2160" w:hanging="360"/>
            <w:rPr>
              <w:ins w:author="Virata Pusuluri" w:id="11" w:date="2026-03-11T14:10:49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1833297250"/>
              <w:tag w:val="goog_rdk_47"/>
            </w:sdtPr>
            <w:sdtContent>
              <w:ins w:author="Virata Pusuluri" w:id="11" w:date="2026-03-11T14:10:49Z"/>
              <w:sdt>
                <w:sdtPr>
                  <w:id w:val="1382012122"/>
                  <w:tag w:val="goog_rdk_48"/>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మదం.</w:t>
                    </w:r>
                  </w:ins>
                </w:sdtContent>
              </w:sdt>
              <w:ins w:author="Virata Pusuluri" w:id="11" w:date="2026-03-11T14:10:49Z"/>
            </w:sdtContent>
          </w:sdt>
        </w:p>
      </w:sdtContent>
    </w:sdt>
    <w:sdt>
      <w:sdtPr>
        <w:id w:val="730749116"/>
        <w:tag w:val="goog_rdk_52"/>
      </w:sdtPr>
      <w:sdtContent>
        <w:p w:rsidR="00000000" w:rsidDel="00000000" w:rsidP="00000000" w:rsidRDefault="00000000" w:rsidRPr="00000000" w14:paraId="0000002F">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670427298"/>
              <w:tag w:val="goog_rdk_50"/>
            </w:sdtPr>
            <w:sdtContent>
              <w:ins w:author="Virata Pusuluri" w:id="11" w:date="2026-03-11T14:10:49Z"/>
              <w:sdt>
                <w:sdtPr>
                  <w:id w:val="590071488"/>
                  <w:tag w:val="goog_rdk_51"/>
                </w:sdtPr>
                <w:sdtContent>
                  <w:ins w:author="Virata Pusuluri" w:id="11" w:date="2026-03-11T14:10:49Z">
                    <w:r w:rsidDel="00000000" w:rsidR="00000000" w:rsidRPr="00000000">
                      <w:rPr>
                        <w:sz w:val="32"/>
                        <w:szCs w:val="32"/>
                        <w:rtl w:val="0"/>
                        <w:rPrChange w:author="Virata Pusuluri" w:id="12" w:date="2026-03-11T14:10:49Z">
                          <w:rPr>
                            <w:sz w:val="32"/>
                            <w:szCs w:val="32"/>
                          </w:rPr>
                        </w:rPrChange>
                      </w:rPr>
                      <w:t xml:space="preserve">మాత్సర్యానా.</w:t>
                    </w:r>
                  </w:ins>
                </w:sdtContent>
              </w:sdt>
              <w:ins w:author="Virata Pusuluri" w:id="11" w:date="2026-03-11T14:10:49Z"/>
            </w:sdtContent>
          </w:sdt>
          <w:r w:rsidDel="00000000" w:rsidR="00000000" w:rsidRPr="00000000">
            <w:rPr>
              <w:rtl w:val="0"/>
            </w:rPr>
          </w:r>
        </w:p>
      </w:sdtContent>
    </w:sdt>
    <w:sdt>
      <w:sdtPr>
        <w:id w:val="90879578"/>
        <w:tag w:val="goog_rdk_57"/>
      </w:sdtPr>
      <w:sdtContent>
        <w:p w:rsidR="00000000" w:rsidDel="00000000" w:rsidP="00000000" w:rsidRDefault="00000000" w:rsidRPr="00000000" w14:paraId="00000030">
          <w:pPr>
            <w:numPr>
              <w:ilvl w:val="0"/>
              <w:numId w:val="1"/>
            </w:numPr>
            <w:ind w:left="720" w:hanging="360"/>
            <w:rPr>
              <w:ins w:author="Virata Pusuluri" w:id="15" w:date="2026-03-11T14:19:55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sdt>
            <w:sdtPr>
              <w:id w:val="646280236"/>
              <w:tag w:val="goog_rdk_53"/>
            </w:sdtPr>
            <w:sdtContent>
              <w:del w:author="Virata Pusuluri" w:id="13" w:date="2026-03-11T14:19:14Z">
                <w:r w:rsidDel="00000000" w:rsidR="00000000" w:rsidRPr="00000000">
                  <w:rPr>
                    <w:rFonts w:ascii="Vani" w:cs="Vani" w:eastAsia="Vani" w:hAnsi="Vani"/>
                    <w:sz w:val="32"/>
                    <w:szCs w:val="32"/>
                    <w:rtl w:val="0"/>
                  </w:rPr>
                  <w:delText xml:space="preserve">తోడువీడని</w:delText>
                </w:r>
                <w:r w:rsidDel="00000000" w:rsidR="00000000" w:rsidRPr="00000000">
                  <w:rPr>
                    <w:sz w:val="32"/>
                    <w:szCs w:val="32"/>
                    <w:rtl w:val="0"/>
                  </w:rPr>
                  <w:delText xml:space="preserve"> </w:delText>
                </w:r>
              </w:del>
            </w:sdtContent>
          </w:sdt>
          <w:r w:rsidDel="00000000" w:rsidR="00000000" w:rsidRPr="00000000">
            <w:rPr>
              <w:rFonts w:ascii="Vani" w:cs="Vani" w:eastAsia="Vani" w:hAnsi="Vani"/>
              <w:sz w:val="32"/>
              <w:szCs w:val="32"/>
              <w:rtl w:val="0"/>
            </w:rPr>
            <w:t xml:space="preserve">మదమాత్సర్యా</w:t>
          </w:r>
          <w:sdt>
            <w:sdtPr>
              <w:id w:val="-1945229506"/>
              <w:tag w:val="goog_rdk_54"/>
            </w:sdtPr>
            <w:sdtContent>
              <w:ins w:author="Virata Pusuluri" w:id="14" w:date="2026-03-11T14:19:18Z">
                <w:r w:rsidDel="00000000" w:rsidR="00000000" w:rsidRPr="00000000">
                  <w:rPr>
                    <w:rFonts w:ascii="Vani" w:cs="Vani" w:eastAsia="Vani" w:hAnsi="Vani"/>
                    <w:sz w:val="32"/>
                    <w:szCs w:val="32"/>
                    <w:rtl w:val="0"/>
                  </w:rPr>
                  <w:t xml:space="preserve">నా</w:t>
                </w:r>
              </w:ins>
            </w:sdtContent>
          </w:sdt>
          <w:sdt>
            <w:sdtPr>
              <w:id w:val="-2081369752"/>
              <w:tag w:val="goog_rdk_55"/>
            </w:sdtPr>
            <w:sdtContent>
              <w:del w:author="Virata Pusuluri" w:id="14" w:date="2026-03-11T14:19:18Z">
                <w:r w:rsidDel="00000000" w:rsidR="00000000" w:rsidRPr="00000000">
                  <w:rPr>
                    <w:rFonts w:ascii="Vani" w:cs="Vani" w:eastAsia="Vani" w:hAnsi="Vani"/>
                    <w:sz w:val="32"/>
                    <w:szCs w:val="32"/>
                    <w:rtl w:val="0"/>
                  </w:rPr>
                  <w:delText xml:space="preserve">లు</w:delText>
                </w:r>
              </w:del>
            </w:sdtContent>
          </w:sdt>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అర్థం</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w:t>
          </w:r>
          <w:sdt>
            <w:sdtPr>
              <w:id w:val="-646326512"/>
              <w:tag w:val="goog_rdk_56"/>
            </w:sdtPr>
            <w:sdtContent>
              <w:ins w:author="Virata Pusuluri" w:id="15" w:date="2026-03-11T14:19:55Z">
                <w:r w:rsidDel="00000000" w:rsidR="00000000" w:rsidRPr="00000000">
                  <w:rPr>
                    <w:rtl w:val="0"/>
                  </w:rPr>
                </w:r>
              </w:ins>
            </w:sdtContent>
          </w:sdt>
        </w:p>
      </w:sdtContent>
    </w:sdt>
    <w:sdt>
      <w:sdtPr>
        <w:id w:val="-2062579209"/>
        <w:tag w:val="goog_rdk_60"/>
      </w:sdtPr>
      <w:sdtContent>
        <w:p w:rsidR="00000000" w:rsidDel="00000000" w:rsidP="00000000" w:rsidRDefault="00000000" w:rsidRPr="00000000" w14:paraId="00000031">
          <w:pPr>
            <w:numPr>
              <w:ilvl w:val="1"/>
              <w:numId w:val="1"/>
            </w:numPr>
            <w:ind w:left="1440" w:hanging="360"/>
            <w:rPr>
              <w:ins w:author="Virata Pusuluri" w:id="15" w:date="2026-03-11T14:19:55Z"/>
              <w:sz w:val="32"/>
              <w:szCs w:val="32"/>
              <w:u w:val="none"/>
              <w:rPrChange w:author="Virata Pusuluri" w:id="3" w:date="2026-03-11T13:55:09Z">
                <w:rPr>
                  <w:sz w:val="32"/>
                  <w:szCs w:val="32"/>
                  <w:u w:val="none"/>
                </w:rPr>
              </w:rPrChange>
            </w:rPr>
            <w:pPrChange w:author="Virata Pusuluri" w:id="0" w:date="2026-03-11T13:55:09Z">
              <w:pPr>
                <w:numPr>
                  <w:ilvl w:val="1"/>
                  <w:numId w:val="4"/>
                </w:numPr>
                <w:ind w:left="1440" w:hanging="360"/>
              </w:pPr>
            </w:pPrChange>
          </w:pPr>
          <w:sdt>
            <w:sdtPr>
              <w:id w:val="1345769995"/>
              <w:tag w:val="goog_rdk_58"/>
            </w:sdtPr>
            <w:sdtContent>
              <w:ins w:author="Virata Pusuluri" w:id="15" w:date="2026-03-11T14:19:55Z"/>
              <w:sdt>
                <w:sdtPr>
                  <w:id w:val="-1339089311"/>
                  <w:tag w:val="goog_rdk_59"/>
                </w:sdtPr>
                <w:sdtContent>
                  <w:ins w:author="Virata Pusuluri" w:id="15" w:date="2026-03-11T14:19:55Z">
                    <w:r w:rsidDel="00000000" w:rsidR="00000000" w:rsidRPr="00000000">
                      <w:rPr>
                        <w:sz w:val="32"/>
                        <w:szCs w:val="32"/>
                        <w:rtl w:val="0"/>
                        <w:rPrChange w:author="Virata Pusuluri" w:id="16" w:date="2026-03-11T14:19:55Z">
                          <w:rPr>
                            <w:sz w:val="32"/>
                            <w:szCs w:val="32"/>
                          </w:rPr>
                        </w:rPrChange>
                      </w:rPr>
                      <w:t xml:space="preserve">సమాధానం:</w:t>
                    </w:r>
                  </w:ins>
                </w:sdtContent>
              </w:sdt>
              <w:ins w:author="Virata Pusuluri" w:id="15" w:date="2026-03-11T14:19:55Z"/>
            </w:sdtContent>
          </w:sdt>
        </w:p>
      </w:sdtContent>
    </w:sdt>
    <w:sdt>
      <w:sdtPr>
        <w:id w:val="-1540226289"/>
        <w:tag w:val="goog_rdk_63"/>
      </w:sdtPr>
      <w:sdtContent>
        <w:p w:rsidR="00000000" w:rsidDel="00000000" w:rsidP="00000000" w:rsidRDefault="00000000" w:rsidRPr="00000000" w14:paraId="00000032">
          <w:pPr>
            <w:numPr>
              <w:ilvl w:val="2"/>
              <w:numId w:val="1"/>
            </w:numPr>
            <w:ind w:left="2160" w:hanging="360"/>
            <w:rPr>
              <w:ins w:author="Virata Pusuluri" w:id="15" w:date="2026-03-11T14:19:55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182600770"/>
              <w:tag w:val="goog_rdk_61"/>
            </w:sdtPr>
            <w:sdtContent>
              <w:ins w:author="Virata Pusuluri" w:id="15" w:date="2026-03-11T14:19:55Z"/>
              <w:sdt>
                <w:sdtPr>
                  <w:id w:val="-82683155"/>
                  <w:tag w:val="goog_rdk_62"/>
                </w:sdtPr>
                <w:sdtContent>
                  <w:ins w:author="Virata Pusuluri" w:id="15" w:date="2026-03-11T14:19:55Z">
                    <w:r w:rsidDel="00000000" w:rsidR="00000000" w:rsidRPr="00000000">
                      <w:rPr>
                        <w:sz w:val="32"/>
                        <w:szCs w:val="32"/>
                        <w:rtl w:val="0"/>
                        <w:rPrChange w:author="Virata Pusuluri" w:id="16" w:date="2026-03-11T14:19:55Z">
                          <w:rPr>
                            <w:sz w:val="32"/>
                            <w:szCs w:val="32"/>
                          </w:rPr>
                        </w:rPrChange>
                      </w:rPr>
                      <w:t xml:space="preserve">“మదం”: అహంకారం.</w:t>
                    </w:r>
                  </w:ins>
                </w:sdtContent>
              </w:sdt>
              <w:ins w:author="Virata Pusuluri" w:id="15" w:date="2026-03-11T14:19:55Z"/>
            </w:sdtContent>
          </w:sdt>
        </w:p>
      </w:sdtContent>
    </w:sdt>
    <w:sdt>
      <w:sdtPr>
        <w:id w:val="-759769636"/>
        <w:tag w:val="goog_rdk_66"/>
      </w:sdtPr>
      <w:sdtContent>
        <w:p w:rsidR="00000000" w:rsidDel="00000000" w:rsidP="00000000" w:rsidRDefault="00000000" w:rsidRPr="00000000" w14:paraId="00000033">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950212457"/>
              <w:tag w:val="goog_rdk_64"/>
            </w:sdtPr>
            <w:sdtContent>
              <w:ins w:author="Virata Pusuluri" w:id="15" w:date="2026-03-11T14:19:55Z"/>
              <w:sdt>
                <w:sdtPr>
                  <w:id w:val="872448948"/>
                  <w:tag w:val="goog_rdk_65"/>
                </w:sdtPr>
                <w:sdtContent>
                  <w:ins w:author="Virata Pusuluri" w:id="15" w:date="2026-03-11T14:19:55Z">
                    <w:r w:rsidDel="00000000" w:rsidR="00000000" w:rsidRPr="00000000">
                      <w:rPr>
                        <w:sz w:val="32"/>
                        <w:szCs w:val="32"/>
                        <w:rtl w:val="0"/>
                        <w:rPrChange w:author="Virata Pusuluri" w:id="16" w:date="2026-03-11T14:19:55Z">
                          <w:rPr>
                            <w:sz w:val="32"/>
                            <w:szCs w:val="32"/>
                          </w:rPr>
                        </w:rPrChange>
                      </w:rPr>
                      <w:t xml:space="preserve">“మాత్సర్యానా”: అసూయం.</w:t>
                    </w:r>
                  </w:ins>
                </w:sdtContent>
              </w:sdt>
              <w:ins w:author="Virata Pusuluri" w:id="15" w:date="2026-03-11T14:19:55Z"/>
            </w:sdtContent>
          </w:sdt>
          <w:r w:rsidDel="00000000" w:rsidR="00000000" w:rsidRPr="00000000">
            <w:rPr>
              <w:rtl w:val="0"/>
            </w:rPr>
          </w:r>
        </w:p>
      </w:sdtContent>
    </w:sdt>
    <w:sdt>
      <w:sdtPr>
        <w:id w:val="-1810160677"/>
        <w:tag w:val="goog_rdk_68"/>
      </w:sdtPr>
      <w:sdtContent>
        <w:p w:rsidR="00000000" w:rsidDel="00000000" w:rsidP="00000000" w:rsidRDefault="00000000" w:rsidRPr="00000000" w14:paraId="00000034">
          <w:pPr>
            <w:numPr>
              <w:ilvl w:val="0"/>
              <w:numId w:val="1"/>
            </w:numPr>
            <w:ind w:left="720" w:hanging="360"/>
            <w:rPr>
              <w:ins w:author="Virata Pusuluri" w:id="17" w:date="2026-03-11T14:24:49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దోషిని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గానా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ఎందుకు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ప్రశ్నించుకుంటున్నాడు</w:t>
          </w:r>
          <w:r w:rsidDel="00000000" w:rsidR="00000000" w:rsidRPr="00000000">
            <w:rPr>
              <w:sz w:val="32"/>
              <w:szCs w:val="32"/>
              <w:rtl w:val="0"/>
            </w:rPr>
            <w:t xml:space="preserve">?</w:t>
          </w:r>
          <w:sdt>
            <w:sdtPr>
              <w:id w:val="116291831"/>
              <w:tag w:val="goog_rdk_67"/>
            </w:sdtPr>
            <w:sdtContent>
              <w:ins w:author="Virata Pusuluri" w:id="17" w:date="2026-03-11T14:24:49Z">
                <w:r w:rsidDel="00000000" w:rsidR="00000000" w:rsidRPr="00000000">
                  <w:rPr>
                    <w:rtl w:val="0"/>
                  </w:rPr>
                </w:r>
              </w:ins>
            </w:sdtContent>
          </w:sdt>
        </w:p>
      </w:sdtContent>
    </w:sdt>
    <w:sdt>
      <w:sdtPr>
        <w:id w:val="251598628"/>
        <w:tag w:val="goog_rdk_71"/>
      </w:sdtPr>
      <w:sdtContent>
        <w:p w:rsidR="00000000" w:rsidDel="00000000" w:rsidP="00000000" w:rsidRDefault="00000000" w:rsidRPr="00000000" w14:paraId="00000035">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545717268"/>
              <w:tag w:val="goog_rdk_69"/>
            </w:sdtPr>
            <w:sdtContent>
              <w:ins w:author="Virata Pusuluri" w:id="17" w:date="2026-03-11T14:24:49Z"/>
              <w:sdt>
                <w:sdtPr>
                  <w:id w:val="-403297943"/>
                  <w:tag w:val="goog_rdk_70"/>
                </w:sdtPr>
                <w:sdtContent>
                  <w:ins w:author="Virata Pusuluri" w:id="17" w:date="2026-03-11T14:24:49Z">
                    <w:r w:rsidDel="00000000" w:rsidR="00000000" w:rsidRPr="00000000">
                      <w:rPr>
                        <w:sz w:val="32"/>
                        <w:szCs w:val="32"/>
                        <w:rtl w:val="0"/>
                        <w:rPrChange w:author="Virata Pusuluri" w:id="18" w:date="2026-03-11T14:24:49Z">
                          <w:rPr>
                            <w:sz w:val="32"/>
                            <w:szCs w:val="32"/>
                          </w:rPr>
                        </w:rPrChange>
                      </w:rPr>
                      <w:t xml:space="preserve">సమాధానం: భక్తుడు చాలా పాపాలు చేశాడు కాబట్టి ప్రశ్నించాడు.</w:t>
                    </w:r>
                  </w:ins>
                </w:sdtContent>
              </w:sdt>
              <w:ins w:author="Virata Pusuluri" w:id="17" w:date="2026-03-11T14:24:49Z"/>
            </w:sdtContent>
          </w:sdt>
          <w:r w:rsidDel="00000000" w:rsidR="00000000" w:rsidRPr="00000000">
            <w:rPr>
              <w:rtl w:val="0"/>
            </w:rPr>
          </w:r>
        </w:p>
      </w:sdtContent>
    </w:sdt>
    <w:sdt>
      <w:sdtPr>
        <w:id w:val="-1340539546"/>
        <w:tag w:val="goog_rdk_73"/>
      </w:sdtPr>
      <w:sdtContent>
        <w:p w:rsidR="00000000" w:rsidDel="00000000" w:rsidP="00000000" w:rsidRDefault="00000000" w:rsidRPr="00000000" w14:paraId="00000036">
          <w:pPr>
            <w:numPr>
              <w:ilvl w:val="0"/>
              <w:numId w:val="1"/>
            </w:numPr>
            <w:ind w:left="720" w:hanging="360"/>
            <w:rPr>
              <w:ins w:author="Virata Pusuluri" w:id="19" w:date="2026-03-11T14:28:08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పాపపుణ్యాలను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ఎవరికి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అప్పగిస్తున్నాడు</w:t>
          </w:r>
          <w:r w:rsidDel="00000000" w:rsidR="00000000" w:rsidRPr="00000000">
            <w:rPr>
              <w:sz w:val="32"/>
              <w:szCs w:val="32"/>
              <w:rtl w:val="0"/>
            </w:rPr>
            <w:t xml:space="preserve">?</w:t>
          </w:r>
          <w:sdt>
            <w:sdtPr>
              <w:id w:val="357758341"/>
              <w:tag w:val="goog_rdk_72"/>
            </w:sdtPr>
            <w:sdtContent>
              <w:ins w:author="Virata Pusuluri" w:id="19" w:date="2026-03-11T14:28:08Z">
                <w:r w:rsidDel="00000000" w:rsidR="00000000" w:rsidRPr="00000000">
                  <w:rPr>
                    <w:rtl w:val="0"/>
                  </w:rPr>
                </w:r>
              </w:ins>
            </w:sdtContent>
          </w:sdt>
        </w:p>
      </w:sdtContent>
    </w:sdt>
    <w:sdt>
      <w:sdtPr>
        <w:id w:val="-1909724566"/>
        <w:tag w:val="goog_rdk_76"/>
      </w:sdtPr>
      <w:sdtContent>
        <w:p w:rsidR="00000000" w:rsidDel="00000000" w:rsidP="00000000" w:rsidRDefault="00000000" w:rsidRPr="00000000" w14:paraId="00000037">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418809267"/>
              <w:tag w:val="goog_rdk_74"/>
            </w:sdtPr>
            <w:sdtContent>
              <w:ins w:author="Virata Pusuluri" w:id="19" w:date="2026-03-11T14:28:08Z"/>
              <w:sdt>
                <w:sdtPr>
                  <w:id w:val="-1883550577"/>
                  <w:tag w:val="goog_rdk_75"/>
                </w:sdtPr>
                <w:sdtContent>
                  <w:ins w:author="Virata Pusuluri" w:id="19" w:date="2026-03-11T14:28:08Z">
                    <w:r w:rsidDel="00000000" w:rsidR="00000000" w:rsidRPr="00000000">
                      <w:rPr>
                        <w:sz w:val="32"/>
                        <w:szCs w:val="32"/>
                        <w:rtl w:val="0"/>
                        <w:rPrChange w:author="Virata Pusuluri" w:id="20" w:date="2026-03-11T14:28:08Z">
                          <w:rPr>
                            <w:sz w:val="32"/>
                            <w:szCs w:val="32"/>
                          </w:rPr>
                        </w:rPrChange>
                      </w:rPr>
                      <w:t xml:space="preserve">సమాధానం: శ్రీ ఆదిశక్తికి అప్పగిస్తున్నాడు.</w:t>
                    </w:r>
                  </w:ins>
                </w:sdtContent>
              </w:sdt>
              <w:ins w:author="Virata Pusuluri" w:id="19" w:date="2026-03-11T14:28:08Z"/>
            </w:sdtContent>
          </w:sdt>
          <w:r w:rsidDel="00000000" w:rsidR="00000000" w:rsidRPr="00000000">
            <w:rPr>
              <w:rtl w:val="0"/>
            </w:rPr>
          </w:r>
        </w:p>
      </w:sdtContent>
    </w:sdt>
    <w:sdt>
      <w:sdtPr>
        <w:id w:val="888164428"/>
        <w:tag w:val="goog_rdk_78"/>
      </w:sdtPr>
      <w:sdtContent>
        <w:p w:rsidR="00000000" w:rsidDel="00000000" w:rsidP="00000000" w:rsidRDefault="00000000" w:rsidRPr="00000000" w14:paraId="00000038">
          <w:pPr>
            <w:numPr>
              <w:ilvl w:val="0"/>
              <w:numId w:val="1"/>
            </w:numPr>
            <w:ind w:left="720" w:hanging="360"/>
            <w:rPr>
              <w:ins w:author="Virata Pusuluri" w:id="21" w:date="2026-03-11T14:30:47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కుండలిని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జాగృతమవగా</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వల్ల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జరుగుతుంది</w:t>
          </w:r>
          <w:r w:rsidDel="00000000" w:rsidR="00000000" w:rsidRPr="00000000">
            <w:rPr>
              <w:sz w:val="32"/>
              <w:szCs w:val="32"/>
              <w:rtl w:val="0"/>
            </w:rPr>
            <w:t xml:space="preserve">?</w:t>
          </w:r>
          <w:sdt>
            <w:sdtPr>
              <w:id w:val="-1420486135"/>
              <w:tag w:val="goog_rdk_77"/>
            </w:sdtPr>
            <w:sdtContent>
              <w:ins w:author="Virata Pusuluri" w:id="21" w:date="2026-03-11T14:30:47Z">
                <w:r w:rsidDel="00000000" w:rsidR="00000000" w:rsidRPr="00000000">
                  <w:rPr>
                    <w:rtl w:val="0"/>
                  </w:rPr>
                </w:r>
              </w:ins>
            </w:sdtContent>
          </w:sdt>
        </w:p>
      </w:sdtContent>
    </w:sdt>
    <w:sdt>
      <w:sdtPr>
        <w:id w:val="-350615766"/>
        <w:tag w:val="goog_rdk_81"/>
      </w:sdtPr>
      <w:sdtContent>
        <w:p w:rsidR="00000000" w:rsidDel="00000000" w:rsidP="00000000" w:rsidRDefault="00000000" w:rsidRPr="00000000" w14:paraId="00000039">
          <w:pPr>
            <w:numPr>
              <w:ilvl w:val="1"/>
              <w:numId w:val="1"/>
            </w:numPr>
            <w:ind w:left="1440" w:hanging="360"/>
            <w:rPr>
              <w:ins w:author="Virata Pusuluri" w:id="21" w:date="2026-03-11T14:30:47Z"/>
              <w:sz w:val="32"/>
              <w:szCs w:val="32"/>
              <w:u w:val="none"/>
              <w:rPrChange w:author="Virata Pusuluri" w:id="3" w:date="2026-03-11T13:55:09Z">
                <w:rPr>
                  <w:sz w:val="32"/>
                  <w:szCs w:val="32"/>
                  <w:u w:val="none"/>
                </w:rPr>
              </w:rPrChange>
            </w:rPr>
            <w:pPrChange w:author="Virata Pusuluri" w:id="0" w:date="2026-03-11T13:55:09Z">
              <w:pPr>
                <w:numPr>
                  <w:ilvl w:val="1"/>
                  <w:numId w:val="4"/>
                </w:numPr>
                <w:ind w:left="1440" w:hanging="360"/>
              </w:pPr>
            </w:pPrChange>
          </w:pPr>
          <w:sdt>
            <w:sdtPr>
              <w:id w:val="1384976146"/>
              <w:tag w:val="goog_rdk_79"/>
            </w:sdtPr>
            <w:sdtContent>
              <w:ins w:author="Virata Pusuluri" w:id="21" w:date="2026-03-11T14:30:47Z"/>
              <w:sdt>
                <w:sdtPr>
                  <w:id w:val="-1202305987"/>
                  <w:tag w:val="goog_rdk_80"/>
                </w:sdtPr>
                <w:sdtContent>
                  <w:ins w:author="Virata Pusuluri" w:id="21" w:date="2026-03-11T14:30:47Z">
                    <w:r w:rsidDel="00000000" w:rsidR="00000000" w:rsidRPr="00000000">
                      <w:rPr>
                        <w:sz w:val="32"/>
                        <w:szCs w:val="32"/>
                        <w:rtl w:val="0"/>
                        <w:rPrChange w:author="Virata Pusuluri" w:id="22" w:date="2026-03-11T14:30:47Z">
                          <w:rPr>
                            <w:sz w:val="32"/>
                            <w:szCs w:val="32"/>
                          </w:rPr>
                        </w:rPrChange>
                      </w:rPr>
                      <w:t xml:space="preserve">సమాధానం:</w:t>
                    </w:r>
                  </w:ins>
                </w:sdtContent>
              </w:sdt>
              <w:ins w:author="Virata Pusuluri" w:id="21" w:date="2026-03-11T14:30:47Z"/>
            </w:sdtContent>
          </w:sdt>
        </w:p>
      </w:sdtContent>
    </w:sdt>
    <w:sdt>
      <w:sdtPr>
        <w:id w:val="-262787169"/>
        <w:tag w:val="goog_rdk_84"/>
      </w:sdtPr>
      <w:sdtContent>
        <w:p w:rsidR="00000000" w:rsidDel="00000000" w:rsidP="00000000" w:rsidRDefault="00000000" w:rsidRPr="00000000" w14:paraId="0000003A">
          <w:pPr>
            <w:numPr>
              <w:ilvl w:val="2"/>
              <w:numId w:val="1"/>
            </w:numPr>
            <w:ind w:left="2160" w:hanging="360"/>
            <w:rPr>
              <w:ins w:author="Virata Pusuluri" w:id="21" w:date="2026-03-11T14:30:47Z"/>
              <w:sz w:val="32"/>
              <w:szCs w:val="32"/>
              <w:u w:val="none"/>
              <w:rPrChange w:author="Virata Pusuluri" w:id="3" w:date="2026-03-11T13:55:09Z">
                <w:rPr>
                  <w:sz w:val="32"/>
                  <w:szCs w:val="32"/>
                  <w:u w:val="none"/>
                </w:rPr>
              </w:rPrChange>
            </w:rPr>
            <w:pPrChange w:author="Virata Pusuluri" w:id="0" w:date="2026-03-11T13:55:09Z">
              <w:pPr>
                <w:numPr>
                  <w:ilvl w:val="2"/>
                  <w:numId w:val="4"/>
                </w:numPr>
                <w:ind w:left="2160" w:hanging="360"/>
              </w:pPr>
            </w:pPrChange>
          </w:pPr>
          <w:sdt>
            <w:sdtPr>
              <w:id w:val="-2083173622"/>
              <w:tag w:val="goog_rdk_82"/>
            </w:sdtPr>
            <w:sdtContent>
              <w:ins w:author="Virata Pusuluri" w:id="21" w:date="2026-03-11T14:30:47Z"/>
              <w:sdt>
                <w:sdtPr>
                  <w:id w:val="-1030811251"/>
                  <w:tag w:val="goog_rdk_83"/>
                </w:sdtPr>
                <w:sdtContent>
                  <w:ins w:author="Virata Pusuluri" w:id="21" w:date="2026-03-11T14:30:47Z">
                    <w:r w:rsidDel="00000000" w:rsidR="00000000" w:rsidRPr="00000000">
                      <w:rPr>
                        <w:sz w:val="32"/>
                        <w:szCs w:val="32"/>
                        <w:rtl w:val="0"/>
                        <w:rPrChange w:author="Virata Pusuluri" w:id="22" w:date="2026-03-11T14:30:47Z">
                          <w:rPr>
                            <w:sz w:val="32"/>
                            <w:szCs w:val="32"/>
                          </w:rPr>
                        </w:rPrChange>
                      </w:rPr>
                      <w:t xml:space="preserve">మనలో అమ్మ కుండలిని పైకి వెళ్లడం.</w:t>
                    </w:r>
                  </w:ins>
                </w:sdtContent>
              </w:sdt>
              <w:ins w:author="Virata Pusuluri" w:id="21" w:date="2026-03-11T14:30:47Z"/>
            </w:sdtContent>
          </w:sdt>
        </w:p>
      </w:sdtContent>
    </w:sdt>
    <w:sdt>
      <w:sdtPr>
        <w:id w:val="-1687761032"/>
        <w:tag w:val="goog_rdk_87"/>
      </w:sdtPr>
      <w:sdtContent>
        <w:p w:rsidR="00000000" w:rsidDel="00000000" w:rsidP="00000000" w:rsidRDefault="00000000" w:rsidRPr="00000000" w14:paraId="0000003B">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697697354"/>
              <w:tag w:val="goog_rdk_85"/>
            </w:sdtPr>
            <w:sdtContent>
              <w:ins w:author="Virata Pusuluri" w:id="21" w:date="2026-03-11T14:30:47Z"/>
              <w:sdt>
                <w:sdtPr>
                  <w:id w:val="-229249830"/>
                  <w:tag w:val="goog_rdk_86"/>
                </w:sdtPr>
                <w:sdtContent>
                  <w:ins w:author="Virata Pusuluri" w:id="21" w:date="2026-03-11T14:30:47Z">
                    <w:r w:rsidDel="00000000" w:rsidR="00000000" w:rsidRPr="00000000">
                      <w:rPr>
                        <w:sz w:val="32"/>
                        <w:szCs w:val="32"/>
                        <w:rtl w:val="0"/>
                        <w:rPrChange w:author="Virata Pusuluri" w:id="22" w:date="2026-03-11T14:30:47Z">
                          <w:rPr>
                            <w:sz w:val="32"/>
                            <w:szCs w:val="32"/>
                          </w:rPr>
                        </w:rPrChange>
                      </w:rPr>
                      <w:t xml:space="preserve">అమ్మ కుండలిని జాగృతమైతే, మనము మనిషి జన్మలో అత్యున్నత స్థాయి వస్తుంది.</w:t>
                    </w:r>
                  </w:ins>
                </w:sdtContent>
              </w:sdt>
              <w:ins w:author="Virata Pusuluri" w:id="21" w:date="2026-03-11T14:30:47Z"/>
            </w:sdtContent>
          </w:sdt>
          <w:r w:rsidDel="00000000" w:rsidR="00000000" w:rsidRPr="00000000">
            <w:rPr>
              <w:rtl w:val="0"/>
            </w:rPr>
          </w:r>
        </w:p>
      </w:sdtContent>
    </w:sdt>
    <w:sdt>
      <w:sdtPr>
        <w:id w:val="-1045436573"/>
        <w:tag w:val="goog_rdk_89"/>
      </w:sdtPr>
      <w:sdtContent>
        <w:p w:rsidR="00000000" w:rsidDel="00000000" w:rsidP="00000000" w:rsidRDefault="00000000" w:rsidRPr="00000000" w14:paraId="0000003C">
          <w:pPr>
            <w:numPr>
              <w:ilvl w:val="0"/>
              <w:numId w:val="1"/>
            </w:numPr>
            <w:ind w:left="720" w:hanging="360"/>
            <w:rPr>
              <w:ins w:author="Virata Pusuluri" w:id="23" w:date="2026-03-11T14:37:28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ఆత్మజ్ఞానం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పొందిన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తర్వాత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పిలుచుకుంటున్నాడు</w:t>
          </w:r>
          <w:r w:rsidDel="00000000" w:rsidR="00000000" w:rsidRPr="00000000">
            <w:rPr>
              <w:sz w:val="32"/>
              <w:szCs w:val="32"/>
              <w:rtl w:val="0"/>
            </w:rPr>
            <w:t xml:space="preserve">?</w:t>
          </w:r>
          <w:sdt>
            <w:sdtPr>
              <w:id w:val="-1097667419"/>
              <w:tag w:val="goog_rdk_88"/>
            </w:sdtPr>
            <w:sdtContent>
              <w:ins w:author="Virata Pusuluri" w:id="23" w:date="2026-03-11T14:37:28Z">
                <w:r w:rsidDel="00000000" w:rsidR="00000000" w:rsidRPr="00000000">
                  <w:rPr>
                    <w:rtl w:val="0"/>
                  </w:rPr>
                </w:r>
              </w:ins>
            </w:sdtContent>
          </w:sdt>
        </w:p>
      </w:sdtContent>
    </w:sdt>
    <w:sdt>
      <w:sdtPr>
        <w:id w:val="1735330863"/>
        <w:tag w:val="goog_rdk_92"/>
      </w:sdtPr>
      <w:sdtContent>
        <w:p w:rsidR="00000000" w:rsidDel="00000000" w:rsidP="00000000" w:rsidRDefault="00000000" w:rsidRPr="00000000" w14:paraId="0000003D">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520001636"/>
              <w:tag w:val="goog_rdk_90"/>
            </w:sdtPr>
            <w:sdtContent>
              <w:ins w:author="Virata Pusuluri" w:id="23" w:date="2026-03-11T14:37:28Z"/>
              <w:sdt>
                <w:sdtPr>
                  <w:id w:val="1596210789"/>
                  <w:tag w:val="goog_rdk_91"/>
                </w:sdtPr>
                <w:sdtContent>
                  <w:ins w:author="Virata Pusuluri" w:id="23" w:date="2026-03-11T14:37:28Z">
                    <w:r w:rsidDel="00000000" w:rsidR="00000000" w:rsidRPr="00000000">
                      <w:rPr>
                        <w:sz w:val="32"/>
                        <w:szCs w:val="32"/>
                        <w:rtl w:val="0"/>
                        <w:rPrChange w:author="Virata Pusuluri" w:id="24" w:date="2026-03-11T14:37:28Z">
                          <w:rPr>
                            <w:sz w:val="32"/>
                            <w:szCs w:val="32"/>
                          </w:rPr>
                        </w:rPrChange>
                      </w:rPr>
                      <w:t xml:space="preserve">సమాధానం: ఆత్మజ్ఞానం పొందిన తర్వాత “నేను దోషినిగాను” అని పిలుచుకున్నాడు.</w:t>
                    </w:r>
                  </w:ins>
                </w:sdtContent>
              </w:sdt>
              <w:ins w:author="Virata Pusuluri" w:id="23" w:date="2026-03-11T14:37:28Z"/>
            </w:sdtContent>
          </w:sdt>
          <w:r w:rsidDel="00000000" w:rsidR="00000000" w:rsidRPr="00000000">
            <w:rPr>
              <w:rtl w:val="0"/>
            </w:rPr>
          </w:r>
        </w:p>
      </w:sdtContent>
    </w:sdt>
    <w:sdt>
      <w:sdtPr>
        <w:id w:val="1017007498"/>
        <w:tag w:val="goog_rdk_94"/>
      </w:sdtPr>
      <w:sdtContent>
        <w:p w:rsidR="00000000" w:rsidDel="00000000" w:rsidP="00000000" w:rsidRDefault="00000000" w:rsidRPr="00000000" w14:paraId="0000003E">
          <w:pPr>
            <w:numPr>
              <w:ilvl w:val="0"/>
              <w:numId w:val="1"/>
            </w:numPr>
            <w:ind w:left="720" w:hanging="360"/>
            <w:rPr>
              <w:ins w:author="Virata Pusuluri" w:id="25" w:date="2026-03-11T14:43:21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పరమచేతనము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ప్రవహించినప్పుడు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శరీరంలోని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భాగాలు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పులకించాయని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కవి</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చెప్పారు</w:t>
          </w:r>
          <w:r w:rsidDel="00000000" w:rsidR="00000000" w:rsidRPr="00000000">
            <w:rPr>
              <w:sz w:val="32"/>
              <w:szCs w:val="32"/>
              <w:rtl w:val="0"/>
            </w:rPr>
            <w:t xml:space="preserve">?</w:t>
          </w:r>
          <w:sdt>
            <w:sdtPr>
              <w:id w:val="-1884071154"/>
              <w:tag w:val="goog_rdk_93"/>
            </w:sdtPr>
            <w:sdtContent>
              <w:ins w:author="Virata Pusuluri" w:id="25" w:date="2026-03-11T14:43:21Z">
                <w:r w:rsidDel="00000000" w:rsidR="00000000" w:rsidRPr="00000000">
                  <w:rPr>
                    <w:rtl w:val="0"/>
                  </w:rPr>
                </w:r>
              </w:ins>
            </w:sdtContent>
          </w:sdt>
        </w:p>
      </w:sdtContent>
    </w:sdt>
    <w:sdt>
      <w:sdtPr>
        <w:id w:val="1531492307"/>
        <w:tag w:val="goog_rdk_97"/>
      </w:sdtPr>
      <w:sdtContent>
        <w:p w:rsidR="00000000" w:rsidDel="00000000" w:rsidP="00000000" w:rsidRDefault="00000000" w:rsidRPr="00000000" w14:paraId="0000003F">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823280667"/>
              <w:tag w:val="goog_rdk_95"/>
            </w:sdtPr>
            <w:sdtContent>
              <w:ins w:author="Virata Pusuluri" w:id="25" w:date="2026-03-11T14:43:21Z"/>
              <w:sdt>
                <w:sdtPr>
                  <w:id w:val="-542351818"/>
                  <w:tag w:val="goog_rdk_96"/>
                </w:sdtPr>
                <w:sdtContent>
                  <w:ins w:author="Virata Pusuluri" w:id="25" w:date="2026-03-11T14:43:21Z">
                    <w:r w:rsidDel="00000000" w:rsidR="00000000" w:rsidRPr="00000000">
                      <w:rPr>
                        <w:sz w:val="32"/>
                        <w:szCs w:val="32"/>
                        <w:rtl w:val="0"/>
                        <w:rPrChange w:author="Virata Pusuluri" w:id="26" w:date="2026-03-11T14:43:21Z">
                          <w:rPr>
                            <w:sz w:val="32"/>
                            <w:szCs w:val="32"/>
                          </w:rPr>
                        </w:rPrChange>
                      </w:rPr>
                      <w:t xml:space="preserve">సమాధానం: “చక్రాలు, నాడులు పులకించాయి” అని భక్తుడు/కవి చెప్పాడు.</w:t>
                    </w:r>
                  </w:ins>
                </w:sdtContent>
              </w:sdt>
              <w:ins w:author="Virata Pusuluri" w:id="25" w:date="2026-03-11T14:43:21Z"/>
            </w:sdtContent>
          </w:sdt>
          <w:r w:rsidDel="00000000" w:rsidR="00000000" w:rsidRPr="00000000">
            <w:rPr>
              <w:rtl w:val="0"/>
            </w:rPr>
          </w:r>
        </w:p>
      </w:sdtContent>
    </w:sdt>
    <w:sdt>
      <w:sdtPr>
        <w:id w:val="745342149"/>
        <w:tag w:val="goog_rdk_99"/>
      </w:sdtPr>
      <w:sdtContent>
        <w:p w:rsidR="00000000" w:rsidDel="00000000" w:rsidP="00000000" w:rsidRDefault="00000000" w:rsidRPr="00000000" w14:paraId="00000040">
          <w:pPr>
            <w:numPr>
              <w:ilvl w:val="0"/>
              <w:numId w:val="1"/>
            </w:numPr>
            <w:ind w:left="720" w:hanging="360"/>
            <w:rPr>
              <w:ins w:author="Virata Pusuluri" w:id="27" w:date="2026-03-11T14:47:06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ఆత్మజ్ఞానినై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దోషిని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గాను</w:t>
          </w:r>
          <w:r w:rsidDel="00000000" w:rsidR="00000000" w:rsidRPr="00000000">
            <w:rPr>
              <w:sz w:val="32"/>
              <w:szCs w:val="32"/>
              <w:rtl w:val="0"/>
            </w:rPr>
            <w:t xml:space="preserve">" - </w:t>
          </w: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వాక్యం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ద్వారా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పొందిన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మార్పు</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w:t>
          </w:r>
          <w:sdt>
            <w:sdtPr>
              <w:id w:val="146703973"/>
              <w:tag w:val="goog_rdk_98"/>
            </w:sdtPr>
            <w:sdtContent>
              <w:ins w:author="Virata Pusuluri" w:id="27" w:date="2026-03-11T14:47:06Z">
                <w:r w:rsidDel="00000000" w:rsidR="00000000" w:rsidRPr="00000000">
                  <w:rPr>
                    <w:rtl w:val="0"/>
                  </w:rPr>
                </w:r>
              </w:ins>
            </w:sdtContent>
          </w:sdt>
        </w:p>
      </w:sdtContent>
    </w:sdt>
    <w:sdt>
      <w:sdtPr>
        <w:id w:val="1707281732"/>
        <w:tag w:val="goog_rdk_102"/>
      </w:sdtPr>
      <w:sdtContent>
        <w:p w:rsidR="00000000" w:rsidDel="00000000" w:rsidP="00000000" w:rsidRDefault="00000000" w:rsidRPr="00000000" w14:paraId="00000041">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897118201"/>
              <w:tag w:val="goog_rdk_100"/>
            </w:sdtPr>
            <w:sdtContent>
              <w:ins w:author="Virata Pusuluri" w:id="27" w:date="2026-03-11T14:47:06Z"/>
              <w:sdt>
                <w:sdtPr>
                  <w:id w:val="2070774211"/>
                  <w:tag w:val="goog_rdk_101"/>
                </w:sdtPr>
                <w:sdtContent>
                  <w:ins w:author="Virata Pusuluri" w:id="27" w:date="2026-03-11T14:47:06Z">
                    <w:r w:rsidDel="00000000" w:rsidR="00000000" w:rsidRPr="00000000">
                      <w:rPr>
                        <w:sz w:val="32"/>
                        <w:szCs w:val="32"/>
                        <w:rtl w:val="0"/>
                        <w:rPrChange w:author="Virata Pusuluri" w:id="28" w:date="2026-03-11T14:47:06Z">
                          <w:rPr>
                            <w:sz w:val="32"/>
                            <w:szCs w:val="32"/>
                          </w:rPr>
                        </w:rPrChange>
                      </w:rPr>
                      <w:t xml:space="preserve">సమాధానం: ముందు పాపాలు చేసి, ఆత్మజ్ఞానంతో నేను దోషినిగాను అని పిలుచుకున్నాడు.</w:t>
                    </w:r>
                  </w:ins>
                </w:sdtContent>
              </w:sdt>
              <w:ins w:author="Virata Pusuluri" w:id="27" w:date="2026-03-11T14:47:06Z"/>
            </w:sdtContent>
          </w:sdt>
          <w:r w:rsidDel="00000000" w:rsidR="00000000" w:rsidRPr="00000000">
            <w:rPr>
              <w:rtl w:val="0"/>
            </w:rPr>
          </w:r>
        </w:p>
      </w:sdtContent>
    </w:sdt>
    <w:sdt>
      <w:sdtPr>
        <w:id w:val="-2027699938"/>
        <w:tag w:val="goog_rdk_104"/>
      </w:sdtPr>
      <w:sdtContent>
        <w:p w:rsidR="00000000" w:rsidDel="00000000" w:rsidP="00000000" w:rsidRDefault="00000000" w:rsidRPr="00000000" w14:paraId="00000042">
          <w:pPr>
            <w:numPr>
              <w:ilvl w:val="0"/>
              <w:numId w:val="1"/>
            </w:numPr>
            <w:ind w:left="720" w:hanging="360"/>
            <w:rPr>
              <w:ins w:author="Virata Pusuluri" w:id="29" w:date="2026-03-11T14:48:50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ముఖ్య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ఉద్దేశ్యం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సారాంశం</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w:t>
          </w:r>
          <w:sdt>
            <w:sdtPr>
              <w:id w:val="460551223"/>
              <w:tag w:val="goog_rdk_103"/>
            </w:sdtPr>
            <w:sdtContent>
              <w:ins w:author="Virata Pusuluri" w:id="29" w:date="2026-03-11T14:48:50Z">
                <w:r w:rsidDel="00000000" w:rsidR="00000000" w:rsidRPr="00000000">
                  <w:rPr>
                    <w:rtl w:val="0"/>
                  </w:rPr>
                </w:r>
              </w:ins>
            </w:sdtContent>
          </w:sdt>
        </w:p>
      </w:sdtContent>
    </w:sdt>
    <w:sdt>
      <w:sdtPr>
        <w:id w:val="-320409804"/>
        <w:tag w:val="goog_rdk_107"/>
      </w:sdtPr>
      <w:sdtContent>
        <w:p w:rsidR="00000000" w:rsidDel="00000000" w:rsidP="00000000" w:rsidRDefault="00000000" w:rsidRPr="00000000" w14:paraId="00000043">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107990165"/>
              <w:tag w:val="goog_rdk_105"/>
            </w:sdtPr>
            <w:sdtContent>
              <w:ins w:author="Virata Pusuluri" w:id="29" w:date="2026-03-11T14:48:50Z"/>
              <w:sdt>
                <w:sdtPr>
                  <w:id w:val="-422591439"/>
                  <w:tag w:val="goog_rdk_106"/>
                </w:sdtPr>
                <w:sdtContent>
                  <w:ins w:author="Virata Pusuluri" w:id="29" w:date="2026-03-11T14:48:50Z">
                    <w:r w:rsidDel="00000000" w:rsidR="00000000" w:rsidRPr="00000000">
                      <w:rPr>
                        <w:sz w:val="32"/>
                        <w:szCs w:val="32"/>
                        <w:rtl w:val="0"/>
                        <w:rPrChange w:author="Virata Pusuluri" w:id="30" w:date="2026-03-11T14:48:50Z">
                          <w:rPr>
                            <w:sz w:val="32"/>
                            <w:szCs w:val="32"/>
                          </w:rPr>
                        </w:rPrChange>
                      </w:rPr>
                      <w:t xml:space="preserve">సమాధానం: మూడో చరణం (తెలిసీతెలియక…)</w:t>
                    </w:r>
                  </w:ins>
                </w:sdtContent>
              </w:sdt>
              <w:ins w:author="Virata Pusuluri" w:id="29" w:date="2026-03-11T14:48:50Z"/>
            </w:sdtContent>
          </w:sdt>
          <w:r w:rsidDel="00000000" w:rsidR="00000000" w:rsidRPr="00000000">
            <w:rPr>
              <w:rtl w:val="0"/>
            </w:rPr>
          </w:r>
        </w:p>
      </w:sdtContent>
    </w:sdt>
    <w:sdt>
      <w:sdtPr>
        <w:id w:val="133411513"/>
        <w:tag w:val="goog_rdk_109"/>
      </w:sdtPr>
      <w:sdtContent>
        <w:p w:rsidR="00000000" w:rsidDel="00000000" w:rsidP="00000000" w:rsidRDefault="00000000" w:rsidRPr="00000000" w14:paraId="00000044">
          <w:pPr>
            <w:numPr>
              <w:ilvl w:val="0"/>
              <w:numId w:val="1"/>
            </w:numPr>
            <w:ind w:left="720" w:hanging="360"/>
            <w:rPr>
              <w:ins w:author="Virata Pusuluri" w:id="31" w:date="2026-03-11T14:51:11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శరణుగోరి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పదానికి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అర్థం</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రాయండి</w:t>
          </w:r>
          <w:r w:rsidDel="00000000" w:rsidR="00000000" w:rsidRPr="00000000">
            <w:rPr>
              <w:sz w:val="32"/>
              <w:szCs w:val="32"/>
              <w:rtl w:val="0"/>
            </w:rPr>
            <w:t xml:space="preserve">.</w:t>
          </w:r>
          <w:sdt>
            <w:sdtPr>
              <w:id w:val="507197454"/>
              <w:tag w:val="goog_rdk_108"/>
            </w:sdtPr>
            <w:sdtContent>
              <w:ins w:author="Virata Pusuluri" w:id="31" w:date="2026-03-11T14:51:11Z">
                <w:r w:rsidDel="00000000" w:rsidR="00000000" w:rsidRPr="00000000">
                  <w:rPr>
                    <w:rtl w:val="0"/>
                  </w:rPr>
                </w:r>
              </w:ins>
            </w:sdtContent>
          </w:sdt>
        </w:p>
      </w:sdtContent>
    </w:sdt>
    <w:sdt>
      <w:sdtPr>
        <w:id w:val="-230729324"/>
        <w:tag w:val="goog_rdk_112"/>
      </w:sdtPr>
      <w:sdtContent>
        <w:p w:rsidR="00000000" w:rsidDel="00000000" w:rsidP="00000000" w:rsidRDefault="00000000" w:rsidRPr="00000000" w14:paraId="00000045">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80136652"/>
              <w:tag w:val="goog_rdk_110"/>
            </w:sdtPr>
            <w:sdtContent>
              <w:ins w:author="Virata Pusuluri" w:id="31" w:date="2026-03-11T14:51:11Z"/>
              <w:sdt>
                <w:sdtPr>
                  <w:id w:val="-872962268"/>
                  <w:tag w:val="goog_rdk_111"/>
                </w:sdtPr>
                <w:sdtContent>
                  <w:ins w:author="Virata Pusuluri" w:id="31" w:date="2026-03-11T14:51:11Z">
                    <w:r w:rsidDel="00000000" w:rsidR="00000000" w:rsidRPr="00000000">
                      <w:rPr>
                        <w:sz w:val="32"/>
                        <w:szCs w:val="32"/>
                        <w:rtl w:val="0"/>
                        <w:rPrChange w:author="Virata Pusuluri" w:id="32" w:date="2026-03-11T14:51:11Z">
                          <w:rPr>
                            <w:sz w:val="32"/>
                            <w:szCs w:val="32"/>
                          </w:rPr>
                        </w:rPrChange>
                      </w:rPr>
                      <w:t xml:space="preserve">సమాధానం: శరణుగోరి అంటే “ఆశ్రయం కోరుకుని” అని.</w:t>
                    </w:r>
                  </w:ins>
                </w:sdtContent>
              </w:sdt>
              <w:ins w:author="Virata Pusuluri" w:id="31" w:date="2026-03-11T14:51:11Z"/>
            </w:sdtContent>
          </w:sdt>
          <w:r w:rsidDel="00000000" w:rsidR="00000000" w:rsidRPr="00000000">
            <w:rPr>
              <w:rtl w:val="0"/>
            </w:rPr>
          </w:r>
        </w:p>
      </w:sdtContent>
    </w:sdt>
    <w:sdt>
      <w:sdtPr>
        <w:id w:val="860866186"/>
        <w:tag w:val="goog_rdk_114"/>
      </w:sdtPr>
      <w:sdtContent>
        <w:p w:rsidR="00000000" w:rsidDel="00000000" w:rsidP="00000000" w:rsidRDefault="00000000" w:rsidRPr="00000000" w14:paraId="00000046">
          <w:pPr>
            <w:numPr>
              <w:ilvl w:val="0"/>
              <w:numId w:val="1"/>
            </w:numPr>
            <w:ind w:left="720" w:hanging="360"/>
            <w:rPr>
              <w:ins w:author="Virata Pusuluri" w:id="33" w:date="2026-03-11T14:52:59Z"/>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తప్పులను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ఎలా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క్షమించమని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కోరుతున్నాడు</w:t>
          </w:r>
          <w:r w:rsidDel="00000000" w:rsidR="00000000" w:rsidRPr="00000000">
            <w:rPr>
              <w:sz w:val="32"/>
              <w:szCs w:val="32"/>
              <w:rtl w:val="0"/>
            </w:rPr>
            <w:t xml:space="preserve">?</w:t>
          </w:r>
          <w:sdt>
            <w:sdtPr>
              <w:id w:val="-1999231566"/>
              <w:tag w:val="goog_rdk_113"/>
            </w:sdtPr>
            <w:sdtContent>
              <w:ins w:author="Virata Pusuluri" w:id="33" w:date="2026-03-11T14:52:59Z">
                <w:r w:rsidDel="00000000" w:rsidR="00000000" w:rsidRPr="00000000">
                  <w:rPr>
                    <w:rtl w:val="0"/>
                  </w:rPr>
                </w:r>
              </w:ins>
            </w:sdtContent>
          </w:sdt>
        </w:p>
      </w:sdtContent>
    </w:sdt>
    <w:sdt>
      <w:sdtPr>
        <w:id w:val="-22544181"/>
        <w:tag w:val="goog_rdk_117"/>
      </w:sdtPr>
      <w:sdtContent>
        <w:p w:rsidR="00000000" w:rsidDel="00000000" w:rsidP="00000000" w:rsidRDefault="00000000" w:rsidRPr="00000000" w14:paraId="00000047">
          <w:pPr>
            <w:numPr>
              <w:ilvl w:val="0"/>
              <w:numId w:val="1"/>
            </w:numPr>
            <w:ind w:left="720" w:hanging="360"/>
            <w:rPr>
              <w:sz w:val="32"/>
              <w:szCs w:val="32"/>
              <w:rPrChange w:author="Virata Pusuluri" w:id="3" w:date="2026-03-11T13:55:09Z">
                <w:rPr>
                  <w:sz w:val="32"/>
                  <w:szCs w:val="32"/>
                </w:rPr>
              </w:rPrChange>
            </w:rPr>
            <w:pPrChange w:author="Virata Pusuluri" w:id="0" w:date="2026-03-11T13:55:09Z">
              <w:pPr>
                <w:numPr>
                  <w:ilvl w:val="0"/>
                  <w:numId w:val="4"/>
                </w:numPr>
                <w:ind w:left="720" w:hanging="360"/>
              </w:pPr>
            </w:pPrChange>
          </w:pPr>
          <w:sdt>
            <w:sdtPr>
              <w:id w:val="822918718"/>
              <w:tag w:val="goog_rdk_115"/>
            </w:sdtPr>
            <w:sdtContent>
              <w:ins w:author="Virata Pusuluri" w:id="33" w:date="2026-03-11T14:52:59Z"/>
              <w:sdt>
                <w:sdtPr>
                  <w:id w:val="-468419098"/>
                  <w:tag w:val="goog_rdk_116"/>
                </w:sdtPr>
                <w:sdtContent>
                  <w:ins w:author="Virata Pusuluri" w:id="33" w:date="2026-03-11T14:52:59Z">
                    <w:r w:rsidDel="00000000" w:rsidR="00000000" w:rsidRPr="00000000">
                      <w:rPr>
                        <w:sz w:val="32"/>
                        <w:szCs w:val="32"/>
                        <w:rtl w:val="0"/>
                        <w:rPrChange w:author="Virata Pusuluri" w:id="34" w:date="2026-03-11T14:52:59Z">
                          <w:rPr>
                            <w:sz w:val="32"/>
                            <w:szCs w:val="32"/>
                          </w:rPr>
                        </w:rPrChange>
                      </w:rPr>
                      <w:t xml:space="preserve">సమాధానం: “(శ్రీ) ఆదిశక్తి నను మన్నింపుము” అని అలా అడిగాడు.</w:t>
                    </w:r>
                  </w:ins>
                </w:sdtContent>
              </w:sdt>
              <w:ins w:author="Virata Pusuluri" w:id="33" w:date="2026-03-11T14:52:59Z"/>
            </w:sdtContent>
          </w:sdt>
          <w:r w:rsidDel="00000000" w:rsidR="00000000" w:rsidRPr="00000000">
            <w:rPr>
              <w:rtl w:val="0"/>
            </w:rPr>
          </w:r>
        </w:p>
      </w:sdtContent>
    </w:sdt>
    <w:p w:rsidR="00000000" w:rsidDel="00000000" w:rsidP="00000000" w:rsidRDefault="00000000" w:rsidRPr="00000000" w14:paraId="00000048">
      <w:pPr>
        <w:ind w:left="720" w:firstLine="0"/>
        <w:rPr>
          <w:sz w:val="32"/>
          <w:szCs w:val="32"/>
        </w:rPr>
      </w:pPr>
      <w:r w:rsidDel="00000000" w:rsidR="00000000" w:rsidRPr="00000000">
        <w:rPr>
          <w:rtl w:val="0"/>
        </w:rPr>
      </w:r>
    </w:p>
    <w:p w:rsidR="00000000" w:rsidDel="00000000" w:rsidP="00000000" w:rsidRDefault="00000000" w:rsidRPr="00000000" w14:paraId="00000049">
      <w:pPr>
        <w:rPr>
          <w:b w:val="1"/>
          <w:bCs w:val="1"/>
          <w:sz w:val="32"/>
          <w:szCs w:val="32"/>
        </w:rPr>
      </w:pPr>
      <w:r w:rsidDel="00000000" w:rsidR="00000000" w:rsidRPr="00000000">
        <w:rPr>
          <w:b w:val="1"/>
          <w:bCs w:val="1"/>
          <w:sz w:val="32"/>
          <w:szCs w:val="32"/>
          <w:rtl w:val="0"/>
        </w:rPr>
        <w:t xml:space="preserve">2. </w:t>
      </w:r>
      <w:r w:rsidDel="00000000" w:rsidR="00000000" w:rsidRPr="00000000">
        <w:rPr>
          <w:rFonts w:ascii="Vani" w:cs="Vani" w:eastAsia="Vani" w:hAnsi="Vani"/>
          <w:b w:val="1"/>
          <w:bCs w:val="1"/>
          <w:sz w:val="32"/>
          <w:szCs w:val="32"/>
          <w:rtl w:val="0"/>
        </w:rPr>
        <w:t xml:space="preserve">మాతా</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నిర్మల</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మహేశ్వరి</w:t>
      </w:r>
      <w:r w:rsidDel="00000000" w:rsidR="00000000" w:rsidRPr="00000000">
        <w:rPr>
          <w:rtl w:val="0"/>
        </w:rPr>
      </w:r>
    </w:p>
    <w:p w:rsidR="00000000" w:rsidDel="00000000" w:rsidP="00000000" w:rsidRDefault="00000000" w:rsidRPr="00000000" w14:paraId="0000004A">
      <w:pPr>
        <w:rPr>
          <w:sz w:val="32"/>
          <w:szCs w:val="32"/>
        </w:rPr>
      </w:pPr>
      <w:r w:rsidDel="00000000" w:rsidR="00000000" w:rsidRPr="00000000">
        <w:rPr>
          <w:rFonts w:ascii="Vani" w:cs="Vani" w:eastAsia="Vani" w:hAnsi="Vani"/>
          <w:b w:val="1"/>
          <w:bCs w:val="1"/>
          <w:sz w:val="32"/>
          <w:szCs w:val="32"/>
          <w:rtl w:val="0"/>
        </w:rPr>
        <w:t xml:space="preserve">పాట</w:t>
      </w:r>
      <w:r w:rsidDel="00000000" w:rsidR="00000000" w:rsidRPr="00000000">
        <w:rPr>
          <w:b w:val="1"/>
          <w:bCs w:val="1"/>
          <w:sz w:val="32"/>
          <w:szCs w:val="32"/>
          <w:rtl w:val="0"/>
        </w:rPr>
        <w:t xml:space="preserve"> </w:t>
      </w:r>
      <w:r w:rsidDel="00000000" w:rsidR="00000000" w:rsidRPr="00000000">
        <w:rPr>
          <w:rFonts w:ascii="Vani" w:cs="Vani" w:eastAsia="Vani" w:hAnsi="Vani"/>
          <w:b w:val="1"/>
          <w:bCs w:val="1"/>
          <w:sz w:val="32"/>
          <w:szCs w:val="32"/>
          <w:rtl w:val="0"/>
        </w:rPr>
        <w:t xml:space="preserve">సాహిత్యం</w:t>
      </w: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rFonts w:ascii="Vani" w:cs="Vani" w:eastAsia="Vani" w:hAnsi="Vani"/>
          <w:sz w:val="32"/>
          <w:szCs w:val="32"/>
          <w:rtl w:val="0"/>
        </w:rPr>
        <w:t xml:space="preserve">మాతా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నిర్మల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మహేశ్వరి</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సుమధుర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భాషిణి</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శుభకరి</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కొలిచే</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జన్మమే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సఫలం</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గాంచే</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జన్మకు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కైవల్యం</w:t>
      </w: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rFonts w:ascii="Vani" w:cs="Vani" w:eastAsia="Vani" w:hAnsi="Vani"/>
          <w:sz w:val="32"/>
          <w:szCs w:val="32"/>
          <w:rtl w:val="0"/>
        </w:rPr>
        <w:br w:type="textWrapping"/>
        <w:t xml:space="preserve">మందహాస</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మొలికే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మోము</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కాంచిన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నేత్రానందం</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ప్రేమ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లొలుకు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పలుకుల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మాధుర్యం</w:t>
        <w:br w:type="textWrapping"/>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ఆలకించితే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శ్రవణానందం</w:t>
        <w:br w:type="textWrapping"/>
      </w: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rFonts w:ascii="Vani" w:cs="Vani" w:eastAsia="Vani" w:hAnsi="Vani"/>
          <w:sz w:val="32"/>
          <w:szCs w:val="32"/>
          <w:rtl w:val="0"/>
        </w:rPr>
        <w:t xml:space="preserve">కమనీయం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కరుణరసం</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గ్రోలిన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హృదయానందం</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పావనమౌ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పదసేవనము</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పరవశించిన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పరమానందం</w:t>
      </w:r>
      <w:r w:rsidDel="00000000" w:rsidR="00000000" w:rsidRPr="00000000">
        <w:rPr>
          <w:rtl w:val="0"/>
        </w:rPr>
      </w:r>
    </w:p>
    <w:p w:rsidR="00000000" w:rsidDel="00000000" w:rsidP="00000000" w:rsidRDefault="00000000" w:rsidRPr="00000000" w14:paraId="0000004E">
      <w:pPr>
        <w:rPr>
          <w:sz w:val="32"/>
          <w:szCs w:val="32"/>
        </w:rPr>
      </w:pPr>
      <w:r w:rsidDel="00000000" w:rsidR="00000000" w:rsidRPr="00000000">
        <w:rPr>
          <w:rFonts w:ascii="Vani" w:cs="Vani" w:eastAsia="Vani" w:hAnsi="Vani"/>
          <w:sz w:val="32"/>
          <w:szCs w:val="32"/>
          <w:rtl w:val="0"/>
        </w:rPr>
        <w:t xml:space="preserve">అణిచివేసి</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అహంకారము</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పెంచుము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ప్రేమతత్వము</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స్థిరపరచి</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సహజయోగము</w:t>
      </w:r>
      <w:r w:rsidDel="00000000" w:rsidR="00000000" w:rsidRPr="00000000">
        <w:rPr>
          <w:sz w:val="32"/>
          <w:szCs w:val="32"/>
          <w:rtl w:val="0"/>
        </w:rPr>
        <w:t xml:space="preserve"> </w:t>
        <w:br w:type="textWrapping"/>
      </w:r>
      <w:r w:rsidDel="00000000" w:rsidR="00000000" w:rsidRPr="00000000">
        <w:rPr>
          <w:rFonts w:ascii="Vani" w:cs="Vani" w:eastAsia="Vani" w:hAnsi="Vani"/>
          <w:sz w:val="32"/>
          <w:szCs w:val="32"/>
          <w:rtl w:val="0"/>
        </w:rPr>
        <w:t xml:space="preserve">ఉద్ధరించు</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జన్మం</w:t>
      </w: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Fonts w:ascii="Vani" w:cs="Vani" w:eastAsia="Vani" w:hAnsi="Vani"/>
          <w:b w:val="1"/>
          <w:bCs w:val="1"/>
          <w:sz w:val="32"/>
          <w:szCs w:val="32"/>
          <w:rtl w:val="0"/>
        </w:rPr>
        <w:t xml:space="preserve">ప్రశ్నలు</w:t>
      </w:r>
      <w:r w:rsidDel="00000000" w:rsidR="00000000" w:rsidRPr="00000000">
        <w:rPr>
          <w:b w:val="1"/>
          <w:bCs w:val="1"/>
          <w:sz w:val="32"/>
          <w:szCs w:val="32"/>
          <w:rtl w:val="0"/>
        </w:rPr>
        <w:t xml:space="preserve">:</w:t>
      </w:r>
      <w:r w:rsidDel="00000000" w:rsidR="00000000" w:rsidRPr="00000000">
        <w:rPr>
          <w:rtl w:val="0"/>
        </w:rPr>
      </w:r>
    </w:p>
    <w:sdt>
      <w:sdtPr>
        <w:id w:val="133937511"/>
        <w:tag w:val="goog_rdk_119"/>
      </w:sdtPr>
      <w:sdtContent>
        <w:p w:rsidR="00000000" w:rsidDel="00000000" w:rsidP="00000000" w:rsidRDefault="00000000" w:rsidRPr="00000000" w14:paraId="00000050">
          <w:pPr>
            <w:numPr>
              <w:ilvl w:val="0"/>
              <w:numId w:val="2"/>
            </w:numPr>
            <w:ind w:left="720" w:hanging="360"/>
            <w:rPr>
              <w:ins w:author="Virata Pusuluri" w:id="35" w:date="2026-03-12T13:06:18Z"/>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సుమధుర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భాషిణి</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అమ్మవారి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గుణాన్ని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తెలుపుతుంది</w:t>
          </w:r>
          <w:r w:rsidDel="00000000" w:rsidR="00000000" w:rsidRPr="00000000">
            <w:rPr>
              <w:sz w:val="32"/>
              <w:szCs w:val="32"/>
              <w:rtl w:val="0"/>
            </w:rPr>
            <w:t xml:space="preserve">?</w:t>
          </w:r>
          <w:sdt>
            <w:sdtPr>
              <w:id w:val="-54443962"/>
              <w:tag w:val="goog_rdk_118"/>
            </w:sdtPr>
            <w:sdtContent>
              <w:ins w:author="Virata Pusuluri" w:id="35" w:date="2026-03-12T13:06:18Z">
                <w:r w:rsidDel="00000000" w:rsidR="00000000" w:rsidRPr="00000000">
                  <w:rPr>
                    <w:rtl w:val="0"/>
                  </w:rPr>
                </w:r>
              </w:ins>
            </w:sdtContent>
          </w:sdt>
        </w:p>
      </w:sdtContent>
    </w:sdt>
    <w:sdt>
      <w:sdtPr>
        <w:id w:val="-475830908"/>
        <w:tag w:val="goog_rdk_122"/>
      </w:sdtPr>
      <w:sdtContent>
        <w:p w:rsidR="00000000" w:rsidDel="00000000" w:rsidP="00000000" w:rsidRDefault="00000000" w:rsidRPr="00000000" w14:paraId="00000051">
          <w:pPr>
            <w:numPr>
              <w:ilvl w:val="1"/>
              <w:numId w:val="2"/>
            </w:numPr>
            <w:ind w:left="1440" w:hanging="360"/>
            <w:rPr>
              <w:ins w:author="Virata Pusuluri" w:id="35" w:date="2026-03-12T13:06:18Z"/>
              <w:sz w:val="32"/>
              <w:szCs w:val="32"/>
              <w:u w:val="none"/>
              <w:rPrChange w:author="Virata Pusuluri" w:id="36" w:date="2026-03-12T13:06:22Z">
                <w:rPr>
                  <w:sz w:val="32"/>
                  <w:szCs w:val="32"/>
                  <w:u w:val="none"/>
                </w:rPr>
              </w:rPrChange>
            </w:rPr>
            <w:pPrChange w:author="Virata Pusuluri" w:id="0" w:date="2026-03-12T13:06:22Z">
              <w:pPr>
                <w:numPr>
                  <w:ilvl w:val="1"/>
                  <w:numId w:val="5"/>
                </w:numPr>
                <w:ind w:left="1440" w:hanging="360"/>
              </w:pPr>
            </w:pPrChange>
          </w:pPr>
          <w:sdt>
            <w:sdtPr>
              <w:id w:val="1192249259"/>
              <w:tag w:val="goog_rdk_120"/>
            </w:sdtPr>
            <w:sdtContent>
              <w:ins w:author="Virata Pusuluri" w:id="35" w:date="2026-03-12T13:06:18Z"/>
              <w:sdt>
                <w:sdtPr>
                  <w:id w:val="-608601301"/>
                  <w:tag w:val="goog_rdk_121"/>
                </w:sdtPr>
                <w:sdtContent>
                  <w:ins w:author="Virata Pusuluri" w:id="35" w:date="2026-03-12T13:06:18Z">
                    <w:r w:rsidDel="00000000" w:rsidR="00000000" w:rsidRPr="00000000">
                      <w:rPr>
                        <w:sz w:val="32"/>
                        <w:szCs w:val="32"/>
                        <w:rtl w:val="0"/>
                        <w:rPrChange w:author="Virata Pusuluri" w:id="37" w:date="2026-03-12T13:06:18Z">
                          <w:rPr>
                            <w:sz w:val="32"/>
                            <w:szCs w:val="32"/>
                          </w:rPr>
                        </w:rPrChange>
                      </w:rPr>
                      <w:t xml:space="preserve">సమాధానం:</w:t>
                    </w:r>
                  </w:ins>
                </w:sdtContent>
              </w:sdt>
              <w:ins w:author="Virata Pusuluri" w:id="35" w:date="2026-03-12T13:06:18Z"/>
            </w:sdtContent>
          </w:sdt>
        </w:p>
      </w:sdtContent>
    </w:sdt>
    <w:sdt>
      <w:sdtPr>
        <w:id w:val="-528194850"/>
        <w:tag w:val="goog_rdk_125"/>
      </w:sdtPr>
      <w:sdtContent>
        <w:p w:rsidR="00000000" w:rsidDel="00000000" w:rsidP="00000000" w:rsidRDefault="00000000" w:rsidRPr="00000000" w14:paraId="00000052">
          <w:pPr>
            <w:numPr>
              <w:ilvl w:val="2"/>
              <w:numId w:val="2"/>
            </w:numPr>
            <w:ind w:left="2160" w:hanging="360"/>
            <w:rPr>
              <w:ins w:author="Virata Pusuluri" w:id="35" w:date="2026-03-12T13:06:18Z"/>
              <w:sz w:val="32"/>
              <w:szCs w:val="32"/>
              <w:u w:val="none"/>
              <w:rPrChange w:author="Virata Pusuluri" w:id="36" w:date="2026-03-12T13:06:22Z">
                <w:rPr>
                  <w:sz w:val="32"/>
                  <w:szCs w:val="32"/>
                  <w:u w:val="none"/>
                </w:rPr>
              </w:rPrChange>
            </w:rPr>
            <w:pPrChange w:author="Virata Pusuluri" w:id="0" w:date="2026-03-12T13:06:22Z">
              <w:pPr>
                <w:numPr>
                  <w:ilvl w:val="2"/>
                  <w:numId w:val="5"/>
                </w:numPr>
                <w:ind w:left="2160" w:hanging="360"/>
              </w:pPr>
            </w:pPrChange>
          </w:pPr>
          <w:sdt>
            <w:sdtPr>
              <w:id w:val="-2011520753"/>
              <w:tag w:val="goog_rdk_123"/>
            </w:sdtPr>
            <w:sdtContent>
              <w:ins w:author="Virata Pusuluri" w:id="35" w:date="2026-03-12T13:06:18Z"/>
              <w:sdt>
                <w:sdtPr>
                  <w:id w:val="459092950"/>
                  <w:tag w:val="goog_rdk_124"/>
                </w:sdtPr>
                <w:sdtContent>
                  <w:ins w:author="Virata Pusuluri" w:id="35" w:date="2026-03-12T13:06:18Z">
                    <w:r w:rsidDel="00000000" w:rsidR="00000000" w:rsidRPr="00000000">
                      <w:rPr>
                        <w:sz w:val="32"/>
                        <w:szCs w:val="32"/>
                        <w:rtl w:val="0"/>
                        <w:rPrChange w:author="Virata Pusuluri" w:id="37" w:date="2026-03-12T13:06:18Z">
                          <w:rPr>
                            <w:sz w:val="32"/>
                            <w:szCs w:val="32"/>
                          </w:rPr>
                        </w:rPrChange>
                      </w:rPr>
                      <w:t xml:space="preserve">“సుమధుర” అంటే “చాలా మధురము” అని.</w:t>
                    </w:r>
                  </w:ins>
                </w:sdtContent>
              </w:sdt>
              <w:ins w:author="Virata Pusuluri" w:id="35" w:date="2026-03-12T13:06:18Z"/>
            </w:sdtContent>
          </w:sdt>
        </w:p>
      </w:sdtContent>
    </w:sdt>
    <w:sdt>
      <w:sdtPr>
        <w:id w:val="-697985440"/>
        <w:tag w:val="goog_rdk_128"/>
      </w:sdtPr>
      <w:sdtContent>
        <w:p w:rsidR="00000000" w:rsidDel="00000000" w:rsidP="00000000" w:rsidRDefault="00000000" w:rsidRPr="00000000" w14:paraId="00000053">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sdt>
            <w:sdtPr>
              <w:id w:val="1737844802"/>
              <w:tag w:val="goog_rdk_126"/>
            </w:sdtPr>
            <w:sdtContent>
              <w:ins w:author="Virata Pusuluri" w:id="35" w:date="2026-03-12T13:06:18Z"/>
              <w:sdt>
                <w:sdtPr>
                  <w:id w:val="-1850152456"/>
                  <w:tag w:val="goog_rdk_127"/>
                </w:sdtPr>
                <w:sdtContent>
                  <w:ins w:author="Virata Pusuluri" w:id="35" w:date="2026-03-12T13:06:18Z">
                    <w:r w:rsidDel="00000000" w:rsidR="00000000" w:rsidRPr="00000000">
                      <w:rPr>
                        <w:sz w:val="32"/>
                        <w:szCs w:val="32"/>
                        <w:rtl w:val="0"/>
                        <w:rPrChange w:author="Virata Pusuluri" w:id="37" w:date="2026-03-12T13:06:18Z">
                          <w:rPr>
                            <w:sz w:val="32"/>
                            <w:szCs w:val="32"/>
                          </w:rPr>
                        </w:rPrChange>
                      </w:rPr>
                      <w:t xml:space="preserve">“భాషిణి” అంటే “మాట్లాడితే” అని.</w:t>
                    </w:r>
                  </w:ins>
                </w:sdtContent>
              </w:sdt>
              <w:ins w:author="Virata Pusuluri" w:id="35" w:date="2026-03-12T13:06:18Z"/>
            </w:sdtContent>
          </w:sdt>
          <w:r w:rsidDel="00000000" w:rsidR="00000000" w:rsidRPr="00000000">
            <w:rPr>
              <w:rtl w:val="0"/>
            </w:rPr>
          </w:r>
        </w:p>
      </w:sdtContent>
    </w:sdt>
    <w:sdt>
      <w:sdtPr>
        <w:id w:val="-274458668"/>
        <w:tag w:val="goog_rdk_130"/>
      </w:sdtPr>
      <w:sdtContent>
        <w:p w:rsidR="00000000" w:rsidDel="00000000" w:rsidP="00000000" w:rsidRDefault="00000000" w:rsidRPr="00000000" w14:paraId="00000054">
          <w:pPr>
            <w:numPr>
              <w:ilvl w:val="0"/>
              <w:numId w:val="2"/>
            </w:numPr>
            <w:ind w:left="720" w:hanging="360"/>
            <w:rPr>
              <w:ins w:author="Virata Pusuluri" w:id="38" w:date="2026-03-12T13:11:08Z"/>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జన్మ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సఫలమవుతుందని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చెప్పారు</w:t>
          </w:r>
          <w:r w:rsidDel="00000000" w:rsidR="00000000" w:rsidRPr="00000000">
            <w:rPr>
              <w:sz w:val="32"/>
              <w:szCs w:val="32"/>
              <w:rtl w:val="0"/>
            </w:rPr>
            <w:t xml:space="preserve">?</w:t>
          </w:r>
          <w:sdt>
            <w:sdtPr>
              <w:id w:val="-835357332"/>
              <w:tag w:val="goog_rdk_129"/>
            </w:sdtPr>
            <w:sdtContent>
              <w:ins w:author="Virata Pusuluri" w:id="38" w:date="2026-03-12T13:11:08Z">
                <w:r w:rsidDel="00000000" w:rsidR="00000000" w:rsidRPr="00000000">
                  <w:rPr>
                    <w:rtl w:val="0"/>
                  </w:rPr>
                </w:r>
              </w:ins>
            </w:sdtContent>
          </w:sdt>
        </w:p>
      </w:sdtContent>
    </w:sdt>
    <w:sdt>
      <w:sdtPr>
        <w:id w:val="-1707327672"/>
        <w:tag w:val="goog_rdk_133"/>
      </w:sdtPr>
      <w:sdtContent>
        <w:p w:rsidR="00000000" w:rsidDel="00000000" w:rsidP="00000000" w:rsidRDefault="00000000" w:rsidRPr="00000000" w14:paraId="00000055">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sdt>
            <w:sdtPr>
              <w:id w:val="1410464712"/>
              <w:tag w:val="goog_rdk_131"/>
            </w:sdtPr>
            <w:sdtContent>
              <w:ins w:author="Virata Pusuluri" w:id="38" w:date="2026-03-12T13:11:08Z"/>
              <w:sdt>
                <w:sdtPr>
                  <w:id w:val="288860364"/>
                  <w:tag w:val="goog_rdk_132"/>
                </w:sdtPr>
                <w:sdtContent>
                  <w:ins w:author="Virata Pusuluri" w:id="38" w:date="2026-03-12T13:11:08Z">
                    <w:r w:rsidDel="00000000" w:rsidR="00000000" w:rsidRPr="00000000">
                      <w:rPr>
                        <w:sz w:val="32"/>
                        <w:szCs w:val="32"/>
                        <w:rtl w:val="0"/>
                        <w:rPrChange w:author="Virata Pusuluri" w:id="39" w:date="2026-03-12T13:11:08Z">
                          <w:rPr>
                            <w:sz w:val="32"/>
                            <w:szCs w:val="32"/>
                          </w:rPr>
                        </w:rPrChange>
                      </w:rPr>
                      <w:t xml:space="preserve">సమాధానం: “(శ్రీ) ఆదిశక్తిని కొలిచితే” జన్మ సఫలమవుతుందని పాటలో చెప్పారు.</w:t>
                    </w:r>
                  </w:ins>
                </w:sdtContent>
              </w:sdt>
              <w:ins w:author="Virata Pusuluri" w:id="38" w:date="2026-03-12T13:11:08Z"/>
            </w:sdtContent>
          </w:sdt>
          <w:r w:rsidDel="00000000" w:rsidR="00000000" w:rsidRPr="00000000">
            <w:rPr>
              <w:rtl w:val="0"/>
            </w:rPr>
          </w:r>
        </w:p>
      </w:sdtContent>
    </w:sdt>
    <w:sdt>
      <w:sdtPr>
        <w:id w:val="1492943599"/>
        <w:tag w:val="goog_rdk_135"/>
      </w:sdtPr>
      <w:sdtContent>
        <w:p w:rsidR="00000000" w:rsidDel="00000000" w:rsidP="00000000" w:rsidRDefault="00000000" w:rsidRPr="00000000" w14:paraId="00000056">
          <w:pPr>
            <w:numPr>
              <w:ilvl w:val="0"/>
              <w:numId w:val="2"/>
            </w:numPr>
            <w:ind w:left="720" w:hanging="360"/>
            <w:rPr>
              <w:ins w:author="Virata Pusuluri" w:id="40" w:date="2026-03-12T13:17:36Z"/>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కైవల్యం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ఎప్పుడు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సిద్ధిస్తుంది</w:t>
          </w:r>
          <w:r w:rsidDel="00000000" w:rsidR="00000000" w:rsidRPr="00000000">
            <w:rPr>
              <w:sz w:val="32"/>
              <w:szCs w:val="32"/>
              <w:rtl w:val="0"/>
            </w:rPr>
            <w:t xml:space="preserve">?</w:t>
          </w:r>
          <w:sdt>
            <w:sdtPr>
              <w:id w:val="585187101"/>
              <w:tag w:val="goog_rdk_134"/>
            </w:sdtPr>
            <w:sdtContent>
              <w:ins w:author="Virata Pusuluri" w:id="40" w:date="2026-03-12T13:17:36Z">
                <w:r w:rsidDel="00000000" w:rsidR="00000000" w:rsidRPr="00000000">
                  <w:rPr>
                    <w:rtl w:val="0"/>
                  </w:rPr>
                </w:r>
              </w:ins>
            </w:sdtContent>
          </w:sdt>
        </w:p>
      </w:sdtContent>
    </w:sdt>
    <w:sdt>
      <w:sdtPr>
        <w:id w:val="-1131412188"/>
        <w:tag w:val="goog_rdk_138"/>
      </w:sdtPr>
      <w:sdtContent>
        <w:p w:rsidR="00000000" w:rsidDel="00000000" w:rsidP="00000000" w:rsidRDefault="00000000" w:rsidRPr="00000000" w14:paraId="00000057">
          <w:pPr>
            <w:numPr>
              <w:ilvl w:val="1"/>
              <w:numId w:val="2"/>
            </w:numPr>
            <w:ind w:left="1440" w:hanging="360"/>
            <w:rPr>
              <w:ins w:author="Virata Pusuluri" w:id="40" w:date="2026-03-12T13:17:36Z"/>
              <w:sz w:val="32"/>
              <w:szCs w:val="32"/>
              <w:u w:val="none"/>
              <w:rPrChange w:author="Virata Pusuluri" w:id="36" w:date="2026-03-12T13:06:22Z">
                <w:rPr>
                  <w:sz w:val="32"/>
                  <w:szCs w:val="32"/>
                  <w:u w:val="none"/>
                </w:rPr>
              </w:rPrChange>
            </w:rPr>
            <w:pPrChange w:author="Virata Pusuluri" w:id="0" w:date="2026-03-12T13:06:22Z">
              <w:pPr>
                <w:numPr>
                  <w:ilvl w:val="1"/>
                  <w:numId w:val="5"/>
                </w:numPr>
                <w:ind w:left="1440" w:hanging="360"/>
              </w:pPr>
            </w:pPrChange>
          </w:pPr>
          <w:sdt>
            <w:sdtPr>
              <w:id w:val="1275730886"/>
              <w:tag w:val="goog_rdk_136"/>
            </w:sdtPr>
            <w:sdtContent>
              <w:ins w:author="Virata Pusuluri" w:id="40" w:date="2026-03-12T13:17:36Z"/>
              <w:sdt>
                <w:sdtPr>
                  <w:id w:val="-414924233"/>
                  <w:tag w:val="goog_rdk_137"/>
                </w:sdtPr>
                <w:sdtContent>
                  <w:ins w:author="Virata Pusuluri" w:id="40" w:date="2026-03-12T13:17:36Z">
                    <w:r w:rsidDel="00000000" w:rsidR="00000000" w:rsidRPr="00000000">
                      <w:rPr>
                        <w:sz w:val="32"/>
                        <w:szCs w:val="32"/>
                        <w:rtl w:val="0"/>
                        <w:rPrChange w:author="Virata Pusuluri" w:id="41" w:date="2026-03-12T13:17:36Z">
                          <w:rPr>
                            <w:sz w:val="32"/>
                            <w:szCs w:val="32"/>
                          </w:rPr>
                        </w:rPrChange>
                      </w:rPr>
                      <w:t xml:space="preserve">సమాధానం:</w:t>
                    </w:r>
                  </w:ins>
                </w:sdtContent>
              </w:sdt>
              <w:ins w:author="Virata Pusuluri" w:id="40" w:date="2026-03-12T13:17:36Z"/>
            </w:sdtContent>
          </w:sdt>
        </w:p>
      </w:sdtContent>
    </w:sdt>
    <w:sdt>
      <w:sdtPr>
        <w:id w:val="-527401011"/>
        <w:tag w:val="goog_rdk_141"/>
      </w:sdtPr>
      <w:sdtContent>
        <w:p w:rsidR="00000000" w:rsidDel="00000000" w:rsidP="00000000" w:rsidRDefault="00000000" w:rsidRPr="00000000" w14:paraId="00000058">
          <w:pPr>
            <w:numPr>
              <w:ilvl w:val="2"/>
              <w:numId w:val="2"/>
            </w:numPr>
            <w:ind w:left="2160" w:hanging="360"/>
            <w:rPr>
              <w:ins w:author="Virata Pusuluri" w:id="40" w:date="2026-03-12T13:17:36Z"/>
              <w:sz w:val="32"/>
              <w:szCs w:val="32"/>
              <w:u w:val="none"/>
              <w:rPrChange w:author="Virata Pusuluri" w:id="36" w:date="2026-03-12T13:06:22Z">
                <w:rPr>
                  <w:sz w:val="32"/>
                  <w:szCs w:val="32"/>
                  <w:u w:val="none"/>
                </w:rPr>
              </w:rPrChange>
            </w:rPr>
            <w:pPrChange w:author="Virata Pusuluri" w:id="0" w:date="2026-03-12T13:06:22Z">
              <w:pPr>
                <w:numPr>
                  <w:ilvl w:val="2"/>
                  <w:numId w:val="5"/>
                </w:numPr>
                <w:ind w:left="2160" w:hanging="360"/>
              </w:pPr>
            </w:pPrChange>
          </w:pPr>
          <w:sdt>
            <w:sdtPr>
              <w:id w:val="-2048672394"/>
              <w:tag w:val="goog_rdk_139"/>
            </w:sdtPr>
            <w:sdtContent>
              <w:ins w:author="Virata Pusuluri" w:id="40" w:date="2026-03-12T13:17:36Z"/>
              <w:sdt>
                <w:sdtPr>
                  <w:id w:val="-1293119964"/>
                  <w:tag w:val="goog_rdk_140"/>
                </w:sdtPr>
                <w:sdtContent>
                  <w:ins w:author="Virata Pusuluri" w:id="40" w:date="2026-03-12T13:17:36Z">
                    <w:r w:rsidDel="00000000" w:rsidR="00000000" w:rsidRPr="00000000">
                      <w:rPr>
                        <w:sz w:val="32"/>
                        <w:szCs w:val="32"/>
                        <w:rtl w:val="0"/>
                        <w:rPrChange w:author="Virata Pusuluri" w:id="41" w:date="2026-03-12T13:17:36Z">
                          <w:rPr>
                            <w:sz w:val="32"/>
                            <w:szCs w:val="32"/>
                          </w:rPr>
                        </w:rPrChange>
                      </w:rPr>
                      <w:t xml:space="preserve">“కైవల్యం” అంటే “మోక్షం”.</w:t>
                    </w:r>
                  </w:ins>
                </w:sdtContent>
              </w:sdt>
              <w:ins w:author="Virata Pusuluri" w:id="40" w:date="2026-03-12T13:17:36Z"/>
            </w:sdtContent>
          </w:sdt>
        </w:p>
      </w:sdtContent>
    </w:sdt>
    <w:sdt>
      <w:sdtPr>
        <w:id w:val="-1063268737"/>
        <w:tag w:val="goog_rdk_144"/>
      </w:sdtPr>
      <w:sdtContent>
        <w:p w:rsidR="00000000" w:rsidDel="00000000" w:rsidP="00000000" w:rsidRDefault="00000000" w:rsidRPr="00000000" w14:paraId="00000059">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sdt>
            <w:sdtPr>
              <w:id w:val="-1479029636"/>
              <w:tag w:val="goog_rdk_142"/>
            </w:sdtPr>
            <w:sdtContent>
              <w:ins w:author="Virata Pusuluri" w:id="40" w:date="2026-03-12T13:17:36Z"/>
              <w:sdt>
                <w:sdtPr>
                  <w:id w:val="-523069577"/>
                  <w:tag w:val="goog_rdk_143"/>
                </w:sdtPr>
                <w:sdtContent>
                  <w:ins w:author="Virata Pusuluri" w:id="40" w:date="2026-03-12T13:17:36Z">
                    <w:r w:rsidDel="00000000" w:rsidR="00000000" w:rsidRPr="00000000">
                      <w:rPr>
                        <w:sz w:val="32"/>
                        <w:szCs w:val="32"/>
                        <w:rtl w:val="0"/>
                        <w:rPrChange w:author="Virata Pusuluri" w:id="41" w:date="2026-03-12T13:17:36Z">
                          <w:rPr>
                            <w:sz w:val="32"/>
                            <w:szCs w:val="32"/>
                          </w:rPr>
                        </w:rPrChange>
                      </w:rPr>
                      <w:t xml:space="preserve">(శ్రీ) ఆదిశక్తితో కలిస్తే జన్మకు కైవల్యం.</w:t>
                    </w:r>
                  </w:ins>
                </w:sdtContent>
              </w:sdt>
              <w:ins w:author="Virata Pusuluri" w:id="40" w:date="2026-03-12T13:17:36Z"/>
            </w:sdtContent>
          </w:sdt>
          <w:r w:rsidDel="00000000" w:rsidR="00000000" w:rsidRPr="00000000">
            <w:rPr>
              <w:rtl w:val="0"/>
            </w:rPr>
          </w:r>
        </w:p>
      </w:sdtContent>
    </w:sdt>
    <w:sdt>
      <w:sdtPr>
        <w:id w:val="1547968836"/>
        <w:tag w:val="goog_rdk_146"/>
      </w:sdtPr>
      <w:sdtContent>
        <w:p w:rsidR="00000000" w:rsidDel="00000000" w:rsidP="00000000" w:rsidRDefault="00000000" w:rsidRPr="00000000" w14:paraId="0000005A">
          <w:pPr>
            <w:numPr>
              <w:ilvl w:val="0"/>
              <w:numId w:val="2"/>
            </w:numPr>
            <w:ind w:left="720" w:hanging="360"/>
            <w:rPr>
              <w:ins w:author="Virata Pusuluri" w:id="42" w:date="2026-03-12T13:22:41Z"/>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అమ్మవారి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ముఖాన్ని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చూసినప్పుడు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కళ్ళకు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కలిగే</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అనుభూతి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w:t>
          </w:r>
          <w:sdt>
            <w:sdtPr>
              <w:id w:val="-1268894538"/>
              <w:tag w:val="goog_rdk_145"/>
            </w:sdtPr>
            <w:sdtContent>
              <w:ins w:author="Virata Pusuluri" w:id="42" w:date="2026-03-12T13:22:41Z">
                <w:r w:rsidDel="00000000" w:rsidR="00000000" w:rsidRPr="00000000">
                  <w:rPr>
                    <w:rtl w:val="0"/>
                  </w:rPr>
                </w:r>
              </w:ins>
            </w:sdtContent>
          </w:sdt>
        </w:p>
      </w:sdtContent>
    </w:sdt>
    <w:sdt>
      <w:sdtPr>
        <w:id w:val="-1111319024"/>
        <w:tag w:val="goog_rdk_149"/>
      </w:sdtPr>
      <w:sdtContent>
        <w:p w:rsidR="00000000" w:rsidDel="00000000" w:rsidP="00000000" w:rsidRDefault="00000000" w:rsidRPr="00000000" w14:paraId="0000005B">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sdt>
            <w:sdtPr>
              <w:id w:val="-220671827"/>
              <w:tag w:val="goog_rdk_147"/>
            </w:sdtPr>
            <w:sdtContent>
              <w:ins w:author="Virata Pusuluri" w:id="42" w:date="2026-03-12T13:22:41Z"/>
              <w:sdt>
                <w:sdtPr>
                  <w:id w:val="1739376951"/>
                  <w:tag w:val="goog_rdk_148"/>
                </w:sdtPr>
                <w:sdtContent>
                  <w:ins w:author="Virata Pusuluri" w:id="42" w:date="2026-03-12T13:22:41Z">
                    <w:r w:rsidDel="00000000" w:rsidR="00000000" w:rsidRPr="00000000">
                      <w:rPr>
                        <w:sz w:val="32"/>
                        <w:szCs w:val="32"/>
                        <w:rtl w:val="0"/>
                        <w:rPrChange w:author="Virata Pusuluri" w:id="43" w:date="2026-03-12T13:22:41Z">
                          <w:rPr>
                            <w:sz w:val="32"/>
                            <w:szCs w:val="32"/>
                          </w:rPr>
                        </w:rPrChange>
                      </w:rPr>
                      <w:t xml:space="preserve">సమాధానం: (శ్రీ) ఆదిశక్తి ముఖాన్ని (మోహమును) చూసినప్పుడు, శ్రవణానందం కలుగుతుంది.</w:t>
                    </w:r>
                  </w:ins>
                </w:sdtContent>
              </w:sdt>
              <w:ins w:author="Virata Pusuluri" w:id="42" w:date="2026-03-12T13:22:41Z"/>
            </w:sdtContent>
          </w:sdt>
          <w:r w:rsidDel="00000000" w:rsidR="00000000" w:rsidRPr="00000000">
            <w:rPr>
              <w:rtl w:val="0"/>
            </w:rPr>
          </w:r>
        </w:p>
      </w:sdtContent>
    </w:sdt>
    <w:sdt>
      <w:sdtPr>
        <w:id w:val="1960871974"/>
        <w:tag w:val="goog_rdk_151"/>
      </w:sdtPr>
      <w:sdtContent>
        <w:p w:rsidR="00000000" w:rsidDel="00000000" w:rsidP="00000000" w:rsidRDefault="00000000" w:rsidRPr="00000000" w14:paraId="0000005C">
          <w:pPr>
            <w:numPr>
              <w:ilvl w:val="0"/>
              <w:numId w:val="2"/>
            </w:numPr>
            <w:ind w:left="720" w:hanging="360"/>
            <w:rPr>
              <w:ins w:author="Virata Pusuluri" w:id="44" w:date="2026-03-12T13:26:14Z"/>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శ్రవణానందం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దేనివల్ల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కలుగుతుంది</w:t>
          </w:r>
          <w:r w:rsidDel="00000000" w:rsidR="00000000" w:rsidRPr="00000000">
            <w:rPr>
              <w:sz w:val="32"/>
              <w:szCs w:val="32"/>
              <w:rtl w:val="0"/>
            </w:rPr>
            <w:t xml:space="preserve">?</w:t>
          </w:r>
          <w:sdt>
            <w:sdtPr>
              <w:id w:val="386390886"/>
              <w:tag w:val="goog_rdk_150"/>
            </w:sdtPr>
            <w:sdtContent>
              <w:ins w:author="Virata Pusuluri" w:id="44" w:date="2026-03-12T13:26:14Z">
                <w:r w:rsidDel="00000000" w:rsidR="00000000" w:rsidRPr="00000000">
                  <w:rPr>
                    <w:rtl w:val="0"/>
                  </w:rPr>
                </w:r>
              </w:ins>
            </w:sdtContent>
          </w:sdt>
        </w:p>
      </w:sdtContent>
    </w:sdt>
    <w:sdt>
      <w:sdtPr>
        <w:id w:val="-2001268"/>
        <w:tag w:val="goog_rdk_154"/>
      </w:sdtPr>
      <w:sdtContent>
        <w:p w:rsidR="00000000" w:rsidDel="00000000" w:rsidP="00000000" w:rsidRDefault="00000000" w:rsidRPr="00000000" w14:paraId="0000005D">
          <w:pPr>
            <w:numPr>
              <w:ilvl w:val="1"/>
              <w:numId w:val="2"/>
            </w:numPr>
            <w:ind w:left="1440" w:hanging="360"/>
            <w:rPr>
              <w:ins w:author="Virata Pusuluri" w:id="44" w:date="2026-03-12T13:26:14Z"/>
              <w:sz w:val="32"/>
              <w:szCs w:val="32"/>
              <w:u w:val="none"/>
              <w:rPrChange w:author="Virata Pusuluri" w:id="36" w:date="2026-03-12T13:06:22Z">
                <w:rPr>
                  <w:sz w:val="32"/>
                  <w:szCs w:val="32"/>
                  <w:u w:val="none"/>
                </w:rPr>
              </w:rPrChange>
            </w:rPr>
            <w:pPrChange w:author="Virata Pusuluri" w:id="0" w:date="2026-03-12T13:06:22Z">
              <w:pPr>
                <w:numPr>
                  <w:ilvl w:val="1"/>
                  <w:numId w:val="5"/>
                </w:numPr>
                <w:ind w:left="1440" w:hanging="360"/>
              </w:pPr>
            </w:pPrChange>
          </w:pPr>
          <w:sdt>
            <w:sdtPr>
              <w:id w:val="-1905611637"/>
              <w:tag w:val="goog_rdk_152"/>
            </w:sdtPr>
            <w:sdtContent>
              <w:ins w:author="Virata Pusuluri" w:id="44" w:date="2026-03-12T13:26:14Z"/>
              <w:sdt>
                <w:sdtPr>
                  <w:id w:val="1128057405"/>
                  <w:tag w:val="goog_rdk_153"/>
                </w:sdtPr>
                <w:sdtContent>
                  <w:ins w:author="Virata Pusuluri" w:id="44" w:date="2026-03-12T13:26:14Z">
                    <w:r w:rsidDel="00000000" w:rsidR="00000000" w:rsidRPr="00000000">
                      <w:rPr>
                        <w:sz w:val="32"/>
                        <w:szCs w:val="32"/>
                        <w:rtl w:val="0"/>
                        <w:rPrChange w:author="Virata Pusuluri" w:id="45" w:date="2026-03-12T13:26:14Z">
                          <w:rPr>
                            <w:sz w:val="32"/>
                            <w:szCs w:val="32"/>
                          </w:rPr>
                        </w:rPrChange>
                      </w:rPr>
                      <w:t xml:space="preserve">సమాధానం:</w:t>
                    </w:r>
                  </w:ins>
                </w:sdtContent>
              </w:sdt>
              <w:ins w:author="Virata Pusuluri" w:id="44" w:date="2026-03-12T13:26:14Z"/>
            </w:sdtContent>
          </w:sdt>
        </w:p>
      </w:sdtContent>
    </w:sdt>
    <w:sdt>
      <w:sdtPr>
        <w:id w:val="1414411065"/>
        <w:tag w:val="goog_rdk_157"/>
      </w:sdtPr>
      <w:sdtContent>
        <w:p w:rsidR="00000000" w:rsidDel="00000000" w:rsidP="00000000" w:rsidRDefault="00000000" w:rsidRPr="00000000" w14:paraId="0000005E">
          <w:pPr>
            <w:numPr>
              <w:ilvl w:val="2"/>
              <w:numId w:val="2"/>
            </w:numPr>
            <w:ind w:left="2160" w:hanging="360"/>
            <w:rPr>
              <w:ins w:author="Virata Pusuluri" w:id="44" w:date="2026-03-12T13:26:14Z"/>
              <w:sz w:val="32"/>
              <w:szCs w:val="32"/>
              <w:u w:val="none"/>
              <w:rPrChange w:author="Virata Pusuluri" w:id="36" w:date="2026-03-12T13:06:22Z">
                <w:rPr>
                  <w:sz w:val="32"/>
                  <w:szCs w:val="32"/>
                  <w:u w:val="none"/>
                </w:rPr>
              </w:rPrChange>
            </w:rPr>
            <w:pPrChange w:author="Virata Pusuluri" w:id="0" w:date="2026-03-12T13:06:22Z">
              <w:pPr>
                <w:numPr>
                  <w:ilvl w:val="2"/>
                  <w:numId w:val="5"/>
                </w:numPr>
                <w:ind w:left="2160" w:hanging="360"/>
              </w:pPr>
            </w:pPrChange>
          </w:pPr>
          <w:sdt>
            <w:sdtPr>
              <w:id w:val="-390816483"/>
              <w:tag w:val="goog_rdk_155"/>
            </w:sdtPr>
            <w:sdtContent>
              <w:ins w:author="Virata Pusuluri" w:id="44" w:date="2026-03-12T13:26:14Z"/>
              <w:sdt>
                <w:sdtPr>
                  <w:id w:val="-1589902803"/>
                  <w:tag w:val="goog_rdk_156"/>
                </w:sdtPr>
                <w:sdtContent>
                  <w:ins w:author="Virata Pusuluri" w:id="44" w:date="2026-03-12T13:26:14Z">
                    <w:r w:rsidDel="00000000" w:rsidR="00000000" w:rsidRPr="00000000">
                      <w:rPr>
                        <w:sz w:val="32"/>
                        <w:szCs w:val="32"/>
                        <w:rtl w:val="0"/>
                        <w:rPrChange w:author="Virata Pusuluri" w:id="45" w:date="2026-03-12T13:26:14Z">
                          <w:rPr>
                            <w:sz w:val="32"/>
                            <w:szCs w:val="32"/>
                          </w:rPr>
                        </w:rPrChange>
                      </w:rPr>
                      <w:t xml:space="preserve">“శ్రవణానందం” అంటే “కళ్ళకు ఆనందం”.</w:t>
                    </w:r>
                  </w:ins>
                </w:sdtContent>
              </w:sdt>
              <w:ins w:author="Virata Pusuluri" w:id="44" w:date="2026-03-12T13:26:14Z"/>
            </w:sdtContent>
          </w:sdt>
        </w:p>
      </w:sdtContent>
    </w:sdt>
    <w:sdt>
      <w:sdtPr>
        <w:id w:val="-1440968321"/>
        <w:tag w:val="goog_rdk_160"/>
      </w:sdtPr>
      <w:sdtContent>
        <w:p w:rsidR="00000000" w:rsidDel="00000000" w:rsidP="00000000" w:rsidRDefault="00000000" w:rsidRPr="00000000" w14:paraId="0000005F">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sdt>
            <w:sdtPr>
              <w:id w:val="543533507"/>
              <w:tag w:val="goog_rdk_158"/>
            </w:sdtPr>
            <w:sdtContent>
              <w:ins w:author="Virata Pusuluri" w:id="44" w:date="2026-03-12T13:26:14Z"/>
              <w:sdt>
                <w:sdtPr>
                  <w:id w:val="822555126"/>
                  <w:tag w:val="goog_rdk_159"/>
                </w:sdtPr>
                <w:sdtContent>
                  <w:ins w:author="Virata Pusuluri" w:id="44" w:date="2026-03-12T13:26:14Z">
                    <w:r w:rsidDel="00000000" w:rsidR="00000000" w:rsidRPr="00000000">
                      <w:rPr>
                        <w:sz w:val="32"/>
                        <w:szCs w:val="32"/>
                        <w:rtl w:val="0"/>
                        <w:rPrChange w:author="Virata Pusuluri" w:id="45" w:date="2026-03-12T13:26:14Z">
                          <w:rPr>
                            <w:sz w:val="32"/>
                            <w:szCs w:val="32"/>
                          </w:rPr>
                        </w:rPrChange>
                      </w:rPr>
                      <w:t xml:space="preserve">(శ్రీ) ఆదిశక్తి ముఖాన్ని చూస్తే శ్రవణానందం కలుగుతుంది.</w:t>
                    </w:r>
                  </w:ins>
                </w:sdtContent>
              </w:sdt>
              <w:ins w:author="Virata Pusuluri" w:id="44" w:date="2026-03-12T13:26:14Z"/>
            </w:sdtContent>
          </w:sdt>
          <w:r w:rsidDel="00000000" w:rsidR="00000000" w:rsidRPr="00000000">
            <w:rPr>
              <w:rtl w:val="0"/>
            </w:rPr>
          </w:r>
        </w:p>
      </w:sdtContent>
    </w:sdt>
    <w:sdt>
      <w:sdtPr>
        <w:id w:val="20491141"/>
        <w:tag w:val="goog_rdk_161"/>
      </w:sdtPr>
      <w:sdtContent>
        <w:p w:rsidR="00000000" w:rsidDel="00000000" w:rsidP="00000000" w:rsidRDefault="00000000" w:rsidRPr="00000000" w14:paraId="00000060">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కరుణరసం</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పదానికి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అర్థం</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ఆస్వాదిస్తే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కలుగుతుంది</w:t>
          </w:r>
          <w:r w:rsidDel="00000000" w:rsidR="00000000" w:rsidRPr="00000000">
            <w:rPr>
              <w:sz w:val="32"/>
              <w:szCs w:val="32"/>
              <w:rtl w:val="0"/>
            </w:rPr>
            <w:t xml:space="preserve">?</w:t>
          </w:r>
        </w:p>
      </w:sdtContent>
    </w:sdt>
    <w:sdt>
      <w:sdtPr>
        <w:id w:val="1746334517"/>
        <w:tag w:val="goog_rdk_162"/>
      </w:sdtPr>
      <w:sdtContent>
        <w:p w:rsidR="00000000" w:rsidDel="00000000" w:rsidP="00000000" w:rsidRDefault="00000000" w:rsidRPr="00000000" w14:paraId="00000061">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పావనమౌ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పవిత్రమైనది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వర్ణించాడు</w:t>
          </w:r>
          <w:r w:rsidDel="00000000" w:rsidR="00000000" w:rsidRPr="00000000">
            <w:rPr>
              <w:sz w:val="32"/>
              <w:szCs w:val="32"/>
              <w:rtl w:val="0"/>
            </w:rPr>
            <w:t xml:space="preserve">?</w:t>
          </w:r>
        </w:p>
      </w:sdtContent>
    </w:sdt>
    <w:sdt>
      <w:sdtPr>
        <w:id w:val="1041104311"/>
        <w:tag w:val="goog_rdk_163"/>
      </w:sdtPr>
      <w:sdtContent>
        <w:p w:rsidR="00000000" w:rsidDel="00000000" w:rsidP="00000000" w:rsidRDefault="00000000" w:rsidRPr="00000000" w14:paraId="00000062">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పరమానందం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ఎప్పుడు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కలుగుతుందని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కవి</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అంటున్నారు</w:t>
          </w:r>
          <w:r w:rsidDel="00000000" w:rsidR="00000000" w:rsidRPr="00000000">
            <w:rPr>
              <w:sz w:val="32"/>
              <w:szCs w:val="32"/>
              <w:rtl w:val="0"/>
            </w:rPr>
            <w:t xml:space="preserve">?</w:t>
          </w:r>
        </w:p>
      </w:sdtContent>
    </w:sdt>
    <w:sdt>
      <w:sdtPr>
        <w:id w:val="408066881"/>
        <w:tag w:val="goog_rdk_164"/>
      </w:sdtPr>
      <w:sdtContent>
        <w:p w:rsidR="00000000" w:rsidDel="00000000" w:rsidP="00000000" w:rsidRDefault="00000000" w:rsidRPr="00000000" w14:paraId="00000063">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తనలో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అణిచివేయమని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తొలగించమని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కోరుతున్నాడు</w:t>
          </w:r>
          <w:r w:rsidDel="00000000" w:rsidR="00000000" w:rsidRPr="00000000">
            <w:rPr>
              <w:sz w:val="32"/>
              <w:szCs w:val="32"/>
              <w:rtl w:val="0"/>
            </w:rPr>
            <w:t xml:space="preserve">?</w:t>
          </w:r>
        </w:p>
      </w:sdtContent>
    </w:sdt>
    <w:sdt>
      <w:sdtPr>
        <w:id w:val="-338256706"/>
        <w:tag w:val="goog_rdk_165"/>
      </w:sdtPr>
      <w:sdtContent>
        <w:p w:rsidR="00000000" w:rsidDel="00000000" w:rsidP="00000000" w:rsidRDefault="00000000" w:rsidRPr="00000000" w14:paraId="00000064">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మనలో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తత్వాన్ని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పెంచమని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అమ్మను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వేడుకుంటున్నారు</w:t>
          </w:r>
          <w:r w:rsidDel="00000000" w:rsidR="00000000" w:rsidRPr="00000000">
            <w:rPr>
              <w:sz w:val="32"/>
              <w:szCs w:val="32"/>
              <w:rtl w:val="0"/>
            </w:rPr>
            <w:t xml:space="preserve">?</w:t>
          </w:r>
        </w:p>
      </w:sdtContent>
    </w:sdt>
    <w:sdt>
      <w:sdtPr>
        <w:id w:val="1353975455"/>
        <w:tag w:val="goog_rdk_166"/>
      </w:sdtPr>
      <w:sdtContent>
        <w:p w:rsidR="00000000" w:rsidDel="00000000" w:rsidP="00000000" w:rsidRDefault="00000000" w:rsidRPr="00000000" w14:paraId="00000065">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సహజయోగము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మనలో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విధంగా</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ఉండాలని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ఆశిస్తున్నాడు</w:t>
          </w:r>
          <w:r w:rsidDel="00000000" w:rsidR="00000000" w:rsidRPr="00000000">
            <w:rPr>
              <w:sz w:val="32"/>
              <w:szCs w:val="32"/>
              <w:rtl w:val="0"/>
            </w:rPr>
            <w:t xml:space="preserve">?</w:t>
          </w:r>
        </w:p>
      </w:sdtContent>
    </w:sdt>
    <w:sdt>
      <w:sdtPr>
        <w:id w:val="190064785"/>
        <w:tag w:val="goog_rdk_167"/>
      </w:sdtPr>
      <w:sdtContent>
        <w:p w:rsidR="00000000" w:rsidDel="00000000" w:rsidP="00000000" w:rsidRDefault="00000000" w:rsidRPr="00000000" w14:paraId="00000066">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ఉద్ధరించు</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జన్మం</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w:t>
          </w:r>
        </w:p>
      </w:sdtContent>
    </w:sdt>
    <w:sdt>
      <w:sdtPr>
        <w:id w:val="-1604078249"/>
        <w:tag w:val="goog_rdk_168"/>
      </w:sdtPr>
      <w:sdtContent>
        <w:p w:rsidR="00000000" w:rsidDel="00000000" w:rsidP="00000000" w:rsidRDefault="00000000" w:rsidRPr="00000000" w14:paraId="00000067">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పాటలో</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అమ్మవారిని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పేర్లతో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సంబోధించారు</w:t>
          </w:r>
          <w:r w:rsidDel="00000000" w:rsidR="00000000" w:rsidRPr="00000000">
            <w:rPr>
              <w:sz w:val="32"/>
              <w:szCs w:val="32"/>
              <w:rtl w:val="0"/>
            </w:rPr>
            <w:t xml:space="preserve">?</w:t>
          </w:r>
        </w:p>
      </w:sdtContent>
    </w:sdt>
    <w:sdt>
      <w:sdtPr>
        <w:id w:val="-1244666201"/>
        <w:tag w:val="goog_rdk_169"/>
      </w:sdtPr>
      <w:sdtContent>
        <w:p w:rsidR="00000000" w:rsidDel="00000000" w:rsidP="00000000" w:rsidRDefault="00000000" w:rsidRPr="00000000" w14:paraId="00000068">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sz w:val="32"/>
              <w:szCs w:val="32"/>
              <w:rtl w:val="0"/>
            </w:rPr>
            <w:t xml:space="preserve">"</w:t>
          </w:r>
          <w:r w:rsidDel="00000000" w:rsidR="00000000" w:rsidRPr="00000000">
            <w:rPr>
              <w:rFonts w:ascii="Vani" w:cs="Vani" w:eastAsia="Vani" w:hAnsi="Vani"/>
              <w:sz w:val="32"/>
              <w:szCs w:val="32"/>
              <w:rtl w:val="0"/>
            </w:rPr>
            <w:t xml:space="preserve">నేత్రానందం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మరియు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హృదయానందం</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మధ్య</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తేడాను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ఆధారంగా</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వివరించండి</w:t>
          </w:r>
          <w:r w:rsidDel="00000000" w:rsidR="00000000" w:rsidRPr="00000000">
            <w:rPr>
              <w:sz w:val="32"/>
              <w:szCs w:val="32"/>
              <w:rtl w:val="0"/>
            </w:rPr>
            <w:t xml:space="preserve">.</w:t>
          </w:r>
        </w:p>
      </w:sdtContent>
    </w:sdt>
    <w:sdt>
      <w:sdtPr>
        <w:id w:val="-1093421531"/>
        <w:tag w:val="goog_rdk_170"/>
      </w:sdtPr>
      <w:sdtContent>
        <w:p w:rsidR="00000000" w:rsidDel="00000000" w:rsidP="00000000" w:rsidRDefault="00000000" w:rsidRPr="00000000" w14:paraId="00000069">
          <w:pPr>
            <w:numPr>
              <w:ilvl w:val="0"/>
              <w:numId w:val="2"/>
            </w:numPr>
            <w:ind w:left="720" w:hanging="360"/>
            <w:rPr>
              <w:sz w:val="32"/>
              <w:szCs w:val="32"/>
              <w:rPrChange w:author="Virata Pusuluri" w:id="36" w:date="2026-03-12T13:06:22Z">
                <w:rPr>
                  <w:sz w:val="32"/>
                  <w:szCs w:val="32"/>
                </w:rPr>
              </w:rPrChange>
            </w:rPr>
            <w:pPrChange w:author="Virata Pusuluri" w:id="0" w:date="2026-03-12T13:06:22Z">
              <w:pPr>
                <w:numPr>
                  <w:ilvl w:val="0"/>
                  <w:numId w:val="5"/>
                </w:numPr>
                <w:ind w:left="720" w:hanging="360"/>
              </w:pPr>
            </w:pPrChange>
          </w:pPr>
          <w:r w:rsidDel="00000000" w:rsidR="00000000" w:rsidRPr="00000000">
            <w:rPr>
              <w:rFonts w:ascii="Vani" w:cs="Vani" w:eastAsia="Vani" w:hAnsi="Vani"/>
              <w:sz w:val="32"/>
              <w:szCs w:val="32"/>
              <w:rtl w:val="0"/>
            </w:rPr>
            <w:t xml:space="preserve">ఈ</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మొత్తం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పాట</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ద్వారా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భక్తుడు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అమ్మవారి</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నుండి</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కోరుకుంటున్న</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ఆధ్యాత్మిక</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ఉన్నతి</w:t>
          </w:r>
          <w:r w:rsidDel="00000000" w:rsidR="00000000" w:rsidRPr="00000000">
            <w:rPr>
              <w:sz w:val="32"/>
              <w:szCs w:val="32"/>
              <w:rtl w:val="0"/>
            </w:rPr>
            <w:t xml:space="preserve"> </w:t>
          </w:r>
          <w:r w:rsidDel="00000000" w:rsidR="00000000" w:rsidRPr="00000000">
            <w:rPr>
              <w:rFonts w:ascii="Vani" w:cs="Vani" w:eastAsia="Vani" w:hAnsi="Vani"/>
              <w:sz w:val="32"/>
              <w:szCs w:val="32"/>
              <w:rtl w:val="0"/>
            </w:rPr>
            <w:t xml:space="preserve">ఏమిటి</w:t>
          </w:r>
          <w:r w:rsidDel="00000000" w:rsidR="00000000" w:rsidRPr="00000000">
            <w:rPr>
              <w:sz w:val="32"/>
              <w:szCs w:val="32"/>
              <w:rtl w:val="0"/>
            </w:rPr>
            <w:t xml:space="preserve">?</w:t>
          </w:r>
        </w:p>
      </w:sdtContent>
    </w:sdt>
    <w:p w:rsidR="00000000" w:rsidDel="00000000" w:rsidP="00000000" w:rsidRDefault="00000000" w:rsidRPr="00000000" w14:paraId="0000006A">
      <w:pPr>
        <w:rPr>
          <w:sz w:val="32"/>
          <w:szCs w:val="32"/>
        </w:rPr>
      </w:pPr>
      <w:r w:rsidDel="00000000" w:rsidR="00000000" w:rsidRPr="00000000">
        <w:rPr>
          <w:rtl w:val="0"/>
        </w:rPr>
      </w:r>
    </w:p>
    <w:sectPr>
      <w:headerReference r:id="rId7" w:type="default"/>
      <w:pgSz w:h="15840" w:w="12240" w:orient="portrait"/>
      <w:pgMar w:bottom="1440" w:top="1440" w:left="1440" w:right="1440" w:header="720" w:footer="720"/>
      <w:pgNumType w:start="1"/>
      <w:sectPrChange w:author="Virata Pusuluri" w:id="0" w:date="2026-03-12T13:20:48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Van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112738420"/>
      <w:tag w:val="goog_rdk_174"/>
    </w:sdtPr>
    <w:sdtContent>
      <w:p w:rsidR="00000000" w:rsidDel="00000000" w:rsidP="00000000" w:rsidRDefault="00000000" w:rsidRPr="00000000" w14:paraId="0000006B">
        <w:pPr>
          <w:rPr>
            <w:ins w:author="Virata Pusuluri" w:id="46" w:date="2026-03-12T13:20:48Z"/>
            <w:rPrChange w:author="Virata Pusuluri" w:id="0" w:date="2026-03-12T13:20:48Z">
              <w:rPr>
                <w:sz w:val="32"/>
                <w:szCs w:val="32"/>
              </w:rPr>
            </w:rPrChange>
          </w:rPr>
        </w:pPr>
        <w:sdt>
          <w:sdtPr>
            <w:id w:val="-172787563"/>
            <w:tag w:val="goog_rdk_172"/>
          </w:sdtPr>
          <w:sdtContent>
            <w:ins w:author="Virata Pusuluri" w:id="46" w:date="2026-03-12T13:20:48Z"/>
            <w:sdt>
              <w:sdtPr>
                <w:id w:val="-15421812"/>
                <w:tag w:val="goog_rdk_173"/>
              </w:sdtPr>
              <w:sdtContent>
                <w:ins w:author="Virata Pusuluri" w:id="46" w:date="2026-03-12T13:20:48Z">
                  <w:r w:rsidDel="00000000" w:rsidR="00000000" w:rsidRPr="00000000">
                    <w:rPr>
                      <w:rtl w:val="0"/>
                    </w:rPr>
                  </w:r>
                </w:ins>
              </w:sdtContent>
            </w:sdt>
            <w:ins w:author="Virata Pusuluri" w:id="46" w:date="2026-03-12T13:20:48Z"/>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F47E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47E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47E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47E8"/>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F47E8"/>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F47E8"/>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F47E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F47E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F47E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47E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47E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47E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47E8"/>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F47E8"/>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F47E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47E8"/>
    <w:rPr>
      <w:i w:val="1"/>
      <w:iCs w:val="1"/>
      <w:color w:val="404040" w:themeColor="text1" w:themeTint="0000BF"/>
    </w:rPr>
  </w:style>
  <w:style w:type="paragraph" w:styleId="ListParagraph">
    <w:name w:val="List Paragraph"/>
    <w:basedOn w:val="Normal"/>
    <w:uiPriority w:val="34"/>
    <w:qFormat w:val="1"/>
    <w:rsid w:val="00DF47E8"/>
    <w:pPr>
      <w:ind w:left="720"/>
      <w:contextualSpacing w:val="1"/>
    </w:pPr>
  </w:style>
  <w:style w:type="character" w:styleId="IntenseEmphasis">
    <w:name w:val="Intense Emphasis"/>
    <w:basedOn w:val="DefaultParagraphFont"/>
    <w:uiPriority w:val="21"/>
    <w:qFormat w:val="1"/>
    <w:rsid w:val="00DF47E8"/>
    <w:rPr>
      <w:i w:val="1"/>
      <w:iCs w:val="1"/>
      <w:color w:val="0f4761" w:themeColor="accent1" w:themeShade="0000BF"/>
    </w:rPr>
  </w:style>
  <w:style w:type="paragraph" w:styleId="IntenseQuote">
    <w:name w:val="Intense Quote"/>
    <w:basedOn w:val="Normal"/>
    <w:next w:val="Normal"/>
    <w:link w:val="IntenseQuoteChar"/>
    <w:uiPriority w:val="30"/>
    <w:qFormat w:val="1"/>
    <w:rsid w:val="00DF47E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F47E8"/>
    <w:rPr>
      <w:i w:val="1"/>
      <w:iCs w:val="1"/>
      <w:color w:val="0f4761" w:themeColor="accent1" w:themeShade="0000BF"/>
    </w:rPr>
  </w:style>
  <w:style w:type="character" w:styleId="IntenseReference">
    <w:name w:val="Intense Reference"/>
    <w:basedOn w:val="DefaultParagraphFont"/>
    <w:uiPriority w:val="32"/>
    <w:qFormat w:val="1"/>
    <w:rsid w:val="00DF47E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Mh1iiO79XM41WNZDs0iyNs6mA==">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2026-03-10T23:09:00Z</dcterms:created>
  <dc:creator>Krishna Pusuluri</dc:creator>
</cp:coreProperties>
</file>