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space="0" w:sz="0" w:val="nil"/>
          <w:left w:space="0" w:sz="0" w:val="nil"/>
          <w:bottom w:space="0" w:sz="0" w:val="nil"/>
          <w:right w:space="0" w:sz="0" w:val="nil"/>
          <w:between w:space="0" w:sz="0" w:val="nil"/>
        </w:pBdr>
        <w:shd w:fill="auto" w:val="clear"/>
        <w:spacing w:after="240" w:line="275.9999942779541" w:lineRule="auto"/>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b w:val="1"/>
          <w:bCs w:val="1"/>
          <w:i w:val="1"/>
          <w:iCs w:val="1"/>
          <w:color w:val="1b1c1d"/>
          <w:sz w:val="24"/>
          <w:szCs w:val="24"/>
          <w:rtl w:val="0"/>
        </w:rPr>
        <w:t xml:space="preserve">AI Prompt for grading:</w:t>
      </w:r>
      <w:r w:rsidDel="00000000" w:rsidR="00000000" w:rsidRPr="00000000">
        <w:rPr>
          <w:rFonts w:ascii="Google Sans Text" w:cs="Google Sans Text" w:eastAsia="Google Sans Text" w:hAnsi="Google Sans Text"/>
          <w:i w:val="0"/>
          <w:iCs w:val="0"/>
          <w:color w:val="1b1c1d"/>
          <w:sz w:val="24"/>
          <w:szCs w:val="24"/>
          <w:rtl w:val="0"/>
        </w:rPr>
        <w:t xml:space="preserve"> Using the material in this document's folder, answer all the questions. The </w:t>
      </w:r>
      <w:r w:rsidDel="00000000" w:rsidR="00000000" w:rsidRPr="00000000">
        <w:rPr>
          <w:rFonts w:ascii="Google Sans Text" w:cs="Google Sans Text" w:eastAsia="Google Sans Text" w:hAnsi="Google Sans Text"/>
          <w:color w:val="1b1c1d"/>
          <w:sz w:val="24"/>
          <w:szCs w:val="24"/>
          <w:rtl w:val="0"/>
        </w:rPr>
        <w:t xml:space="preserve">students' responses</w:t>
      </w:r>
      <w:r w:rsidDel="00000000" w:rsidR="00000000" w:rsidRPr="00000000">
        <w:rPr>
          <w:rFonts w:ascii="Google Sans Text" w:cs="Google Sans Text" w:eastAsia="Google Sans Text" w:hAnsi="Google Sans Text"/>
          <w:i w:val="0"/>
          <w:iCs w:val="0"/>
          <w:color w:val="1b1c1d"/>
          <w:sz w:val="24"/>
          <w:szCs w:val="24"/>
          <w:rtl w:val="0"/>
        </w:rPr>
        <w:t xml:space="preserve"> are given in the document as 'Answers', which may or may not be correct. Use your answers to grade the student responses and update the canvas with </w:t>
      </w:r>
      <w:r w:rsidDel="00000000" w:rsidR="00000000" w:rsidRPr="00000000">
        <w:rPr>
          <w:rFonts w:ascii="Google Sans Text" w:cs="Google Sans Text" w:eastAsia="Google Sans Text" w:hAnsi="Google Sans Text"/>
          <w:color w:val="1b1c1d"/>
          <w:sz w:val="24"/>
          <w:szCs w:val="24"/>
          <w:rtl w:val="0"/>
        </w:rPr>
        <w:t xml:space="preserve">a table with these columns: (1) Question number, (2) AI answer, (3) Source (4) Student answer (5) Points earned. Points earned should be 1 if the student’s answer is correct, else 0. </w:t>
      </w:r>
      <w:r w:rsidDel="00000000" w:rsidR="00000000" w:rsidRPr="00000000">
        <w:rPr>
          <w:rFonts w:ascii="Google Sans Text" w:cs="Google Sans Text" w:eastAsia="Google Sans Text" w:hAnsi="Google Sans Text"/>
          <w:i w:val="0"/>
          <w:iCs w:val="0"/>
          <w:color w:val="1b1c1d"/>
          <w:sz w:val="24"/>
          <w:szCs w:val="24"/>
          <w:rtl w:val="0"/>
        </w:rPr>
        <w:t xml:space="preserve">At the end, give the total score for the student and out of how much. Also give the su</w:t>
      </w:r>
      <w:r w:rsidDel="00000000" w:rsidR="00000000" w:rsidRPr="00000000">
        <w:rPr>
          <w:rFonts w:ascii="Google Sans Text" w:cs="Google Sans Text" w:eastAsia="Google Sans Text" w:hAnsi="Google Sans Text"/>
          <w:color w:val="1b1c1d"/>
          <w:sz w:val="24"/>
          <w:szCs w:val="24"/>
          <w:rtl w:val="0"/>
        </w:rPr>
        <w:t xml:space="preserve">mmary of grading at the end. </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Question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AI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Student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Points earned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2, "Blossoms")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7, "Tap your right foot")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11, "Fly Kite")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13, "Anu. She is my sister.")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17, "Aa for Apple, Aa for 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brothers, and sisters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5, "Pledge")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“India is my country. All Indians are my brothers, and sisters.” (From Pledge)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20, "Short Vowels" rhyme)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rhythm for short vowels says: “I am “o”, I am “”o”, I am in pop, hop, mop”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23, "Let us take away" 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 the story “Let us take away”, how many ants took the laddu to their home? 5 ants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25, "Colours" rhyme)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sky is blue, the grass is green. (From Colours rhyme)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27, "Calendar" section)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calender states: “I have 12 months in a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(No QR codes for learning. Corrected Q also 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7, "My Actions" rhyme mentions clapping and tapping. General actions in book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24, "Monkey's Justice," cats shared bread, not banana.)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26, "Healthy Eating" mentions both fruits and vegetables.)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19, 'Oo' shows ox, owl, onion.)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Jaya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8, "I am Jaya. I love ice-cream.")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Jaya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fire, water, air, earth, ether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9, "Panchabhoothas" section)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fire, water, air, earth, ether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peacock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28, "Peacock sings beautifully.")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peacock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white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25, "Milk is white")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white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Cunning Fox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0.pdf (Pg 10, "The Cunning Fox")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cunning fox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 (Anu's initial feelings toward Rani)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 (Riddle is about forgiveness)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 (Anu encounters a swan)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 (Sham's mother's advice was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 (Anu's love and fearlessness transform 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 (Anu enters a magical tunnel)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Anu falls asleep and enters a journey through a magical tunnel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 (Anu's happiness depends on willingness to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Anu’s happiness depends on her own contentment and willingness to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blamed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 (Anu initially blamed herself)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when the flute music stops, causing the gate’s petals to close, Anu initially blamed herself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forgiveness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 (Dancing boy emphasizes forgiveness)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dancing boy Anu encounters emphasizes the importance of forgiveness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 (Anu realizes riddle answer is revenge)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Anu realizes tha answer to the riddle is revenge, understanding that seeking it only harms oneself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 (Journey helps overcome negative qualities)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 (Sham confused between mystic and mother's advice)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 (Anu's </w:t>
            </w: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happiness</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and understanding cause flute to play)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 (Anu wakes up feeling happy and understanding)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1.ODT (Central theme of the 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2, lists 9 planets)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3, "Kundalini" is motherly energy)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4, Mooladhara Chakra: Earth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10, Vishuddhi Chakra: blue)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12, Sahasrara Chakra: All Elements/Vibrations)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protect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3, Ganesha protects Kundalini)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Ganesha is placed below the Mother Kundalini to protect 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4, Mooladhara Chakra: Mars)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Mooladhara Chakra is associated with the planet mars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6, Swadhisthana Chakra: 6 petals)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Swadhisthana Chakra has 6 petals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families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8, Nabhi: well-being of families/homes)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 the Nabhi we feel the well-being of our families of homes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Venus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9, Anahata Chakra: Venus)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Anahata Chakra is associated with the planet venus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flute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10, Gentle voices like flute melody)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if we speak gently, our voices will be like the sweet melody of the flute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11, Agnya Chakra: 2 petals)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Agnya Chakra has 2 petals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head/Agnya Chakra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12, Sahasrara Chakra: top of head/Agnya)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Sahastrara Chakra is at the top of the Agnya Chakra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3, Right Channel starts from Swadhisthana)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8, Nabhi Chakra: Water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9, Anahata Chakra: eternal spirit sleeps)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10, Vishuddhi Chakra: should feel guilty to correct mistakes)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11, Agnya Chakra: white)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12, Sahasrara Chakra: 1,000 petals)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Swadhisthana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6, Swadhisthana: creativity chakra)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Swadhisthana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Tuesday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4, Mooladhara Chakra: Tuesday)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tuesday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Swadhisthana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6, Swadhisthana: art and creativity)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Swadhisthana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satisfaction, dignity, respectful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8, Nabhi Chakra: satisfaction, dignity, respect)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satisfaction, dignity, respectful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fearlessness/bravery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2.pdf (Pg 9, Shri Rama: fearlessness/bravery)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fearlessness/bravery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(Cover, Rafael Sol is author)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10, Raja Janaka: father of Shri Sita)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14, Abraham's faith: One God)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18, Moses: free from slavery in Egypt)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22, Zarathoustra preached: Ahura Mazda)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26, Confucius: education transforms society)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Dharma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6, Dattatreya taught Dharma)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Shri Adi Guru Dattatreya came to this world many times to teach us Dharma, the path of balance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surroundings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10, detachment from surroundings is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surroundings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Sinai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18, Moses: commandments on Mount Sinai)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Sermon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goodness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22, increase goodness to overcome evil)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goodness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28, Lao Tzu taught about the Tao)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32, Socrates: virtue more important than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Islam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36, Muhammad founded Islam)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Koran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compassion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40, Guru Nanak: oneness of God, love, compassion)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compassion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mosque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44, Sainath lived in abandoned mosque)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mosque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48, Sai Baba left in 1918)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10, Raja Janaka: scientist and enlightened)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14, Abraham willing to sacrifice Isaac)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 (God saved his 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18, Moses saw Promised Land but didn't 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26, Confucius: traditional values, social harmony)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28, Lao Tzu: compassion best weapon/defense)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32, Socrates: sentenced to death by hemlock)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36, Prophet Muhammad was illiterate)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40, Guru Nanak founded Sikhism)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44, Sainath's birth details not 1859 in Shirdi)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48, Sai Baba came back to life after 3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4.pdf (Mary: incarnation of Adi Shakti)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4.pdf (Ganesha: big brother/Chancellor)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Immaculate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4.pdf (The Immaculate Conception)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Immaculate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forgiveness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4.pdf (Ganesha's weapon Parashu: forgiveness in Jesus)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forgiveness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1, Confucius met Lao Tzu in 518 BC)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Taoist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1, Lao Tzu: nationally renowned Taoist)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4.pdf (Text explicitly states 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2, Lao Tzu: good merchant hides goods)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magic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4.pdf (Ganesha's Kundalini snake: magic power in Jesus)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magic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2, Confucius described Lao Tzu as a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wild goose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1, Confucius brought a wild goose)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wild goose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“It will do you good if you cut off your pride, get rid of your greed, reduce your haughtiness, </w:t>
            </w:r>
            <w:ins w:author="Virata Pusuluri" w:id="0" w:date="2025-10-28T18:55:11Z">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and </w:t>
              </w:r>
            </w:ins>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throw away some of your ambitions. It will serve your family better, and it will serve your state better if you are not too stubborn no matter whenever, wherever, and whatever.”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2, Lao Tzu's advice to Confucius)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“It will do you good if you cut off your pride, get rid of your greed, reduce your haughtiness, </w:t>
            </w:r>
            <w:ins w:author="Virata Pusuluri" w:id="1" w:date="2025-10-28T18:55:01Z">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and</w:t>
              </w:r>
              <w:r w:rsidDel="00000000" w:rsidR="00000000" w:rsidRPr="00000000">
                <w:rPr>
                  <w:rFonts w:ascii="Google Sans Text" w:cs="Google Sans Text" w:eastAsia="Google Sans Text" w:hAnsi="Google Sans Text"/>
                  <w:color w:val="1b1c1d"/>
                  <w:sz w:val="20"/>
                  <w:szCs w:val="20"/>
                  <w:rtl w:val="0"/>
                  <w:rPrChange w:author="Virata Pusuluri" w:id="2" w:date="2025-10-28T18:55:01Z">
                    <w:rPr>
                      <w:rFonts w:ascii="Google Sans Text" w:cs="Google Sans Text" w:eastAsia="Google Sans Text" w:hAnsi="Google Sans Text"/>
                      <w:i w:val="0"/>
                      <w:iCs w:val="0"/>
                      <w:color w:val="1b1c1d"/>
                      <w:sz w:val="20"/>
                      <w:szCs w:val="20"/>
                      <w:shd w:fill="auto" w:val="clear"/>
                    </w:rPr>
                  </w:rPrChange>
                </w:rPr>
                <w:t xml:space="preserve"> </w:t>
              </w:r>
            </w:ins>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throw away some of your ambitions. It will serve your family better, and it will serve your state better if you are not too stubborn no matter whenever, wherever, and whatever.”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He was totally lost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2, Confucius was totally lost)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He was totally lost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3, Lao Tzu's teachings to guard: Tao)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at a street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3.pdf (Pg 1, Confucius heard about Lao Tzu at street)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at a street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bl>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Summary of Grading:</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student's total score is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97 out of 100</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