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Using the files </w:t>
      </w:r>
      <w:hyperlink r:id="rId6">
        <w:r w:rsidDel="00000000" w:rsidR="00000000" w:rsidRPr="00000000">
          <w:rPr>
            <w:rFonts w:ascii="Roboto" w:cs="Roboto" w:eastAsia="Roboto" w:hAnsi="Roboto"/>
            <w:b w:val="1"/>
            <w:bCs w:val="1"/>
            <w:color w:val="1155cc"/>
            <w:sz w:val="21"/>
            <w:szCs w:val="21"/>
            <w:highlight w:val="white"/>
            <w:rtl w:val="0"/>
          </w:rPr>
          <w:t xml:space="preserve">1. The_Secret_of_the_Seven_Sahaj_Children_Book.pdf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7">
        <w:r w:rsidDel="00000000" w:rsidR="00000000" w:rsidRPr="00000000">
          <w:rPr>
            <w:rFonts w:ascii="Roboto" w:cs="Roboto" w:eastAsia="Roboto" w:hAnsi="Roboto"/>
            <w:b w:val="1"/>
            <w:bCs w:val="1"/>
            <w:color w:val="1155cc"/>
            <w:sz w:val="21"/>
            <w:szCs w:val="21"/>
            <w:highlight w:val="white"/>
            <w:rtl w:val="0"/>
          </w:rPr>
          <w:t xml:space="preserve">2. My_Journey_With_The_Chakras_EN.pdf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8">
        <w:r w:rsidDel="00000000" w:rsidR="00000000" w:rsidRPr="00000000">
          <w:rPr>
            <w:rFonts w:ascii="Roboto" w:cs="Roboto" w:eastAsia="Roboto" w:hAnsi="Roboto"/>
            <w:b w:val="1"/>
            <w:bCs w:val="1"/>
            <w:color w:val="1155cc"/>
            <w:sz w:val="21"/>
            <w:szCs w:val="21"/>
            <w:highlight w:val="white"/>
            <w:rtl w:val="0"/>
          </w:rPr>
          <w:t xml:space="preserve">3. Ten Primordial Masters - Book with Colouring Pages by Rafael Sol.English.pdf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9">
        <w:r w:rsidDel="00000000" w:rsidR="00000000" w:rsidRPr="00000000">
          <w:rPr>
            <w:rFonts w:ascii="Roboto" w:cs="Roboto" w:eastAsia="Roboto" w:hAnsi="Roboto"/>
            <w:b w:val="1"/>
            <w:bCs w:val="1"/>
            <w:color w:val="1155cc"/>
            <w:sz w:val="21"/>
            <w:szCs w:val="21"/>
            <w:highlight w:val="white"/>
            <w:rtl w:val="0"/>
          </w:rPr>
          <w:t xml:space="preserve">3. Meeting of great primordial masters - Lao Tzu Confucius.pdf</w:t>
        </w:r>
      </w:hyperlink>
      <w:r w:rsidDel="00000000" w:rsidR="00000000" w:rsidRPr="00000000">
        <w:rPr>
          <w:rFonts w:ascii="Roboto" w:cs="Roboto" w:eastAsia="Roboto" w:hAnsi="Roboto"/>
          <w:b w:val="1"/>
          <w:bCs w:val="1"/>
          <w:color w:val="1f1f1f"/>
          <w:sz w:val="21"/>
          <w:szCs w:val="21"/>
          <w:highlight w:val="white"/>
          <w:rtl w:val="0"/>
        </w:rPr>
        <w:t xml:space="preserve"> , </w:t>
      </w:r>
      <w:hyperlink r:id="rId10">
        <w:r w:rsidDel="00000000" w:rsidR="00000000" w:rsidRPr="00000000">
          <w:rPr>
            <w:rFonts w:ascii="Roboto" w:cs="Roboto" w:eastAsia="Roboto" w:hAnsi="Roboto"/>
            <w:b w:val="1"/>
            <w:bCs w:val="1"/>
            <w:color w:val="1155cc"/>
            <w:sz w:val="21"/>
            <w:szCs w:val="21"/>
            <w:highlight w:val="white"/>
            <w:rtl w:val="0"/>
          </w:rPr>
          <w:t xml:space="preserve">4. JesusChrist-FromLIghtOfTheWorld.pdf</w:t>
        </w:r>
      </w:hyperlink>
      <w:r w:rsidDel="00000000" w:rsidR="00000000" w:rsidRPr="00000000">
        <w:rPr>
          <w:rFonts w:ascii="Roboto" w:cs="Roboto" w:eastAsia="Roboto" w:hAnsi="Roboto"/>
          <w:b w:val="1"/>
          <w:bCs w:val="1"/>
          <w:color w:val="1f1f1f"/>
          <w:sz w:val="21"/>
          <w:szCs w:val="21"/>
          <w:highlight w:val="white"/>
          <w:rtl w:val="0"/>
        </w:rPr>
        <w:t xml:space="preserve"> , create homework exercises testing factual knowledge and understanding at the level of a 5th grade student. Create 100 exercises of different types like multiple choice questions, fill in the blanks, matching etc, with  20 exercises on each file.</w:t>
      </w:r>
    </w:p>
    <w:p w:rsidR="00000000" w:rsidDel="00000000" w:rsidP="00000000" w:rsidRDefault="00000000" w:rsidRPr="00000000" w14:paraId="0000000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Got it. Let's create 100 homework exercises, 20 for each document, targeting a 5th-grade level, and using various formats like multiple choice, fill-in-the-blanks, matching, true/false, and short answer.</w:t>
      </w:r>
    </w:p>
    <w:p w:rsidR="00000000" w:rsidDel="00000000" w:rsidP="00000000" w:rsidRDefault="00000000" w:rsidRPr="00000000" w14:paraId="00000005">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1: The Secret of the Seven Sahaj Children's Book</w:t>
      </w:r>
    </w:p>
    <w:p w:rsidR="00000000" w:rsidDel="00000000" w:rsidP="00000000" w:rsidRDefault="00000000" w:rsidRPr="00000000" w14:paraId="00000007">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was Anu primarily worried about at the beginning of the story? a) Being late for school b) Not completing her assignment c) Her friend being mad at her d) The weather.</w:t>
      </w:r>
    </w:p>
    <w:p w:rsidR="00000000" w:rsidDel="00000000" w:rsidP="00000000" w:rsidRDefault="00000000" w:rsidRPr="00000000" w14:paraId="00000008">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B)</w:t>
      </w:r>
    </w:p>
    <w:p w:rsidR="00000000" w:rsidDel="00000000" w:rsidP="00000000" w:rsidRDefault="00000000" w:rsidRPr="00000000" w14:paraId="00000009">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riddle Anu heard was, "What is that which you want over others but it ____ you?"</w:t>
      </w:r>
    </w:p>
    <w:p w:rsidR="00000000" w:rsidDel="00000000" w:rsidP="00000000" w:rsidRDefault="00000000" w:rsidRPr="00000000" w14:paraId="0000000A">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What is that which you want over others but it finishes you?”</w:t>
      </w:r>
      <w:r w:rsidDel="00000000" w:rsidR="00000000" w:rsidRPr="00000000">
        <w:rPr>
          <w:rtl w:val="0"/>
        </w:rPr>
      </w:r>
    </w:p>
    <w:p w:rsidR="00000000" w:rsidDel="00000000" w:rsidP="00000000" w:rsidRDefault="00000000" w:rsidRPr="00000000" w14:paraId="0000000B">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Anu’s mother did not practice Sahaj meditation.</w:t>
      </w:r>
    </w:p>
    <w:p w:rsidR="00000000" w:rsidDel="00000000" w:rsidP="00000000" w:rsidRDefault="00000000" w:rsidRPr="00000000" w14:paraId="0000000C">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Fonts w:ascii="Roboto" w:cs="Roboto" w:eastAsia="Roboto" w:hAnsi="Roboto"/>
          <w:color w:val="1f1f1f"/>
          <w:sz w:val="21"/>
          <w:szCs w:val="21"/>
          <w:highlight w:val="white"/>
          <w:rtl w:val="0"/>
        </w:rPr>
        <w:tab/>
      </w:r>
    </w:p>
    <w:p w:rsidR="00000000" w:rsidDel="00000000" w:rsidP="00000000" w:rsidRDefault="00000000" w:rsidRPr="00000000" w14:paraId="0000000D">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Why was Rita sulky?</w:t>
      </w:r>
    </w:p>
    <w:p w:rsidR="00000000" w:rsidDel="00000000" w:rsidP="00000000" w:rsidRDefault="00000000" w:rsidRPr="00000000" w14:paraId="0000000E">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because her brother fought with her </w:t>
      </w:r>
    </w:p>
    <w:p w:rsidR="00000000" w:rsidDel="00000000" w:rsidP="00000000" w:rsidRDefault="00000000" w:rsidRPr="00000000" w14:paraId="0000000F">
      <w:pPr>
        <w:numPr>
          <w:ilvl w:val="0"/>
          <w:numId w:val="5"/>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Matching:</w:t>
      </w:r>
      <w:r w:rsidDel="00000000" w:rsidR="00000000" w:rsidRPr="00000000">
        <w:rPr>
          <w:rFonts w:ascii="Roboto" w:cs="Roboto" w:eastAsia="Roboto" w:hAnsi="Roboto"/>
          <w:color w:val="1f1f1f"/>
          <w:sz w:val="21"/>
          <w:szCs w:val="21"/>
          <w:highlight w:val="white"/>
          <w:rtl w:val="0"/>
        </w:rPr>
        <w:t xml:space="preserve"> Match the character to their emotion:</w:t>
      </w:r>
    </w:p>
    <w:p w:rsidR="00000000" w:rsidDel="00000000" w:rsidP="00000000" w:rsidRDefault="00000000" w:rsidRPr="00000000" w14:paraId="00000010">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Anu</w:t>
      </w:r>
    </w:p>
    <w:p w:rsidR="00000000" w:rsidDel="00000000" w:rsidP="00000000" w:rsidRDefault="00000000" w:rsidRPr="00000000" w14:paraId="00000011">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Rita</w:t>
      </w:r>
    </w:p>
    <w:p w:rsidR="00000000" w:rsidDel="00000000" w:rsidP="00000000" w:rsidRDefault="00000000" w:rsidRPr="00000000" w14:paraId="00000012">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Sham</w:t>
      </w:r>
    </w:p>
    <w:p w:rsidR="00000000" w:rsidDel="00000000" w:rsidP="00000000" w:rsidRDefault="00000000" w:rsidRPr="00000000" w14:paraId="00000013">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Desperate (</w:t>
      </w:r>
      <w:r w:rsidDel="00000000" w:rsidR="00000000" w:rsidRPr="00000000">
        <w:rPr>
          <w:rFonts w:ascii="Roboto" w:cs="Roboto" w:eastAsia="Roboto" w:hAnsi="Roboto"/>
          <w:color w:val="1f1f1f"/>
          <w:sz w:val="21"/>
          <w:szCs w:val="21"/>
          <w:highlight w:val="white"/>
          <w:rtl w:val="0"/>
        </w:rPr>
        <w:t xml:space="preserve">hopeless</w:t>
      </w: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14">
      <w:pPr>
        <w:numPr>
          <w:ilvl w:val="1"/>
          <w:numId w:val="5"/>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B. Worried</w:t>
      </w:r>
    </w:p>
    <w:p w:rsidR="00000000" w:rsidDel="00000000" w:rsidP="00000000" w:rsidRDefault="00000000" w:rsidRPr="00000000" w14:paraId="00000015">
      <w:pPr>
        <w:numPr>
          <w:ilvl w:val="1"/>
          <w:numId w:val="5"/>
        </w:numPr>
        <w:spacing w:after="36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 Sulky</w:t>
      </w:r>
    </w:p>
    <w:p w:rsidR="00000000" w:rsidDel="00000000" w:rsidP="00000000" w:rsidRDefault="00000000" w:rsidRPr="00000000" w14:paraId="00000016">
      <w:pPr>
        <w:spacing w:after="360" w:before="360" w:lineRule="auto"/>
        <w:ind w:left="144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Anu = worried, Rita = sulky, Sham = desperate (hopeless)</w:t>
      </w:r>
      <w:r w:rsidDel="00000000" w:rsidR="00000000" w:rsidRPr="00000000">
        <w:rPr>
          <w:rtl w:val="0"/>
        </w:rPr>
      </w:r>
    </w:p>
    <w:p w:rsidR="00000000" w:rsidDel="00000000" w:rsidP="00000000" w:rsidRDefault="00000000" w:rsidRPr="00000000" w14:paraId="00000017">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animal did Anu ride through the first petal doors? a) Horse b) Lion c) Mouse d) Dog</w:t>
      </w:r>
    </w:p>
    <w:p w:rsidR="00000000" w:rsidDel="00000000" w:rsidP="00000000" w:rsidRDefault="00000000" w:rsidRPr="00000000" w14:paraId="00000018">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C)</w:t>
      </w:r>
    </w:p>
    <w:p w:rsidR="00000000" w:rsidDel="00000000" w:rsidP="00000000" w:rsidRDefault="00000000" w:rsidRPr="00000000" w14:paraId="00000019">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Sham wanted to create the most ____ painting.</w:t>
      </w:r>
    </w:p>
    <w:p w:rsidR="00000000" w:rsidDel="00000000" w:rsidP="00000000" w:rsidRDefault="00000000" w:rsidRPr="00000000" w14:paraId="0000001A">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Sham wanted to create the most beautiful painting</w:t>
      </w:r>
      <w:r w:rsidDel="00000000" w:rsidR="00000000" w:rsidRPr="00000000">
        <w:rPr>
          <w:rtl w:val="0"/>
        </w:rPr>
      </w:r>
    </w:p>
    <w:p w:rsidR="00000000" w:rsidDel="00000000" w:rsidP="00000000" w:rsidRDefault="00000000" w:rsidRPr="00000000" w14:paraId="0000001B">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advice did Sham's mother give him about painting?</w:t>
      </w:r>
    </w:p>
    <w:p w:rsidR="00000000" w:rsidDel="00000000" w:rsidP="00000000" w:rsidRDefault="00000000" w:rsidRPr="00000000" w14:paraId="0000001C">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To make the most beautiful painting, you must stay in the present and not depend on any false powers that claim to help you. </w:t>
      </w:r>
      <w:r w:rsidDel="00000000" w:rsidR="00000000" w:rsidRPr="00000000">
        <w:rPr>
          <w:rtl w:val="0"/>
        </w:rPr>
      </w:r>
    </w:p>
    <w:p w:rsidR="00000000" w:rsidDel="00000000" w:rsidP="00000000" w:rsidRDefault="00000000" w:rsidRPr="00000000" w14:paraId="0000001D">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 thought it was important how many chocolates Rita had.</w:t>
      </w:r>
    </w:p>
    <w:p w:rsidR="00000000" w:rsidDel="00000000" w:rsidP="00000000" w:rsidRDefault="00000000" w:rsidRPr="00000000" w14:paraId="0000001E">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1F">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did the water human give Anu? a) A book b) A hug c) Chocolates d) A toy.</w:t>
      </w:r>
    </w:p>
    <w:p w:rsidR="00000000" w:rsidDel="00000000" w:rsidP="00000000" w:rsidRDefault="00000000" w:rsidRPr="00000000" w14:paraId="00000020">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21">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next gate had ____ petal doors (after Nabhi chakra).</w:t>
      </w:r>
    </w:p>
    <w:p w:rsidR="00000000" w:rsidDel="00000000" w:rsidP="00000000" w:rsidRDefault="00000000" w:rsidRPr="00000000" w14:paraId="00000022">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The next gate had 12 petal doors.</w:t>
      </w:r>
      <w:r w:rsidDel="00000000" w:rsidR="00000000" w:rsidRPr="00000000">
        <w:rPr>
          <w:rtl w:val="0"/>
        </w:rPr>
      </w:r>
    </w:p>
    <w:p w:rsidR="00000000" w:rsidDel="00000000" w:rsidP="00000000" w:rsidRDefault="00000000" w:rsidRPr="00000000" w14:paraId="00000023">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animal was in the middle of the 12 petal doors?</w:t>
      </w:r>
    </w:p>
    <w:p w:rsidR="00000000" w:rsidDel="00000000" w:rsidP="00000000" w:rsidRDefault="00000000" w:rsidRPr="00000000" w14:paraId="00000024">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a lion</w:t>
      </w:r>
    </w:p>
    <w:p w:rsidR="00000000" w:rsidDel="00000000" w:rsidP="00000000" w:rsidRDefault="00000000" w:rsidRPr="00000000" w14:paraId="00000025">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 was afraid of the lion at first.</w:t>
      </w:r>
    </w:p>
    <w:p w:rsidR="00000000" w:rsidDel="00000000" w:rsidP="00000000" w:rsidRDefault="00000000" w:rsidRPr="00000000" w14:paraId="00000026">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False </w:t>
      </w:r>
      <w:r w:rsidDel="00000000" w:rsidR="00000000" w:rsidRPr="00000000">
        <w:rPr>
          <w:rtl w:val="0"/>
        </w:rPr>
      </w:r>
    </w:p>
    <w:p w:rsidR="00000000" w:rsidDel="00000000" w:rsidP="00000000" w:rsidRDefault="00000000" w:rsidRPr="00000000" w14:paraId="00000027">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sound did Anu hear at the 16 petal door? a) Drums b) Flute c) Piano d) Trumpet</w:t>
      </w:r>
    </w:p>
    <w:p w:rsidR="00000000" w:rsidDel="00000000" w:rsidP="00000000" w:rsidRDefault="00000000" w:rsidRPr="00000000" w14:paraId="00000028">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29">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Anu got stuck in the ____ dust.</w:t>
      </w:r>
    </w:p>
    <w:p w:rsidR="00000000" w:rsidDel="00000000" w:rsidP="00000000" w:rsidRDefault="00000000" w:rsidRPr="00000000" w14:paraId="0000002A">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Anu got stuck in the white dust </w:t>
      </w:r>
      <w:r w:rsidDel="00000000" w:rsidR="00000000" w:rsidRPr="00000000">
        <w:rPr>
          <w:rtl w:val="0"/>
        </w:rPr>
      </w:r>
    </w:p>
    <w:p w:rsidR="00000000" w:rsidDel="00000000" w:rsidP="00000000" w:rsidRDefault="00000000" w:rsidRPr="00000000" w14:paraId="0000002B">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the little boy dancing on the sarod ask Anu?</w:t>
      </w:r>
    </w:p>
    <w:p w:rsidR="00000000" w:rsidDel="00000000" w:rsidP="00000000" w:rsidRDefault="00000000" w:rsidRPr="00000000" w14:paraId="0000002C">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Can you forgive?</w:t>
      </w:r>
      <w:r w:rsidDel="00000000" w:rsidR="00000000" w:rsidRPr="00000000">
        <w:rPr>
          <w:rtl w:val="0"/>
        </w:rPr>
      </w:r>
    </w:p>
    <w:p w:rsidR="00000000" w:rsidDel="00000000" w:rsidP="00000000" w:rsidRDefault="00000000" w:rsidRPr="00000000" w14:paraId="0000002D">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Anu found it easy to forgive Rani immediately.</w:t>
        <w:tab/>
      </w:r>
    </w:p>
    <w:p w:rsidR="00000000" w:rsidDel="00000000" w:rsidP="00000000" w:rsidRDefault="00000000" w:rsidRPr="00000000" w14:paraId="0000002E">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True </w:t>
      </w:r>
      <w:r w:rsidDel="00000000" w:rsidR="00000000" w:rsidRPr="00000000">
        <w:rPr>
          <w:rtl w:val="0"/>
        </w:rPr>
      </w:r>
    </w:p>
    <w:p w:rsidR="00000000" w:rsidDel="00000000" w:rsidP="00000000" w:rsidRDefault="00000000" w:rsidRPr="00000000" w14:paraId="0000002F">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did Anu realize about revenge? a) It’s fun b) It’s sweet c) It finishes you d) It’s important.</w:t>
      </w:r>
    </w:p>
    <w:p w:rsidR="00000000" w:rsidDel="00000000" w:rsidP="00000000" w:rsidRDefault="00000000" w:rsidRPr="00000000" w14:paraId="00000030">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31">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When Anu woke up, she felt ____.</w:t>
      </w:r>
    </w:p>
    <w:p w:rsidR="00000000" w:rsidDel="00000000" w:rsidP="00000000" w:rsidRDefault="00000000" w:rsidRPr="00000000" w14:paraId="00000032">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when Anu woke up, she felt attentive, and happy </w:t>
      </w:r>
      <w:r w:rsidDel="00000000" w:rsidR="00000000" w:rsidRPr="00000000">
        <w:rPr>
          <w:rtl w:val="0"/>
        </w:rPr>
      </w:r>
    </w:p>
    <w:p w:rsidR="00000000" w:rsidDel="00000000" w:rsidP="00000000" w:rsidRDefault="00000000" w:rsidRPr="00000000" w14:paraId="00000033">
      <w:pPr>
        <w:numPr>
          <w:ilvl w:val="0"/>
          <w:numId w:val="5"/>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was the answer to the riddle?</w:t>
      </w:r>
    </w:p>
    <w:p w:rsidR="00000000" w:rsidDel="00000000" w:rsidP="00000000" w:rsidRDefault="00000000" w:rsidRPr="00000000" w14:paraId="00000034">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revenge </w:t>
      </w:r>
      <w:r w:rsidDel="00000000" w:rsidR="00000000" w:rsidRPr="00000000">
        <w:rPr>
          <w:rtl w:val="0"/>
        </w:rPr>
      </w:r>
    </w:p>
    <w:p w:rsidR="00000000" w:rsidDel="00000000" w:rsidP="00000000" w:rsidRDefault="00000000" w:rsidRPr="00000000" w14:paraId="0000003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2: My Journey with the Chakras</w:t>
      </w:r>
    </w:p>
    <w:p w:rsidR="00000000" w:rsidDel="00000000" w:rsidP="00000000" w:rsidRDefault="00000000" w:rsidRPr="00000000" w14:paraId="00000036">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How many planets are mentioned in the document? a) 5 b) 7 c) 9 d) 11</w:t>
      </w:r>
    </w:p>
    <w:p w:rsidR="00000000" w:rsidDel="00000000" w:rsidP="00000000" w:rsidRDefault="00000000" w:rsidRPr="00000000" w14:paraId="00000037">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B)  [ C) 9 planets in our comments]</w:t>
      </w:r>
      <w:r w:rsidDel="00000000" w:rsidR="00000000" w:rsidRPr="00000000">
        <w:rPr>
          <w:rtl w:val="0"/>
        </w:rPr>
      </w:r>
    </w:p>
    <w:p w:rsidR="00000000" w:rsidDel="00000000" w:rsidP="00000000" w:rsidRDefault="00000000" w:rsidRPr="00000000" w14:paraId="00000038">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five elements are Earth, Fire, Water, Air, and ____.</w:t>
      </w:r>
    </w:p>
    <w:p w:rsidR="00000000" w:rsidDel="00000000" w:rsidP="00000000" w:rsidRDefault="00000000" w:rsidRPr="00000000" w14:paraId="00000039">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The five elements are Earth, Fire, Water, Air, and ether</w:t>
      </w:r>
      <w:r w:rsidDel="00000000" w:rsidR="00000000" w:rsidRPr="00000000">
        <w:rPr>
          <w:rtl w:val="0"/>
        </w:rPr>
      </w:r>
    </w:p>
    <w:p w:rsidR="00000000" w:rsidDel="00000000" w:rsidP="00000000" w:rsidRDefault="00000000" w:rsidRPr="00000000" w14:paraId="0000003A">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Kundalini is an angry energy.</w:t>
      </w:r>
    </w:p>
    <w:p w:rsidR="00000000" w:rsidDel="00000000" w:rsidP="00000000" w:rsidRDefault="00000000" w:rsidRPr="00000000" w14:paraId="0000003B">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False </w:t>
      </w:r>
      <w:r w:rsidDel="00000000" w:rsidR="00000000" w:rsidRPr="00000000">
        <w:rPr>
          <w:rtl w:val="0"/>
        </w:rPr>
      </w:r>
    </w:p>
    <w:p w:rsidR="00000000" w:rsidDel="00000000" w:rsidP="00000000" w:rsidRDefault="00000000" w:rsidRPr="00000000" w14:paraId="0000003C">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Where does Mother Kundalini reside (stay)?</w:t>
      </w:r>
    </w:p>
    <w:p w:rsidR="00000000" w:rsidDel="00000000" w:rsidP="00000000" w:rsidRDefault="00000000" w:rsidRPr="00000000" w14:paraId="0000003D">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Mother Kundalini resides at the base of the spine in the sacrum bone. After realization, when she is awakened she is at Sahasrara chakra if the person is completely balanced. </w:t>
      </w:r>
    </w:p>
    <w:p w:rsidR="00000000" w:rsidDel="00000000" w:rsidP="00000000" w:rsidRDefault="00000000" w:rsidRPr="00000000" w14:paraId="0000003E">
      <w:pPr>
        <w:numPr>
          <w:ilvl w:val="0"/>
          <w:numId w:val="4"/>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Matching:</w:t>
      </w:r>
      <w:r w:rsidDel="00000000" w:rsidR="00000000" w:rsidRPr="00000000">
        <w:rPr>
          <w:rFonts w:ascii="Roboto" w:cs="Roboto" w:eastAsia="Roboto" w:hAnsi="Roboto"/>
          <w:color w:val="1f1f1f"/>
          <w:sz w:val="21"/>
          <w:szCs w:val="21"/>
          <w:highlight w:val="white"/>
          <w:rtl w:val="0"/>
        </w:rPr>
        <w:t xml:space="preserve"> Match the Chakra to its element:</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Mooladhara</w:t>
      </w:r>
    </w:p>
    <w:p w:rsidR="00000000" w:rsidDel="00000000" w:rsidP="00000000" w:rsidRDefault="00000000" w:rsidRPr="00000000" w14:paraId="00000040">
      <w:pPr>
        <w:numPr>
          <w:ilvl w:val="1"/>
          <w:numId w:val="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Swadhisthana</w:t>
      </w:r>
    </w:p>
    <w:p w:rsidR="00000000" w:rsidDel="00000000" w:rsidP="00000000" w:rsidRDefault="00000000" w:rsidRPr="00000000" w14:paraId="00000041">
      <w:pPr>
        <w:numPr>
          <w:ilvl w:val="1"/>
          <w:numId w:val="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Nabhi</w:t>
      </w:r>
    </w:p>
    <w:p w:rsidR="00000000" w:rsidDel="00000000" w:rsidP="00000000" w:rsidRDefault="00000000" w:rsidRPr="00000000" w14:paraId="00000042">
      <w:pPr>
        <w:numPr>
          <w:ilvl w:val="1"/>
          <w:numId w:val="4"/>
        </w:numPr>
        <w:spacing w:after="36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Water B. Earth C. Fire</w:t>
      </w:r>
    </w:p>
    <w:p w:rsidR="00000000" w:rsidDel="00000000" w:rsidP="00000000" w:rsidRDefault="00000000" w:rsidRPr="00000000" w14:paraId="00000043">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Mooladhara = Earth, Swadhisthana = Fire, Nabhi = Water</w:t>
      </w:r>
      <w:r w:rsidDel="00000000" w:rsidR="00000000" w:rsidRPr="00000000">
        <w:rPr>
          <w:rtl w:val="0"/>
        </w:rPr>
      </w:r>
    </w:p>
    <w:p w:rsidR="00000000" w:rsidDel="00000000" w:rsidP="00000000" w:rsidRDefault="00000000" w:rsidRPr="00000000" w14:paraId="00000044">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Which chakra is associated with the planet Mars? a) Swadhisthana b) Mooladhara c) Nabhi d) Anahata</w:t>
      </w:r>
    </w:p>
    <w:p w:rsidR="00000000" w:rsidDel="00000000" w:rsidP="00000000" w:rsidRDefault="00000000" w:rsidRPr="00000000" w14:paraId="00000045">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B)</w:t>
      </w:r>
    </w:p>
    <w:p w:rsidR="00000000" w:rsidDel="00000000" w:rsidP="00000000" w:rsidRDefault="00000000" w:rsidRPr="00000000" w14:paraId="00000046">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color associated with the Swadhisthana Chakra is ____.</w:t>
      </w:r>
    </w:p>
    <w:p w:rsidR="00000000" w:rsidDel="00000000" w:rsidP="00000000" w:rsidRDefault="00000000" w:rsidRPr="00000000" w14:paraId="00000047">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the color associated with the Swadhisthana chakra is yellow </w:t>
      </w:r>
      <w:r w:rsidDel="00000000" w:rsidR="00000000" w:rsidRPr="00000000">
        <w:rPr>
          <w:rtl w:val="0"/>
        </w:rPr>
      </w:r>
    </w:p>
    <w:p w:rsidR="00000000" w:rsidDel="00000000" w:rsidP="00000000" w:rsidRDefault="00000000" w:rsidRPr="00000000" w14:paraId="00000048">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Nabhi Chakra represent?</w:t>
      </w:r>
    </w:p>
    <w:p w:rsidR="00000000" w:rsidDel="00000000" w:rsidP="00000000" w:rsidRDefault="00000000" w:rsidRPr="00000000" w14:paraId="00000049">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r>
      <w:r w:rsidDel="00000000" w:rsidR="00000000" w:rsidRPr="00000000">
        <w:rPr>
          <w:rFonts w:ascii="Roboto" w:cs="Roboto" w:eastAsia="Roboto" w:hAnsi="Roboto"/>
          <w:color w:val="1f1f1f"/>
          <w:sz w:val="21"/>
          <w:szCs w:val="21"/>
          <w:highlight w:val="white"/>
          <w:rtl w:val="0"/>
        </w:rPr>
        <w:t xml:space="preserve">Answer: Nabhi chakra represents</w:t>
      </w:r>
      <w:r w:rsidDel="00000000" w:rsidR="00000000" w:rsidRPr="00000000">
        <w:rPr>
          <w:rFonts w:ascii="Roboto" w:cs="Roboto" w:eastAsia="Roboto" w:hAnsi="Roboto"/>
          <w:color w:val="1f1f1f"/>
          <w:sz w:val="21"/>
          <w:szCs w:val="21"/>
          <w:highlight w:val="white"/>
          <w:rtl w:val="0"/>
        </w:rPr>
        <w:t xml:space="preserve"> peace and satisfaction (faithfulness, dignity, self-mastery  - Bhavasagara)</w:t>
      </w:r>
    </w:p>
    <w:p w:rsidR="00000000" w:rsidDel="00000000" w:rsidP="00000000" w:rsidRDefault="00000000" w:rsidRPr="00000000" w14:paraId="0000004A">
      <w:pPr>
        <w:numPr>
          <w:ilvl w:val="0"/>
          <w:numId w:val="4"/>
        </w:numPr>
        <w:shd w:fill="ffffff" w:val="clear"/>
        <w:spacing w:after="24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The Anahata Chakra is associated with the Air element.</w:t>
      </w:r>
    </w:p>
    <w:p w:rsidR="00000000" w:rsidDel="00000000" w:rsidP="00000000" w:rsidRDefault="00000000" w:rsidRPr="00000000" w14:paraId="0000004B">
      <w:pPr>
        <w:shd w:fill="ffffff" w:val="clear"/>
        <w:spacing w:after="240"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True</w:t>
      </w:r>
    </w:p>
    <w:p w:rsidR="00000000" w:rsidDel="00000000" w:rsidP="00000000" w:rsidRDefault="00000000" w:rsidRPr="00000000" w14:paraId="0000004C">
      <w:pPr>
        <w:numPr>
          <w:ilvl w:val="0"/>
          <w:numId w:val="4"/>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How many petals does the Vishuddhi Chakra have? a) 8 b) 10 c) 16 d) 20</w:t>
      </w:r>
    </w:p>
    <w:p w:rsidR="00000000" w:rsidDel="00000000" w:rsidP="00000000" w:rsidRDefault="00000000" w:rsidRPr="00000000" w14:paraId="0000004D">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4E">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Agnya Chakra is associated with ____.</w:t>
      </w:r>
    </w:p>
    <w:p w:rsidR="00000000" w:rsidDel="00000000" w:rsidP="00000000" w:rsidRDefault="00000000" w:rsidRPr="00000000" w14:paraId="0000004F">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The A</w:t>
      </w:r>
      <w:del w:author="Virata Pusuluri" w:id="1" w:date="2025-05-22T19:18:52Z">
        <w:r w:rsidDel="00000000" w:rsidR="00000000" w:rsidRPr="00000000">
          <w:rPr>
            <w:rFonts w:ascii="Roboto" w:cs="Roboto" w:eastAsia="Roboto" w:hAnsi="Roboto"/>
            <w:color w:val="1f1f1f"/>
            <w:sz w:val="21"/>
            <w:szCs w:val="21"/>
            <w:highlight w:val="white"/>
            <w:rtl w:val="0"/>
          </w:rPr>
          <w:delText xml:space="preserve">n</w:delText>
        </w:r>
      </w:del>
      <w:r w:rsidDel="00000000" w:rsidR="00000000" w:rsidRPr="00000000">
        <w:rPr>
          <w:rFonts w:ascii="Roboto" w:cs="Roboto" w:eastAsia="Roboto" w:hAnsi="Roboto"/>
          <w:color w:val="1f1f1f"/>
          <w:sz w:val="21"/>
          <w:szCs w:val="21"/>
          <w:highlight w:val="white"/>
          <w:rtl w:val="0"/>
        </w:rPr>
        <w:t xml:space="preserve">g</w:t>
      </w:r>
      <w:ins w:author="Virata Pusuluri" w:id="2" w:date="2025-05-22T19:18:49Z">
        <w:r w:rsidDel="00000000" w:rsidR="00000000" w:rsidRPr="00000000">
          <w:rPr>
            <w:rFonts w:ascii="Roboto" w:cs="Roboto" w:eastAsia="Roboto" w:hAnsi="Roboto"/>
            <w:color w:val="1f1f1f"/>
            <w:sz w:val="21"/>
            <w:szCs w:val="21"/>
            <w:highlight w:val="white"/>
            <w:rtl w:val="0"/>
          </w:rPr>
          <w:t xml:space="preserve">n</w:t>
        </w:r>
      </w:ins>
      <w:r w:rsidDel="00000000" w:rsidR="00000000" w:rsidRPr="00000000">
        <w:rPr>
          <w:rFonts w:ascii="Roboto" w:cs="Roboto" w:eastAsia="Roboto" w:hAnsi="Roboto"/>
          <w:color w:val="1f1f1f"/>
          <w:sz w:val="21"/>
          <w:szCs w:val="21"/>
          <w:highlight w:val="white"/>
          <w:rtl w:val="0"/>
        </w:rPr>
        <w:t xml:space="preserve">ya chakra is associated with </w:t>
      </w:r>
      <w:r w:rsidDel="00000000" w:rsidR="00000000" w:rsidRPr="00000000">
        <w:rPr>
          <w:rFonts w:ascii="Roboto" w:cs="Roboto" w:eastAsia="Roboto" w:hAnsi="Roboto"/>
          <w:color w:val="1f1f1f"/>
          <w:sz w:val="21"/>
          <w:szCs w:val="21"/>
          <w:highlight w:val="white"/>
          <w:rtl w:val="0"/>
        </w:rPr>
        <w:t xml:space="preserve">forgiveness</w:t>
      </w:r>
    </w:p>
    <w:p w:rsidR="00000000" w:rsidDel="00000000" w:rsidP="00000000" w:rsidRDefault="00000000" w:rsidRPr="00000000" w14:paraId="00000050">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Sahasrara Chakra represent?</w:t>
      </w:r>
    </w:p>
    <w:p w:rsidR="00000000" w:rsidDel="00000000" w:rsidP="00000000" w:rsidRDefault="00000000" w:rsidRPr="00000000" w14:paraId="00000051">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the Sahasrara Chakra represents integration</w:t>
      </w:r>
      <w:r w:rsidDel="00000000" w:rsidR="00000000" w:rsidRPr="00000000">
        <w:rPr>
          <w:rtl w:val="0"/>
        </w:rPr>
      </w:r>
    </w:p>
    <w:p w:rsidR="00000000" w:rsidDel="00000000" w:rsidP="00000000" w:rsidRDefault="00000000" w:rsidRPr="00000000" w14:paraId="00000052">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The Sahasrara Chakra has 1,000 petals.</w:t>
      </w:r>
    </w:p>
    <w:p w:rsidR="00000000" w:rsidDel="00000000" w:rsidP="00000000" w:rsidRDefault="00000000" w:rsidRPr="00000000" w14:paraId="00000053">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True</w:t>
      </w:r>
      <w:r w:rsidDel="00000000" w:rsidR="00000000" w:rsidRPr="00000000">
        <w:rPr>
          <w:rtl w:val="0"/>
        </w:rPr>
      </w:r>
    </w:p>
    <w:p w:rsidR="00000000" w:rsidDel="00000000" w:rsidP="00000000" w:rsidRDefault="00000000" w:rsidRPr="00000000" w14:paraId="00000054">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Which chakra is associated with the color Silver/Gray? a) Anahata b) Vishuddhi c) Agnya d) Sahasrara</w:t>
      </w:r>
    </w:p>
    <w:p w:rsidR="00000000" w:rsidDel="00000000" w:rsidP="00000000" w:rsidRDefault="00000000" w:rsidRPr="00000000" w14:paraId="00000055">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56">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Mooladhara Chakra is associated with the planet ____.</w:t>
      </w:r>
    </w:p>
    <w:p w:rsidR="00000000" w:rsidDel="00000000" w:rsidP="00000000" w:rsidRDefault="00000000" w:rsidRPr="00000000" w14:paraId="00000057">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The Mooladhara chakra is associated with the planet Mars</w:t>
      </w:r>
      <w:r w:rsidDel="00000000" w:rsidR="00000000" w:rsidRPr="00000000">
        <w:rPr>
          <w:rtl w:val="0"/>
        </w:rPr>
      </w:r>
    </w:p>
    <w:p w:rsidR="00000000" w:rsidDel="00000000" w:rsidP="00000000" w:rsidRDefault="00000000" w:rsidRPr="00000000" w14:paraId="00000058">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element is associated with the Nabhi Chakra?</w:t>
      </w:r>
    </w:p>
    <w:p w:rsidR="00000000" w:rsidDel="00000000" w:rsidP="00000000" w:rsidRDefault="00000000" w:rsidRPr="00000000" w14:paraId="00000059">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the element in Nabhi chakra is water </w:t>
      </w:r>
      <w:r w:rsidDel="00000000" w:rsidR="00000000" w:rsidRPr="00000000">
        <w:rPr>
          <w:rtl w:val="0"/>
        </w:rPr>
      </w:r>
    </w:p>
    <w:p w:rsidR="00000000" w:rsidDel="00000000" w:rsidP="00000000" w:rsidRDefault="00000000" w:rsidRPr="00000000" w14:paraId="0000005A">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The Swadhisthana Chakra is associated with the color Red.</w:t>
      </w:r>
    </w:p>
    <w:p w:rsidR="00000000" w:rsidDel="00000000" w:rsidP="00000000" w:rsidRDefault="00000000" w:rsidRPr="00000000" w14:paraId="0000005B">
      <w:pPr>
        <w:numPr>
          <w:ilvl w:val="1"/>
          <w:numId w:val="4"/>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w:t>
      </w:r>
      <w:r w:rsidDel="00000000" w:rsidR="00000000" w:rsidRPr="00000000">
        <w:rPr>
          <w:rFonts w:ascii="Roboto" w:cs="Roboto" w:eastAsia="Roboto" w:hAnsi="Roboto"/>
          <w:color w:val="1f1f1f"/>
          <w:sz w:val="21"/>
          <w:szCs w:val="21"/>
          <w:highlight w:val="white"/>
          <w:rtl w:val="0"/>
        </w:rPr>
        <w:t xml:space="preserve">False</w:t>
      </w:r>
    </w:p>
    <w:p w:rsidR="00000000" w:rsidDel="00000000" w:rsidP="00000000" w:rsidRDefault="00000000" w:rsidRPr="00000000" w14:paraId="0000005C">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How many petals does the Mooladhara Chakra have? a) 2 b) 4 c) 6 d) 8</w:t>
      </w:r>
    </w:p>
    <w:p w:rsidR="00000000" w:rsidDel="00000000" w:rsidP="00000000" w:rsidRDefault="00000000" w:rsidRPr="00000000" w14:paraId="0000005D">
      <w:pPr>
        <w:numPr>
          <w:ilvl w:val="1"/>
          <w:numId w:val="4"/>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w:t>
      </w:r>
      <w:r w:rsidDel="00000000" w:rsidR="00000000" w:rsidRPr="00000000">
        <w:rPr>
          <w:rFonts w:ascii="Roboto" w:cs="Roboto" w:eastAsia="Roboto" w:hAnsi="Roboto"/>
          <w:color w:val="1f1f1f"/>
          <w:sz w:val="21"/>
          <w:szCs w:val="21"/>
          <w:highlight w:val="white"/>
          <w:rtl w:val="0"/>
        </w:rPr>
        <w:t xml:space="preserve">B)</w:t>
      </w:r>
    </w:p>
    <w:p w:rsidR="00000000" w:rsidDel="00000000" w:rsidP="00000000" w:rsidRDefault="00000000" w:rsidRPr="00000000" w14:paraId="0000005E">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Agnya Chakra has ____ petals.</w:t>
      </w:r>
    </w:p>
    <w:p w:rsidR="00000000" w:rsidDel="00000000" w:rsidP="00000000" w:rsidRDefault="00000000" w:rsidRPr="00000000" w14:paraId="0000005F">
      <w:pPr>
        <w:numPr>
          <w:ilvl w:val="1"/>
          <w:numId w:val="4"/>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the Agnya chakra has 2 petals </w:t>
      </w:r>
      <w:r w:rsidDel="00000000" w:rsidR="00000000" w:rsidRPr="00000000">
        <w:rPr>
          <w:rtl w:val="0"/>
        </w:rPr>
      </w:r>
    </w:p>
    <w:p w:rsidR="00000000" w:rsidDel="00000000" w:rsidP="00000000" w:rsidRDefault="00000000" w:rsidRPr="00000000" w14:paraId="00000060">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are the five elements mentioned?</w:t>
      </w:r>
    </w:p>
    <w:p w:rsidR="00000000" w:rsidDel="00000000" w:rsidP="00000000" w:rsidRDefault="00000000" w:rsidRPr="00000000" w14:paraId="00000061">
      <w:pPr>
        <w:numPr>
          <w:ilvl w:val="1"/>
          <w:numId w:val="4"/>
        </w:numPr>
        <w:shd w:fill="ffffff" w:val="clear"/>
        <w:spacing w:after="24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the five elements mentioned are Earth, Fire, Water, Air, Ether</w:t>
      </w:r>
      <w:r w:rsidDel="00000000" w:rsidR="00000000" w:rsidRPr="00000000">
        <w:rPr>
          <w:rtl w:val="0"/>
        </w:rPr>
      </w:r>
    </w:p>
    <w:p w:rsidR="00000000" w:rsidDel="00000000" w:rsidP="00000000" w:rsidRDefault="00000000" w:rsidRPr="00000000" w14:paraId="00000062">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3: Ten Primordial Masters</w:t>
      </w:r>
    </w:p>
    <w:p w:rsidR="00000000" w:rsidDel="00000000" w:rsidP="00000000" w:rsidRDefault="00000000" w:rsidRPr="00000000" w14:paraId="00000063">
      <w:pPr>
        <w:numPr>
          <w:ilvl w:val="0"/>
          <w:numId w:val="7"/>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Who was King Janaka the father of? a) Rama b) Sita c) Krishna d) Shiva</w:t>
      </w:r>
    </w:p>
    <w:p w:rsidR="00000000" w:rsidDel="00000000" w:rsidP="00000000" w:rsidRDefault="00000000" w:rsidRPr="00000000" w14:paraId="00000064">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65">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Abraham grew up in ____ in Mesopotamia.</w:t>
      </w:r>
    </w:p>
    <w:p w:rsidR="00000000" w:rsidDel="00000000" w:rsidP="00000000" w:rsidRDefault="00000000" w:rsidRPr="00000000" w14:paraId="00000066">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Abraham grew up in Ur in Mesopotamia</w:t>
      </w:r>
      <w:r w:rsidDel="00000000" w:rsidR="00000000" w:rsidRPr="00000000">
        <w:rPr>
          <w:rtl w:val="0"/>
        </w:rPr>
      </w:r>
    </w:p>
    <w:p w:rsidR="00000000" w:rsidDel="00000000" w:rsidP="00000000" w:rsidRDefault="00000000" w:rsidRPr="00000000" w14:paraId="00000067">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Moses was raised by his own mother.</w:t>
      </w:r>
    </w:p>
    <w:p w:rsidR="00000000" w:rsidDel="00000000" w:rsidP="00000000" w:rsidRDefault="00000000" w:rsidRPr="00000000" w14:paraId="00000068">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69">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Name three of the Ten Commandments.</w:t>
      </w:r>
    </w:p>
    <w:p w:rsidR="00000000" w:rsidDel="00000000" w:rsidP="00000000" w:rsidRDefault="00000000" w:rsidRPr="00000000" w14:paraId="0000006A">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Answers: </w:t>
      </w:r>
    </w:p>
    <w:p w:rsidR="00000000" w:rsidDel="00000000" w:rsidP="00000000" w:rsidRDefault="00000000" w:rsidRPr="00000000" w14:paraId="0000006B">
      <w:pPr>
        <w:numPr>
          <w:ilvl w:val="0"/>
          <w:numId w:val="8"/>
        </w:numPr>
        <w:shd w:fill="ffffff" w:val="clear"/>
        <w:spacing w:after="0" w:afterAutospacing="0" w:before="0" w:beforeAutospacing="0" w:lineRule="auto"/>
        <w:ind w:left="216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Keep the Sabbath holy</w:t>
      </w:r>
    </w:p>
    <w:p w:rsidR="00000000" w:rsidDel="00000000" w:rsidP="00000000" w:rsidRDefault="00000000" w:rsidRPr="00000000" w14:paraId="0000006C">
      <w:pPr>
        <w:numPr>
          <w:ilvl w:val="0"/>
          <w:numId w:val="8"/>
        </w:numPr>
        <w:shd w:fill="ffffff" w:val="clear"/>
        <w:spacing w:after="0" w:afterAutospacing="0" w:before="0" w:beforeAutospacing="0" w:lineRule="auto"/>
        <w:ind w:left="216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Do not steal</w:t>
      </w:r>
    </w:p>
    <w:p w:rsidR="00000000" w:rsidDel="00000000" w:rsidP="00000000" w:rsidRDefault="00000000" w:rsidRPr="00000000" w14:paraId="0000006D">
      <w:pPr>
        <w:numPr>
          <w:ilvl w:val="0"/>
          <w:numId w:val="8"/>
        </w:numPr>
        <w:shd w:fill="ffffff" w:val="clear"/>
        <w:spacing w:after="0" w:afterAutospacing="0" w:before="0" w:beforeAutospacing="0" w:lineRule="auto"/>
        <w:ind w:left="216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Do not lie</w:t>
      </w:r>
      <w:r w:rsidDel="00000000" w:rsidR="00000000" w:rsidRPr="00000000">
        <w:rPr>
          <w:rtl w:val="0"/>
        </w:rPr>
      </w:r>
    </w:p>
    <w:p w:rsidR="00000000" w:rsidDel="00000000" w:rsidP="00000000" w:rsidRDefault="00000000" w:rsidRPr="00000000" w14:paraId="0000006E">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Matching:</w:t>
      </w:r>
      <w:r w:rsidDel="00000000" w:rsidR="00000000" w:rsidRPr="00000000">
        <w:rPr>
          <w:rFonts w:ascii="Roboto" w:cs="Roboto" w:eastAsia="Roboto" w:hAnsi="Roboto"/>
          <w:color w:val="1f1f1f"/>
          <w:sz w:val="21"/>
          <w:szCs w:val="21"/>
          <w:highlight w:val="white"/>
          <w:rtl w:val="0"/>
        </w:rPr>
        <w:t xml:space="preserve"> Match the Master to their region:</w:t>
      </w:r>
    </w:p>
    <w:p w:rsidR="00000000" w:rsidDel="00000000" w:rsidP="00000000" w:rsidRDefault="00000000" w:rsidRPr="00000000" w14:paraId="0000006F">
      <w:pPr>
        <w:numPr>
          <w:ilvl w:val="1"/>
          <w:numId w:val="7"/>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Zoroaster</w:t>
      </w:r>
    </w:p>
    <w:p w:rsidR="00000000" w:rsidDel="00000000" w:rsidP="00000000" w:rsidRDefault="00000000" w:rsidRPr="00000000" w14:paraId="00000070">
      <w:pPr>
        <w:numPr>
          <w:ilvl w:val="1"/>
          <w:numId w:val="7"/>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Confucius</w:t>
      </w:r>
    </w:p>
    <w:p w:rsidR="00000000" w:rsidDel="00000000" w:rsidP="00000000" w:rsidRDefault="00000000" w:rsidRPr="00000000" w14:paraId="00000071">
      <w:pPr>
        <w:numPr>
          <w:ilvl w:val="1"/>
          <w:numId w:val="7"/>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Lao Tzu</w:t>
      </w:r>
    </w:p>
    <w:p w:rsidR="00000000" w:rsidDel="00000000" w:rsidP="00000000" w:rsidRDefault="00000000" w:rsidRPr="00000000" w14:paraId="00000072">
      <w:pPr>
        <w:numPr>
          <w:ilvl w:val="1"/>
          <w:numId w:val="7"/>
        </w:numPr>
        <w:spacing w:after="36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 Persia B. China</w:t>
      </w:r>
    </w:p>
    <w:p w:rsidR="00000000" w:rsidDel="00000000" w:rsidP="00000000" w:rsidRDefault="00000000" w:rsidRPr="00000000" w14:paraId="00000073">
      <w:pPr>
        <w:shd w:fill="ffffff" w:val="clear"/>
        <w:spacing w:after="240" w:before="240" w:lineRule="auto"/>
        <w:ind w:left="144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Zoraster = Persia, Confucius = China, Lao Tzu = China</w:t>
      </w:r>
      <w:r w:rsidDel="00000000" w:rsidR="00000000" w:rsidRPr="00000000">
        <w:rPr>
          <w:rtl w:val="0"/>
        </w:rPr>
      </w:r>
    </w:p>
    <w:p w:rsidR="00000000" w:rsidDel="00000000" w:rsidP="00000000" w:rsidRDefault="00000000" w:rsidRPr="00000000" w14:paraId="00000074">
      <w:pPr>
        <w:numPr>
          <w:ilvl w:val="0"/>
          <w:numId w:val="7"/>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In what country was Guru Nanak born? a) India b) Pakistan c) China d) Iran</w:t>
      </w:r>
    </w:p>
    <w:p w:rsidR="00000000" w:rsidDel="00000000" w:rsidP="00000000" w:rsidRDefault="00000000" w:rsidRPr="00000000" w14:paraId="00000075">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76">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Saïnath is also known as ____.</w:t>
      </w:r>
    </w:p>
    <w:p w:rsidR="00000000" w:rsidDel="00000000" w:rsidP="00000000" w:rsidRDefault="00000000" w:rsidRPr="00000000" w14:paraId="00000077">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Sai Baba</w:t>
      </w:r>
      <w:r w:rsidDel="00000000" w:rsidR="00000000" w:rsidRPr="00000000">
        <w:rPr>
          <w:rtl w:val="0"/>
        </w:rPr>
      </w:r>
    </w:p>
    <w:p w:rsidR="00000000" w:rsidDel="00000000" w:rsidP="00000000" w:rsidRDefault="00000000" w:rsidRPr="00000000" w14:paraId="00000078">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Name three of the Primordial Masters.</w:t>
      </w:r>
    </w:p>
    <w:p w:rsidR="00000000" w:rsidDel="00000000" w:rsidP="00000000" w:rsidRDefault="00000000" w:rsidRPr="00000000" w14:paraId="00000079">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Shri Raja Janaka, Shri Abraham, and Shri Moses</w:t>
      </w:r>
      <w:r w:rsidDel="00000000" w:rsidR="00000000" w:rsidRPr="00000000">
        <w:rPr>
          <w:rtl w:val="0"/>
        </w:rPr>
      </w:r>
    </w:p>
    <w:p w:rsidR="00000000" w:rsidDel="00000000" w:rsidP="00000000" w:rsidRDefault="00000000" w:rsidRPr="00000000" w14:paraId="0000007A">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Socrates was afraid of death.</w:t>
      </w:r>
    </w:p>
    <w:p w:rsidR="00000000" w:rsidDel="00000000" w:rsidP="00000000" w:rsidRDefault="00000000" w:rsidRPr="00000000" w14:paraId="0000007B">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7C">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Prophet Muhammad was born in which city? a) Medina b) Mecca c) Baghdad d) Jerusalem</w:t>
      </w:r>
    </w:p>
    <w:p w:rsidR="00000000" w:rsidDel="00000000" w:rsidP="00000000" w:rsidRDefault="00000000" w:rsidRPr="00000000" w14:paraId="0000007D">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7E">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Guru Nanak’s teachings are in the ____.</w:t>
      </w:r>
    </w:p>
    <w:p w:rsidR="00000000" w:rsidDel="00000000" w:rsidP="00000000" w:rsidRDefault="00000000" w:rsidRPr="00000000" w14:paraId="0000007F">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Guru Nanak’s teachings are in the Guru Granth Sahib (Adi Granth) </w:t>
      </w:r>
      <w:r w:rsidDel="00000000" w:rsidR="00000000" w:rsidRPr="00000000">
        <w:rPr>
          <w:rtl w:val="0"/>
        </w:rPr>
      </w:r>
    </w:p>
    <w:p w:rsidR="00000000" w:rsidDel="00000000" w:rsidP="00000000" w:rsidRDefault="00000000" w:rsidRPr="00000000" w14:paraId="00000080">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King Janaka ask the scholars?</w:t>
      </w:r>
    </w:p>
    <w:p w:rsidR="00000000" w:rsidDel="00000000" w:rsidP="00000000" w:rsidRDefault="00000000" w:rsidRPr="00000000" w14:paraId="00000081">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if there is a great sage, whether rich or poor, very educated or not, if he can teach me the knowledge of the Self, of my Spirit, let him become my teacher. Otherwise, I don’t want to see him. </w:t>
      </w:r>
    </w:p>
    <w:p w:rsidR="00000000" w:rsidDel="00000000" w:rsidP="00000000" w:rsidRDefault="00000000" w:rsidRPr="00000000" w14:paraId="00000082">
      <w:pPr>
        <w:numPr>
          <w:ilvl w:val="1"/>
          <w:numId w:val="7"/>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King Janaka asked the scholars about the ultimate truth.</w:t>
      </w:r>
      <w:r w:rsidDel="00000000" w:rsidR="00000000" w:rsidRPr="00000000">
        <w:rPr>
          <w:rtl w:val="0"/>
        </w:rPr>
      </w:r>
    </w:p>
    <w:p w:rsidR="00000000" w:rsidDel="00000000" w:rsidP="00000000" w:rsidRDefault="00000000" w:rsidRPr="00000000" w14:paraId="00000083">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Abraham believed in idols at first.</w:t>
      </w:r>
    </w:p>
    <w:p w:rsidR="00000000" w:rsidDel="00000000" w:rsidP="00000000" w:rsidRDefault="00000000" w:rsidRPr="00000000" w14:paraId="00000084">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85">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Moses parted which sea? a) Mediterranean Sea b) Red Sea c) Black Sea d) Caspian Sea</w:t>
      </w:r>
    </w:p>
    <w:p w:rsidR="00000000" w:rsidDel="00000000" w:rsidP="00000000" w:rsidRDefault="00000000" w:rsidRPr="00000000" w14:paraId="00000086">
      <w:pPr>
        <w:numPr>
          <w:ilvl w:val="1"/>
          <w:numId w:val="7"/>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87">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Zoroaster was born in ____.</w:t>
      </w:r>
    </w:p>
    <w:p w:rsidR="00000000" w:rsidDel="00000000" w:rsidP="00000000" w:rsidRDefault="00000000" w:rsidRPr="00000000" w14:paraId="00000088">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Zoraster was born in Persia</w:t>
      </w:r>
      <w:r w:rsidDel="00000000" w:rsidR="00000000" w:rsidRPr="00000000">
        <w:rPr>
          <w:rtl w:val="0"/>
        </w:rPr>
      </w:r>
    </w:p>
    <w:p w:rsidR="00000000" w:rsidDel="00000000" w:rsidP="00000000" w:rsidRDefault="00000000" w:rsidRPr="00000000" w14:paraId="00000089">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Confucius want to change in society?</w:t>
      </w:r>
    </w:p>
    <w:p w:rsidR="00000000" w:rsidDel="00000000" w:rsidP="00000000" w:rsidRDefault="00000000" w:rsidRPr="00000000" w14:paraId="0000008A">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Confucius wanted to change the moral values and governance of society.</w:t>
      </w:r>
      <w:r w:rsidDel="00000000" w:rsidR="00000000" w:rsidRPr="00000000">
        <w:rPr>
          <w:rtl w:val="0"/>
        </w:rPr>
      </w:r>
    </w:p>
    <w:p w:rsidR="00000000" w:rsidDel="00000000" w:rsidP="00000000" w:rsidRDefault="00000000" w:rsidRPr="00000000" w14:paraId="0000008B">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Lao Tzu believed in preaching.</w:t>
      </w:r>
    </w:p>
    <w:p w:rsidR="00000000" w:rsidDel="00000000" w:rsidP="00000000" w:rsidRDefault="00000000" w:rsidRPr="00000000" w14:paraId="0000008C">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8D">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Socrates taught in which city? a) Rome b) Athens c) Sparta d) Troy</w:t>
      </w:r>
    </w:p>
    <w:p w:rsidR="00000000" w:rsidDel="00000000" w:rsidP="00000000" w:rsidRDefault="00000000" w:rsidRPr="00000000" w14:paraId="0000008E">
      <w:pPr>
        <w:numPr>
          <w:ilvl w:val="1"/>
          <w:numId w:val="7"/>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8F">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Muhammad received revelations from the angel ____.</w:t>
      </w:r>
    </w:p>
    <w:p w:rsidR="00000000" w:rsidDel="00000000" w:rsidP="00000000" w:rsidRDefault="00000000" w:rsidRPr="00000000" w14:paraId="00000090">
      <w:pPr>
        <w:numPr>
          <w:ilvl w:val="1"/>
          <w:numId w:val="7"/>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w:t>
      </w:r>
      <w:r w:rsidDel="00000000" w:rsidR="00000000" w:rsidRPr="00000000">
        <w:rPr>
          <w:rFonts w:ascii="Roboto" w:cs="Roboto" w:eastAsia="Roboto" w:hAnsi="Roboto"/>
          <w:color w:val="1f1f1f"/>
          <w:sz w:val="21"/>
          <w:szCs w:val="21"/>
          <w:highlight w:val="white"/>
          <w:rtl w:val="0"/>
        </w:rPr>
        <w:t xml:space="preserve"> Muhammad received </w:t>
      </w:r>
      <w:r w:rsidDel="00000000" w:rsidR="00000000" w:rsidRPr="00000000">
        <w:rPr>
          <w:rFonts w:ascii="Roboto" w:cs="Roboto" w:eastAsia="Roboto" w:hAnsi="Roboto"/>
          <w:color w:val="1f1f1f"/>
          <w:sz w:val="21"/>
          <w:szCs w:val="21"/>
          <w:highlight w:val="white"/>
          <w:rtl w:val="0"/>
        </w:rPr>
        <w:t xml:space="preserve">revelations from the angel Gabriel, also called as Jibrial. He is Shri Hanuman. </w:t>
      </w:r>
      <w:r w:rsidDel="00000000" w:rsidR="00000000" w:rsidRPr="00000000">
        <w:rPr>
          <w:rtl w:val="0"/>
        </w:rPr>
      </w:r>
    </w:p>
    <w:p w:rsidR="00000000" w:rsidDel="00000000" w:rsidP="00000000" w:rsidRDefault="00000000" w:rsidRPr="00000000" w14:paraId="00000091">
      <w:pPr>
        <w:numPr>
          <w:ilvl w:val="0"/>
          <w:numId w:val="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Where was Saïnath found as a child?</w:t>
      </w:r>
    </w:p>
    <w:p w:rsidR="00000000" w:rsidDel="00000000" w:rsidP="00000000" w:rsidRDefault="00000000" w:rsidRPr="00000000" w14:paraId="00000092">
      <w:pPr>
        <w:numPr>
          <w:ilvl w:val="1"/>
          <w:numId w:val="7"/>
        </w:numPr>
        <w:shd w:fill="ffffff" w:val="clear"/>
        <w:spacing w:after="24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in Selu, Maharashtra</w:t>
      </w:r>
      <w:r w:rsidDel="00000000" w:rsidR="00000000" w:rsidRPr="00000000">
        <w:rPr>
          <w:rtl w:val="0"/>
        </w:rPr>
      </w:r>
    </w:p>
    <w:p w:rsidR="00000000" w:rsidDel="00000000" w:rsidP="00000000" w:rsidRDefault="00000000" w:rsidRPr="00000000" w14:paraId="0000009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File 4: Meeting of Great Primordial Masters</w:t>
      </w:r>
    </w:p>
    <w:p w:rsidR="00000000" w:rsidDel="00000000" w:rsidP="00000000" w:rsidRDefault="00000000" w:rsidRPr="00000000" w14:paraId="00000094">
      <w:pPr>
        <w:numPr>
          <w:ilvl w:val="0"/>
          <w:numId w:val="3"/>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gift did Confucius bring to Lao Tzu? a) Money b) Books c) A wild goose d) Jewels</w:t>
      </w:r>
    </w:p>
    <w:p w:rsidR="00000000" w:rsidDel="00000000" w:rsidP="00000000" w:rsidRDefault="00000000" w:rsidRPr="00000000" w14:paraId="00000095">
      <w:pPr>
        <w:numPr>
          <w:ilvl w:val="0"/>
          <w:numId w:val="1"/>
        </w:numPr>
        <w:shd w:fill="ffffff" w:val="clea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96">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Lao Tzu said, "Don't regard their words as some sort of ____."</w:t>
      </w:r>
    </w:p>
    <w:p w:rsidR="00000000" w:rsidDel="00000000" w:rsidP="00000000" w:rsidRDefault="00000000" w:rsidRPr="00000000" w14:paraId="00000097">
      <w:pPr>
        <w:numPr>
          <w:ilvl w:val="0"/>
          <w:numId w:val="2"/>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Lao Tzu said, “Don’t regard their words as some sort of unbreakable dogma” </w:t>
      </w:r>
      <w:r w:rsidDel="00000000" w:rsidR="00000000" w:rsidRPr="00000000">
        <w:rPr>
          <w:rtl w:val="0"/>
        </w:rPr>
      </w:r>
    </w:p>
    <w:p w:rsidR="00000000" w:rsidDel="00000000" w:rsidP="00000000" w:rsidRDefault="00000000" w:rsidRPr="00000000" w14:paraId="00000098">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Confucius understood everything Lao Tzu said.</w:t>
      </w:r>
    </w:p>
    <w:p w:rsidR="00000000" w:rsidDel="00000000" w:rsidP="00000000" w:rsidRDefault="00000000" w:rsidRPr="00000000" w14:paraId="00000099">
      <w:pPr>
        <w:numPr>
          <w:ilvl w:val="0"/>
          <w:numId w:val="9"/>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9A">
      <w:pPr>
        <w:numPr>
          <w:ilvl w:val="0"/>
          <w:numId w:val="3"/>
        </w:numPr>
        <w:shd w:fill="ffffff" w:val="clear"/>
        <w:spacing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Lao Tzu compare himself to? </w:t>
      </w:r>
      <w:r w:rsidDel="00000000" w:rsidR="00000000" w:rsidRPr="00000000">
        <w:rPr>
          <w:rtl w:val="0"/>
        </w:rPr>
      </w:r>
    </w:p>
    <w:p w:rsidR="00000000" w:rsidDel="00000000" w:rsidP="00000000" w:rsidRDefault="00000000" w:rsidRPr="00000000" w14:paraId="0000009B">
      <w:pPr>
        <w:shd w:fill="ffffff" w:val="clear"/>
        <w:spacing w:before="240" w:lineRule="auto"/>
        <w:ind w:left="720"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Lao Tzu compared himself to a man of knowledge. </w:t>
      </w:r>
      <w:r w:rsidDel="00000000" w:rsidR="00000000" w:rsidRPr="00000000">
        <w:rPr>
          <w:rtl w:val="0"/>
        </w:rPr>
      </w:r>
    </w:p>
    <w:p w:rsidR="00000000" w:rsidDel="00000000" w:rsidP="00000000" w:rsidRDefault="00000000" w:rsidRPr="00000000" w14:paraId="0000009C">
      <w:pPr>
        <w:numPr>
          <w:ilvl w:val="0"/>
          <w:numId w:val="3"/>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Where did Confucius first see Lao Tzu? a) In a library b) At a market c) At the city gate d) At a school</w:t>
      </w:r>
    </w:p>
    <w:p w:rsidR="00000000" w:rsidDel="00000000" w:rsidP="00000000" w:rsidRDefault="00000000" w:rsidRPr="00000000" w14:paraId="0000009D">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9E">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Confucius spent days in the ____ with Lao Tzu.</w:t>
      </w:r>
    </w:p>
    <w:p w:rsidR="00000000" w:rsidDel="00000000" w:rsidP="00000000" w:rsidRDefault="00000000" w:rsidRPr="00000000" w14:paraId="0000009F">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Confucius spent days in the Royal library with Lao Tzu</w:t>
      </w:r>
      <w:r w:rsidDel="00000000" w:rsidR="00000000" w:rsidRPr="00000000">
        <w:rPr>
          <w:rtl w:val="0"/>
        </w:rPr>
      </w:r>
    </w:p>
    <w:p w:rsidR="00000000" w:rsidDel="00000000" w:rsidP="00000000" w:rsidRDefault="00000000" w:rsidRPr="00000000" w14:paraId="000000A0">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Lao Tzu was younger than Confucius.</w:t>
      </w:r>
    </w:p>
    <w:p w:rsidR="00000000" w:rsidDel="00000000" w:rsidP="00000000" w:rsidRDefault="00000000" w:rsidRPr="00000000" w14:paraId="000000A1">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A2">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advice did Lao Tzu give Confucius about wealth?</w:t>
      </w:r>
    </w:p>
    <w:p w:rsidR="00000000" w:rsidDel="00000000" w:rsidP="00000000" w:rsidRDefault="00000000" w:rsidRPr="00000000" w14:paraId="000000A3">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As a man of virtue and knowledge, you can still have your own cart and live a luxurious, wealthy life, as long you stay detached. </w:t>
      </w:r>
      <w:r w:rsidDel="00000000" w:rsidR="00000000" w:rsidRPr="00000000">
        <w:rPr>
          <w:rtl w:val="0"/>
        </w:rPr>
      </w:r>
    </w:p>
    <w:p w:rsidR="00000000" w:rsidDel="00000000" w:rsidP="00000000" w:rsidRDefault="00000000" w:rsidRPr="00000000" w14:paraId="000000A4">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animal did Confucius compare Lao Tzu to? a) Bird b) Fish c) Beast d) Dragon</w:t>
      </w:r>
    </w:p>
    <w:p w:rsidR="00000000" w:rsidDel="00000000" w:rsidP="00000000" w:rsidRDefault="00000000" w:rsidRPr="00000000" w14:paraId="000000A5">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D)</w:t>
      </w:r>
      <w:r w:rsidDel="00000000" w:rsidR="00000000" w:rsidRPr="00000000">
        <w:rPr>
          <w:rtl w:val="0"/>
        </w:rPr>
      </w:r>
    </w:p>
    <w:p w:rsidR="00000000" w:rsidDel="00000000" w:rsidP="00000000" w:rsidRDefault="00000000" w:rsidRPr="00000000" w14:paraId="000000A6">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Lao Tzu advised Confucius to cut off his ____.</w:t>
      </w:r>
    </w:p>
    <w:p w:rsidR="00000000" w:rsidDel="00000000" w:rsidP="00000000" w:rsidRDefault="00000000" w:rsidRPr="00000000" w14:paraId="000000A7">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w:t>
      </w:r>
      <w:r w:rsidDel="00000000" w:rsidR="00000000" w:rsidRPr="00000000">
        <w:rPr>
          <w:rFonts w:ascii="Roboto" w:cs="Roboto" w:eastAsia="Roboto" w:hAnsi="Roboto"/>
          <w:color w:val="1f1f1f"/>
          <w:sz w:val="21"/>
          <w:szCs w:val="21"/>
          <w:highlight w:val="white"/>
          <w:rtl w:val="0"/>
        </w:rPr>
        <w:t xml:space="preserve">Lao Tzu advised Confucius to cut off his pride/ego/arrogance, greed </w:t>
      </w:r>
      <w:r w:rsidDel="00000000" w:rsidR="00000000" w:rsidRPr="00000000">
        <w:rPr>
          <w:rtl w:val="0"/>
        </w:rPr>
      </w:r>
    </w:p>
    <w:p w:rsidR="00000000" w:rsidDel="00000000" w:rsidP="00000000" w:rsidRDefault="00000000" w:rsidRPr="00000000" w14:paraId="000000A8">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Lao Tzu gave Confucius money as a gift.</w:t>
      </w:r>
    </w:p>
    <w:p w:rsidR="00000000" w:rsidDel="00000000" w:rsidP="00000000" w:rsidRDefault="00000000" w:rsidRPr="00000000" w14:paraId="000000A9">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AA">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was Confucius’ initial reaction to Lao Tzu’s speech?</w:t>
      </w:r>
    </w:p>
    <w:p w:rsidR="00000000" w:rsidDel="00000000" w:rsidP="00000000" w:rsidRDefault="00000000" w:rsidRPr="00000000" w14:paraId="000000AB">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Confucius was confused and did not understand Lao Tzu’s speech.</w:t>
      </w:r>
    </w:p>
    <w:p w:rsidR="00000000" w:rsidDel="00000000" w:rsidP="00000000" w:rsidRDefault="00000000" w:rsidRPr="00000000" w14:paraId="000000AC">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did Lao Tzu say a good merchant does not do? a) Show his goods b) Sell cheap c) Buy expensive d) Hide his money</w:t>
      </w:r>
    </w:p>
    <w:p w:rsidR="00000000" w:rsidDel="00000000" w:rsidP="00000000" w:rsidRDefault="00000000" w:rsidRPr="00000000" w14:paraId="000000AD">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A)</w:t>
      </w:r>
      <w:r w:rsidDel="00000000" w:rsidR="00000000" w:rsidRPr="00000000">
        <w:rPr>
          <w:rtl w:val="0"/>
        </w:rPr>
      </w:r>
    </w:p>
    <w:p w:rsidR="00000000" w:rsidDel="00000000" w:rsidP="00000000" w:rsidRDefault="00000000" w:rsidRPr="00000000" w14:paraId="000000AE">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According to Lao Tzu, the Tao that can be talked about is not the ____ Tao.</w:t>
      </w:r>
    </w:p>
    <w:p w:rsidR="00000000" w:rsidDel="00000000" w:rsidP="00000000" w:rsidRDefault="00000000" w:rsidRPr="00000000" w14:paraId="000000AF">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a</w:t>
      </w:r>
      <w:r w:rsidDel="00000000" w:rsidR="00000000" w:rsidRPr="00000000">
        <w:rPr>
          <w:rFonts w:ascii="Roboto" w:cs="Roboto" w:eastAsia="Roboto" w:hAnsi="Roboto"/>
          <w:color w:val="1f1f1f"/>
          <w:sz w:val="21"/>
          <w:szCs w:val="21"/>
          <w:highlight w:val="white"/>
          <w:rtl w:val="0"/>
        </w:rPr>
        <w:t xml:space="preserve">ccording to Lao Tzu, the Tao that can be talked is not the </w:t>
      </w:r>
      <w:r w:rsidDel="00000000" w:rsidR="00000000" w:rsidRPr="00000000">
        <w:rPr>
          <w:rFonts w:ascii="Roboto" w:cs="Roboto" w:eastAsia="Roboto" w:hAnsi="Roboto"/>
          <w:color w:val="1f1f1f"/>
          <w:sz w:val="21"/>
          <w:szCs w:val="21"/>
          <w:highlight w:val="white"/>
          <w:rtl w:val="0"/>
        </w:rPr>
        <w:t xml:space="preserve">eternal Tao</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B0">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Confucius felt totally clear after Lao Tzu's speech.</w:t>
      </w:r>
    </w:p>
    <w:p w:rsidR="00000000" w:rsidDel="00000000" w:rsidP="00000000" w:rsidRDefault="00000000" w:rsidRPr="00000000" w14:paraId="000000B1">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B2">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Lao Tzu advise about</w:t>
      </w:r>
    </w:p>
    <w:p w:rsidR="00000000" w:rsidDel="00000000" w:rsidP="00000000" w:rsidRDefault="00000000" w:rsidRPr="00000000" w14:paraId="000000B3">
      <w:pPr>
        <w:numPr>
          <w:ilvl w:val="1"/>
          <w:numId w:val="3"/>
        </w:numPr>
        <w:shd w:fill="ffffff" w:val="clear"/>
        <w:spacing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Lao Tzu advised about getting rid of pride and desires.</w:t>
      </w:r>
      <w:r w:rsidDel="00000000" w:rsidR="00000000" w:rsidRPr="00000000">
        <w:rPr>
          <w:rtl w:val="0"/>
        </w:rPr>
      </w:r>
    </w:p>
    <w:p w:rsidR="00000000" w:rsidDel="00000000" w:rsidP="00000000" w:rsidRDefault="00000000" w:rsidRPr="00000000" w14:paraId="000000B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AI Prompt: Give 20 exercises from the file </w:t>
      </w:r>
      <w:hyperlink r:id="rId11">
        <w:r w:rsidDel="00000000" w:rsidR="00000000" w:rsidRPr="00000000">
          <w:rPr>
            <w:rFonts w:ascii="Roboto" w:cs="Roboto" w:eastAsia="Roboto" w:hAnsi="Roboto"/>
            <w:b w:val="1"/>
            <w:bCs w:val="1"/>
            <w:color w:val="1155cc"/>
            <w:sz w:val="21"/>
            <w:szCs w:val="21"/>
            <w:highlight w:val="white"/>
            <w:rtl w:val="0"/>
          </w:rPr>
          <w:t xml:space="preserve">4. JesusChrist-FromLIghtOfTheWorld.pdf</w:t>
        </w:r>
      </w:hyperlink>
      <w:r w:rsidDel="00000000" w:rsidR="00000000" w:rsidRPr="00000000">
        <w:rPr>
          <w:rFonts w:ascii="Roboto" w:cs="Roboto" w:eastAsia="Roboto" w:hAnsi="Roboto"/>
          <w:b w:val="1"/>
          <w:bCs w:val="1"/>
          <w:color w:val="1f1f1f"/>
          <w:sz w:val="21"/>
          <w:szCs w:val="21"/>
          <w:highlight w:val="white"/>
          <w:rtl w:val="0"/>
        </w:rPr>
        <w:t xml:space="preserve"> as well</w:t>
      </w:r>
    </w:p>
    <w:p w:rsidR="00000000" w:rsidDel="00000000" w:rsidP="00000000" w:rsidRDefault="00000000" w:rsidRPr="00000000" w14:paraId="000000B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Absolutely! Here are 20 exercises based on the document "</w:t>
      </w:r>
      <w:hyperlink r:id="rId12">
        <w:r w:rsidDel="00000000" w:rsidR="00000000" w:rsidRPr="00000000">
          <w:rPr>
            <w:rFonts w:ascii="Roboto" w:cs="Roboto" w:eastAsia="Roboto" w:hAnsi="Roboto"/>
            <w:color w:val="1155cc"/>
            <w:sz w:val="21"/>
            <w:szCs w:val="21"/>
            <w:highlight w:val="white"/>
            <w:rtl w:val="0"/>
          </w:rPr>
          <w:t xml:space="preserve">4. JesusChrist-FromLIghtOfTheWorld.pdf</w:t>
        </w:r>
      </w:hyperlink>
      <w:r w:rsidDel="00000000" w:rsidR="00000000" w:rsidRPr="00000000">
        <w:rPr>
          <w:rFonts w:ascii="Roboto" w:cs="Roboto" w:eastAsia="Roboto" w:hAnsi="Roboto"/>
          <w:color w:val="1f1f1f"/>
          <w:sz w:val="21"/>
          <w:szCs w:val="21"/>
          <w:highlight w:val="white"/>
          <w:rtl w:val="0"/>
        </w:rPr>
        <w:t xml:space="preserve">", tailored for a 5th-grade understanding:</w:t>
      </w:r>
    </w:p>
    <w:p w:rsidR="00000000" w:rsidDel="00000000" w:rsidP="00000000" w:rsidRDefault="00000000" w:rsidRPr="00000000" w14:paraId="000000B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Jesus Christ - From Light of the World</w:t>
      </w:r>
    </w:p>
    <w:p w:rsidR="00000000" w:rsidDel="00000000" w:rsidP="00000000" w:rsidRDefault="00000000" w:rsidRPr="00000000" w14:paraId="000000BA">
      <w:pPr>
        <w:numPr>
          <w:ilvl w:val="0"/>
          <w:numId w:val="6"/>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Who was the mother of Jesus Christ? a) Radha b) Sita c) Mary d) Yeshoda</w:t>
      </w:r>
    </w:p>
    <w:p w:rsidR="00000000" w:rsidDel="00000000" w:rsidP="00000000" w:rsidRDefault="00000000" w:rsidRPr="00000000" w14:paraId="000000BB">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BC">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Christ's body was created from the body of Shri ____.</w:t>
      </w:r>
    </w:p>
    <w:p w:rsidR="00000000" w:rsidDel="00000000" w:rsidP="00000000" w:rsidRDefault="00000000" w:rsidRPr="00000000" w14:paraId="000000BD">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Christ's body was created from the body of Shri </w:t>
      </w:r>
      <w:r w:rsidDel="00000000" w:rsidR="00000000" w:rsidRPr="00000000">
        <w:rPr>
          <w:rFonts w:ascii="Roboto" w:cs="Roboto" w:eastAsia="Roboto" w:hAnsi="Roboto"/>
          <w:color w:val="1f1f1f"/>
          <w:sz w:val="21"/>
          <w:szCs w:val="21"/>
          <w:highlight w:val="white"/>
          <w:rtl w:val="0"/>
        </w:rPr>
        <w:t xml:space="preserve">Karthikeya.</w:t>
      </w:r>
    </w:p>
    <w:p w:rsidR="00000000" w:rsidDel="00000000" w:rsidP="00000000" w:rsidRDefault="00000000" w:rsidRPr="00000000" w14:paraId="000000BE">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Shri Ganesha is the elder brother of all Sahaja Yogis.</w:t>
      </w:r>
    </w:p>
    <w:p w:rsidR="00000000" w:rsidDel="00000000" w:rsidP="00000000" w:rsidRDefault="00000000" w:rsidRPr="00000000" w14:paraId="000000BF">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True</w:t>
      </w:r>
      <w:r w:rsidDel="00000000" w:rsidR="00000000" w:rsidRPr="00000000">
        <w:rPr>
          <w:rtl w:val="0"/>
        </w:rPr>
      </w:r>
    </w:p>
    <w:p w:rsidR="00000000" w:rsidDel="00000000" w:rsidP="00000000" w:rsidRDefault="00000000" w:rsidRPr="00000000" w14:paraId="000000C0">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cross symbolize in the life of Jesus Christ?</w:t>
      </w:r>
    </w:p>
    <w:p w:rsidR="00000000" w:rsidDel="00000000" w:rsidP="00000000" w:rsidRDefault="00000000" w:rsidRPr="00000000" w14:paraId="000000C1">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the crossing point of the vertical, and the horizontal lines is higher than in the Swastika because Christ came at a higher point of evolution, and human beings were born with a greater </w:t>
      </w:r>
      <w:r w:rsidDel="00000000" w:rsidR="00000000" w:rsidRPr="00000000">
        <w:rPr>
          <w:rFonts w:ascii="Roboto" w:cs="Roboto" w:eastAsia="Roboto" w:hAnsi="Roboto"/>
          <w:color w:val="1f1f1f"/>
          <w:sz w:val="21"/>
          <w:szCs w:val="21"/>
          <w:highlight w:val="white"/>
          <w:rtl w:val="0"/>
        </w:rPr>
        <w:t xml:space="preserve">awareness</w:t>
      </w:r>
    </w:p>
    <w:p w:rsidR="00000000" w:rsidDel="00000000" w:rsidP="00000000" w:rsidRDefault="00000000" w:rsidRPr="00000000" w14:paraId="000000C2">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According to the document, who were the three magi who attended to Jesus? a) Three Kings b) Three Prophets c) Shri Brahma, Shri Shiva and Shri Vishnu d) Three Angels</w:t>
      </w:r>
    </w:p>
    <w:p w:rsidR="00000000" w:rsidDel="00000000" w:rsidP="00000000" w:rsidRDefault="00000000" w:rsidRPr="00000000" w14:paraId="000000C3">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C4">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Mary conceived Jesus Christ through Immaculate ____.</w:t>
      </w:r>
    </w:p>
    <w:p w:rsidR="00000000" w:rsidDel="00000000" w:rsidP="00000000" w:rsidRDefault="00000000" w:rsidRPr="00000000" w14:paraId="000000C5">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Mary conceived Jesus Christ through Immaculate Conception</w:t>
      </w:r>
      <w:r w:rsidDel="00000000" w:rsidR="00000000" w:rsidRPr="00000000">
        <w:rPr>
          <w:rtl w:val="0"/>
        </w:rPr>
      </w:r>
    </w:p>
    <w:p w:rsidR="00000000" w:rsidDel="00000000" w:rsidP="00000000" w:rsidRDefault="00000000" w:rsidRPr="00000000" w14:paraId="000000C6">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Mary wanted to name her son Krishna.</w:t>
      </w:r>
    </w:p>
    <w:p w:rsidR="00000000" w:rsidDel="00000000" w:rsidP="00000000" w:rsidRDefault="00000000" w:rsidRPr="00000000" w14:paraId="000000C7">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True</w:t>
      </w:r>
      <w:r w:rsidDel="00000000" w:rsidR="00000000" w:rsidRPr="00000000">
        <w:rPr>
          <w:rtl w:val="0"/>
        </w:rPr>
      </w:r>
    </w:p>
    <w:p w:rsidR="00000000" w:rsidDel="00000000" w:rsidP="00000000" w:rsidRDefault="00000000" w:rsidRPr="00000000" w14:paraId="000000C8">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does the name "Christ" come from, according to the document?</w:t>
      </w:r>
    </w:p>
    <w:p w:rsidR="00000000" w:rsidDel="00000000" w:rsidP="00000000" w:rsidRDefault="00000000" w:rsidRPr="00000000" w14:paraId="000000C9">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the name "Christ" comes from Krishna</w:t>
      </w:r>
      <w:r w:rsidDel="00000000" w:rsidR="00000000" w:rsidRPr="00000000">
        <w:rPr>
          <w:rtl w:val="0"/>
        </w:rPr>
      </w:r>
    </w:p>
    <w:p w:rsidR="00000000" w:rsidDel="00000000" w:rsidP="00000000" w:rsidRDefault="00000000" w:rsidRPr="00000000" w14:paraId="000000CA">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does the Swastika represent in the life of Jesus Christ? a) Wealth b) Forgiveness c) Food d) Kundalini</w:t>
      </w:r>
    </w:p>
    <w:p w:rsidR="00000000" w:rsidDel="00000000" w:rsidP="00000000" w:rsidRDefault="00000000" w:rsidRPr="00000000" w14:paraId="000000CB">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B)</w:t>
      </w:r>
      <w:r w:rsidDel="00000000" w:rsidR="00000000" w:rsidRPr="00000000">
        <w:rPr>
          <w:rtl w:val="0"/>
        </w:rPr>
      </w:r>
    </w:p>
    <w:p w:rsidR="00000000" w:rsidDel="00000000" w:rsidP="00000000" w:rsidRDefault="00000000" w:rsidRPr="00000000" w14:paraId="000000CC">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Jesus fasted for ____ days.</w:t>
      </w:r>
    </w:p>
    <w:p w:rsidR="00000000" w:rsidDel="00000000" w:rsidP="00000000" w:rsidRDefault="00000000" w:rsidRPr="00000000" w14:paraId="000000CD">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Jesus fasted for 40 days</w:t>
      </w:r>
      <w:r w:rsidDel="00000000" w:rsidR="00000000" w:rsidRPr="00000000">
        <w:rPr>
          <w:rtl w:val="0"/>
        </w:rPr>
      </w:r>
    </w:p>
    <w:p w:rsidR="00000000" w:rsidDel="00000000" w:rsidP="00000000" w:rsidRDefault="00000000" w:rsidRPr="00000000" w14:paraId="000000CE">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Jesus could satisfy the hunger of others.</w:t>
      </w:r>
    </w:p>
    <w:p w:rsidR="00000000" w:rsidDel="00000000" w:rsidP="00000000" w:rsidRDefault="00000000" w:rsidRPr="00000000" w14:paraId="000000CF">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True</w:t>
      </w:r>
      <w:r w:rsidDel="00000000" w:rsidR="00000000" w:rsidRPr="00000000">
        <w:rPr>
          <w:rtl w:val="0"/>
        </w:rPr>
      </w:r>
    </w:p>
    <w:p w:rsidR="00000000" w:rsidDel="00000000" w:rsidP="00000000" w:rsidRDefault="00000000" w:rsidRPr="00000000" w14:paraId="000000D0">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did Jesus do at the Sermon on the Mount?</w:t>
      </w:r>
    </w:p>
    <w:p w:rsidR="00000000" w:rsidDel="00000000" w:rsidP="00000000" w:rsidRDefault="00000000" w:rsidRPr="00000000" w14:paraId="000000D1">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Jesus satisf</w:t>
      </w:r>
      <w:r w:rsidDel="00000000" w:rsidR="00000000" w:rsidRPr="00000000">
        <w:rPr>
          <w:rFonts w:ascii="Roboto" w:cs="Roboto" w:eastAsia="Roboto" w:hAnsi="Roboto"/>
          <w:color w:val="1f1f1f"/>
          <w:sz w:val="21"/>
          <w:szCs w:val="21"/>
          <w:highlight w:val="white"/>
          <w:rtl w:val="0"/>
        </w:rPr>
        <w:t xml:space="preserve">ied the hunger of thousands of humans and animals</w:t>
      </w:r>
      <w:r w:rsidDel="00000000" w:rsidR="00000000" w:rsidRPr="00000000">
        <w:rPr>
          <w:rtl w:val="0"/>
        </w:rPr>
      </w:r>
    </w:p>
    <w:p w:rsidR="00000000" w:rsidDel="00000000" w:rsidP="00000000" w:rsidRDefault="00000000" w:rsidRPr="00000000" w14:paraId="000000D2">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What does the upper right hand of Shri Ganesha carry, which becomes forgiveness in Jesus Christ? a) A sword b) A shield c) The Parashu d) A book</w:t>
      </w:r>
    </w:p>
    <w:p w:rsidR="00000000" w:rsidDel="00000000" w:rsidP="00000000" w:rsidRDefault="00000000" w:rsidRPr="00000000" w14:paraId="000000D3">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D4">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lower left hand of Shri Ganesha carries a bowl of ____.</w:t>
      </w:r>
    </w:p>
    <w:p w:rsidR="00000000" w:rsidDel="00000000" w:rsidP="00000000" w:rsidRDefault="00000000" w:rsidRPr="00000000" w14:paraId="000000D5">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the lower left hand of Shri Ganesha carries a bowl of food (with laddus)</w:t>
      </w:r>
      <w:r w:rsidDel="00000000" w:rsidR="00000000" w:rsidRPr="00000000">
        <w:rPr>
          <w:rtl w:val="0"/>
        </w:rPr>
      </w:r>
    </w:p>
    <w:p w:rsidR="00000000" w:rsidDel="00000000" w:rsidP="00000000" w:rsidRDefault="00000000" w:rsidRPr="00000000" w14:paraId="000000D6">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Jesus awakened the Kundalini of many people.</w:t>
      </w:r>
    </w:p>
    <w:p w:rsidR="00000000" w:rsidDel="00000000" w:rsidP="00000000" w:rsidRDefault="00000000" w:rsidRPr="00000000" w14:paraId="000000D7">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True</w:t>
      </w:r>
      <w:r w:rsidDel="00000000" w:rsidR="00000000" w:rsidRPr="00000000">
        <w:rPr>
          <w:rtl w:val="0"/>
        </w:rPr>
      </w:r>
    </w:p>
    <w:p w:rsidR="00000000" w:rsidDel="00000000" w:rsidP="00000000" w:rsidRDefault="00000000" w:rsidRPr="00000000" w14:paraId="000000D8">
      <w:pPr>
        <w:numPr>
          <w:ilvl w:val="0"/>
          <w:numId w:val="6"/>
        </w:numPr>
        <w:shd w:fill="ffffff" w:val="clear"/>
        <w:spacing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role does Jesus Christ fill as 'Chancellor of the University of Sahaja Yoga'?</w:t>
      </w:r>
    </w:p>
    <w:p w:rsidR="00000000" w:rsidDel="00000000" w:rsidP="00000000" w:rsidRDefault="00000000" w:rsidRPr="00000000" w14:paraId="000000D9">
      <w:pPr>
        <w:shd w:fill="ffffff" w:val="clear"/>
        <w:spacing w:before="240" w:lineRule="auto"/>
        <w:ind w:left="72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ab/>
        <w:t xml:space="preserve">Answer: The role that Jesus C</w:t>
      </w:r>
      <w:r w:rsidDel="00000000" w:rsidR="00000000" w:rsidRPr="00000000">
        <w:rPr>
          <w:rFonts w:ascii="Roboto" w:cs="Roboto" w:eastAsia="Roboto" w:hAnsi="Roboto"/>
          <w:color w:val="1f1f1f"/>
          <w:sz w:val="21"/>
          <w:szCs w:val="21"/>
          <w:highlight w:val="white"/>
          <w:rtl w:val="0"/>
        </w:rPr>
        <w:t xml:space="preserve">hrist fills as 'Chancellor of the University of Sahaja </w:t>
        <w:tab/>
        <w:t xml:space="preserve">Yoga’ is </w:t>
      </w:r>
      <w:r w:rsidDel="00000000" w:rsidR="00000000" w:rsidRPr="00000000">
        <w:rPr>
          <w:rFonts w:ascii="Roboto" w:cs="Roboto" w:eastAsia="Roboto" w:hAnsi="Roboto"/>
          <w:color w:val="1f1f1f"/>
          <w:sz w:val="21"/>
          <w:szCs w:val="21"/>
          <w:highlight w:val="white"/>
          <w:rtl w:val="0"/>
        </w:rPr>
        <w:t xml:space="preserve">he judges each seeker’s eligibility and awards them with a degree. </w:t>
      </w:r>
    </w:p>
    <w:p w:rsidR="00000000" w:rsidDel="00000000" w:rsidP="00000000" w:rsidRDefault="00000000" w:rsidRPr="00000000" w14:paraId="000000DA">
      <w:pPr>
        <w:numPr>
          <w:ilvl w:val="0"/>
          <w:numId w:val="6"/>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r w:rsidDel="00000000" w:rsidR="00000000" w:rsidRPr="00000000">
        <w:rPr>
          <w:rFonts w:ascii="Roboto" w:cs="Roboto" w:eastAsia="Roboto" w:hAnsi="Roboto"/>
          <w:color w:val="1f1f1f"/>
          <w:sz w:val="21"/>
          <w:szCs w:val="21"/>
          <w:highlight w:val="white"/>
          <w:rtl w:val="0"/>
        </w:rPr>
        <w:t xml:space="preserve"> After crossing the Agnya Chakra, the seeker's attention enters which area of the brain? a) Frontal lobe b) Parietal lobe c) Limbic area d) Occipital lobe</w:t>
      </w:r>
    </w:p>
    <w:p w:rsidR="00000000" w:rsidDel="00000000" w:rsidP="00000000" w:rsidRDefault="00000000" w:rsidRPr="00000000" w14:paraId="000000DB">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C)</w:t>
      </w:r>
      <w:r w:rsidDel="00000000" w:rsidR="00000000" w:rsidRPr="00000000">
        <w:rPr>
          <w:rtl w:val="0"/>
        </w:rPr>
      </w:r>
    </w:p>
    <w:p w:rsidR="00000000" w:rsidDel="00000000" w:rsidP="00000000" w:rsidRDefault="00000000" w:rsidRPr="00000000" w14:paraId="000000DC">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w:t>
      </w:r>
      <w:r w:rsidDel="00000000" w:rsidR="00000000" w:rsidRPr="00000000">
        <w:rPr>
          <w:rFonts w:ascii="Roboto" w:cs="Roboto" w:eastAsia="Roboto" w:hAnsi="Roboto"/>
          <w:color w:val="1f1f1f"/>
          <w:sz w:val="21"/>
          <w:szCs w:val="21"/>
          <w:highlight w:val="white"/>
          <w:rtl w:val="0"/>
        </w:rPr>
        <w:t xml:space="preserve"> The fontanel (main) bone is at the ____ of the head.</w:t>
      </w:r>
    </w:p>
    <w:p w:rsidR="00000000" w:rsidDel="00000000" w:rsidP="00000000" w:rsidRDefault="00000000" w:rsidRPr="00000000" w14:paraId="000000DD">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 </w:t>
      </w:r>
      <w:r w:rsidDel="00000000" w:rsidR="00000000" w:rsidRPr="00000000">
        <w:rPr>
          <w:rFonts w:ascii="Roboto" w:cs="Roboto" w:eastAsia="Roboto" w:hAnsi="Roboto"/>
          <w:color w:val="1f1f1f"/>
          <w:sz w:val="21"/>
          <w:szCs w:val="21"/>
          <w:highlight w:val="white"/>
          <w:rtl w:val="0"/>
        </w:rPr>
        <w:t xml:space="preserve">the fontanel (main) bone is at the </w:t>
      </w:r>
      <w:r w:rsidDel="00000000" w:rsidR="00000000" w:rsidRPr="00000000">
        <w:rPr>
          <w:rFonts w:ascii="Roboto" w:cs="Roboto" w:eastAsia="Roboto" w:hAnsi="Roboto"/>
          <w:color w:val="1f1f1f"/>
          <w:sz w:val="21"/>
          <w:szCs w:val="21"/>
          <w:highlight w:val="white"/>
          <w:rtl w:val="0"/>
        </w:rPr>
        <w:t xml:space="preserve">top of the head</w:t>
      </w:r>
    </w:p>
    <w:p w:rsidR="00000000" w:rsidDel="00000000" w:rsidP="00000000" w:rsidRDefault="00000000" w:rsidRPr="00000000" w14:paraId="000000DE">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r w:rsidDel="00000000" w:rsidR="00000000" w:rsidRPr="00000000">
        <w:rPr>
          <w:rFonts w:ascii="Roboto" w:cs="Roboto" w:eastAsia="Roboto" w:hAnsi="Roboto"/>
          <w:color w:val="1f1f1f"/>
          <w:sz w:val="21"/>
          <w:szCs w:val="21"/>
          <w:highlight w:val="white"/>
          <w:rtl w:val="0"/>
        </w:rPr>
        <w:t xml:space="preserve"> Shri Ganesha has three hands.</w:t>
      </w:r>
    </w:p>
    <w:p w:rsidR="00000000" w:rsidDel="00000000" w:rsidP="00000000" w:rsidRDefault="00000000" w:rsidRPr="00000000" w14:paraId="000000DF">
      <w:pPr>
        <w:numPr>
          <w:ilvl w:val="1"/>
          <w:numId w:val="6"/>
        </w:numPr>
        <w:shd w:fill="ffffff" w:val="clear"/>
        <w:spacing w:after="0" w:afterAutospacing="0" w:before="0" w:beforeAutospacing="0" w:lineRule="auto"/>
        <w:ind w:left="144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Answer: False</w:t>
      </w:r>
      <w:r w:rsidDel="00000000" w:rsidR="00000000" w:rsidRPr="00000000">
        <w:rPr>
          <w:rtl w:val="0"/>
        </w:rPr>
      </w:r>
    </w:p>
    <w:p w:rsidR="00000000" w:rsidDel="00000000" w:rsidP="00000000" w:rsidRDefault="00000000" w:rsidRPr="00000000" w14:paraId="000000E0">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color w:val="1f1f1f"/>
          <w:sz w:val="21"/>
          <w:szCs w:val="21"/>
          <w:highlight w:val="white"/>
          <w:rtl w:val="0"/>
        </w:rPr>
        <w:t xml:space="preserve">Short Answer:</w:t>
      </w:r>
      <w:r w:rsidDel="00000000" w:rsidR="00000000" w:rsidRPr="00000000">
        <w:rPr>
          <w:rFonts w:ascii="Roboto" w:cs="Roboto" w:eastAsia="Roboto" w:hAnsi="Roboto"/>
          <w:color w:val="1f1f1f"/>
          <w:sz w:val="21"/>
          <w:szCs w:val="21"/>
          <w:highlight w:val="white"/>
          <w:rtl w:val="0"/>
        </w:rPr>
        <w:t xml:space="preserve"> What are the four lines of the Swastika compared to in the document?</w:t>
      </w:r>
    </w:p>
    <w:p w:rsidR="00000000" w:rsidDel="00000000" w:rsidP="00000000" w:rsidRDefault="00000000" w:rsidRPr="00000000" w14:paraId="000000E1">
      <w:pPr>
        <w:numPr>
          <w:ilvl w:val="1"/>
          <w:numId w:val="6"/>
        </w:numPr>
        <w:shd w:fill="ffffff" w:val="clear"/>
        <w:spacing w:before="0" w:beforeAutospacing="0" w:lineRule="auto"/>
        <w:ind w:left="144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Answer:</w:t>
      </w:r>
      <w:r w:rsidDel="00000000" w:rsidR="00000000" w:rsidRPr="00000000">
        <w:rPr>
          <w:rFonts w:ascii="Roboto" w:cs="Roboto" w:eastAsia="Roboto" w:hAnsi="Roboto"/>
          <w:color w:val="1f1f1f"/>
          <w:sz w:val="21"/>
          <w:szCs w:val="21"/>
          <w:highlight w:val="white"/>
          <w:rtl w:val="0"/>
        </w:rPr>
        <w:t xml:space="preserve"> the main “plus” crossing in the middle tells that Ganesha came in the middle of the evolution, while the other lines are like Ganesha's weapons</w:t>
      </w:r>
      <w:r w:rsidDel="00000000" w:rsidR="00000000" w:rsidRPr="00000000">
        <w:rPr>
          <w:rtl w:val="0"/>
        </w:rPr>
      </w:r>
    </w:p>
    <w:sectPr>
      <w:footerReference r:id="rId13" w:type="default"/>
      <w:pgSz w:h="16834" w:w="11909" w:orient="portrait"/>
      <w:pgMar w:bottom="1440" w:top="1440" w:left="1440" w:right="1440" w:header="720" w:footer="720"/>
      <w:pgNumType w:start="1"/>
      <w:sectPrChange w:author="Virata Pusuluri" w:id="0" w:date="2025-05-22T19:25:38Z">
        <w:sectPr w:rsidR="000000" w:rsidDel="000000" w:rsidRPr="000000" w:rsidSect="000000">
          <w:pgMar w:bottom="1440" w:top="1440" w:left="1440" w:right="1440" w:header="720" w:footer="720"/>
          <w:pgNumType w:start="1"/>
          <w:pgSz w:h="16834" w:w="11909"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ins w:author="Virata Pusuluri" w:id="3" w:date="2025-05-22T19:25:38Z"/>
        <w:rPrChange w:author="Virata Pusuluri" w:id="0" w:date="2025-05-22T19:25:38Z">
          <w:rPr>
            <w:rFonts w:ascii="Roboto" w:cs="Roboto" w:eastAsia="Roboto" w:hAnsi="Roboto"/>
            <w:color w:val="1f1f1f"/>
            <w:sz w:val="21"/>
            <w:szCs w:val="21"/>
            <w:highlight w:val="white"/>
          </w:rPr>
        </w:rPrChange>
      </w:rPr>
    </w:pPr>
    <w:ins w:author="Virata Pusuluri" w:id="3" w:date="2025-05-22T19:25:38Z">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0MCmNMU3i3RWsV_pLZDimp0bfNmOp7CO" TargetMode="External"/><Relationship Id="rId10" Type="http://schemas.openxmlformats.org/officeDocument/2006/relationships/hyperlink" Target="https://drive.google.com/open?id=10MCmNMU3i3RWsV_pLZDimp0bfNmOp7CO" TargetMode="External"/><Relationship Id="rId13" Type="http://schemas.openxmlformats.org/officeDocument/2006/relationships/footer" Target="footer1.xml"/><Relationship Id="rId12" Type="http://schemas.openxmlformats.org/officeDocument/2006/relationships/hyperlink" Target="https://drive.google.com/open?id=10MCmNMU3i3RWsV_pLZDimp0bfNmOp7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JbQ4mGjvfLVAmpZexAo1qi9_pNJ0rxf_" TargetMode="External"/><Relationship Id="rId5" Type="http://schemas.openxmlformats.org/officeDocument/2006/relationships/styles" Target="styles.xml"/><Relationship Id="rId6" Type="http://schemas.openxmlformats.org/officeDocument/2006/relationships/hyperlink" Target="https://drive.google.com/open?id=1hjhAUsbsQQBqDF00ulzedyXKiBhbtw2c" TargetMode="External"/><Relationship Id="rId7" Type="http://schemas.openxmlformats.org/officeDocument/2006/relationships/hyperlink" Target="https://drive.google.com/open?id=1hdsC5emX_13VAdG0rTYuYns_UaTmqyWF" TargetMode="External"/><Relationship Id="rId8" Type="http://schemas.openxmlformats.org/officeDocument/2006/relationships/hyperlink" Target="https://drive.google.com/open?id=1hWysase1rEzrdwm5OVxhL8Svd1VOIO5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