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83" w:before="0" w:lineRule="auto"/>
        <w:ind w:left="0" w:right="0" w:firstLine="0"/>
        <w:rPr/>
      </w:pPr>
      <w:r w:rsidDel="00000000" w:rsidR="00000000" w:rsidRPr="00000000">
        <w:rPr>
          <w:rFonts w:ascii="Arial" w:cs="Arial" w:eastAsia="Arial" w:hAnsi="Arial"/>
          <w:b w:val="1"/>
          <w:bCs w:val="1"/>
          <w:rtl w:val="0"/>
        </w:rPr>
        <w:t xml:space="preserve">Prompt: Can you rewrite this text (</w:t>
      </w:r>
      <w:r w:rsidDel="00000000" w:rsidR="00000000" w:rsidRPr="00000000">
        <w:rPr>
          <w:rFonts w:ascii="Arial" w:cs="Arial" w:eastAsia="Arial" w:hAnsi="Arial"/>
          <w:b w:val="1"/>
          <w:bCs w:val="1"/>
          <w:u w:val="single"/>
          <w:rtl w:val="0"/>
        </w:rPr>
        <w:t xml:space="preserve">4. JesusChrist-FromLIghtOfTheWorld.pdf</w:t>
      </w:r>
      <w:r w:rsidDel="00000000" w:rsidR="00000000" w:rsidRPr="00000000">
        <w:rPr>
          <w:rFonts w:ascii="Arial" w:cs="Arial" w:eastAsia="Arial" w:hAnsi="Arial"/>
          <w:b w:val="1"/>
          <w:bCs w:val="1"/>
          <w:rtl w:val="0"/>
        </w:rPr>
        <w:t xml:space="preserve">)  in the language of an 8 year old</w:t>
      </w:r>
      <w:r w:rsidDel="00000000" w:rsidR="00000000" w:rsidRPr="00000000">
        <w:rPr>
          <w:rtl w:val="0"/>
        </w:rPr>
      </w:r>
    </w:p>
    <w:p w:rsidR="00000000" w:rsidDel="00000000" w:rsidP="00000000" w:rsidRDefault="00000000" w:rsidRPr="00000000" w14:paraId="00000002">
      <w:pPr>
        <w:widowControl w:val="1"/>
        <w:spacing w:after="283" w:before="0" w:lineRule="auto"/>
        <w:ind w:left="0" w:right="0" w:firstLine="0"/>
        <w:rPr/>
      </w:pPr>
      <w:r w:rsidDel="00000000" w:rsidR="00000000" w:rsidRPr="00000000">
        <w:rPr>
          <w:rtl w:val="0"/>
        </w:rPr>
      </w:r>
    </w:p>
    <w:p w:rsidR="00000000" w:rsidDel="00000000" w:rsidP="00000000" w:rsidRDefault="00000000" w:rsidRPr="00000000" w14:paraId="00000003">
      <w:pPr>
        <w:ind w:left="0" w:right="0" w:firstLine="0"/>
        <w:rPr>
          <w:rFonts w:ascii="Arial" w:cs="Arial" w:eastAsia="Arial" w:hAnsi="Arial"/>
          <w:b w:val="0"/>
          <w:bCs w:val="0"/>
          <w:i w:val="1"/>
          <w:iCs w:val="1"/>
          <w:smallCaps w:val="0"/>
          <w:color w:val="1f1f1f"/>
          <w:sz w:val="21"/>
          <w:szCs w:val="21"/>
        </w:rPr>
      </w:pPr>
      <w:r w:rsidDel="00000000" w:rsidR="00000000" w:rsidRPr="00000000">
        <w:rPr>
          <w:rFonts w:ascii="Arial" w:cs="Arial" w:eastAsia="Arial" w:hAnsi="Arial"/>
          <w:b w:val="0"/>
          <w:bCs w:val="0"/>
          <w:i w:val="0"/>
          <w:iCs w:val="0"/>
          <w:smallCaps w:val="0"/>
          <w:color w:val="1f1f1f"/>
          <w:sz w:val="21"/>
          <w:szCs w:val="21"/>
          <w:rtl w:val="0"/>
        </w:rPr>
        <w:t xml:space="preserve">Okay, here's a simplified version of that text, for an 8-year-old:</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About Jesus and Ganesha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God has come to Earth many times. One time, God came as Mary, who was Jesus'</w:t>
      </w:r>
      <w:del w:author="Virata Pusuluri" w:id="0" w:date="2025-03-27T14:33:34Z">
        <w:r w:rsidDel="00000000" w:rsidR="00000000" w:rsidRPr="00000000">
          <w:rPr>
            <w:rtl w:val="0"/>
          </w:rPr>
          <w:delText xml:space="preserve">s</w:delText>
        </w:r>
      </w:del>
      <w:r w:rsidDel="00000000" w:rsidR="00000000" w:rsidRPr="00000000">
        <w:rPr>
          <w:rtl w:val="0"/>
        </w:rPr>
        <w:t xml:space="preserve"> mom. Mary was very special and had Jesus without having a husband. This is called the Immaculate Conception. It’s like magic, but it’s a special kind of magic that only God can do.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Jesus is very, very important . He showed people how much God loves them. He even let bad people hurt him to show how strong love is. He also showed that our spirit can live forever, even if our bodies die.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There's another very important person, named Ganesha. Ganesha is like the big brother for all the seekers of truth. He helps people learn about God. He is like the principal of a school</w:t>
      </w:r>
      <w:r w:rsidDel="00000000" w:rsidR="00000000" w:rsidRPr="00000000">
        <w:rPr>
          <w:i w:val="1"/>
          <w:iCs w:val="1"/>
          <w:rtl w:val="0"/>
        </w:rPr>
        <w:t xml:space="preserve"> </w:t>
      </w:r>
      <w:r w:rsidDel="00000000" w:rsidR="00000000" w:rsidRPr="00000000">
        <w:rPr>
          <w:rtl w:val="0"/>
        </w:rPr>
        <w:t xml:space="preserve">, and Jesus is like the head teacher. They both help people get to know God better.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Ganesha has four arms and special tools, but when he came to Earth as Jesus, the tools became something different. One tool became forgiveness, another became like a magic bowl of food, and another was like a snake that controls energy. These show how Jesus helps people be good, helps them when they're hungry, and helps them feel God's power.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Jesus is like a helper who is always with his mom. He is very kind and makes her happy. He is also very powerful and can help people in many ways.</w:t>
      </w:r>
    </w:p>
    <w:p w:rsidR="00000000" w:rsidDel="00000000" w:rsidP="00000000" w:rsidRDefault="00000000" w:rsidRPr="00000000" w14:paraId="00000010">
      <w:pPr>
        <w:ind w:left="0" w:right="0" w:firstLine="0"/>
        <w:jc w:val="center"/>
        <w:rPr/>
        <w:sectPr>
          <w:headerReference r:id="rId6" w:type="default"/>
          <w:footerReference r:id="rId7" w:type="default"/>
          <w:pgSz w:h="15840" w:w="12240"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11">
      <w:pPr>
        <w:spacing w:line="300" w:lineRule="auto"/>
        <w:ind w:left="0" w:right="0" w:firstLine="0"/>
        <w:rPr/>
        <w:sectPr>
          <w:type w:val="continuous"/>
          <w:pgSz w:h="15840" w:w="12240" w:orient="portrait"/>
          <w:pgMar w:bottom="1134" w:top="1134" w:left="1134" w:right="1134" w:header="0" w:footer="0"/>
        </w:sectPr>
      </w:pPr>
      <w:r w:rsidDel="00000000" w:rsidR="00000000" w:rsidRPr="00000000">
        <w:rPr>
          <w:rFonts w:ascii="Arial" w:cs="Arial" w:eastAsia="Arial" w:hAnsi="Arial"/>
          <w:b w:val="1"/>
          <w:bCs w:val="1"/>
          <w:rtl w:val="0"/>
        </w:rPr>
        <w:t xml:space="preserve">Can you rewrite this text (</w:t>
      </w:r>
      <w:r w:rsidDel="00000000" w:rsidR="00000000" w:rsidRPr="00000000">
        <w:rPr>
          <w:rFonts w:ascii="Arial" w:cs="Arial" w:eastAsia="Arial" w:hAnsi="Arial"/>
          <w:b w:val="1"/>
          <w:bCs w:val="1"/>
          <w:u w:val="single"/>
          <w:rtl w:val="0"/>
        </w:rPr>
        <w:t xml:space="preserve">4. JesusChrist-FromLIghtOfTheWorld.pdf</w:t>
      </w:r>
      <w:r w:rsidDel="00000000" w:rsidR="00000000" w:rsidRPr="00000000">
        <w:rPr>
          <w:rFonts w:ascii="Arial" w:cs="Arial" w:eastAsia="Arial" w:hAnsi="Arial"/>
          <w:b w:val="1"/>
          <w:bCs w:val="1"/>
          <w:rtl w:val="0"/>
        </w:rPr>
        <w:t xml:space="preserve">) in the language of a 15 year old</w:t>
      </w:r>
      <w:r w:rsidDel="00000000" w:rsidR="00000000" w:rsidRPr="00000000">
        <w:rPr>
          <w:rtl w:val="0"/>
        </w:rPr>
      </w:r>
    </w:p>
    <w:p w:rsidR="00000000" w:rsidDel="00000000" w:rsidP="00000000" w:rsidRDefault="00000000" w:rsidRPr="00000000" w14:paraId="00000012">
      <w:pPr>
        <w:ind w:left="0" w:right="0" w:firstLine="0"/>
        <w:rPr/>
      </w:pPr>
      <w:r w:rsidDel="00000000" w:rsidR="00000000" w:rsidRPr="00000000">
        <w:rPr>
          <w:rtl w:val="0"/>
        </w:rPr>
        <w:t xml:space="preserve">Okay, here is a rewritten version of the text, aimed (To explain) at a 15-year-old audience: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The Incarnations of the Divine: Exploring Jesus Christ and Ganesha</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text explores the concepts of divine incarnations, specifically focusing on Jesus Christ and his relationship to the Hindu deity Ganesha.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The Story of Mary and Jesus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According to this text, Mary, the mother of Jesus, is considered (think of as) a divine incarnation. She conceived Jesus without a human father, an event referred (mention) to as the Immaculate (pure; perfect; free from sin) Conception (become pregnant). Jesus himself is regarded as an incarnation of God, specifically of Maha Vishnu, who is also identified with Ganesha in his divine form. The text describes how Jesus’s physical body was formed and the significance (importance) of his birth.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The Significance of Jesus Christ</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Jesus's life and teachings demonstrated (performed) the immense (చాలా పెద్ద ; very big) love of God for humanity (kindness). His crucifixion is interpreted as a sacrifice for humanity, showing the depth of divine love. It also served to demonstrate the concept of spiritual immortality (the ability to live forever), or the idea that our spirit lives on even after our physical body dies. This idea was also discussed by Shri Krishna in the </w:t>
      </w:r>
      <w:r w:rsidDel="00000000" w:rsidR="00000000" w:rsidRPr="00000000">
        <w:rPr>
          <w:rtl w:val="0"/>
        </w:rPr>
        <w:t xml:space="preserve">Bhagavat Gita</w:t>
      </w:r>
      <w:r w:rsidDel="00000000" w:rsidR="00000000" w:rsidRPr="00000000">
        <w:rPr>
          <w:rtl w:val="0"/>
        </w:rPr>
        <w:t xml:space="preserve"> (భగవత్ గీతం ; bʰaɡvaθ ɡi:θaṁ).</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The Connection Between Jesus and Ganesha</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text presents an interesting perspective on the connection between Jesus Christ and Ganesha. Ganesha is considered the elder brother of all seekers and serves as a kind of "Chancellor" (School head) in the spiritual realm (రాజ్యం). Jesus, in his human form, also fills this role. He guides individuals through different stages of spiritual development, culminating (Leading in) in self-realization.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Symbolism and Deeper Meanings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83" w:before="0" w:lineRule="auto"/>
        <w:rPr/>
      </w:pPr>
      <w:r w:rsidDel="00000000" w:rsidR="00000000" w:rsidRPr="00000000">
        <w:rPr>
          <w:rtl w:val="0"/>
        </w:rPr>
        <w:t xml:space="preserve">The text delves (Search) into symbolic (Represent) interpretations (The action of explaining the meaning of something). For instance (ఉదాహరణ ; example), the cross associated with Jesus is seen as an evolution of the swastika, a symbol associated with Ganesha. The crossing point is higher in the cross than in Swastika as Jesus came at a higher point in the evolution of Creation. The tools and weapons usually associated with Ganesha are reinterpreted in the context of Jesus's life: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240" w:before="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Ganesha's weapon of </w:t>
      </w:r>
      <w:r w:rsidDel="00000000" w:rsidR="00000000" w:rsidRPr="00000000">
        <w:rPr>
          <w:rFonts w:ascii="Liberation Serif" w:cs="Liberation Serif" w:eastAsia="Liberation Serif" w:hAnsi="Liberation Serif"/>
          <w:b w:val="0"/>
          <w:bCs w:val="0"/>
          <w:i w:val="0"/>
          <w:iCs w:val="0"/>
          <w:smallCaps w:val="0"/>
          <w:strike w:val="0"/>
          <w:sz w:val="24"/>
          <w:szCs w:val="24"/>
          <w:shd w:fill="auto" w:val="clear"/>
          <w:vertAlign w:val="baseline"/>
          <w:rtl w:val="0"/>
        </w:rPr>
        <w:t xml:space="preserve">Parashu</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becomes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forgiveness in Jesus.</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2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Ganesha's bowl of food becomes Jesus's ability to satisfy hunger, both literally and spiritually.</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2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Ganesha's Kundalini snake represents Jesus's control over spiritual energy.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The Importance of the Divine Mother</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text emphasizes the role of the Divine Mother, also known as Adi Shakti, in the creation and incarnation of these divine figures. Mary's purity and devotion allowed her to conceive Jesus, and this act is seen as a powerful example of the potential of human spirituality.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Spiritual Rebirth</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text also describes a concept of spiritual rebirth, where individuals can be "reborn" through spiritual practices. This process is likened to the Immaculate Conception, where the Divine Mother guides the individual's spiritual development.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Key Takeaways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text offers a unique perspective on Jesus Christ and his relationship to other spiritual figures. It emphasizes themes of divine love, sacrifice, spiritual rebirth, and the power of the Divine Mother. It is important to remember that these are interpretations within a specific belief system.</w:t>
      </w:r>
    </w:p>
    <w:p w:rsidR="00000000" w:rsidDel="00000000" w:rsidP="00000000" w:rsidRDefault="00000000" w:rsidRPr="00000000" w14:paraId="00000035">
      <w:pPr>
        <w:widowControl w:val="1"/>
        <w:spacing w:after="283" w:before="0" w:lineRule="auto"/>
        <w:ind w:left="0" w:right="0" w:firstLine="0"/>
        <w:rPr>
          <w:rFonts w:ascii="Arial" w:cs="Arial" w:eastAsia="Arial" w:hAnsi="Arial"/>
          <w:b w:val="0"/>
          <w:bCs w:val="0"/>
          <w:i w:val="0"/>
          <w:iCs w:val="0"/>
          <w:smallCaps w:val="0"/>
          <w:color w:val="1f1f1f"/>
          <w:sz w:val="21"/>
          <w:szCs w:val="21"/>
        </w:rPr>
      </w:pPr>
      <w:r w:rsidDel="00000000" w:rsidR="00000000" w:rsidRPr="00000000">
        <w:rPr>
          <w:rtl w:val="0"/>
        </w:rPr>
      </w:r>
    </w:p>
    <w:sectPr>
      <w:type w:val="continuous"/>
      <w:pgSz w:h="15840" w:w="12240" w:orient="portrait"/>
      <w:pgMar w:bottom="1134" w:top="1134" w:left="1134" w:right="11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