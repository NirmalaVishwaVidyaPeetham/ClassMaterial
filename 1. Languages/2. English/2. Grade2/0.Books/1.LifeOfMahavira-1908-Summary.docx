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u w:val="single"/>
          <w:rtl w:val="0"/>
        </w:rPr>
        <w:t xml:space="preserve">AI Prompt:</w:t>
      </w:r>
      <w:r w:rsidDel="00000000" w:rsidR="00000000" w:rsidRPr="00000000">
        <w:rPr>
          <w:rtl w:val="0"/>
        </w:rPr>
        <w:t xml:space="preserve"> </w:t>
      </w:r>
      <w:r w:rsidDel="00000000" w:rsidR="00000000" w:rsidRPr="00000000">
        <w:rPr>
          <w:i w:val="1"/>
          <w:iCs w:val="1"/>
          <w:rtl w:val="0"/>
        </w:rPr>
        <w:t xml:space="preserve">See this chapter on Mahavira. Give a summary of this chapter using the language of a fifteen year old. Then, for the entire summary, keep everything the same, but for a 7 year old student to understand it, write the meanings of all the difficult words. So, for a sentence like "My understanding is crucial", rewrite it in this form "My understanding is crucial ((important))". Use this format through out the entire text and rewrite. Then also give a separate summary for a 5 year old.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Chapter 1 – Introduction </w:t>
      </w:r>
    </w:p>
    <w:p w:rsidR="00000000" w:rsidDel="00000000" w:rsidP="00000000" w:rsidRDefault="00000000" w:rsidRPr="00000000" w14:paraId="00000004">
      <w:pPr>
        <w:rPr/>
      </w:pPr>
      <w:r w:rsidDel="00000000" w:rsidR="00000000" w:rsidRPr="00000000">
        <w:rPr>
          <w:rtl w:val="0"/>
        </w:rPr>
        <w:t xml:space="preserve">This chapter introduces the life of Lord Mahavira, the 24th Tirthankara of Jainism, and explains how historians proved he was a real person.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07">
      <w:pPr>
        <w:rPr/>
      </w:pPr>
      <w:r w:rsidDel="00000000" w:rsidR="00000000" w:rsidRPr="00000000">
        <w:rPr>
          <w:rtl w:val="0"/>
        </w:rPr>
        <w:t xml:space="preserve">The chapter starts by explaining that to make a real impact in life, you need a high ideal to aim for. For Jainas, that goal is </w:t>
      </w:r>
      <w:r w:rsidDel="00000000" w:rsidR="00000000" w:rsidRPr="00000000">
        <w:rPr>
          <w:b w:val="1"/>
          <w:bCs w:val="1"/>
          <w:rtl w:val="0"/>
        </w:rPr>
        <w:t xml:space="preserve">Nirvana</w:t>
      </w:r>
      <w:r w:rsidDel="00000000" w:rsidR="00000000" w:rsidRPr="00000000">
        <w:rPr>
          <w:rtl w:val="0"/>
        </w:rPr>
        <w:t xml:space="preserve">, which is the perfection of the soul. A great way to reach a noble life is by studying "heroic souls" from the past. In Jainism, there are 24 such leaders called </w:t>
      </w:r>
      <w:r w:rsidDel="00000000" w:rsidR="00000000" w:rsidRPr="00000000">
        <w:rPr>
          <w:b w:val="1"/>
          <w:bCs w:val="1"/>
          <w:rtl w:val="0"/>
        </w:rPr>
        <w:t xml:space="preserve">Tirthankaras</w:t>
      </w:r>
      <w:r w:rsidDel="00000000" w:rsidR="00000000" w:rsidRPr="00000000">
        <w:rPr>
          <w:rtl w:val="0"/>
        </w:rPr>
        <w:t xml:space="preserve"> or </w:t>
      </w:r>
      <w:r w:rsidDel="00000000" w:rsidR="00000000" w:rsidRPr="00000000">
        <w:rPr>
          <w:b w:val="1"/>
          <w:bCs w:val="1"/>
          <w:rtl w:val="0"/>
        </w:rPr>
        <w:t xml:space="preserve">Arhatas</w:t>
      </w:r>
      <w:r w:rsidDel="00000000" w:rsidR="00000000" w:rsidRPr="00000000">
        <w:rPr>
          <w:rtl w:val="0"/>
        </w:rPr>
        <w:t xml:space="preserve">, and Mahavira was the last one. An Arhat is someone who has perfect knowledge, has conquered their passions, and is worshipped by everyone.</w:t>
      </w:r>
    </w:p>
    <w:p w:rsidR="00000000" w:rsidDel="00000000" w:rsidP="00000000" w:rsidRDefault="00000000" w:rsidRPr="00000000" w14:paraId="00000008">
      <w:pPr>
        <w:rPr/>
      </w:pPr>
      <w:r w:rsidDel="00000000" w:rsidR="00000000" w:rsidRPr="00000000">
        <w:rPr>
          <w:rtl w:val="0"/>
        </w:rPr>
        <w:t xml:space="preserve">For a long time, people thought Mahavira might have been a made-up character created to compete with Buddha. However, in 1884, a scholar named </w:t>
      </w:r>
      <w:r w:rsidDel="00000000" w:rsidR="00000000" w:rsidRPr="00000000">
        <w:rPr>
          <w:b w:val="1"/>
          <w:bCs w:val="1"/>
          <w:rtl w:val="0"/>
        </w:rPr>
        <w:t xml:space="preserve">Hermann Jacobi</w:t>
      </w:r>
      <w:r w:rsidDel="00000000" w:rsidR="00000000" w:rsidRPr="00000000">
        <w:rPr>
          <w:rtl w:val="0"/>
        </w:rPr>
        <w:t xml:space="preserve"> proved that Mahavira was a real historical figure. The confusion mostly happened because he had so many different names in different books, like Vardhamana, Vira, and Nataputta. We now know he was a real religious leader who lived and taught in the 6th century B.C..</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Summary for a 7-Year-Old (With Word Meanings)</w:t>
      </w:r>
    </w:p>
    <w:p w:rsidR="00000000" w:rsidDel="00000000" w:rsidP="00000000" w:rsidRDefault="00000000" w:rsidRPr="00000000" w14:paraId="0000000B">
      <w:pPr>
        <w:rPr/>
      </w:pPr>
      <w:r w:rsidDel="00000000" w:rsidR="00000000" w:rsidRPr="00000000">
        <w:rPr>
          <w:rtl w:val="0"/>
        </w:rPr>
        <w:t xml:space="preserve">The chapter starts by explaining ((telling)) that to make a real impact ((difference)) in life, you need a high ideal ((a great goal)) to aim for. For Jainas, that goal is Nirvana, which is the perfection ((making it the best it can be)) of the soul. A great way to reach a noble ((very good and honest)) life is by studying "heroic ((brave)) souls" from the past.</w:t>
      </w:r>
    </w:p>
    <w:p w:rsidR="00000000" w:rsidDel="00000000" w:rsidP="00000000" w:rsidRDefault="00000000" w:rsidRPr="00000000" w14:paraId="0000000C">
      <w:pPr>
        <w:rPr/>
      </w:pPr>
      <w:sdt>
        <w:sdtPr>
          <w:id w:val="1642761699"/>
          <w:tag w:val="goog_rdk_1"/>
        </w:sdtPr>
        <w:sdtContent>
          <w:del w:author="Virata Pusuluri" w:id="0" w:date="2026-02-03T20:59:21Z">
            <w:r w:rsidDel="00000000" w:rsidR="00000000" w:rsidRPr="00000000">
              <w:rPr>
                <w:rtl w:val="0"/>
              </w:rPr>
              <w:delText xml:space="preserve">+4</w:delText>
            </w:r>
          </w:del>
        </w:sdtContent>
      </w:sdt>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Jainism, there are 24 such leaders called Tirthankaras or Arhatas, and Mahavira was the last one. An Arhat is someone who has perfect knowledge ((knows everything)), has conquered ((won over)) their passions ((strong feelings)), and is worshipped ((prayed to)) by everyone.</w:t>
      </w:r>
    </w:p>
    <w:p w:rsidR="00000000" w:rsidDel="00000000" w:rsidP="00000000" w:rsidRDefault="00000000" w:rsidRPr="00000000" w14:paraId="0000000E">
      <w:pPr>
        <w:rPr/>
      </w:pPr>
      <w:r w:rsidDel="00000000" w:rsidR="00000000" w:rsidRPr="00000000">
        <w:rPr>
          <w:rtl w:val="0"/>
        </w:rPr>
        <w:t xml:space="preserve">For a long time, people thought Mahavira might have been a mythical ((made-up)) person. But a smart man named Hermann Jacobi studied the old books and proved he was a real person from history. People used to be confused because he had many different names, like Vardhamana or Nataputta. Now we know he was a real teacher who lived a very long time ago.</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11">
      <w:pPr>
        <w:rPr/>
      </w:pPr>
      <w:r w:rsidDel="00000000" w:rsidR="00000000" w:rsidRPr="00000000">
        <w:rPr>
          <w:rtl w:val="0"/>
        </w:rPr>
        <w:t xml:space="preserve">A long time ago, there was a very wise teacher named </w:t>
      </w:r>
      <w:r w:rsidDel="00000000" w:rsidR="00000000" w:rsidRPr="00000000">
        <w:rPr>
          <w:b w:val="1"/>
          <w:bCs w:val="1"/>
          <w:rtl w:val="0"/>
        </w:rPr>
        <w:t xml:space="preserve">Mahavira</w:t>
      </w:r>
      <w:r w:rsidDel="00000000" w:rsidR="00000000" w:rsidRPr="00000000">
        <w:rPr>
          <w:rtl w:val="0"/>
        </w:rPr>
        <w:t xml:space="preserve">. He was like a superhero for the soul because he was always kind and never got angry. People used to think he was just a story, but now we know he was a real man who lived long ago. He taught people how to be their very best selves.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73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73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73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E734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E734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E734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E73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73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73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73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73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73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734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E734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E73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7343"/>
    <w:rPr>
      <w:i w:val="1"/>
      <w:iCs w:val="1"/>
      <w:color w:val="404040" w:themeColor="text1" w:themeTint="0000BF"/>
    </w:rPr>
  </w:style>
  <w:style w:type="paragraph" w:styleId="ListParagraph">
    <w:name w:val="List Paragraph"/>
    <w:basedOn w:val="Normal"/>
    <w:uiPriority w:val="34"/>
    <w:qFormat w:val="1"/>
    <w:rsid w:val="00DE7343"/>
    <w:pPr>
      <w:ind w:left="720"/>
      <w:contextualSpacing w:val="1"/>
    </w:pPr>
  </w:style>
  <w:style w:type="character" w:styleId="IntenseEmphasis">
    <w:name w:val="Intense Emphasis"/>
    <w:basedOn w:val="DefaultParagraphFont"/>
    <w:uiPriority w:val="21"/>
    <w:qFormat w:val="1"/>
    <w:rsid w:val="00DE7343"/>
    <w:rPr>
      <w:i w:val="1"/>
      <w:iCs w:val="1"/>
      <w:color w:val="0f4761" w:themeColor="accent1" w:themeShade="0000BF"/>
    </w:rPr>
  </w:style>
  <w:style w:type="paragraph" w:styleId="IntenseQuote">
    <w:name w:val="Intense Quote"/>
    <w:basedOn w:val="Normal"/>
    <w:next w:val="Normal"/>
    <w:link w:val="IntenseQuoteChar"/>
    <w:uiPriority w:val="30"/>
    <w:qFormat w:val="1"/>
    <w:rsid w:val="00DE73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7343"/>
    <w:rPr>
      <w:i w:val="1"/>
      <w:iCs w:val="1"/>
      <w:color w:val="0f4761" w:themeColor="accent1" w:themeShade="0000BF"/>
    </w:rPr>
  </w:style>
  <w:style w:type="character" w:styleId="IntenseReference">
    <w:name w:val="Intense Reference"/>
    <w:basedOn w:val="DefaultParagraphFont"/>
    <w:uiPriority w:val="32"/>
    <w:qFormat w:val="1"/>
    <w:rsid w:val="00DE734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PKuZymejcBKdUvH1wQOEt9PnA==">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2026-01-27T15:42:00Z</dcterms:created>
  <dc:creator>Krishna Pusuluri</dc:creator>
</cp:coreProperties>
</file>