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b w:val="1"/>
          <w:bCs w:val="1"/>
          <w:u w:val="single"/>
          <w:rtl w:val="0"/>
        </w:rPr>
        <w:t xml:space="preserve">AI Prompt:</w:t>
      </w:r>
      <w:r w:rsidDel="00000000" w:rsidR="00000000" w:rsidRPr="00000000">
        <w:rPr>
          <w:rtl w:val="0"/>
        </w:rPr>
        <w:t xml:space="preserve"> </w:t>
      </w:r>
      <w:r w:rsidDel="00000000" w:rsidR="00000000" w:rsidRPr="00000000">
        <w:rPr>
          <w:i w:val="1"/>
          <w:iCs w:val="1"/>
          <w:rtl w:val="0"/>
        </w:rPr>
        <w:t xml:space="preserve">See this chapter on Mahavira. Give a summary of this chapter using the language of a fifteen year old. Then, for the entire summary, keep everything the same, but for a 7 year old student to understand it, write the meanings of all the difficult words. So, for a sentence like "My understanding is crucial", rewrite it in this form "My understanding is crucial ((important))". Use this format through out the entire text and rewrite. Then also give a separate summary for a 5 year old.</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Chapter 1 – Introduction </w:t>
      </w:r>
    </w:p>
    <w:p w:rsidR="00000000" w:rsidDel="00000000" w:rsidP="00000000" w:rsidRDefault="00000000" w:rsidRPr="00000000" w14:paraId="00000004">
      <w:pPr>
        <w:rPr/>
      </w:pPr>
      <w:r w:rsidDel="00000000" w:rsidR="00000000" w:rsidRPr="00000000">
        <w:rPr>
          <w:rtl w:val="0"/>
        </w:rPr>
        <w:t xml:space="preserve">This chapter introduces the life of Lord Mahavira, the 24th Tirthankara of Jainism, and explains how historians proved he was a real person.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Summary for a 15-Year-Old</w:t>
      </w:r>
    </w:p>
    <w:p w:rsidR="00000000" w:rsidDel="00000000" w:rsidP="00000000" w:rsidRDefault="00000000" w:rsidRPr="00000000" w14:paraId="00000007">
      <w:pPr>
        <w:rPr/>
      </w:pPr>
      <w:r w:rsidDel="00000000" w:rsidR="00000000" w:rsidRPr="00000000">
        <w:rPr>
          <w:rtl w:val="0"/>
        </w:rPr>
        <w:t xml:space="preserve">The chapter starts by explaining that to make a real impact in life, you need a high ideal to aim for. For Jainas, that goal is </w:t>
      </w:r>
      <w:r w:rsidDel="00000000" w:rsidR="00000000" w:rsidRPr="00000000">
        <w:rPr>
          <w:b w:val="1"/>
          <w:bCs w:val="1"/>
          <w:rtl w:val="0"/>
        </w:rPr>
        <w:t xml:space="preserve">Nirvana</w:t>
      </w:r>
      <w:r w:rsidDel="00000000" w:rsidR="00000000" w:rsidRPr="00000000">
        <w:rPr>
          <w:rtl w:val="0"/>
        </w:rPr>
        <w:t xml:space="preserve">, which is the perfection of the soul. A great way to reach a noble life is by studying "heroic souls" from the past. In Jainism, there are 24 such leaders called </w:t>
      </w:r>
      <w:r w:rsidDel="00000000" w:rsidR="00000000" w:rsidRPr="00000000">
        <w:rPr>
          <w:b w:val="1"/>
          <w:bCs w:val="1"/>
          <w:rtl w:val="0"/>
        </w:rPr>
        <w:t xml:space="preserve">Tirthankaras</w:t>
      </w:r>
      <w:r w:rsidDel="00000000" w:rsidR="00000000" w:rsidRPr="00000000">
        <w:rPr>
          <w:rtl w:val="0"/>
        </w:rPr>
        <w:t xml:space="preserve"> or </w:t>
      </w:r>
      <w:r w:rsidDel="00000000" w:rsidR="00000000" w:rsidRPr="00000000">
        <w:rPr>
          <w:b w:val="1"/>
          <w:bCs w:val="1"/>
          <w:rtl w:val="0"/>
        </w:rPr>
        <w:t xml:space="preserve">Arhatas</w:t>
      </w:r>
      <w:r w:rsidDel="00000000" w:rsidR="00000000" w:rsidRPr="00000000">
        <w:rPr>
          <w:rtl w:val="0"/>
        </w:rPr>
        <w:t xml:space="preserve">, and Mahavira was the last one. An Arhat is someone who has perfect knowledge, has conquered their passions, and is worshipped by everyone.</w:t>
      </w:r>
    </w:p>
    <w:p w:rsidR="00000000" w:rsidDel="00000000" w:rsidP="00000000" w:rsidRDefault="00000000" w:rsidRPr="00000000" w14:paraId="00000008">
      <w:pPr>
        <w:rPr/>
      </w:pPr>
      <w:r w:rsidDel="00000000" w:rsidR="00000000" w:rsidRPr="00000000">
        <w:rPr>
          <w:rtl w:val="0"/>
        </w:rPr>
        <w:t xml:space="preserve">For a long time, people thought Mahavira might have been a made-up character created to compete with Buddha. However, in 1884, a scholar named </w:t>
      </w:r>
      <w:r w:rsidDel="00000000" w:rsidR="00000000" w:rsidRPr="00000000">
        <w:rPr>
          <w:b w:val="1"/>
          <w:bCs w:val="1"/>
          <w:rtl w:val="0"/>
        </w:rPr>
        <w:t xml:space="preserve">Hermann Jacobi</w:t>
      </w:r>
      <w:r w:rsidDel="00000000" w:rsidR="00000000" w:rsidRPr="00000000">
        <w:rPr>
          <w:rtl w:val="0"/>
        </w:rPr>
        <w:t xml:space="preserve"> proved that Mahavira was a real historical figure. The confusion mostly happened because he had so many different names in different books, like Vardhamana, Vira, and Nataputta. We now know he was a real religious leader who lived and taught in the 6th century B.C..</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Summary for a 7-Year-Old (With Word Meanings)</w:t>
      </w:r>
    </w:p>
    <w:p w:rsidR="00000000" w:rsidDel="00000000" w:rsidP="00000000" w:rsidRDefault="00000000" w:rsidRPr="00000000" w14:paraId="0000000B">
      <w:pPr>
        <w:rPr/>
      </w:pPr>
      <w:r w:rsidDel="00000000" w:rsidR="00000000" w:rsidRPr="00000000">
        <w:rPr>
          <w:rtl w:val="0"/>
        </w:rPr>
        <w:t xml:space="preserve">The chapter starts by explaining ((telling)) that to make a real impact ((difference)) in life, you need a high ideal ((a great goal)) to aim for. For Jainas, that goal is Nirvana, which is the perfection ((making it the best it can be)) of the soul. A great way to reach a noble ((very good and honest)) life is by studying "heroic ((brave)) souls" from the past.</w:t>
      </w:r>
    </w:p>
    <w:p w:rsidR="00000000" w:rsidDel="00000000" w:rsidP="00000000" w:rsidRDefault="00000000" w:rsidRPr="00000000" w14:paraId="0000000C">
      <w:pPr>
        <w:rPr/>
      </w:pPr>
      <w:sdt>
        <w:sdtPr>
          <w:id w:val="-1221536347"/>
          <w:tag w:val="goog_rdk_1"/>
        </w:sdtPr>
        <w:sdtContent>
          <w:del w:author="Virata Pusuluri" w:id="0" w:date="2026-02-03T20:59:21Z">
            <w:r w:rsidDel="00000000" w:rsidR="00000000" w:rsidRPr="00000000">
              <w:rPr>
                <w:rtl w:val="0"/>
              </w:rPr>
              <w:delText xml:space="preserve">+4</w:delText>
            </w:r>
          </w:del>
        </w:sdtContent>
      </w:sdt>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Jainism, there are 24 such leaders called Tirthankaras or Arhatas, and Mahavira was the last one. An Arhat is someone who has perfect knowledge ((knows everything)), has conquered ((won over)) their passions ((strong feelings)), and is worshipped ((prayed to)) by everyone.</w:t>
      </w:r>
    </w:p>
    <w:p w:rsidR="00000000" w:rsidDel="00000000" w:rsidP="00000000" w:rsidRDefault="00000000" w:rsidRPr="00000000" w14:paraId="0000000E">
      <w:pPr>
        <w:rPr/>
      </w:pPr>
      <w:r w:rsidDel="00000000" w:rsidR="00000000" w:rsidRPr="00000000">
        <w:rPr>
          <w:rtl w:val="0"/>
        </w:rPr>
        <w:t xml:space="preserve">For a long time, people thought Mahavira might have been a mythical ((made-up)) person. But a smart man named Hermann Jacobi studied the old books and proved he was a real person from history. People used to be confused because he had many different names, like Vardhamana or Nataputta. Now we know he was a real teacher who lived a very long time ago.</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Summary for a 5-Year-Old</w:t>
      </w:r>
    </w:p>
    <w:p w:rsidR="00000000" w:rsidDel="00000000" w:rsidP="00000000" w:rsidRDefault="00000000" w:rsidRPr="00000000" w14:paraId="00000011">
      <w:pPr>
        <w:rPr/>
      </w:pPr>
      <w:r w:rsidDel="00000000" w:rsidR="00000000" w:rsidRPr="00000000">
        <w:rPr>
          <w:rtl w:val="0"/>
        </w:rPr>
        <w:t xml:space="preserve">A long time ago, there was a very wise teacher named </w:t>
      </w:r>
      <w:r w:rsidDel="00000000" w:rsidR="00000000" w:rsidRPr="00000000">
        <w:rPr>
          <w:b w:val="1"/>
          <w:bCs w:val="1"/>
          <w:rtl w:val="0"/>
        </w:rPr>
        <w:t xml:space="preserve">Mahavira</w:t>
      </w:r>
      <w:r w:rsidDel="00000000" w:rsidR="00000000" w:rsidRPr="00000000">
        <w:rPr>
          <w:rtl w:val="0"/>
        </w:rPr>
        <w:t xml:space="preserve">. He was like a superhero for the soul because he was always kind and never got angry. People used to think he was just a story, but now we know he was a real man who lived long ago. He taught people how to be their very best selves.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b w:val="1"/>
          <w:bCs w:val="1"/>
          <w:u w:val="single"/>
        </w:rPr>
      </w:pPr>
      <w:r w:rsidDel="00000000" w:rsidR="00000000" w:rsidRPr="00000000">
        <w:rPr>
          <w:b w:val="1"/>
          <w:bCs w:val="1"/>
          <w:u w:val="single"/>
          <w:rtl w:val="0"/>
        </w:rPr>
        <w:t xml:space="preserve">Chapter 2 – Mythological stories</w:t>
      </w:r>
    </w:p>
    <w:p w:rsidR="00000000" w:rsidDel="00000000" w:rsidP="00000000" w:rsidRDefault="00000000" w:rsidRPr="00000000" w14:paraId="00000015">
      <w:pPr>
        <w:rPr>
          <w:b w:val="1"/>
          <w:bCs w:val="1"/>
        </w:rPr>
      </w:pPr>
      <w:r w:rsidDel="00000000" w:rsidR="00000000" w:rsidRPr="00000000">
        <w:rPr>
          <w:b w:val="1"/>
          <w:bCs w:val="1"/>
          <w:rtl w:val="0"/>
        </w:rPr>
        <w:t xml:space="preserve">Summary for a Fifteen-Year-Old</w:t>
      </w:r>
    </w:p>
    <w:p w:rsidR="00000000" w:rsidDel="00000000" w:rsidP="00000000" w:rsidRDefault="00000000" w:rsidRPr="00000000" w14:paraId="00000016">
      <w:pPr>
        <w:rPr/>
      </w:pPr>
      <w:r w:rsidDel="00000000" w:rsidR="00000000" w:rsidRPr="00000000">
        <w:rPr>
          <w:rtl w:val="0"/>
        </w:rPr>
        <w:t xml:space="preserve">This chapter discusses the mythological stories that make up a large portion of Mahavira's life as told in Jaina texts, which sometimes overshadow the real historical facts.</w:t>
      </w:r>
    </w:p>
    <w:p w:rsidR="00000000" w:rsidDel="00000000" w:rsidP="00000000" w:rsidRDefault="00000000" w:rsidRPr="00000000" w14:paraId="00000017">
      <w:pPr>
        <w:rPr/>
      </w:pPr>
      <w:r w:rsidDel="00000000" w:rsidR="00000000" w:rsidRPr="00000000">
        <w:rPr>
          <w:rtl w:val="0"/>
        </w:rPr>
        <w:t xml:space="preserve">One of the myths involves Mahavira's previous births. The </w:t>
      </w:r>
      <w:r w:rsidDel="00000000" w:rsidR="00000000" w:rsidRPr="00000000">
        <w:rPr>
          <w:i w:val="1"/>
          <w:iCs w:val="1"/>
          <w:rtl w:val="0"/>
        </w:rPr>
        <w:t xml:space="preserve">Mahavira Purāna</w:t>
      </w:r>
      <w:r w:rsidDel="00000000" w:rsidR="00000000" w:rsidRPr="00000000">
        <w:rPr>
          <w:rtl w:val="0"/>
        </w:rPr>
        <w:t xml:space="preserve"> lists many of these, including a time when he was the son of Bharata Chakravarti. He became arrogant, preached lies, and had to be reborn many times, illustrating the Jaina philosophy of Karma (how good or bad deeds in past lives affect the present). The </w:t>
      </w:r>
      <w:r w:rsidDel="00000000" w:rsidR="00000000" w:rsidRPr="00000000">
        <w:rPr>
          <w:i w:val="1"/>
          <w:iCs w:val="1"/>
          <w:rtl w:val="0"/>
        </w:rPr>
        <w:t xml:space="preserve">Kalpa-sutra</w:t>
      </w:r>
      <w:r w:rsidDel="00000000" w:rsidR="00000000" w:rsidRPr="00000000">
        <w:rPr>
          <w:rtl w:val="0"/>
        </w:rPr>
        <w:t xml:space="preserve">, however, simply says that Mahavira left his happy divine life in the Pushpottara Vimana (a palace of gods) to be born on earth as a Tirthankara for the world's benefit and to attain Nirvana. Both texts agree he entered his mother’s womb on the sixth day of the latter half of Ashādha.</w:t>
      </w:r>
    </w:p>
    <w:p w:rsidR="00000000" w:rsidDel="00000000" w:rsidP="00000000" w:rsidRDefault="00000000" w:rsidRPr="00000000" w14:paraId="00000018">
      <w:pPr>
        <w:rPr/>
      </w:pPr>
      <w:r w:rsidDel="00000000" w:rsidR="00000000" w:rsidRPr="00000000">
        <w:rPr>
          <w:rtl w:val="0"/>
        </w:rPr>
        <w:t xml:space="preserve">A second, more curious myth is the </w:t>
      </w:r>
      <w:r w:rsidDel="00000000" w:rsidR="00000000" w:rsidRPr="00000000">
        <w:rPr>
          <w:b w:val="1"/>
          <w:bCs w:val="1"/>
          <w:rtl w:val="0"/>
        </w:rPr>
        <w:t xml:space="preserve">transfer of embryo</w:t>
      </w:r>
      <w:r w:rsidDel="00000000" w:rsidR="00000000" w:rsidRPr="00000000">
        <w:rPr>
          <w:rtl w:val="0"/>
        </w:rPr>
        <w:t xml:space="preserve">. According to the </w:t>
      </w:r>
      <w:r w:rsidDel="00000000" w:rsidR="00000000" w:rsidRPr="00000000">
        <w:rPr>
          <w:i w:val="1"/>
          <w:iCs w:val="1"/>
          <w:rtl w:val="0"/>
        </w:rPr>
        <w:t xml:space="preserve">Acharanga-sutra</w:t>
      </w:r>
      <w:r w:rsidDel="00000000" w:rsidR="00000000" w:rsidRPr="00000000">
        <w:rPr>
          <w:rtl w:val="0"/>
        </w:rPr>
        <w:t xml:space="preserve"> and the </w:t>
      </w:r>
      <w:r w:rsidDel="00000000" w:rsidR="00000000" w:rsidRPr="00000000">
        <w:rPr>
          <w:i w:val="1"/>
          <w:iCs w:val="1"/>
          <w:rtl w:val="0"/>
        </w:rPr>
        <w:t xml:space="preserve">Kalpa-sutra</w:t>
      </w:r>
      <w:r w:rsidDel="00000000" w:rsidR="00000000" w:rsidRPr="00000000">
        <w:rPr>
          <w:rtl w:val="0"/>
        </w:rPr>
        <w:t xml:space="preserve">, Mahavira was first conceived in the southern Brahmanical part of Kundapura, in the womb of Devananda, the wife of the Brahmana Rishabhadatta. Eighty-two days later, a compassionate god (Indra), following custom for Tirthankaras, removed the embryo and lodged it in the womb of Trisala, the wife of the Kshatriya Sidhartha, in the northern Kshatriya part of Kundapura. Professor Jacobi noted that the Digambaras reject this story, but the Shvetambaras accept it. Jacobi suggested it might have been invented to ensure Mahavira was considered the son of the high-ranking Kshatriyani Trisala for political patronage, as the concept of embryo transfer was possibly borrowed from the Puranic story of Krishna. The author of this chapter disagrees, suggesting the invention might stem from the Jaina Acharyas' hatred of Brahmanas and preference for Kshatriyas. The author relies on the </w:t>
      </w:r>
      <w:r w:rsidDel="00000000" w:rsidR="00000000" w:rsidRPr="00000000">
        <w:rPr>
          <w:i w:val="1"/>
          <w:iCs w:val="1"/>
          <w:rtl w:val="0"/>
        </w:rPr>
        <w:t xml:space="preserve">Mahavira Purāna</w:t>
      </w:r>
      <w:r w:rsidDel="00000000" w:rsidR="00000000" w:rsidRPr="00000000">
        <w:rPr>
          <w:rtl w:val="0"/>
        </w:rPr>
        <w:t xml:space="preserve"> to state that Mahavira was definitively the son of Trisala.</w:t>
      </w:r>
    </w:p>
    <w:p w:rsidR="00000000" w:rsidDel="00000000" w:rsidP="00000000" w:rsidRDefault="00000000" w:rsidRPr="00000000" w14:paraId="00000019">
      <w:pPr>
        <w:rPr/>
      </w:pPr>
      <w:r w:rsidDel="00000000" w:rsidR="00000000" w:rsidRPr="00000000">
        <w:rPr>
          <w:rtl w:val="0"/>
        </w:rPr>
        <w:t xml:space="preserve">The third myth is about the </w:t>
      </w:r>
      <w:r w:rsidDel="00000000" w:rsidR="00000000" w:rsidRPr="00000000">
        <w:rPr>
          <w:b w:val="1"/>
          <w:bCs w:val="1"/>
          <w:rtl w:val="0"/>
        </w:rPr>
        <w:t xml:space="preserve">sixteen dreams</w:t>
      </w:r>
      <w:r w:rsidDel="00000000" w:rsidR="00000000" w:rsidRPr="00000000">
        <w:rPr>
          <w:rtl w:val="0"/>
        </w:rPr>
        <w:t xml:space="preserve">. Mahavira's mother, like the mothers of all Tirthankaras, supposedly saw sixteen specific dreams on the night he entered her womb. These dreams included an enormous elephant, a tame bull, a playful lion, the goddess of wealth (Shree or Lakshmi), a garland of Mandāra flowers, the bright sun, the full moon, two fishes, two golden vases, a lotus lake, the milk-ocean, a throne of diamonds and rubies, a celestial abode, the king of the gods, an enormous heap of jewels, and a great fire. These dreams were believed to foretell different aspects of the child's life, such as being a Tirthankara, a great religious preacher, a king, a dispeller of ignorance, and a possessor of right knowledge, intuition, and conduct. The </w:t>
      </w:r>
      <w:r w:rsidDel="00000000" w:rsidR="00000000" w:rsidRPr="00000000">
        <w:rPr>
          <w:i w:val="1"/>
          <w:iCs w:val="1"/>
          <w:rtl w:val="0"/>
        </w:rPr>
        <w:t xml:space="preserve">Mahavira Purana</w:t>
      </w:r>
      <w:r w:rsidDel="00000000" w:rsidR="00000000" w:rsidRPr="00000000">
        <w:rPr>
          <w:rtl w:val="0"/>
        </w:rPr>
        <w:t xml:space="preserve"> states that the king himself interpreted these dreams.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Summary for a Seven-Year-Old Student</w:t>
      </w:r>
    </w:p>
    <w:p w:rsidR="00000000" w:rsidDel="00000000" w:rsidP="00000000" w:rsidRDefault="00000000" w:rsidRPr="00000000" w14:paraId="0000001C">
      <w:pPr>
        <w:rPr/>
      </w:pPr>
      <w:r w:rsidDel="00000000" w:rsidR="00000000" w:rsidRPr="00000000">
        <w:rPr>
          <w:rtl w:val="0"/>
        </w:rPr>
        <w:t xml:space="preserve">This chapter discusses the mythological ((stories)) stories that make up a large portion ((big part)) of Mahavira's life as told in Jaina texts, which sometimes overshadow ((hide)) the real historical ((true)) facts.</w:t>
      </w:r>
    </w:p>
    <w:p w:rsidR="00000000" w:rsidDel="00000000" w:rsidP="00000000" w:rsidRDefault="00000000" w:rsidRPr="00000000" w14:paraId="0000001D">
      <w:pPr>
        <w:rPr/>
      </w:pPr>
      <w:r w:rsidDel="00000000" w:rsidR="00000000" w:rsidRPr="00000000">
        <w:rPr>
          <w:rtl w:val="0"/>
        </w:rPr>
        <w:t xml:space="preserve">One of the myths involves ((includes)) Mahavira's previous births ((lives before this one)). The </w:t>
      </w:r>
      <w:r w:rsidDel="00000000" w:rsidR="00000000" w:rsidRPr="00000000">
        <w:rPr>
          <w:i w:val="1"/>
          <w:iCs w:val="1"/>
          <w:rtl w:val="0"/>
        </w:rPr>
        <w:t xml:space="preserve">Mahavira Purāna</w:t>
      </w:r>
      <w:r w:rsidDel="00000000" w:rsidR="00000000" w:rsidRPr="00000000">
        <w:rPr>
          <w:rtl w:val="0"/>
        </w:rPr>
        <w:t xml:space="preserve"> lists many of these, including a time when he was the son of Bharata Chakravarti. He became arrogant ((too proud)), preached ((taught)) lies, and had to be reborn many times, illustrating ((showing)) the Jaina philosophy ((way of thinking)) of Karma (how good or bad deeds in past lives affect ((change)) the present). The </w:t>
      </w:r>
      <w:r w:rsidDel="00000000" w:rsidR="00000000" w:rsidRPr="00000000">
        <w:rPr>
          <w:i w:val="1"/>
          <w:iCs w:val="1"/>
          <w:rtl w:val="0"/>
        </w:rPr>
        <w:t xml:space="preserve">Kalpa-sutra</w:t>
      </w:r>
      <w:r w:rsidDel="00000000" w:rsidR="00000000" w:rsidRPr="00000000">
        <w:rPr>
          <w:rtl w:val="0"/>
        </w:rPr>
        <w:t xml:space="preserve">, however, simply says that Mahavira left his happy divine ((god-like)) life in the Pushpottara Vimana (a palace ((big fancy house)) of gods) to be born on earth as a Tirthankara ((great spiritual teacher)) for the world's benefit ((good)) and to attain ((reach)) Nirvana ((a state of perfect peace)). Both texts agree he entered his mother’s womb on the sixth day of the latter half of Ashādha.</w:t>
      </w:r>
    </w:p>
    <w:p w:rsidR="00000000" w:rsidDel="00000000" w:rsidP="00000000" w:rsidRDefault="00000000" w:rsidRPr="00000000" w14:paraId="0000001E">
      <w:pPr>
        <w:rPr/>
      </w:pPr>
      <w:r w:rsidDel="00000000" w:rsidR="00000000" w:rsidRPr="00000000">
        <w:rPr>
          <w:rtl w:val="0"/>
        </w:rPr>
        <w:t xml:space="preserve">A second, more curious ((strange)) myth is the </w:t>
      </w:r>
      <w:r w:rsidDel="00000000" w:rsidR="00000000" w:rsidRPr="00000000">
        <w:rPr>
          <w:b w:val="1"/>
          <w:bCs w:val="1"/>
          <w:rtl w:val="0"/>
        </w:rPr>
        <w:t xml:space="preserve">transfer of embryo</w:t>
      </w:r>
      <w:r w:rsidDel="00000000" w:rsidR="00000000" w:rsidRPr="00000000">
        <w:rPr>
          <w:rtl w:val="0"/>
        </w:rPr>
        <w:t xml:space="preserve"> ((moving a baby from one mother to another)). According to the </w:t>
      </w:r>
      <w:r w:rsidDel="00000000" w:rsidR="00000000" w:rsidRPr="00000000">
        <w:rPr>
          <w:i w:val="1"/>
          <w:iCs w:val="1"/>
          <w:rtl w:val="0"/>
        </w:rPr>
        <w:t xml:space="preserve">Acharanga-sutra</w:t>
      </w:r>
      <w:r w:rsidDel="00000000" w:rsidR="00000000" w:rsidRPr="00000000">
        <w:rPr>
          <w:rtl w:val="0"/>
        </w:rPr>
        <w:t xml:space="preserve"> and the </w:t>
      </w:r>
      <w:r w:rsidDel="00000000" w:rsidR="00000000" w:rsidRPr="00000000">
        <w:rPr>
          <w:i w:val="1"/>
          <w:iCs w:val="1"/>
          <w:rtl w:val="0"/>
        </w:rPr>
        <w:t xml:space="preserve">Kalpa-sutra</w:t>
      </w:r>
      <w:r w:rsidDel="00000000" w:rsidR="00000000" w:rsidRPr="00000000">
        <w:rPr>
          <w:rtl w:val="0"/>
        </w:rPr>
        <w:t xml:space="preserve">, Mahavira was first conceived ((started to grow)) in the southern Brahmanical part of Kundapura, in the womb ((tummy)) of Devananda, the wife of the Brahmana Rishabhadatta. Eighty-two days later, a compassionate ((kind)) god (Indra), following custom ((normal way of doing things)) for Tirthankaras, removed the embryo and lodged ((put)) it in the womb of Trisala, the wife of the Kshatriya Sidhartha, in the northern Kshatriya part of Kundapura. Professor Jacobi noted that the Digambaras reject ((say it's not true)) this story, but the Shvetambaras staunchly uphold ((strongly believe)) it. Jacobi suggested it might have been invented ((made up)) to ensure Mahavira was considered the son of the high-ranking ((important)) Kshatriyani Trisala for political patronage ((support from important people)), as the concept of embryo transfer was possibly borrowed ((taken)) from the Puranic story of Krishna. The author of this chapter disagrees, suggesting the invention might stem ((come)) from the Jaina Acharyas' ((teachers')) hatred ((strong dislike)) of Brahmanas and preference ((liking something more)) for Kshatriyas. The author relies on ((trusts)) the </w:t>
      </w:r>
      <w:r w:rsidDel="00000000" w:rsidR="00000000" w:rsidRPr="00000000">
        <w:rPr>
          <w:i w:val="1"/>
          <w:iCs w:val="1"/>
          <w:rtl w:val="0"/>
        </w:rPr>
        <w:t xml:space="preserve">Mahavira Purāna</w:t>
      </w:r>
      <w:r w:rsidDel="00000000" w:rsidR="00000000" w:rsidRPr="00000000">
        <w:rPr>
          <w:rtl w:val="0"/>
        </w:rPr>
        <w:t xml:space="preserve"> to state that Mahavira was definitively ((certainly)) the son of Trisala.</w:t>
      </w:r>
    </w:p>
    <w:p w:rsidR="00000000" w:rsidDel="00000000" w:rsidP="00000000" w:rsidRDefault="00000000" w:rsidRPr="00000000" w14:paraId="0000001F">
      <w:pPr>
        <w:rPr/>
      </w:pPr>
      <w:r w:rsidDel="00000000" w:rsidR="00000000" w:rsidRPr="00000000">
        <w:rPr>
          <w:rtl w:val="0"/>
        </w:rPr>
        <w:t xml:space="preserve">The third myth is about the </w:t>
      </w:r>
      <w:r w:rsidDel="00000000" w:rsidR="00000000" w:rsidRPr="00000000">
        <w:rPr>
          <w:b w:val="1"/>
          <w:bCs w:val="1"/>
          <w:rtl w:val="0"/>
        </w:rPr>
        <w:t xml:space="preserve">sixteen dreams</w:t>
      </w:r>
      <w:r w:rsidDel="00000000" w:rsidR="00000000" w:rsidRPr="00000000">
        <w:rPr>
          <w:rtl w:val="0"/>
        </w:rPr>
        <w:t xml:space="preserve">. Mahavira's mother, like the mothers of all Tirthankaras, supposedly saw sixteen specific ((exact)) dreams on the night he entered her womb. These dreams included an enormous ((very big)) elephant, a tame</w:t>
      </w:r>
      <w:sdt>
        <w:sdtPr>
          <w:id w:val="-1821165866"/>
          <w:tag w:val="goog_rdk_2"/>
        </w:sdtPr>
        <w:sdtContent>
          <w:ins w:author="Virata Pusuluri" w:id="1" w:date="2026-02-10T18:11:07Z">
            <w:r w:rsidDel="00000000" w:rsidR="00000000" w:rsidRPr="00000000">
              <w:rPr>
                <w:rtl w:val="0"/>
              </w:rPr>
              <w:t xml:space="preserve"> ((</w:t>
            </w:r>
          </w:ins>
          <w:sdt>
            <w:sdtPr>
              <w:id w:val="-1103830421"/>
              <w:tag w:val="goog_rdk_3"/>
            </w:sdtPr>
            <w:sdtContent>
              <w:ins w:author="Virata Pusuluri" w:id="1" w:date="2026-02-10T18:11:07Z">
                <w:r w:rsidDel="00000000" w:rsidR="00000000" w:rsidRPr="00000000">
                  <w:rPr>
                    <w:rtl w:val="0"/>
                    <w:rPrChange w:author="Virata Pusuluri" w:id="2" w:date="2026-02-10T18:11:07Z">
                      <w:rPr/>
                    </w:rPrChange>
                  </w:rPr>
                  <w:t xml:space="preserve">మనము చెప్పిన మాట వినేది</w:t>
                </w:r>
              </w:ins>
            </w:sdtContent>
          </w:sdt>
          <w:ins w:author="Virata Pusuluri" w:id="1" w:date="2026-02-10T18:11:07Z">
            <w:r w:rsidDel="00000000" w:rsidR="00000000" w:rsidRPr="00000000">
              <w:rPr>
                <w:rtl w:val="0"/>
              </w:rPr>
              <w:t xml:space="preserve">))</w:t>
            </w:r>
          </w:ins>
        </w:sdtContent>
      </w:sdt>
      <w:r w:rsidDel="00000000" w:rsidR="00000000" w:rsidRPr="00000000">
        <w:rPr>
          <w:rtl w:val="0"/>
        </w:rPr>
        <w:t xml:space="preserve"> bull, a playful lion, the goddess of wealth (Shree or Lakshmi), a garland of Mandāra flowers, the bright sun, the full moon, two fishes, two golden vases ((</w:t>
      </w:r>
      <w:sdt>
        <w:sdtPr>
          <w:id w:val="2073302394"/>
          <w:tag w:val="goog_rdk_4"/>
        </w:sdtPr>
        <w:sdtContent>
          <w:ins w:author="Virata Pusuluri" w:id="3" w:date="2026-02-10T18:12:31Z">
            <w:r w:rsidDel="00000000" w:rsidR="00000000" w:rsidRPr="00000000">
              <w:rPr>
                <w:rtl w:val="0"/>
              </w:rPr>
              <w:t xml:space="preserve">ta</w:t>
            </w:r>
          </w:ins>
          <w:sdt>
            <w:sdtPr>
              <w:id w:val="681090065"/>
              <w:tag w:val="goog_rdk_5"/>
            </w:sdtPr>
            <w:sdtContent>
              <w:ins w:author="Virata Pusuluri" w:id="3" w:date="2026-02-10T18:12:31Z">
                <w:r w:rsidDel="00000000" w:rsidR="00000000" w:rsidRPr="00000000">
                  <w:rPr>
                    <w:rtl w:val="0"/>
                    <w:rPrChange w:author="Virata Pusuluri" w:id="4" w:date="2026-02-10T18:12:31Z">
                      <w:rPr/>
                    </w:rPrChange>
                  </w:rPr>
                  <w:t xml:space="preserve">ll </w:t>
                </w:r>
              </w:ins>
            </w:sdtContent>
          </w:sdt>
          <w:ins w:author="Virata Pusuluri" w:id="3" w:date="2026-02-10T18:12:31Z"/>
        </w:sdtContent>
      </w:sdt>
      <w:r w:rsidDel="00000000" w:rsidR="00000000" w:rsidRPr="00000000">
        <w:rPr>
          <w:rtl w:val="0"/>
        </w:rPr>
        <w:t xml:space="preserve">jars)), a lotus lake, the milk-ocean, a throne of diamonds and rubies, a celestial abode ((heavenly home)), the king of the gods, an enormous heap ((big pile)) of jewels, and a great fire. These dreams were believed to foretell ((predict)) different aspects ((parts)) of the child's life, such as being a Tirthankara, a great religious ((spiritual)) preacher, a king, a dispeller ((remover)) of ignorance ((not knowing things)), and a possessor ((owner)) of right knowledge, intuition ((knowing without thinking)), and conduct ((behavior)). The </w:t>
      </w:r>
      <w:r w:rsidDel="00000000" w:rsidR="00000000" w:rsidRPr="00000000">
        <w:rPr>
          <w:i w:val="1"/>
          <w:iCs w:val="1"/>
          <w:rtl w:val="0"/>
        </w:rPr>
        <w:t xml:space="preserve">Mahavira Purana</w:t>
      </w:r>
      <w:r w:rsidDel="00000000" w:rsidR="00000000" w:rsidRPr="00000000">
        <w:rPr>
          <w:rtl w:val="0"/>
        </w:rPr>
        <w:t xml:space="preserve"> states that the king himself interpreted ((explained the meaning of)) these dreams.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Separate Summary for a Five-Year-Old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story is about Mahavira, a very important teacher. The books about him have many make-believe stories, or myths, mixed in with the true things.</w:t>
      </w:r>
    </w:p>
    <w:p w:rsidR="00000000" w:rsidDel="00000000" w:rsidP="00000000" w:rsidRDefault="00000000" w:rsidRPr="00000000" w14:paraId="00000024">
      <w:pPr>
        <w:rPr/>
      </w:pPr>
      <w:r w:rsidDel="00000000" w:rsidR="00000000" w:rsidRPr="00000000">
        <w:rPr>
          <w:rtl w:val="0"/>
        </w:rPr>
        <w:t xml:space="preserve">One story is that he was born many times before, and if you are good or bad, it changes your next life. Another book says he was a happy god in a beautiful god-house called a Vimana, but he came to earth to help everyone.</w:t>
      </w:r>
    </w:p>
    <w:p w:rsidR="00000000" w:rsidDel="00000000" w:rsidP="00000000" w:rsidRDefault="00000000" w:rsidRPr="00000000" w14:paraId="00000025">
      <w:pPr>
        <w:rPr/>
      </w:pPr>
      <w:r w:rsidDel="00000000" w:rsidR="00000000" w:rsidRPr="00000000">
        <w:rPr>
          <w:rtl w:val="0"/>
        </w:rPr>
        <w:t xml:space="preserve">A very strange story is that he started growing in one mother's tummy, a lady named Devananda. But a kind god moved him into another mother's tummy, a queen named Trisala, because that was the rule for great teachers.</w:t>
      </w:r>
    </w:p>
    <w:p w:rsidR="00000000" w:rsidDel="00000000" w:rsidP="00000000" w:rsidRDefault="00000000" w:rsidRPr="00000000" w14:paraId="00000026">
      <w:pPr>
        <w:rPr/>
      </w:pPr>
      <w:r w:rsidDel="00000000" w:rsidR="00000000" w:rsidRPr="00000000">
        <w:rPr>
          <w:rtl w:val="0"/>
        </w:rPr>
        <w:t xml:space="preserve">The last story is about sixteen dreams. On the night Mahavira started to grow inside his mother Trisala, she saw sixteen special dreams. She dreamed of a big elephant, a white bull, a playful lion, a beautiful goddess of wealth, a flower garland, the bright sun, the full moon, two fish, two golden jars, a lotus pond, a milky ocean, a fancy throne, a house in the sky, the king of the gods, a big pile of jewels, and a big fire. These dreams meant that her baby would be a very special teacher and a king. The king told the queen what all the dreams meant.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E734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E734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E734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DE7343"/>
    <w:rPr>
      <w:rFonts w:asciiTheme="majorHAnsi" w:cstheme="majorBidi" w:eastAsiaTheme="majorEastAsia" w:hAnsiTheme="majorHAnsi"/>
      <w:color w:val="0f4761" w:themeColor="accent1" w:themeShade="0000BF"/>
      <w:sz w:val="40"/>
      <w:szCs w:val="36"/>
    </w:rPr>
  </w:style>
  <w:style w:type="character" w:styleId="Heading2Char" w:customStyle="1">
    <w:name w:val="Heading 2 Char"/>
    <w:basedOn w:val="DefaultParagraphFont"/>
    <w:link w:val="Heading2"/>
    <w:uiPriority w:val="9"/>
    <w:semiHidden w:val="1"/>
    <w:rsid w:val="00DE7343"/>
    <w:rPr>
      <w:rFonts w:asciiTheme="majorHAnsi" w:cstheme="majorBidi" w:eastAsiaTheme="majorEastAsia" w:hAnsiTheme="majorHAnsi"/>
      <w:color w:val="0f4761" w:themeColor="accent1" w:themeShade="0000BF"/>
      <w:sz w:val="32"/>
      <w:szCs w:val="29"/>
    </w:rPr>
  </w:style>
  <w:style w:type="character" w:styleId="Heading3Char" w:customStyle="1">
    <w:name w:val="Heading 3 Char"/>
    <w:basedOn w:val="DefaultParagraphFont"/>
    <w:link w:val="Heading3"/>
    <w:uiPriority w:val="9"/>
    <w:semiHidden w:val="1"/>
    <w:rsid w:val="00DE7343"/>
    <w:rPr>
      <w:rFonts w:cstheme="majorBidi" w:eastAsiaTheme="majorEastAsia"/>
      <w:color w:val="0f4761" w:themeColor="accent1" w:themeShade="0000BF"/>
      <w:sz w:val="28"/>
      <w:szCs w:val="25"/>
    </w:rPr>
  </w:style>
  <w:style w:type="character" w:styleId="Heading4Char" w:customStyle="1">
    <w:name w:val="Heading 4 Char"/>
    <w:basedOn w:val="DefaultParagraphFont"/>
    <w:link w:val="Heading4"/>
    <w:uiPriority w:val="9"/>
    <w:semiHidden w:val="1"/>
    <w:rsid w:val="00DE734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E734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E734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E734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E734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E734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E7343"/>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DE7343"/>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DE734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E7343"/>
    <w:rPr>
      <w:i w:val="1"/>
      <w:iCs w:val="1"/>
      <w:color w:val="404040" w:themeColor="text1" w:themeTint="0000BF"/>
    </w:rPr>
  </w:style>
  <w:style w:type="paragraph" w:styleId="ListParagraph">
    <w:name w:val="List Paragraph"/>
    <w:basedOn w:val="Normal"/>
    <w:uiPriority w:val="34"/>
    <w:qFormat w:val="1"/>
    <w:rsid w:val="00DE7343"/>
    <w:pPr>
      <w:ind w:left="720"/>
      <w:contextualSpacing w:val="1"/>
    </w:pPr>
  </w:style>
  <w:style w:type="character" w:styleId="IntenseEmphasis">
    <w:name w:val="Intense Emphasis"/>
    <w:basedOn w:val="DefaultParagraphFont"/>
    <w:uiPriority w:val="21"/>
    <w:qFormat w:val="1"/>
    <w:rsid w:val="00DE7343"/>
    <w:rPr>
      <w:i w:val="1"/>
      <w:iCs w:val="1"/>
      <w:color w:val="0f4761" w:themeColor="accent1" w:themeShade="0000BF"/>
    </w:rPr>
  </w:style>
  <w:style w:type="paragraph" w:styleId="IntenseQuote">
    <w:name w:val="Intense Quote"/>
    <w:basedOn w:val="Normal"/>
    <w:next w:val="Normal"/>
    <w:link w:val="IntenseQuoteChar"/>
    <w:uiPriority w:val="30"/>
    <w:qFormat w:val="1"/>
    <w:rsid w:val="00DE734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E7343"/>
    <w:rPr>
      <w:i w:val="1"/>
      <w:iCs w:val="1"/>
      <w:color w:val="0f4761" w:themeColor="accent1" w:themeShade="0000BF"/>
    </w:rPr>
  </w:style>
  <w:style w:type="character" w:styleId="IntenseReference">
    <w:name w:val="Intense Reference"/>
    <w:basedOn w:val="DefaultParagraphFont"/>
    <w:uiPriority w:val="32"/>
    <w:qFormat w:val="1"/>
    <w:rsid w:val="00DE7343"/>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7JLEmJeux2/rR+/RP2niHYYSog==">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2026-01-27T15:42:00Z</dcterms:created>
  <dc:creator>Krishna Pusuluri</dc:creator>
</cp:coreProperties>
</file>