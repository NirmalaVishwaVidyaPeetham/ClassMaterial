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u w:val="single"/>
        </w:rPr>
      </w:pPr>
      <w:r w:rsidDel="00000000" w:rsidR="00000000" w:rsidRPr="00000000">
        <w:rPr>
          <w:b w:val="1"/>
          <w:bCs w:val="1"/>
          <w:i w:val="1"/>
          <w:iCs w:val="1"/>
          <w:u w:val="single"/>
          <w:rtl w:val="0"/>
        </w:rPr>
        <w:t xml:space="preserve">AI Prompt: See this chapter on Mahavira. Give a short 1-paragraph summary of this chapter using the language of a fifteen year old. Then, for the entire summary, keep everything the same, but for a 7 year old student to understand it, write the meanings of all the difficult words. So, for a sentence like "My understanding is crucial", rewrite it in this form "My understanding is crucial ((important))". Use this format throughout the entire text and rewrite. Then also give a separate summary for a 5 year old. Write the chapter name and number at the top. </w:t>
      </w:r>
    </w:p>
    <w:p w:rsidR="00000000" w:rsidDel="00000000" w:rsidP="00000000" w:rsidRDefault="00000000" w:rsidRPr="00000000" w14:paraId="00000002">
      <w:pPr>
        <w:rPr>
          <w:b w:val="1"/>
          <w:bCs w:val="1"/>
          <w:i w:val="1"/>
          <w:iCs w:val="1"/>
          <w:u w:val="single"/>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Chapter I: Introductory remarks, and the historicity (historical authenticity) of Mahavira</w:t>
      </w:r>
    </w:p>
    <w:p w:rsidR="00000000" w:rsidDel="00000000" w:rsidP="00000000" w:rsidRDefault="00000000" w:rsidRPr="00000000" w14:paraId="00000004">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05">
      <w:pPr>
        <w:rPr/>
      </w:pPr>
      <w:r w:rsidDel="00000000" w:rsidR="00000000" w:rsidRPr="00000000">
        <w:rPr>
          <w:rtl w:val="0"/>
        </w:rPr>
        <w:t xml:space="preserve">This chapter introduces Lord Mahavira by explaining that the main goal in life for Jainas is reaching "Nirvana," which is basically perfecting your soul. The author argues that the best way to live a noble life is to follow the example of heroic people from the past, specifically the twenty-four Tirthankaras, of which Mahavira was the last. For a long time, some scholars thought Mahavira might just be a made-up legend created to compete with Buddhism. However, historical research and comparisons between different ancient texts have proven that he was a real, historical figure who lived in India during the sixth century B.C. His many different names, like Vardhamana and Nataputta, caused some confusion at first, but we now know they all refer to the same spiritual leader who belonged to the Gnatrika clan.</w:t>
      </w:r>
    </w:p>
    <w:p w:rsidR="00000000" w:rsidDel="00000000" w:rsidP="00000000" w:rsidRDefault="00000000" w:rsidRPr="00000000" w14:paraId="00000006">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07">
      <w:pPr>
        <w:rPr/>
      </w:pPr>
      <w:r w:rsidDel="00000000" w:rsidR="00000000" w:rsidRPr="00000000">
        <w:rPr>
          <w:rtl w:val="0"/>
        </w:rPr>
        <w:t xml:space="preserve">This chapter introduces ((brings in)) Lord Mahavira by explaining that the main goal ((prize)) in life for Jainas is reaching "Nirvana," which is basically perfecting ((making the best version of)) your soul. The author argues ((explains)) that the best way to live a noble ((very good and honest)) life is to follow the example of heroic ((brave and good)) people from the past, specifically the twenty-four Tirthankaras, of which Mahavira was the last ((final one)). For a long time, some scholars ((very smart people who study things)) thought Mahavira might just be a made-up legend ((story)) created to compete with Buddhism. However, historical research ((checking old facts)) and comparisons ((looking for things that are the same)) between different ancient ((very, very old)) texts have proven that he was a real, historical figure ((a person who actually lived)) who lived in India during the sixth century B.C. His many different names, like Vardhamana and Nataputta, caused some confusion ((not knowing what was happening)) at first, but we now know they all refer to the same spiritual ((holy)) leader who belonged to the Gnatrika clan ((family group)).</w:t>
      </w:r>
    </w:p>
    <w:p w:rsidR="00000000" w:rsidDel="00000000" w:rsidP="00000000" w:rsidRDefault="00000000" w:rsidRPr="00000000" w14:paraId="00000008">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09">
      <w:pPr>
        <w:rPr/>
      </w:pPr>
      <w:r w:rsidDel="00000000" w:rsidR="00000000" w:rsidRPr="00000000">
        <w:rPr>
          <w:rtl w:val="0"/>
        </w:rPr>
        <w:t xml:space="preserve">A long time ago, there was a very good man named Lord Mahavira. He lived in a place called India. Some people thought he was just a story, but he was a real hero! He taught people how to be kind and how to make their hearts and souls happy and good. He had many different names, like a nickname, but he was the same brave teacher who helped everyone learn how to be their very best.</w:t>
      </w:r>
    </w:p>
    <w:p w:rsidR="00000000" w:rsidDel="00000000" w:rsidP="00000000" w:rsidRDefault="00000000" w:rsidRPr="00000000" w14:paraId="0000000A">
      <w:pPr>
        <w:rPr>
          <w:b w:val="1"/>
          <w:bCs w:val="1"/>
        </w:rPr>
      </w:pPr>
      <w:r w:rsidDel="00000000" w:rsidR="00000000" w:rsidRPr="00000000">
        <w:rPr>
          <w:b w:val="1"/>
          <w:bCs w:val="1"/>
          <w:rtl w:val="0"/>
        </w:rPr>
        <w:t xml:space="preserve">Chapter II: Sources of information-mythological stories.</w:t>
      </w:r>
    </w:p>
    <w:p w:rsidR="00000000" w:rsidDel="00000000" w:rsidP="00000000" w:rsidRDefault="00000000" w:rsidRPr="00000000" w14:paraId="0000000B">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0C">
      <w:pPr>
        <w:rPr/>
      </w:pPr>
      <w:r w:rsidDel="00000000" w:rsidR="00000000" w:rsidRPr="00000000">
        <w:rPr>
          <w:rtl w:val="0"/>
        </w:rPr>
        <w:t xml:space="preserve">This chapter discusses the various myths and legends surrounding Mahavira’s birth and past lives. It details how he supposedly lived through many previous existences, including some where his pride led him to preach falsehoods. A significant part of the chapter covers the controversial legend of the "transfer of embryo," where a god allegedly moved Mahavira from the womb of a Brahmin woman to a Queen of the Kshatriya caste. The chapter also describes sixteen prophetic dreams Mahavira’s mother had, which symbolized his future greatness as a spiritual leader. While scholars debate the origins of these stories, they are seen as ways to illustrate Jaina philosophy and the high status of the Kshatriya class.</w:t>
      </w:r>
    </w:p>
    <w:p w:rsidR="00000000" w:rsidDel="00000000" w:rsidP="00000000" w:rsidRDefault="00000000" w:rsidRPr="00000000" w14:paraId="0000000D">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0E">
      <w:pPr>
        <w:rPr/>
      </w:pPr>
      <w:r w:rsidDel="00000000" w:rsidR="00000000" w:rsidRPr="00000000">
        <w:rPr>
          <w:rtl w:val="0"/>
        </w:rPr>
        <w:t xml:space="preserve">This chapter discusses ((talks about)) the various myths ((make-believe stories)) and legends ((old tales)) surrounding Mahavira’s birth and past lives. It details ((gives facts about)) how he supposedly ((maybe)) lived through many previous existences ((lives before he was born this time)), including some where his pride ((being too stuck on himself)) led him to preach ((teach)) falsehoods ((things that aren't true)). A significant ((big)) part of the chapter covers the controversial ((something people argue about)) legend of the "transfer of embryo," where a god allegedly ((reportedly)) moved Mahavira from the womb ((place where a baby grows)) of a Brahmin woman to a Queen of the Kshatriya caste ((a warrior family group)). The chapter also describes sixteen prophetic ((telling the future)) dreams Mahavira’s mother had, which symbolized ((were signs of)) his future greatness as a spiritual ((holy)) leader. While scholars ((smart people who study)) debate ((argue about)) the origins ((where things started)) of these stories, they are seen as ways to illustrate ((show)) Jaina philosophy ((way of thinking)) and the high status ((importance)) of the Kshatriya class.</w:t>
      </w:r>
    </w:p>
    <w:p w:rsidR="00000000" w:rsidDel="00000000" w:rsidP="00000000" w:rsidRDefault="00000000" w:rsidRPr="00000000" w14:paraId="0000000F">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10">
      <w:pPr>
        <w:rPr/>
      </w:pPr>
      <w:r w:rsidDel="00000000" w:rsidR="00000000" w:rsidRPr="00000000">
        <w:rPr>
          <w:rtl w:val="0"/>
        </w:rPr>
        <w:t xml:space="preserve">This chapter tells some pretend stories about how Mahavira was born. Before he was a baby, his mommy had sixteen beautiful dreams. She saw a big white elephant, a brave lion, and a pretty garland of flowers! These dreams meant that her baby would grow up to be a very special and holy leader. Even though some of these stories are like fairy tales, they help people remember how important and kind Mahavira was to everyone.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Chapter III: Family-relations-birth.</w:t>
      </w:r>
    </w:p>
    <w:p w:rsidR="00000000" w:rsidDel="00000000" w:rsidP="00000000" w:rsidRDefault="00000000" w:rsidRPr="00000000" w14:paraId="00000013">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14">
      <w:pPr>
        <w:rPr/>
      </w:pPr>
      <w:r w:rsidDel="00000000" w:rsidR="00000000" w:rsidRPr="00000000">
        <w:rPr>
          <w:rtl w:val="0"/>
        </w:rPr>
        <w:t xml:space="preserve">Chapter 3 breaks down Mahavira’s family background and his birth, focusing on his parents, King Siddhartha and Queen Trisala. His father was a powerful Kshatriya ruler of Kundalpura, though some Western scholars argue he might have just been a minor chief. Mahavira’s mother, Trisala, came from a royal family as well, being the sister or daughter of King Chetaka. There’s some debate between different Jaina sects about whether Mahavira had siblings like an older brother named Nandivardhana. Ultimately, Mahavira was born during a massive ten-day celebration in Kundalpura, marked by city-wide illuminations and acts of charity like releasing prisoners, confirming his status as a significant spiritual figure from the start.</w:t>
      </w:r>
    </w:p>
    <w:p w:rsidR="00000000" w:rsidDel="00000000" w:rsidP="00000000" w:rsidRDefault="00000000" w:rsidRPr="00000000" w14:paraId="00000015">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16">
      <w:pPr>
        <w:rPr/>
      </w:pPr>
      <w:r w:rsidDel="00000000" w:rsidR="00000000" w:rsidRPr="00000000">
        <w:rPr>
          <w:rtl w:val="0"/>
        </w:rPr>
        <w:t xml:space="preserve">Chapter 3 breaks down ((explains in detail)) Mahavira’s family background ((history)) and his birth, focusing on his parents, King Siddhartha and Queen Trisala. His father was a powerful Kshatriya ruler ((leader)) of Kundalpura, though some Western scholars ((very smart people who study things)) argue ((disagree)) he might have just been a minor ((small)) chief. Mahavira’s mother, Trisala, came from a royal ((kingly)) family as well, being the sister or daughter of King Chetaka. There’s some debate ((argument)) between different Jaina sects ((groups with different beliefs)) about whether Mahavira had siblings ((brothers or sisters)) like an older brother named Nandivardhana. Ultimately ((in the end)), Mahavira was born during a massive ((huge)) ten-day celebration ((party)) in Kundalpura, marked ((shown)) by city-wide illuminations ((bright lights)) and acts of charity ((kindness)) like releasing ((letting go)) prisoners, confirming ((proving)) his status ((position)) as a significant ((important)) spiritual ((holy)) figure ((person)) from the start.</w:t>
      </w:r>
    </w:p>
    <w:p w:rsidR="00000000" w:rsidDel="00000000" w:rsidP="00000000" w:rsidRDefault="00000000" w:rsidRPr="00000000" w14:paraId="00000017">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18">
      <w:pPr>
        <w:rPr/>
      </w:pPr>
      <w:r w:rsidDel="00000000" w:rsidR="00000000" w:rsidRPr="00000000">
        <w:rPr>
          <w:rtl w:val="0"/>
        </w:rPr>
        <w:t xml:space="preserve">This part of the story tells us about Mahavira’s mommy and daddy. His dad was a strong king and his mom was a very kind queen. When Mahavira was born, everyone was so happy! They put up bright lights all over the city and had a big party for ten whole days. People were very nice to each other to celebrate the new baby, who would grow up to be a very special teacher.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Chapter IV: Childhood education-marriage and posterity.</w:t>
      </w:r>
    </w:p>
    <w:p w:rsidR="00000000" w:rsidDel="00000000" w:rsidP="00000000" w:rsidRDefault="00000000" w:rsidRPr="00000000" w14:paraId="0000001B">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1C">
      <w:pPr>
        <w:rPr/>
      </w:pPr>
      <w:r w:rsidDel="00000000" w:rsidR="00000000" w:rsidRPr="00000000">
        <w:rPr>
          <w:rtl w:val="0"/>
        </w:rPr>
        <w:t xml:space="preserve">Chapter 4 outlines Mahavira's life in three main stages: his royal upbringing, his intense period of meditation to reach enlightenment, and his years as a teacher. It touches on the "five Kalyanakas," which are the major milestones of his spiritual journey. There's a cool story about his bravery where he subdues a charging mad elephant while his friends ran away, illustrating his "infinite valour." While he was born with special spiritual knowledge, the chapter also highlights a major historical debate: the Digambaras believe he was a lifelong celibate, while the Shvetambaras claim he married a princess named Yashoda and had a daughter.</w:t>
      </w:r>
    </w:p>
    <w:p w:rsidR="00000000" w:rsidDel="00000000" w:rsidP="00000000" w:rsidRDefault="00000000" w:rsidRPr="00000000" w14:paraId="0000001D">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1E">
      <w:pPr>
        <w:rPr/>
      </w:pPr>
      <w:r w:rsidDel="00000000" w:rsidR="00000000" w:rsidRPr="00000000">
        <w:rPr>
          <w:rtl w:val="0"/>
        </w:rPr>
        <w:t xml:space="preserve">Chapter 4 outlines ((gives a plan of)) Mahavira's life in three main stages ((parts)): his royal upbringing ((growing up as a prince)), his intense ((very strong)) period of meditation ((quiet thinking)) to reach enlightenment ((true wisdom)), and his years as a teacher. It touches on the "five Kalyanakas," which are the major milestones ((big steps)) of his spiritual ((holy)) journey. There's a cool story about his bravery ((being brave)) where he subdues ((stops)) a charging mad elephant while his friends ran away, illustrating ((showing)) his "infinite valour ((bravery that never ends))." While he was born with special spiritual ((holy)) knowledge, the chapter also highlights ((points out)) a major historical debate ((big argument about the past)): the Digambaras believe he was a lifelong celibate ((never married)), while the Shvetambaras claim ((say)) he married a princess named Yashoda and had a daughter.</w:t>
      </w:r>
    </w:p>
    <w:p w:rsidR="00000000" w:rsidDel="00000000" w:rsidP="00000000" w:rsidRDefault="00000000" w:rsidRPr="00000000" w14:paraId="0000001F">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20">
      <w:pPr>
        <w:rPr/>
      </w:pPr>
      <w:r w:rsidDel="00000000" w:rsidR="00000000" w:rsidRPr="00000000">
        <w:rPr>
          <w:rtl w:val="0"/>
        </w:rPr>
        <w:t xml:space="preserve">Mahavira was a very brave prince. One time, a big, angry elephant came running, and while everyone else was scared, Mahavira was not! He caught the elephant and showed how strong and kind he was. Some people say he stayed a helper his whole life, and others say he had a wife and a little girl. He spent a long time thinking and being quiet so he could learn how to help everyone in the world be happy.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Chapter V: Renouncing the world-Distribution of wealth- Sanyas ceremony-Keshalochana-Resolution.</w:t>
      </w:r>
    </w:p>
    <w:p w:rsidR="00000000" w:rsidDel="00000000" w:rsidP="00000000" w:rsidRDefault="00000000" w:rsidRPr="00000000" w14:paraId="00000023">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24">
      <w:pPr>
        <w:rPr/>
      </w:pPr>
      <w:r w:rsidDel="00000000" w:rsidR="00000000" w:rsidRPr="00000000">
        <w:rPr>
          <w:rtl w:val="0"/>
        </w:rPr>
        <w:t xml:space="preserve">Chapter 5 describes Mahavira’s transition from a royal life to a wandering monk at the age of thirty. While he had always felt a pull toward spiritual life, he waited out of respect for his family. There’s a slight disagreement between Jaina traditions: one says his parents were still alive and eventually consented, while the other says he waited until after they passed away to honor his brother’s wishes. Before leaving his palace, he gave away an incredible amount of gold to the poor. The actual ceremony was intense, involving him plucking out his own hair in five handfuls to show his total detachment from physical vanity. He then vowed to spend the next twelve years in deep meditation, ignoring bodily comforts and facing any challenges with equanimity.</w:t>
      </w:r>
    </w:p>
    <w:p w:rsidR="00000000" w:rsidDel="00000000" w:rsidP="00000000" w:rsidRDefault="00000000" w:rsidRPr="00000000" w14:paraId="00000025">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26">
      <w:pPr>
        <w:rPr/>
      </w:pPr>
      <w:r w:rsidDel="00000000" w:rsidR="00000000" w:rsidRPr="00000000">
        <w:rPr>
          <w:rtl w:val="0"/>
        </w:rPr>
        <w:t xml:space="preserve">Chapter 5 describes Mahavira’s transition ((change)) from a royal life to a wandering monk ((a holy person who travels around)) at the age of thirty. While he had always felt a pull toward spiritual ((holy)) life, he waited out of respect for his family. There’s a slight disagreement between Jaina traditions ((groups with different beliefs)): one says his parents were still alive and eventually consented ((gave permission)), while the other says he waited until after they passed away to honor his brother’s wishes. Before leaving his palace, he gave away an incredible ((amazing)) amount of gold to the poor. The actual ceremony was intense ((very strong or hard)), involving him plucking ((pulling)) out his own hair in five handfuls to show his total detachment ((not caring about)) from physical vanity ((trying to look pretty)). He then vowed ((made a serious promise)) to spend the next twelve years in deep meditation ((quiet thinking)), ignoring bodily comforts and facing any challenges with equanimity ((total calmness)).</w:t>
      </w:r>
    </w:p>
    <w:p w:rsidR="00000000" w:rsidDel="00000000" w:rsidP="00000000" w:rsidRDefault="00000000" w:rsidRPr="00000000" w14:paraId="00000027">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28">
      <w:pPr>
        <w:rPr/>
      </w:pPr>
      <w:r w:rsidDel="00000000" w:rsidR="00000000" w:rsidRPr="00000000">
        <w:rPr>
          <w:rtl w:val="0"/>
        </w:rPr>
        <w:t xml:space="preserve">When Mahavira was thirty years old, he decided it was time to leave his palace and become a teacher. He gave away all his gold and money to help people. During a special ceremony, he even pulled out his own hair to show that he didn't care about being a prince anymore. He promised to spend twelve years being very quiet and thinking about how to be kind. He wasn't afraid of being hungry or tired because he wanted to find a way to help everyone in the whole world.</w:t>
      </w:r>
    </w:p>
    <w:p w:rsidR="00000000" w:rsidDel="00000000" w:rsidP="00000000" w:rsidRDefault="00000000" w:rsidRPr="00000000" w14:paraId="00000029">
      <w:pPr>
        <w:rPr>
          <w:b w:val="1"/>
          <w:bCs w:val="1"/>
        </w:rPr>
      </w:pPr>
      <w:r w:rsidDel="00000000" w:rsidR="00000000" w:rsidRPr="00000000">
        <w:rPr>
          <w:b w:val="1"/>
          <w:bCs w:val="1"/>
          <w:rtl w:val="0"/>
        </w:rPr>
        <w:t xml:space="preserve">Chapter VI: Severe penance for twelve years.</w:t>
      </w:r>
    </w:p>
    <w:p w:rsidR="00000000" w:rsidDel="00000000" w:rsidP="00000000" w:rsidRDefault="00000000" w:rsidRPr="00000000" w14:paraId="0000002A">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2B">
      <w:pPr>
        <w:rPr/>
      </w:pPr>
      <w:r w:rsidDel="00000000" w:rsidR="00000000" w:rsidRPr="00000000">
        <w:rPr>
          <w:rtl w:val="0"/>
        </w:rPr>
        <w:t xml:space="preserve">After becoming a monk, Mahavira spent twelve years traveling and performing super intense physical and mental penance to reach enlightenment. There are some differences in the historical accounts—like whether he was always naked or wore clothes for a bit—but everyone agrees he visited many places like Ujjain and Kaushambi while ignoring bodily comforts. He faced many tests of his patience and even took a vow of silence for a decade. Finally, in his early forties, while meditating under a Sal tree near the Rijupalika river, he destroyed his negative karmas and attained "Kevalgyan," which is basically total, infinite knowledge of everything in the universe.</w:t>
      </w:r>
    </w:p>
    <w:p w:rsidR="00000000" w:rsidDel="00000000" w:rsidP="00000000" w:rsidRDefault="00000000" w:rsidRPr="00000000" w14:paraId="0000002C">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2D">
      <w:pPr>
        <w:rPr/>
      </w:pPr>
      <w:r w:rsidDel="00000000" w:rsidR="00000000" w:rsidRPr="00000000">
        <w:rPr>
          <w:rtl w:val="0"/>
        </w:rPr>
        <w:t xml:space="preserve">After becoming a monk ((holy man)), Mahavira spent twelve years traveling and performing super intense ((very hard)) physical and mental penance ((punishment to be good)) to reach enlightenment ((becoming very wise)). There are some differences in the historical accounts ((stories))—like whether he was always naked or wore clothes for a bit—but everyone agrees he visited many places like Ujjain and Kaushambi while ignoring bodily comforts ((nice things like beds)). He faced many tests of his patience and even took a vow ((serious promise)) of silence for a decade ((ten years)). Finally, in his early forties, while meditating ((thinking quietly)) under a Sal tree near the Rijupalika river, he destroyed his negative karmas ((bad vibes from past actions)) and attained ((got)) "Kevalgyan," which is basically total, infinite ((never ending)) knowledge of everything in the universe ((everything everywhere)).</w:t>
      </w:r>
    </w:p>
    <w:p w:rsidR="00000000" w:rsidDel="00000000" w:rsidP="00000000" w:rsidRDefault="00000000" w:rsidRPr="00000000" w14:paraId="0000002E">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2F">
      <w:pPr>
        <w:rPr/>
      </w:pPr>
      <w:r w:rsidDel="00000000" w:rsidR="00000000" w:rsidRPr="00000000">
        <w:rPr>
          <w:rtl w:val="0"/>
        </w:rPr>
        <w:t xml:space="preserve">For a long time, Mahavira walked to many places and lived a very hard life to learn how to be super smart and kind. He didn't sleep in a soft bed or wear fancy clothes. He sat very still and thought for a long, long time. One day, while he was sitting under a big tree, he finally learned everything! He became a super teacher who knew every secret in the whole world, and he was ready to help everyone be happy.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Chapter VII: His travels and preachings for thirty years.</w:t>
      </w:r>
    </w:p>
    <w:p w:rsidR="00000000" w:rsidDel="00000000" w:rsidP="00000000" w:rsidRDefault="00000000" w:rsidRPr="00000000" w14:paraId="00000032">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33">
      <w:pPr>
        <w:rPr/>
      </w:pPr>
      <w:r w:rsidDel="00000000" w:rsidR="00000000" w:rsidRPr="00000000">
        <w:rPr>
          <w:rtl w:val="0"/>
        </w:rPr>
        <w:t xml:space="preserve">After Mahavira reached enlightenment, he spent the next thirty years traveling around India to spread his message. He was a major celebrity in the spiritual world, and even powerful kings like Shrenika were huge fans who supported him. He was super careful about non-violence, so he’d actually stop traveling during the rainy seasons just to make sure he didn't accidentally step on any tiny bugs. He had a massive squad of followers and they’d set up these incredibly fancy, jewel-encrusted audience halls called Samosaran for his lectures. His right-hand man, Gautama, helped translate his deep spiritual language into the local dialect so everyone could get it. Plus, he was way ahead of his time because he didn't care about the caste system—his group was open to absolutely anyone who wanted to find the truth.</w:t>
      </w:r>
    </w:p>
    <w:p w:rsidR="00000000" w:rsidDel="00000000" w:rsidP="00000000" w:rsidRDefault="00000000" w:rsidRPr="00000000" w14:paraId="00000034">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35">
      <w:pPr>
        <w:rPr/>
      </w:pPr>
      <w:r w:rsidDel="00000000" w:rsidR="00000000" w:rsidRPr="00000000">
        <w:rPr>
          <w:rtl w:val="0"/>
        </w:rPr>
        <w:t xml:space="preserve">After Mahavira reached enlightenment ((becoming super wise)), he spent the next thirty years traveling ((going from place to place)) around India to spread his message ((the news he wanted to tell)). He was a major celebrity ((a very famous person)) in the spiritual ((holy)) world, and even powerful kings like Shrenika were huge fans who supported ((helped)) him. He was super careful about non-violence ((not hurting any living thing)), so he’d actually stop traveling during the rainy seasons ((times when it rains a lot)) just to make sure he didn't accidentally ((by mistake)) step on any tiny bugs. He had a massive ((huge)) squad ((group)) of followers and they’d set up these incredibly fancy, jewel-encrusted ((covered in gems)) audience halls called Samosaran for his lectures ((lessons)). His right-hand man ((best helper)), Gautama, helped translate ((change into a language people knew)) his deep spiritual ((holy)) language into the local dialect ((the way people nearby talked)) so everyone could get ((understand)) it. Plus, he was way ahead of his time because he didn't care about the caste system ((a way of sorting people into groups based on their families))—his group was open to absolutely anyone who wanted to find the truth.</w:t>
      </w:r>
    </w:p>
    <w:p w:rsidR="00000000" w:rsidDel="00000000" w:rsidP="00000000" w:rsidRDefault="00000000" w:rsidRPr="00000000" w14:paraId="00000036">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37">
      <w:pPr>
        <w:rPr/>
      </w:pPr>
      <w:r w:rsidDel="00000000" w:rsidR="00000000" w:rsidRPr="00000000">
        <w:rPr>
          <w:rtl w:val="0"/>
        </w:rPr>
        <w:t xml:space="preserve">After Mahavira became very wise, he walked to many towns to help people for a long, long time. He was so kind that he even watched his step so he wouldn't hurt tiny bugs! He had big, beautiful rooms where he told stories and taught everyone how to be good. He didn't care if people were rich or poor; he wanted everyone to be friends and learn how to be happy together.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Chapter VIII: Attainment of Nirvana.</w:t>
      </w:r>
    </w:p>
    <w:p w:rsidR="00000000" w:rsidDel="00000000" w:rsidP="00000000" w:rsidRDefault="00000000" w:rsidRPr="00000000" w14:paraId="0000003A">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3B">
      <w:pPr>
        <w:rPr/>
      </w:pPr>
      <w:r w:rsidDel="00000000" w:rsidR="00000000" w:rsidRPr="00000000">
        <w:rPr>
          <w:rtl w:val="0"/>
        </w:rPr>
        <w:t xml:space="preserve">Chapter 8 wraps up Mahavira’s life by describing his 'Nirvana,' which is basically his final liberation from the cycle of birth and death. He spent his last days in a place called Pavapuri, which is still a famous sacred site today with beautiful temples and lotus ponds. Even at the very end, he didn't stop teaching; he preached for six straight days to a huge crowd of everyone from beggars to kings. On his final night, while everyone else had fallen asleep, he entered a special meditation pose and passed away at twilight. To honor him, the people held a massive celebration with lights, which is actually how the festival of Divali started. It's pretty cool that a national holiday today still links back to the way they lit up the night to celebrate his soul becoming free.</w:t>
      </w:r>
    </w:p>
    <w:p w:rsidR="00000000" w:rsidDel="00000000" w:rsidP="00000000" w:rsidRDefault="00000000" w:rsidRPr="00000000" w14:paraId="0000003C">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3D">
      <w:pPr>
        <w:rPr/>
      </w:pPr>
      <w:r w:rsidDel="00000000" w:rsidR="00000000" w:rsidRPr="00000000">
        <w:rPr>
          <w:rtl w:val="0"/>
        </w:rPr>
        <w:t xml:space="preserve">Chapter 8 wraps up ((finishes)) Mahavira’s life by describing his 'Nirvana,' which is basically his final liberation ((freedom)) from the cycle of birth and death. He spent his last days in a place called Pavapuri, which is still a famous sacred ((holy)) site today with beautiful temples and lotus ponds. Even at the very end, he didn't stop teaching; he preached ((gave lessons)) for six straight days to a huge crowd of everyone from beggars to kings. On his final night, while everyone else had fallen asleep, he entered a special meditation ((quiet thinking)) pose and passed away at twilight ((the time when the sun is just coming up)). To honor ((show respect to)) him, the people held a massive celebration ((big party)) with lights, which is actually how the festival ((holiday)) of Divali started. It's pretty cool that a national holiday today still links ((connects)) back to the way they lit up the night to celebrate his soul becoming free.</w:t>
      </w:r>
    </w:p>
    <w:p w:rsidR="00000000" w:rsidDel="00000000" w:rsidP="00000000" w:rsidRDefault="00000000" w:rsidRPr="00000000" w14:paraId="0000003E">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3F">
      <w:pPr>
        <w:rPr/>
      </w:pPr>
      <w:r w:rsidDel="00000000" w:rsidR="00000000" w:rsidRPr="00000000">
        <w:rPr>
          <w:rtl w:val="0"/>
        </w:rPr>
        <w:t xml:space="preserve">This is the end of Mahavira’s story. He went to a beautiful place with pretty flowers in the water. He talked to lots of people for a long time to help them be kind. One night, while everyone was sleeping, his soul went to a happy place where he would never be sad or sick again. Everyone was so proud of him that they lit lots of candles and lamps to celebrate. That is why we have the holiday Divali with all the pretty lights today!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Chapter IX: His disciples and early followers.</w:t>
      </w:r>
    </w:p>
    <w:p w:rsidR="00000000" w:rsidDel="00000000" w:rsidP="00000000" w:rsidRDefault="00000000" w:rsidRPr="00000000" w14:paraId="00000042">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43">
      <w:pPr>
        <w:rPr/>
      </w:pPr>
      <w:r w:rsidDel="00000000" w:rsidR="00000000" w:rsidRPr="00000000">
        <w:rPr>
          <w:rtl w:val="0"/>
        </w:rPr>
        <w:t xml:space="preserve">This chapter goes into detail about the massive squad of followers Mahavira built during his lifetime, which was split into four main groups. First, there were 14,000 monks led by eleven "Ganadharas," or chief disciples. The most famous was Indrabhuti, a super proud scholar who got humbled by Mahavira’s wisdom and became his right-hand man. Then you have 36,000 nuns led by Chandana, who had a pretty rough backstory involving being sold into slavery before finding her spiritual path. There were also hundreds of thousands of regular lay followers—both men and women—who lived normal lives but followed Jaina principles. After Mahavira passed away, Indrabhuti and Sudharma took over as leaders to keep the movement going.</w:t>
      </w:r>
    </w:p>
    <w:p w:rsidR="00000000" w:rsidDel="00000000" w:rsidP="00000000" w:rsidRDefault="00000000" w:rsidRPr="00000000" w14:paraId="00000044">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45">
      <w:pPr>
        <w:rPr/>
      </w:pPr>
      <w:r w:rsidDel="00000000" w:rsidR="00000000" w:rsidRPr="00000000">
        <w:rPr>
          <w:rtl w:val="0"/>
        </w:rPr>
        <w:t xml:space="preserve">This chapter goes into detail ((gives lots of information)) about the massive squad ((huge group)) of followers ((people who learn from a teacher)) Mahavira built during his lifetime, which was split ((divided)) into four main groups. First, there were 14,000 monks led by eleven "Ganadharas," or chief disciples ((the main students)). The most famous was Indrabhuti, a super proud scholar ((a person who is very smart from reading)) who got humbled ((made to feel less important)) by Mahavira’s wisdom ((deep knowledge)) and became his right-hand man ((best helper)). Then you have 36,000 nuns led by Chandana, who had a pretty rough backstory ((history of her life)) involving being sold into slavery before finding her spiritual ((holy)) path. There were also hundreds of thousands of regular lay followers ((people who have normal jobs and families))—both men and women—who lived normal lives but followed Jaina principles ((rules for how to act)). After Mahavira passed away ((died)), Indrabhuti and Sudharma took over as leaders to keep the movement ((the group's work)) going.</w:t>
      </w:r>
    </w:p>
    <w:p w:rsidR="00000000" w:rsidDel="00000000" w:rsidP="00000000" w:rsidRDefault="00000000" w:rsidRPr="00000000" w14:paraId="00000046">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47">
      <w:pPr>
        <w:rPr/>
      </w:pPr>
      <w:r w:rsidDel="00000000" w:rsidR="00000000" w:rsidRPr="00000000">
        <w:rPr>
          <w:rtl w:val="0"/>
        </w:rPr>
        <w:t xml:space="preserve">Mahavira had a giant group of friends and students who wanted to be just like him. Some were monks and nuns who traveled with him, and some were regular moms and dads. His best friend and smartest student was named Indrabhuti. There was also a brave lady named Chandana who led all the women. Even after Mahavira wasn't there anymore, his friends stayed together and kept teaching everyone how to be kind and good, just like Mahavira taught them.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Chapter X: His character-teachings.</w:t>
      </w:r>
    </w:p>
    <w:p w:rsidR="00000000" w:rsidDel="00000000" w:rsidP="00000000" w:rsidRDefault="00000000" w:rsidRPr="00000000" w14:paraId="0000004A">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4B">
      <w:pPr>
        <w:rPr/>
      </w:pPr>
      <w:r w:rsidDel="00000000" w:rsidR="00000000" w:rsidRPr="00000000">
        <w:rPr>
          <w:rtl w:val="0"/>
        </w:rPr>
        <w:t xml:space="preserve">Chapter 10 dives into Mahavira's legendary character, highlighting his "Ananta" (infinite) physical strength—like when he tamed that charging elephant as a kid—and his extreme mental discipline. He wasn't just a talker; he lived what he preached, showing crazy levels of forbearance when he was ignored or even physically harassed by people like a random cowherd during his meditations. The chapter also explains the history of the Syadvad Agama, the massive body of Jaina teachings. Interestingly, these lessons were originally passed down entirely through memory for hundreds of years. However, as the centuries went by and people's memories started to fail, the Jaina leaders decided it was necessary to finally write everything down in the Shastras to preserve the tradition forever.</w:t>
      </w:r>
    </w:p>
    <w:p w:rsidR="00000000" w:rsidDel="00000000" w:rsidP="00000000" w:rsidRDefault="00000000" w:rsidRPr="00000000" w14:paraId="0000004C">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4D">
      <w:pPr>
        <w:rPr/>
      </w:pPr>
      <w:r w:rsidDel="00000000" w:rsidR="00000000" w:rsidRPr="00000000">
        <w:rPr>
          <w:rtl w:val="0"/>
        </w:rPr>
        <w:t xml:space="preserve">Chapter 10 dives ((goes deeply)) into Mahavira's legendary ((very famous)) character, highlighting ((pointing out)) his "Ananta" (infinite) physical strength—like when he tamed that charging elephant as a kid—and his extreme ((very big)) mental discipline ((control over his mind)). He wasn't just a talker; he lived what he preached ((taught)), showing crazy levels of forbearance ((patience when people are mean)) when he was ignored or even physically harassed ((bothered or hurt)) by people like a random cowherd during his meditations ((quiet thinking times)). The chapter also explains the history of the Syadvad Agama, the massive ((huge)) body of Jaina teachings ((lessons)). Interestingly, these lessons were originally passed down entirely through memory ((keeping in your head)) for hundreds of years. However, as the centuries went by and people's memories started to fail ((get worse)), the Jaina leaders decided it was necessary ((needed)) to finally write everything down in the Shastras ((holy books)) to preserve ((save)) the tradition ((way of doing things)) forever.</w:t>
      </w:r>
    </w:p>
    <w:p w:rsidR="00000000" w:rsidDel="00000000" w:rsidP="00000000" w:rsidRDefault="00000000" w:rsidRPr="00000000" w14:paraId="0000004E">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4F">
      <w:pPr>
        <w:rPr/>
      </w:pPr>
      <w:r w:rsidDel="00000000" w:rsidR="00000000" w:rsidRPr="00000000">
        <w:rPr>
          <w:rtl w:val="0"/>
        </w:rPr>
        <w:t xml:space="preserve">Mahavira was a very, very strong man, but he was also the kindest teacher ever. One time, he sat so still to think that he didn't even get mad when someone was mean to him! He taught everyone that being gentle is the best thing to be. For a long time, his friends just remembered his lessons in their heads. Later, they realized they should write them down in big, special books so that we could still read them today and learn how to be kind to everyone.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Chapter XI: Approximate date of His Nirvana.</w:t>
      </w:r>
    </w:p>
    <w:p w:rsidR="00000000" w:rsidDel="00000000" w:rsidP="00000000" w:rsidRDefault="00000000" w:rsidRPr="00000000" w14:paraId="00000052">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53">
      <w:pPr>
        <w:rPr/>
      </w:pPr>
      <w:r w:rsidDel="00000000" w:rsidR="00000000" w:rsidRPr="00000000">
        <w:rPr>
          <w:rtl w:val="0"/>
        </w:rPr>
        <w:t xml:space="preserve">This chapter dives into the debate about when Mahavira actually died, which is a pretty huge deal for historical accuracy. By looking at ancient Buddhist and Jaina records, scholars like Jacobi and Hoernle figured out that Mahavira and Buddha were contemporaries who lived and taught at the same time. There’s even historical evidence showing how their followers interacted. While there’s been some confusion over the years, most experts now agree that Mahavira reached Nirvana in 527 B.C. Since he lived for exactly 72 years, we can work backward to see he was born around 599 B.C., giving us a solid timeline for his life as a prince, monk, and teacher.</w:t>
      </w:r>
    </w:p>
    <w:p w:rsidR="00000000" w:rsidDel="00000000" w:rsidP="00000000" w:rsidRDefault="00000000" w:rsidRPr="00000000" w14:paraId="00000054">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55">
      <w:pPr>
        <w:rPr/>
      </w:pPr>
      <w:r w:rsidDel="00000000" w:rsidR="00000000" w:rsidRPr="00000000">
        <w:rPr>
          <w:rtl w:val="0"/>
        </w:rPr>
        <w:t xml:space="preserve">This chapter dives ((looks deeply)) into the debate ((big argument)) about when Mahavira actually died, which is a pretty huge deal for historical ((about the past)) accuracy ((being correct)). By looking at ancient ((very, very old)) Buddhist and Jaina records, scholars ((very smart students)) like Jacobi and Hoernle figured out that Mahavira and Buddha were contemporaries ((people who lived at the same time)) who lived and taught at the same time. There’s even historical evidence ((proof)) showing how their followers interacted ((talked and worked together)). While there’s been some confusion ((not being sure)) over the years, most experts ((people who know a lot)) now agree that Mahavira reached Nirvana ((the end of a holy life)) in 527 B.C. Since he lived for exactly 72 years, we can work backward ((count toward the past)) to see he was born around 599 B.C., giving us a solid ((strong and sure)) timeline ((a list of dates)) for his life as a prince, monk, and teacher.</w:t>
      </w:r>
    </w:p>
    <w:p w:rsidR="00000000" w:rsidDel="00000000" w:rsidP="00000000" w:rsidRDefault="00000000" w:rsidRPr="00000000" w14:paraId="00000056">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57">
      <w:pPr>
        <w:rPr/>
      </w:pPr>
      <w:r w:rsidDel="00000000" w:rsidR="00000000" w:rsidRPr="00000000">
        <w:rPr>
          <w:rtl w:val="0"/>
        </w:rPr>
        <w:t xml:space="preserve">This chapter asks a big question: "When did Mahavira live?" Long ago, he and another famous teacher named Buddha lived in India at the same time. We know this because of very old stories. Smart people looked at old books and found out that Mahavira lived to be 72 years old. He lived a very long time ago, even before your great-great-great-grandparents were born!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footerReference r:id="rId7" w:type="default"/>
      <w:pgSz w:h="15840" w:w="12240" w:orient="portrait"/>
      <w:pgMar w:bottom="1440" w:top="1440" w:left="1440" w:right="1440" w:header="720" w:footer="720"/>
      <w:pgNumType w:start="1"/>
      <w:sectPrChange w:author="Virata Pusuluri" w:id="0" w:date="2026-08-21T16:18:28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45697912"/>
      <w:tag w:val="goog_rdk_3"/>
    </w:sdtPr>
    <w:sdtContent>
      <w:p w:rsidR="00000000" w:rsidDel="00000000" w:rsidP="00000000" w:rsidRDefault="00000000" w:rsidRPr="00000000" w14:paraId="0000005B">
        <w:pPr>
          <w:rPr>
            <w:ins w:author="Virata Pusuluri" w:id="1" w:date="2026-08-21T16:18:28Z"/>
            <w:rPrChange w:author="Virata Pusuluri" w:id="0" w:date="2026-08-21T16:18:28Z">
              <w:rPr/>
            </w:rPrChange>
          </w:rPr>
        </w:pPr>
        <w:sdt>
          <w:sdtPr>
            <w:id w:val="2007130184"/>
            <w:tag w:val="goog_rdk_1"/>
          </w:sdtPr>
          <w:sdtContent>
            <w:ins w:author="Virata Pusuluri" w:id="1" w:date="2026-08-21T16:18:28Z"/>
            <w:sdt>
              <w:sdtPr>
                <w:id w:val="-736707646"/>
                <w:tag w:val="goog_rdk_2"/>
              </w:sdtPr>
              <w:sdtContent>
                <w:ins w:author="Virata Pusuluri" w:id="1" w:date="2026-08-21T16:18:28Z">
                  <w:r w:rsidDel="00000000" w:rsidR="00000000" w:rsidRPr="00000000">
                    <w:rPr>
                      <w:rtl w:val="0"/>
                    </w:rPr>
                  </w:r>
                </w:ins>
              </w:sdtContent>
            </w:sdt>
            <w:ins w:author="Virata Pusuluri" w:id="1" w:date="2026-08-21T16:18:28Z"/>
          </w:sdtContent>
        </w:sdt>
      </w:p>
    </w:sdtContent>
  </w:sdt>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E734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E734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E734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E7343"/>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DE7343"/>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DE7343"/>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DE734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E734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E734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E734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E734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E734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E7343"/>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DE7343"/>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DE734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E7343"/>
    <w:rPr>
      <w:i w:val="1"/>
      <w:iCs w:val="1"/>
      <w:color w:val="404040" w:themeColor="text1" w:themeTint="0000BF"/>
    </w:rPr>
  </w:style>
  <w:style w:type="paragraph" w:styleId="ListParagraph">
    <w:name w:val="List Paragraph"/>
    <w:basedOn w:val="Normal"/>
    <w:uiPriority w:val="34"/>
    <w:qFormat w:val="1"/>
    <w:rsid w:val="00DE7343"/>
    <w:pPr>
      <w:ind w:left="720"/>
      <w:contextualSpacing w:val="1"/>
    </w:pPr>
  </w:style>
  <w:style w:type="character" w:styleId="IntenseEmphasis">
    <w:name w:val="Intense Emphasis"/>
    <w:basedOn w:val="DefaultParagraphFont"/>
    <w:uiPriority w:val="21"/>
    <w:qFormat w:val="1"/>
    <w:rsid w:val="00DE7343"/>
    <w:rPr>
      <w:i w:val="1"/>
      <w:iCs w:val="1"/>
      <w:color w:val="0f4761" w:themeColor="accent1" w:themeShade="0000BF"/>
    </w:rPr>
  </w:style>
  <w:style w:type="paragraph" w:styleId="IntenseQuote">
    <w:name w:val="Intense Quote"/>
    <w:basedOn w:val="Normal"/>
    <w:next w:val="Normal"/>
    <w:link w:val="IntenseQuoteChar"/>
    <w:uiPriority w:val="30"/>
    <w:qFormat w:val="1"/>
    <w:rsid w:val="00DE73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E7343"/>
    <w:rPr>
      <w:i w:val="1"/>
      <w:iCs w:val="1"/>
      <w:color w:val="0f4761" w:themeColor="accent1" w:themeShade="0000BF"/>
    </w:rPr>
  </w:style>
  <w:style w:type="character" w:styleId="IntenseReference">
    <w:name w:val="Intense Reference"/>
    <w:basedOn w:val="DefaultParagraphFont"/>
    <w:uiPriority w:val="32"/>
    <w:qFormat w:val="1"/>
    <w:rsid w:val="00DE7343"/>
    <w:rPr>
      <w:b w:val="1"/>
      <w:bCs w:val="1"/>
      <w:smallCaps w:val="1"/>
      <w:color w:val="0f4761" w:themeColor="accent1" w:themeShade="0000BF"/>
      <w:spacing w:val="5"/>
    </w:rPr>
  </w:style>
  <w:style w:type="paragraph" w:styleId="Revision">
    <w:name w:val="Revision"/>
    <w:hidden w:val="1"/>
    <w:uiPriority w:val="99"/>
    <w:semiHidden w:val="1"/>
    <w:rsid w:val="00302B72"/>
    <w:pPr>
      <w:spacing w:after="0" w:line="240" w:lineRule="auto"/>
    </w:pPr>
    <w:rPr>
      <w:rFonts w:cs="Mangal"/>
      <w:szCs w:val="21"/>
    </w:rPr>
  </w:style>
  <w:style w:type="paragraph" w:styleId="NormalWeb">
    <w:name w:val="Normal (Web)"/>
    <w:basedOn w:val="Normal"/>
    <w:uiPriority w:val="99"/>
    <w:semiHidden w:val="1"/>
    <w:unhideWhenUsed w:val="1"/>
    <w:rsid w:val="00A257B1"/>
    <w:rPr>
      <w:rFonts w:ascii="Times New Roman" w:cs="Mangal" w:hAnsi="Times New Roman"/>
      <w:szCs w:val="2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dX9sMJlUxoUULBU09AW0xy0Q==">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2026-01-27T15:42:00Z</dcterms:created>
  <dc:creator>Krishna Pusuluri</dc:creator>
</cp:coreProperties>
</file>