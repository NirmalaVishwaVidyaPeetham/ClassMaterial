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i w:val="1"/>
          <w:iCs w:val="1"/>
          <w:u w:val="single"/>
        </w:rPr>
      </w:pPr>
      <w:r w:rsidDel="00000000" w:rsidR="00000000" w:rsidRPr="00000000">
        <w:rPr>
          <w:b w:val="1"/>
          <w:bCs w:val="1"/>
          <w:i w:val="1"/>
          <w:iCs w:val="1"/>
          <w:u w:val="single"/>
          <w:rtl w:val="0"/>
        </w:rPr>
        <w:t xml:space="preserve">AI Prompt: See the speech of Shri Mataji Nirmala Devi on Mahavira. In a new canvas, give a similar two paragraph summary for a 15 year old, 7 year old with definitions and 5 year old. Then based on what Shri Mataji is saying (assume this is true), explain which descriptions in the chapters on Mahavira are accurate and which are not.</w:t>
      </w:r>
    </w:p>
    <w:p w:rsidR="00000000" w:rsidDel="00000000" w:rsidP="00000000" w:rsidRDefault="00000000" w:rsidRPr="00000000" w14:paraId="00000002">
      <w:pPr>
        <w:rPr>
          <w:b w:val="1"/>
          <w:bCs w:val="1"/>
          <w:i w:val="1"/>
          <w:iCs w:val="1"/>
          <w:u w:val="single"/>
        </w:rPr>
      </w:pPr>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Shri Mahavira Puja: The Role of Bhairavanath</w:t>
      </w:r>
    </w:p>
    <w:p w:rsidR="00000000" w:rsidDel="00000000" w:rsidP="00000000" w:rsidRDefault="00000000" w:rsidRPr="00000000" w14:paraId="00000004">
      <w:pPr>
        <w:rPr>
          <w:b w:val="1"/>
          <w:bCs w:val="1"/>
        </w:rPr>
      </w:pPr>
      <w:r w:rsidDel="00000000" w:rsidR="00000000" w:rsidRPr="00000000">
        <w:rPr>
          <w:b w:val="1"/>
          <w:bCs w:val="1"/>
          <w:rtl w:val="0"/>
        </w:rPr>
        <w:t xml:space="preserve">Summary for a 15-Year-Old</w:t>
      </w:r>
    </w:p>
    <w:p w:rsidR="00000000" w:rsidDel="00000000" w:rsidP="00000000" w:rsidRDefault="00000000" w:rsidRPr="00000000" w14:paraId="00000005">
      <w:pPr>
        <w:rPr/>
      </w:pPr>
      <w:r w:rsidDel="00000000" w:rsidR="00000000" w:rsidRPr="00000000">
        <w:rPr>
          <w:rtl w:val="0"/>
        </w:rPr>
        <w:t xml:space="preserve">In this talk, Shri Mataji explains that Lord Mahavira is actually an incarnation of Bhairavanath (or Saint Michael), who is responsible for the "left side" of our spiritual system, known as the Ida Nadi. While the right side deals with our future and actions, the left side deals with our past, subconscious, and emotions. Mahavira is called "Great Hero" because he was brave enough to explore the deepest, darkest parts of the human psyche to destroy negative entities and "rakshasas" that cause mental and physical illnesses. Shri Mataji notes that many diseases, like cancer and diabetes, are actually triggered by these left-side problems, and Mahavira provides the light and protection needed to clear them.</w:t>
      </w:r>
    </w:p>
    <w:p w:rsidR="00000000" w:rsidDel="00000000" w:rsidP="00000000" w:rsidRDefault="00000000" w:rsidRPr="00000000" w14:paraId="00000006">
      <w:pPr>
        <w:rPr/>
      </w:pPr>
      <w:r w:rsidDel="00000000" w:rsidR="00000000" w:rsidRPr="00000000">
        <w:rPr>
          <w:rtl w:val="0"/>
        </w:rPr>
        <w:t xml:space="preserve">Shri Mataji also offers a critique of how Mahavira’s followers, the Jainas, have interpreted his teachings today. She argues that they have taken his focus on non-violence to an extreme, nonsensical limit, such as prioritizing the lives of bugs over humans. She suggests that their strict vegetarianism actually makes it harder for them to fight off "bhoots" (bad spirits) because the body needs protein to stay strong against negativity. Instead of following rigid, joyless rules, she encourages people to use Mahavira’s energy for introspection—looking at their own faults rather than judging others—to reach a state of true balance and joy.</w:t>
      </w:r>
    </w:p>
    <w:p w:rsidR="00000000" w:rsidDel="00000000" w:rsidP="00000000" w:rsidRDefault="00000000" w:rsidRPr="00000000" w14:paraId="00000007">
      <w:pPr>
        <w:rPr>
          <w:b w:val="1"/>
          <w:bCs w:val="1"/>
        </w:rPr>
      </w:pPr>
      <w:r w:rsidDel="00000000" w:rsidR="00000000" w:rsidRPr="00000000">
        <w:rPr>
          <w:b w:val="1"/>
          <w:bCs w:val="1"/>
          <w:rtl w:val="0"/>
        </w:rPr>
        <w:t xml:space="preserve">Summary for a 7-Year-Old (with Definitions)</w:t>
      </w:r>
    </w:p>
    <w:p w:rsidR="00000000" w:rsidDel="00000000" w:rsidP="00000000" w:rsidRDefault="00000000" w:rsidRPr="00000000" w14:paraId="00000008">
      <w:pPr>
        <w:rPr/>
      </w:pPr>
      <w:r w:rsidDel="00000000" w:rsidR="00000000" w:rsidRPr="00000000">
        <w:rPr>
          <w:rtl w:val="0"/>
        </w:rPr>
        <w:t xml:space="preserve">In this talk, Shri Mataji explains that Lord Mahavira is actually an incarnation ((a spirit in a human body)) of a brave angel named Saint Michael. He looks after the "left side" of our body, which stores our past ((everything that has already happened)) and our feelings. Mahavira is called a "Great Hero" because he was brave enough to go into the dark parts of the mind to fight off scary spirits and "rakshasas" ((monsters or bad vibes)) that make people feel sad or sick. Shri Mataji says that many sicknesses start on this left side, and Mahavira helps us use light to chase the darkness away.</w:t>
      </w:r>
    </w:p>
    <w:p w:rsidR="00000000" w:rsidDel="00000000" w:rsidP="00000000" w:rsidRDefault="00000000" w:rsidRPr="00000000" w14:paraId="00000009">
      <w:pPr>
        <w:rPr/>
      </w:pPr>
      <w:r w:rsidDel="00000000" w:rsidR="00000000" w:rsidRPr="00000000">
        <w:rPr>
          <w:rtl w:val="0"/>
        </w:rPr>
        <w:t xml:space="preserve">Shri Mataji also says that some people who follow Mahavira today have become too silly about their rules. They try so hard not to hurt tiny bugs that they forget to be kind to other people! She thinks it is more important to be happy and healthy than to follow strict rules that don't make sense. She teaches that we should be like Mahavira by being brave enough to look at ourselves and fix our own mistakes instead of being mean or talking behind people’s backs. This helps us stay in balance ((a middle place where we aren't too busy or too lazy)).</w:t>
      </w:r>
    </w:p>
    <w:p w:rsidR="00000000" w:rsidDel="00000000" w:rsidP="00000000" w:rsidRDefault="00000000" w:rsidRPr="00000000" w14:paraId="0000000A">
      <w:pPr>
        <w:rPr>
          <w:b w:val="1"/>
          <w:bCs w:val="1"/>
        </w:rPr>
      </w:pPr>
      <w:r w:rsidDel="00000000" w:rsidR="00000000" w:rsidRPr="00000000">
        <w:rPr>
          <w:b w:val="1"/>
          <w:bCs w:val="1"/>
          <w:rtl w:val="0"/>
        </w:rPr>
        <w:t xml:space="preserve">Summary for a 5-Year-Old</w:t>
      </w:r>
    </w:p>
    <w:p w:rsidR="00000000" w:rsidDel="00000000" w:rsidP="00000000" w:rsidRDefault="00000000" w:rsidRPr="00000000" w14:paraId="0000000B">
      <w:pPr>
        <w:rPr/>
      </w:pPr>
      <w:r w:rsidDel="00000000" w:rsidR="00000000" w:rsidRPr="00000000">
        <w:rPr>
          <w:rtl w:val="0"/>
        </w:rPr>
        <w:t xml:space="preserve">Lord Mahavira is a very brave hero, just like a strong angel! He helps us when we feel sad or scared. He uses a bright light to chase away "bad monsters" in our minds so we can feel happy and healthy. Shri Mataji says we should be kind to everyone and not tell mean stories about our friends. Instead of being worried about tiny bugs or having too many rules, we should just try to be the best and happiest kids we can be.</w:t>
      </w:r>
    </w:p>
    <w:p w:rsidR="00000000" w:rsidDel="00000000" w:rsidP="00000000" w:rsidRDefault="00000000" w:rsidRPr="00000000" w14:paraId="0000000C">
      <w:pPr>
        <w:rPr>
          <w:b w:val="1"/>
          <w:bCs w:val="1"/>
        </w:rPr>
      </w:pPr>
      <w:r w:rsidDel="00000000" w:rsidR="00000000" w:rsidRPr="00000000">
        <w:rPr>
          <w:b w:val="1"/>
          <w:bCs w:val="1"/>
          <w:rtl w:val="0"/>
        </w:rPr>
        <w:t xml:space="preserve">Comparison: Accuracy of Book Chapters vs. Shri Mataji’s Speech</w:t>
      </w:r>
    </w:p>
    <w:p w:rsidR="00000000" w:rsidDel="00000000" w:rsidP="00000000" w:rsidRDefault="00000000" w:rsidRPr="00000000" w14:paraId="0000000D">
      <w:pPr>
        <w:rPr/>
      </w:pPr>
      <w:r w:rsidDel="00000000" w:rsidR="00000000" w:rsidRPr="00000000">
        <w:rPr>
          <w:rtl w:val="0"/>
        </w:rPr>
        <w:t xml:space="preserve">Based on Shri Mataji’s lecture, here is how the historical chapters on Mahavira compare to her spiritual perspective:</w:t>
      </w:r>
    </w:p>
    <w:p w:rsidR="00000000" w:rsidDel="00000000" w:rsidP="00000000" w:rsidRDefault="00000000" w:rsidRPr="00000000" w14:paraId="0000000E">
      <w:pPr>
        <w:numPr>
          <w:ilvl w:val="0"/>
          <w:numId w:val="1"/>
        </w:numPr>
        <w:ind w:left="720" w:hanging="360"/>
        <w:rPr/>
      </w:pPr>
      <w:r w:rsidDel="00000000" w:rsidR="00000000" w:rsidRPr="00000000">
        <w:rPr>
          <w:b w:val="1"/>
          <w:bCs w:val="1"/>
          <w:rtl w:val="0"/>
        </w:rPr>
        <w:t xml:space="preserve">Chapter I (Historicity):</w:t>
      </w:r>
      <w:r w:rsidDel="00000000" w:rsidR="00000000" w:rsidRPr="00000000">
        <w:rPr>
          <w:rtl w:val="0"/>
        </w:rPr>
        <w:t xml:space="preserve"> </w:t>
      </w:r>
      <w:r w:rsidDel="00000000" w:rsidR="00000000" w:rsidRPr="00000000">
        <w:rPr>
          <w:b w:val="1"/>
          <w:bCs w:val="1"/>
          <w:rtl w:val="0"/>
        </w:rPr>
        <w:t xml:space="preserve">Accurate.</w:t>
      </w:r>
      <w:r w:rsidDel="00000000" w:rsidR="00000000" w:rsidRPr="00000000">
        <w:rPr>
          <w:rtl w:val="0"/>
        </w:rPr>
        <w:t xml:space="preserve"> Shri Mataji agrees Mahavira was a real human who lived in India, but she adds that his "true identity" is the eternal angel Saint Michael/Bhairavanath.</w:t>
      </w:r>
    </w:p>
    <w:p w:rsidR="00000000" w:rsidDel="00000000" w:rsidP="00000000" w:rsidRDefault="00000000" w:rsidRPr="00000000" w14:paraId="0000000F">
      <w:pPr>
        <w:numPr>
          <w:ilvl w:val="0"/>
          <w:numId w:val="1"/>
        </w:numPr>
        <w:ind w:left="720" w:hanging="360"/>
        <w:rPr/>
      </w:pPr>
      <w:r w:rsidDel="00000000" w:rsidR="00000000" w:rsidRPr="00000000">
        <w:rPr>
          <w:b w:val="1"/>
          <w:bCs w:val="1"/>
          <w:rtl w:val="0"/>
        </w:rPr>
        <w:t xml:space="preserve">Chapter II (Myths/Dreams):</w:t>
      </w:r>
      <w:r w:rsidDel="00000000" w:rsidR="00000000" w:rsidRPr="00000000">
        <w:rPr>
          <w:rtl w:val="0"/>
        </w:rPr>
        <w:t xml:space="preserve"> </w:t>
      </w:r>
      <w:r w:rsidDel="00000000" w:rsidR="00000000" w:rsidRPr="00000000">
        <w:rPr>
          <w:b w:val="1"/>
          <w:bCs w:val="1"/>
          <w:rtl w:val="0"/>
        </w:rPr>
        <w:t xml:space="preserve">Accurate in Essence.</w:t>
      </w:r>
      <w:r w:rsidDel="00000000" w:rsidR="00000000" w:rsidRPr="00000000">
        <w:rPr>
          <w:rtl w:val="0"/>
        </w:rPr>
        <w:t xml:space="preserve"> While the book calls the "sixteen dreams" and "Hell" myths, Shri Mataji states that Hell is a very real, "horrifyingly joyless" place that Mahavira explored to understand the left side.</w:t>
      </w:r>
    </w:p>
    <w:p w:rsidR="00000000" w:rsidDel="00000000" w:rsidP="00000000" w:rsidRDefault="00000000" w:rsidRPr="00000000" w14:paraId="00000010">
      <w:pPr>
        <w:numPr>
          <w:ilvl w:val="0"/>
          <w:numId w:val="1"/>
        </w:numPr>
        <w:ind w:left="720" w:hanging="360"/>
        <w:rPr/>
      </w:pPr>
      <w:r w:rsidDel="00000000" w:rsidR="00000000" w:rsidRPr="00000000">
        <w:rPr>
          <w:b w:val="1"/>
          <w:bCs w:val="1"/>
          <w:rtl w:val="0"/>
        </w:rPr>
        <w:t xml:space="preserve">Chapter IV (The Elephant Story):</w:t>
      </w:r>
      <w:r w:rsidDel="00000000" w:rsidR="00000000" w:rsidRPr="00000000">
        <w:rPr>
          <w:rtl w:val="0"/>
        </w:rPr>
        <w:t xml:space="preserve"> </w:t>
      </w:r>
      <w:r w:rsidDel="00000000" w:rsidR="00000000" w:rsidRPr="00000000">
        <w:rPr>
          <w:b w:val="1"/>
          <w:bCs w:val="1"/>
          <w:rtl w:val="0"/>
        </w:rPr>
        <w:t xml:space="preserve">Accurate.</w:t>
      </w:r>
      <w:r w:rsidDel="00000000" w:rsidR="00000000" w:rsidRPr="00000000">
        <w:rPr>
          <w:rtl w:val="0"/>
        </w:rPr>
        <w:t xml:space="preserve"> The book mentions he tamed a mad elephant. Shri Mataji confirms he is called "Vira" (Brave) because of this extreme courage, which he used to destroy spiritual "devils."</w:t>
      </w:r>
    </w:p>
    <w:p w:rsidR="00000000" w:rsidDel="00000000" w:rsidP="00000000" w:rsidRDefault="00000000" w:rsidRPr="00000000" w14:paraId="00000011">
      <w:pPr>
        <w:numPr>
          <w:ilvl w:val="0"/>
          <w:numId w:val="1"/>
        </w:numPr>
        <w:ind w:left="720" w:hanging="360"/>
        <w:rPr/>
      </w:pPr>
      <w:r w:rsidDel="00000000" w:rsidR="00000000" w:rsidRPr="00000000">
        <w:rPr>
          <w:b w:val="1"/>
          <w:bCs w:val="1"/>
          <w:rtl w:val="0"/>
        </w:rPr>
        <w:t xml:space="preserve">Chapter V/VI (Nakedness/Asceticism):</w:t>
      </w:r>
      <w:r w:rsidDel="00000000" w:rsidR="00000000" w:rsidRPr="00000000">
        <w:rPr>
          <w:rtl w:val="0"/>
        </w:rPr>
        <w:t xml:space="preserve"> </w:t>
      </w:r>
      <w:r w:rsidDel="00000000" w:rsidR="00000000" w:rsidRPr="00000000">
        <w:rPr>
          <w:b w:val="1"/>
          <w:bCs w:val="1"/>
          <w:rtl w:val="0"/>
        </w:rPr>
        <w:t xml:space="preserve">Nuanced.</w:t>
      </w:r>
      <w:r w:rsidDel="00000000" w:rsidR="00000000" w:rsidRPr="00000000">
        <w:rPr>
          <w:rtl w:val="0"/>
        </w:rPr>
        <w:t xml:space="preserve"> The book says he went naked to show detachment. Shri Mataji adds a specific detail: he didn't just choose to be naked; his cloth got caught in a bush, and he gave the remaining half to a poor boy (who was actually the God Shri Vishnu) as a test of kindness.</w:t>
      </w:r>
    </w:p>
    <w:p w:rsidR="00000000" w:rsidDel="00000000" w:rsidP="00000000" w:rsidRDefault="00000000" w:rsidRPr="00000000" w14:paraId="00000012">
      <w:pPr>
        <w:numPr>
          <w:ilvl w:val="0"/>
          <w:numId w:val="1"/>
        </w:numPr>
        <w:ind w:left="720" w:hanging="360"/>
        <w:rPr/>
      </w:pPr>
      <w:r w:rsidDel="00000000" w:rsidR="00000000" w:rsidRPr="00000000">
        <w:rPr>
          <w:b w:val="1"/>
          <w:bCs w:val="1"/>
          <w:rtl w:val="0"/>
        </w:rPr>
        <w:t xml:space="preserve">Chapter VII (Non-Violence/Bugs):</w:t>
      </w:r>
      <w:r w:rsidDel="00000000" w:rsidR="00000000" w:rsidRPr="00000000">
        <w:rPr>
          <w:rtl w:val="0"/>
        </w:rPr>
        <w:t xml:space="preserve"> </w:t>
      </w:r>
      <w:r w:rsidDel="00000000" w:rsidR="00000000" w:rsidRPr="00000000">
        <w:rPr>
          <w:b w:val="1"/>
          <w:bCs w:val="1"/>
          <w:rtl w:val="0"/>
        </w:rPr>
        <w:t xml:space="preserve">Inaccurate Interpretation.</w:t>
      </w:r>
      <w:r w:rsidDel="00000000" w:rsidR="00000000" w:rsidRPr="00000000">
        <w:rPr>
          <w:rtl w:val="0"/>
        </w:rPr>
        <w:t xml:space="preserve"> The book says Mahavira stopped traveling in the rain to save bugs. Shri Mataji says modern followers have turned this into a "nonsensical fad." She believes saving bugs at the expense of human health (extreme vegetarianism) is a "stupid thing" and a distraction from real spiritual growth.</w:t>
      </w:r>
    </w:p>
    <w:p w:rsidR="00000000" w:rsidDel="00000000" w:rsidP="00000000" w:rsidRDefault="00000000" w:rsidRPr="00000000" w14:paraId="00000013">
      <w:pPr>
        <w:numPr>
          <w:ilvl w:val="0"/>
          <w:numId w:val="1"/>
        </w:numPr>
        <w:ind w:left="720" w:hanging="360"/>
        <w:rPr/>
      </w:pPr>
      <w:r w:rsidDel="00000000" w:rsidR="00000000" w:rsidRPr="00000000">
        <w:rPr>
          <w:b w:val="1"/>
          <w:bCs w:val="1"/>
          <w:rtl w:val="0"/>
        </w:rPr>
        <w:t xml:space="preserve">Chapter VIII (Nirvana/Divali):</w:t>
      </w:r>
      <w:r w:rsidDel="00000000" w:rsidR="00000000" w:rsidRPr="00000000">
        <w:rPr>
          <w:rtl w:val="0"/>
        </w:rPr>
        <w:t xml:space="preserve"> Shri Mataji confirms Mahavira is "fond of light.</w:t>
      </w:r>
    </w:p>
    <w:p w:rsidR="00000000" w:rsidDel="00000000" w:rsidP="00000000" w:rsidRDefault="00000000" w:rsidRPr="00000000" w14:paraId="00000014">
      <w:pPr>
        <w:rPr/>
      </w:pPr>
      <w:r w:rsidDel="00000000" w:rsidR="00000000" w:rsidRPr="00000000">
        <w:rPr>
          <w:rtl w:val="0"/>
        </w:rPr>
      </w:r>
    </w:p>
    <w:sectPr>
      <w:footerReference r:id="rId7" w:type="default"/>
      <w:pgSz w:h="15840" w:w="12240" w:orient="portrait"/>
      <w:pgMar w:bottom="1440" w:top="1440" w:left="1440" w:right="1440" w:header="720" w:footer="720"/>
      <w:pgNumType w:start="1"/>
      <w:sectPrChange w:author="Virata Pusuluri" w:id="0" w:date="2026-03-23T13:54:55Z">
        <w:sectPr w:rsidR="000000" w:rsidDel="000000" w:rsidRPr="000000" w:rsidSect="000000">
          <w:pgMar w:bottom="1440" w:top="1440" w:left="1440" w:right="1440" w:header="720" w:footer="720"/>
          <w:pgNumType w:start="1"/>
          <w:pgSz w:h="15840" w:w="12240" w:orient="portrait"/>
        </w:sectPr>
      </w:sectPrChange>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sdt>
    <w:sdtPr>
      <w:id w:val="1084465079"/>
      <w:tag w:val="goog_rdk_3"/>
    </w:sdtPr>
    <w:sdtContent>
      <w:p w:rsidR="00000000" w:rsidDel="00000000" w:rsidP="00000000" w:rsidRDefault="00000000" w:rsidRPr="00000000" w14:paraId="00000015">
        <w:pPr>
          <w:rPr>
            <w:ins w:author="Virata Pusuluri" w:id="1" w:date="2026-03-23T13:54:55Z"/>
            <w:rPrChange w:author="Virata Pusuluri" w:id="0" w:date="2026-03-23T13:54:55Z">
              <w:rPr/>
            </w:rPrChange>
          </w:rPr>
        </w:pPr>
        <w:sdt>
          <w:sdtPr>
            <w:id w:val="4302826"/>
            <w:tag w:val="goog_rdk_1"/>
          </w:sdtPr>
          <w:sdtContent>
            <w:ins w:author="Virata Pusuluri" w:id="1" w:date="2026-03-23T13:54:55Z"/>
            <w:sdt>
              <w:sdtPr>
                <w:id w:val="-797507203"/>
                <w:tag w:val="goog_rdk_2"/>
              </w:sdtPr>
              <w:sdtContent>
                <w:ins w:author="Virata Pusuluri" w:id="1" w:date="2026-03-23T13:54:55Z">
                  <w:r w:rsidDel="00000000" w:rsidR="00000000" w:rsidRPr="00000000">
                    <w:rPr>
                      <w:rtl w:val="0"/>
                    </w:rPr>
                  </w:r>
                </w:ins>
              </w:sdtContent>
            </w:sdt>
            <w:ins w:author="Virata Pusuluri" w:id="1" w:date="2026-03-23T13:54:55Z"/>
          </w:sdtContent>
        </w:sdt>
      </w:p>
    </w:sdtContent>
  </w:sdt>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Heading7">
    <w:name w:val="heading 7"/>
    <w:basedOn w:val="Normal"/>
    <w:next w:val="Normal"/>
    <w:link w:val="Heading7Char"/>
    <w:uiPriority w:val="9"/>
    <w:semiHidden w:val="1"/>
    <w:unhideWhenUsed w:val="1"/>
    <w:qFormat w:val="1"/>
    <w:rsid w:val="00DE7343"/>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DE7343"/>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DE7343"/>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table" w:styleId="TableNormal1" w:customStyle="1">
    <w:name w:val="TableNormal"/>
    <w:tblPr>
      <w:tblCellMar>
        <w:top w:w="100.0" w:type="dxa"/>
        <w:left w:w="100.0" w:type="dxa"/>
        <w:bottom w:w="100.0" w:type="dxa"/>
        <w:right w:w="100.0" w:type="dxa"/>
      </w:tblCellMar>
    </w:tblPr>
  </w:style>
  <w:style w:type="character" w:styleId="Heading1Char" w:customStyle="1">
    <w:name w:val="Heading 1 Char"/>
    <w:basedOn w:val="DefaultParagraphFont"/>
    <w:link w:val="Heading1"/>
    <w:uiPriority w:val="9"/>
    <w:rsid w:val="00DE7343"/>
    <w:rPr>
      <w:rFonts w:asciiTheme="majorHAnsi" w:cstheme="majorBidi" w:eastAsiaTheme="majorEastAsia" w:hAnsiTheme="majorHAnsi"/>
      <w:color w:val="0f4761" w:themeColor="accent1" w:themeShade="0000BF"/>
      <w:sz w:val="40"/>
      <w:szCs w:val="36"/>
    </w:rPr>
  </w:style>
  <w:style w:type="character" w:styleId="Heading2Char" w:customStyle="1">
    <w:name w:val="Heading 2 Char"/>
    <w:basedOn w:val="DefaultParagraphFont"/>
    <w:link w:val="Heading2"/>
    <w:uiPriority w:val="9"/>
    <w:semiHidden w:val="1"/>
    <w:rsid w:val="00DE7343"/>
    <w:rPr>
      <w:rFonts w:asciiTheme="majorHAnsi" w:cstheme="majorBidi" w:eastAsiaTheme="majorEastAsia" w:hAnsiTheme="majorHAnsi"/>
      <w:color w:val="0f4761" w:themeColor="accent1" w:themeShade="0000BF"/>
      <w:sz w:val="32"/>
      <w:szCs w:val="29"/>
    </w:rPr>
  </w:style>
  <w:style w:type="character" w:styleId="Heading3Char" w:customStyle="1">
    <w:name w:val="Heading 3 Char"/>
    <w:basedOn w:val="DefaultParagraphFont"/>
    <w:link w:val="Heading3"/>
    <w:uiPriority w:val="9"/>
    <w:semiHidden w:val="1"/>
    <w:rsid w:val="00DE7343"/>
    <w:rPr>
      <w:rFonts w:cstheme="majorBidi" w:eastAsiaTheme="majorEastAsia"/>
      <w:color w:val="0f4761" w:themeColor="accent1" w:themeShade="0000BF"/>
      <w:sz w:val="28"/>
      <w:szCs w:val="25"/>
    </w:rPr>
  </w:style>
  <w:style w:type="character" w:styleId="Heading4Char" w:customStyle="1">
    <w:name w:val="Heading 4 Char"/>
    <w:basedOn w:val="DefaultParagraphFont"/>
    <w:link w:val="Heading4"/>
    <w:uiPriority w:val="9"/>
    <w:semiHidden w:val="1"/>
    <w:rsid w:val="00DE7343"/>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DE7343"/>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DE7343"/>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DE7343"/>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DE7343"/>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DE7343"/>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DE7343"/>
    <w:rPr>
      <w:rFonts w:asciiTheme="majorHAnsi" w:cstheme="majorBidi" w:eastAsiaTheme="majorEastAsia" w:hAnsiTheme="majorHAnsi"/>
      <w:spacing w:val="-10"/>
      <w:kern w:val="28"/>
      <w:sz w:val="56"/>
      <w:szCs w:val="50"/>
    </w:rPr>
  </w:style>
  <w:style w:type="character" w:styleId="SubtitleChar" w:customStyle="1">
    <w:name w:val="Subtitle Char"/>
    <w:basedOn w:val="DefaultParagraphFont"/>
    <w:link w:val="Subtitle"/>
    <w:uiPriority w:val="11"/>
    <w:rsid w:val="00DE7343"/>
    <w:rPr>
      <w:rFonts w:cstheme="majorBidi" w:eastAsiaTheme="majorEastAsia"/>
      <w:color w:val="595959" w:themeColor="text1" w:themeTint="0000A6"/>
      <w:spacing w:val="15"/>
      <w:sz w:val="28"/>
      <w:szCs w:val="25"/>
    </w:rPr>
  </w:style>
  <w:style w:type="paragraph" w:styleId="Quote">
    <w:name w:val="Quote"/>
    <w:basedOn w:val="Normal"/>
    <w:next w:val="Normal"/>
    <w:link w:val="QuoteChar"/>
    <w:uiPriority w:val="29"/>
    <w:qFormat w:val="1"/>
    <w:rsid w:val="00DE7343"/>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DE7343"/>
    <w:rPr>
      <w:i w:val="1"/>
      <w:iCs w:val="1"/>
      <w:color w:val="404040" w:themeColor="text1" w:themeTint="0000BF"/>
    </w:rPr>
  </w:style>
  <w:style w:type="paragraph" w:styleId="ListParagraph">
    <w:name w:val="List Paragraph"/>
    <w:basedOn w:val="Normal"/>
    <w:uiPriority w:val="34"/>
    <w:qFormat w:val="1"/>
    <w:rsid w:val="00DE7343"/>
    <w:pPr>
      <w:ind w:left="720"/>
      <w:contextualSpacing w:val="1"/>
    </w:pPr>
  </w:style>
  <w:style w:type="character" w:styleId="IntenseEmphasis">
    <w:name w:val="Intense Emphasis"/>
    <w:basedOn w:val="DefaultParagraphFont"/>
    <w:uiPriority w:val="21"/>
    <w:qFormat w:val="1"/>
    <w:rsid w:val="00DE7343"/>
    <w:rPr>
      <w:i w:val="1"/>
      <w:iCs w:val="1"/>
      <w:color w:val="0f4761" w:themeColor="accent1" w:themeShade="0000BF"/>
    </w:rPr>
  </w:style>
  <w:style w:type="paragraph" w:styleId="IntenseQuote">
    <w:name w:val="Intense Quote"/>
    <w:basedOn w:val="Normal"/>
    <w:next w:val="Normal"/>
    <w:link w:val="IntenseQuoteChar"/>
    <w:uiPriority w:val="30"/>
    <w:qFormat w:val="1"/>
    <w:rsid w:val="00DE7343"/>
    <w:pPr>
      <w:pBdr>
        <w:top w:color="0f4761" w:space="10" w:sz="4" w:themeColor="accent1" w:themeShade="0000BF" w:val="single"/>
        <w:bottom w:color="0f4761" w:space="10" w:sz="4" w:themeColor="accent1" w:themeShade="0000BF" w:val="single"/>
      </w:pBdr>
      <w:spacing w:after="360" w:before="360"/>
      <w:ind w:left="864" w:right="864"/>
      <w:jc w:val="center"/>
    </w:pPr>
    <w:rPr>
      <w:i w:val="1"/>
      <w:iCs w:val="1"/>
      <w:color w:val="0f4761" w:themeColor="accent1" w:themeShade="0000BF"/>
    </w:rPr>
  </w:style>
  <w:style w:type="character" w:styleId="IntenseQuoteChar" w:customStyle="1">
    <w:name w:val="Intense Quote Char"/>
    <w:basedOn w:val="DefaultParagraphFont"/>
    <w:link w:val="IntenseQuote"/>
    <w:uiPriority w:val="30"/>
    <w:rsid w:val="00DE7343"/>
    <w:rPr>
      <w:i w:val="1"/>
      <w:iCs w:val="1"/>
      <w:color w:val="0f4761" w:themeColor="accent1" w:themeShade="0000BF"/>
    </w:rPr>
  </w:style>
  <w:style w:type="character" w:styleId="IntenseReference">
    <w:name w:val="Intense Reference"/>
    <w:basedOn w:val="DefaultParagraphFont"/>
    <w:uiPriority w:val="32"/>
    <w:qFormat w:val="1"/>
    <w:rsid w:val="00DE7343"/>
    <w:rPr>
      <w:b w:val="1"/>
      <w:bCs w:val="1"/>
      <w:smallCaps w:val="1"/>
      <w:color w:val="0f4761" w:themeColor="accent1" w:themeShade="0000BF"/>
      <w:spacing w:val="5"/>
    </w:rPr>
  </w:style>
  <w:style w:type="paragraph" w:styleId="Revision">
    <w:name w:val="Revision"/>
    <w:hidden w:val="1"/>
    <w:uiPriority w:val="99"/>
    <w:semiHidden w:val="1"/>
    <w:rsid w:val="00302B72"/>
    <w:pPr>
      <w:spacing w:after="0" w:line="240" w:lineRule="auto"/>
    </w:pPr>
    <w:rPr>
      <w:rFonts w:cs="Mangal"/>
      <w:szCs w:val="21"/>
    </w:rPr>
  </w:style>
  <w:style w:type="paragraph" w:styleId="NormalWeb">
    <w:name w:val="Normal (Web)"/>
    <w:basedOn w:val="Normal"/>
    <w:uiPriority w:val="99"/>
    <w:semiHidden w:val="1"/>
    <w:unhideWhenUsed w:val="1"/>
    <w:rsid w:val="00A257B1"/>
    <w:rPr>
      <w:rFonts w:ascii="Times New Roman" w:cs="Mangal" w:hAnsi="Times New Roman"/>
      <w:szCs w:val="21"/>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Szt96C5zHsvuotnXnp+/xTSLqJQ==">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2026-01-27T15:42:00Z</dcterms:created>
  <dc:creator>Krishna Pusuluri</dc:creator>
</cp:coreProperties>
</file>