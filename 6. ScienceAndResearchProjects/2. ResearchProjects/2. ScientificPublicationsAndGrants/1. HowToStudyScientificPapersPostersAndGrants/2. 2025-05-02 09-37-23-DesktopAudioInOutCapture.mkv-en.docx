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WEBVTT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Kind: captions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Language: 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00:00:05.279 --&gt; 00:00:13.280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okay so we are doing science class now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yes sir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00:00:10.639 --&gt; 00:00:19.560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 what did we do in the last class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the last class we learned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00:00:17.240 --&gt; 00:00:26.080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about how 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read scientific articles how to write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00:00:22.720 --&gt; 00:00:28.640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scientific articles the problems in the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00:00:28.679 --&gt; 00:00:32.679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proc reproducibility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00:00:33.040 --&gt; 00:00:42.960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reproduce produce means to make it again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 produce means to make it to make it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00:00:40.879 --&gt; 00:00:49.800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reproduce means make it again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reproducibility means making it again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00:00:45.360 --&gt; 00:00:49.800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yeah problems in reproducibility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00:00:51.879 --&gt; 00:01:03.120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and and about review process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and about review process okay so explain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00:01:00.120 --&gt; 00:01:08.320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everything starting from how you do uh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how you write a scientific article first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00:01:05.439 --&gt; 00:01:12.479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you do your scientific research right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yes how do you do scientific research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00:01:10.080 --&gt; 00:01:16.960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first write the title and I'm not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talking about article first you have to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00:01:14.799 --&gt; 00:01:22.720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do the research right yes so how do you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do this research are you asking the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00:01:19.280 --&gt; 00:01:28.000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steps of how to do the research yes 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beginning I write the title this is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00:01:25.600 --&gt; 00:01:32.320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article virata this is writing an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article do you start with writing an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00:01:29.920 --&gt; 00:01:37.759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article or do you first do the research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 do the research how do you do the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00:01:35.159 --&gt; 00:01:43.520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research in the research in the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beginning I write the title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00:01:41.119 --&gt; 00:01:49.040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why will you write the title you're not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writing anything i'm asking you how do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00:01:45.680 --&gt; 00:01:55.680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you do your research first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um I don't understand your how do you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00:01:52.799 --&gt; 00:02:00.240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you are studying something yes so how do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you do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00:01:57.479 --&gt; 00:02:04.240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that i'm not asking about how you write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an article in an article you'll have the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00:02:01.840 --&gt; 00:02:09.800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title you'll have other things yes we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are not writing anything we doing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00:02:06.399 --&gt; 00:02:15.520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research how do you do this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um are you asking what are the steps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00:02:12.879 --&gt; 00:02:20.720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like scientific method yes so what do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you follow to do the research first I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00:02:18.959 --&gt; 00:02:28.080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what is it called what's that process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called you just mentioned a review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00:02:23.959 --&gt; 00:02:34.599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process no it's scientific method you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follow the scientific method to to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00:02:30.959 --&gt; 00:02:39.040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perform your research yes right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huh what are the different steps in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00:02:36.720 --&gt; 00:02:44.239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scientific method that you follow the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first one is our question what are we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00:02:41.200 --&gt; 00:02:48.080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trying to do so again when you're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writing that's all part of like the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00:02:45.920 --&gt; 00:02:52.080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background right introduction so people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have already done some research so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00:02:49.599 --&gt; 00:02:55.920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you're reading that research yes you're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not writing anything right now you first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00:02:54.160 --&gt; 00:03:01.920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you have to understand what's already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done right then what then you have to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00:02:59.360 --&gt; 00:03:05.920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find your question like what's missing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and then you come up with a question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00:03:03.280 --&gt; 00:03:13.280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that you want to answer yes then what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and then I do data collection so you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00:03:09.040 --&gt; 00:03:18.319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come up with a hypothesis right yes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hypothesis is something that you can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00:03:14.720 --&gt; 00:03:22.879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test yes and then and then I test then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you collect the data yeah collect the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00:03:20.879 --&gt; 00:03:28.080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and then I make the hypothesis you don't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00:03:25.440 --&gt; 00:03:33.360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collect the data and make hypothesis mhm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you collect you make the hypothesis and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00:03:30.000 --&gt; 00:03:39.480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then collect data mhm then I test the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hypothesis using this data using the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00:03:36.640 --&gt; 00:03:46.480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data uh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and if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00:03:41.400 --&gt; 00:03:54.879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if if some of my hypothesis was wrong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I'll make a</w:t>
      </w:r>
      <w:ins w:author="Virata Pusuluri" w:id="0" w:date="2025-10-27T17:34:09Z">
        <w:r w:rsidDel="00000000" w:rsidR="00000000" w:rsidRPr="00000000">
          <w:rPr>
            <w:rtl w:val="0"/>
          </w:rPr>
          <w:t xml:space="preserve">n</w:t>
        </w:r>
      </w:ins>
      <w:r w:rsidDel="00000000" w:rsidR="00000000" w:rsidRPr="00000000">
        <w:rPr>
          <w:rtl w:val="0"/>
        </w:rPr>
        <w:t xml:space="preserve"> improved hypothesis and that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00:03:50.640 --&gt; 00:03:59.920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test test that hypothesis using data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and then and then you might have to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00:03:57.519 --&gt; 00:04:07.200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collect more data right yes and then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test using the new data yeah and then if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00:04:03.280 --&gt; 00:04:13.680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data works if the if that data works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hypothesis works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00:04:10.239 --&gt; 00:04:17.759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 get my conclusion your conclusion is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that okay this is true for example that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00:04:15.760 --&gt; 00:04:23.440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the earth is rotating the sun or the sun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is rotating the earth right that's you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00:04:20.799 --&gt; 00:04:29.280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come up with a conclusion okay now you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have so those are your results so now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00:04:26.960 --&gt; 00:04:35.199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you are putting together all of this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research into a paper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00:04:31.919 --&gt; 00:04:41.680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so how do you write the paper first I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write the title then I write the title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00:04:38.800 --&gt; 00:04:48.639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is just describing like very briefly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what is it what it is about yeah then I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00:04:45.120 --&gt; 00:04:55.280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explain about others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you just it's just a list of names right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00:04:52.560 --&gt; 00:05:02.560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you're not explaining anything well you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you also tell like which university or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00:04:57.520 --&gt; 00:05:09.840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school they are from h Yeah h and then I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 do explain the abstract abstract means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00:05:06.039 --&gt; 00:05:14.360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like one paragraph of what this whole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paper does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00:05:12.840 --&gt; 00:05:20.479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what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uh what this paper does and what are the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00:05:17.759 --&gt; 00:05:24.240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main findings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it's not just about the methods right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00:05:22.240 --&gt; 00:05:29.919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abstract is about like everything else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that you have in the paper it's just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00:05:26.479 --&gt; 00:05:36.160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like a summary the main findings yeah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and then introduction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00:05:32.720 --&gt; 00:05:42.000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in introduction I explain what is what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was done before by others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00:05:39.280 --&gt; 00:05:45.400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um what is missing and what are we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trying to do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00:05:46.600 --&gt; 00:05:56.240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and after that it's methods methods I'll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do all the research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00:05:53.600 --&gt; 00:06:02.960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you're not doing the research you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describe what in methods i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00:05:59.160 --&gt; 00:06:06.400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describe how we'll do this research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so what does methods include what are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00:06:04.960 --&gt; 00:06:14.000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the different things you can have in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methods in methods I can have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00:06:10.960 --&gt; 00:06:19.520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um we can do we we are following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scientific method you explain like how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00:06:17.280 --&gt; 00:06:24.880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you're collecting the data for example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you have to collect data from people's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00:06:21.759 --&gt; 00:06:29.039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brains you'll use some equipment right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yeah so you have to describe which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00:06:26.800 --&gt; 00:06:35.120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equipment you're going to use and what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else and then I have the results no I'm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00:06:33.120 --&gt; 00:06:39.319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talking about methods what else does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methods include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00:06:37.680 --&gt; 00:06:47.520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it can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have my hypothesis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00:06:42.800 --&gt; 00:06:53.919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okay and and then I test the hypothesis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in that yes Vat but what what are the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00:06:51.520 --&gt; 00:06:58.160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different things that methods uh section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we have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00:06:55.600 --&gt; 00:07:03.599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 just told you you describe the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equipment that you're going to use and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00:07:00.479 --&gt; 00:07:10.080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what else and then how you're collecting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the data right yes then what do you do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00:07:05.840 --&gt; 00:07:14.240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with that data um with the data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just by looking at the data you'll not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00:07:11.759 --&gt; 00:07:18.319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know anything right I have I collected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the time at which the time and direction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00:07:16.479 --&gt; 00:07:22.160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from which the sun rises on 100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different days i have it in an Excel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00:07:19.919 --&gt; 00:07:27.599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file then what how do you come to a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conclusion or how how are you going to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00:07:24.000 --&gt; 00:07:32.560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test i'm going to make a hypothesis yes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and then how are you going to test that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00:07:29.199 --&gt; 00:07:39.440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hypothesis using this data i have 100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rows with four different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00:07:34.840 --&gt; 00:07:44.400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columns like the date the time at which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sunrise happened the time at which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00:07:42.080 --&gt; 00:07:49.680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sunset happened and the direction from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which the sun came up and the direction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00:07:46.720 --&gt; 00:07:55.280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from which the sun came down went down i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have all of these for every day right so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00:07:52.880 --&gt; 00:07:58.800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it's a lot of data then we have to do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something with this data to test the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00:07:56.720 --&gt; 00:08:05.360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hypothesis right what are you going to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00:08:01.479 --&gt; 00:08:10.560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um I have to make my results how are you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going to get that result from the from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00:08:07.440 --&gt; 00:08:13.960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those from the data how are you going to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get the results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00:08:14.280 --&gt; 00:08:26.479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um every day if if something is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repeating or if anything is same I make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00:08:21.680 --&gt; 00:08:30.800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the data as this this will happen every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day or this will repeat for every day so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00:08:29.280 --&gt; 00:08:35.440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what are you trying to do you're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analyzing this data like you can do it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00:08:33.279 --&gt; 00:08:39.519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in Python right you have 100 different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values you're adding it subtracting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00:08:37.599 --&gt; 00:08:45.440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doing something yes that's called data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analysis you could be using Excel to do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00:08:42.240 --&gt; 00:08:49.920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this right you could do uh like simple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computations in Excel or you can use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00:08:47.839 --&gt; 00:08:53.360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Python or you can use something else so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you have to describe all of that in your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00:08:51.600 --&gt; 00:08:57.279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methods how are you going to do the data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analysis if you have other things that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00:08:55.279 --&gt; 00:09:03.640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you're doing in your research you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describe all of that in the method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00:08:59.040 --&gt; 00:09:03.640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section okay then what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00:09:03.720 --&gt; 00:09:14.160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then in method after methods what do you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have after method I have the results so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00:09:10.959 --&gt; 00:09:19.760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this is what you used you collected the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data you analyzed your data and then you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00:09:17.920 --&gt; 00:09:26.320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have some results how are you going to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describe the results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00:09:22.080 --&gt; 00:09:31.800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um how did you describe in your poster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 described that what were the results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00:09:28.800 --&gt; 00:09:38.000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in your poster my results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were the main findings right what were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00:09:34.720 --&gt; 00:09:38.000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they yeah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00:09:39.080 --&gt; 00:09:49.760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um I'm thinking sir so which part of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your poster was the results what what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00:09:46.480 --&gt; 00:09:54.080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did you have there was it the methods no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like where you described Python and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00:09:51.360 --&gt; 00:10:00.519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other things were those the results no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was scientific method the results no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00:09:56.240 --&gt; 00:10:06.160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what was the result the result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was those waves those functions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00:10:04.560 --&gt; 00:10:12.120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um was the Python function was the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00:10:08.000 --&gt; 00:10:12.120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result no huh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00:10:13.600 --&gt; 00:10:18.040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the result was that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00:10:18.320 --&gt; 00:10:25.200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I don't remember where we wrote those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results we did not say it's results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00:10:22.880 --&gt; 00:10:32.399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Virata but think about it what were you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showing people um conclusion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00:10:30.399 --&gt; 00:10:37.839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conclusion is the main it's like a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summary forget the conclusion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00:10:35.120 --&gt; 00:10:42.640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um where were you describing your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results to people how were you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00:10:39.440 --&gt; 00:10:46.720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describing it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in the scientific method you're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00:10:44.640 --&gt; 00:10:49.720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describing results in scientific method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00:10:49.920 --&gt; 00:10:53.480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 am describing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00:10:54.800 --&gt; 00:11:02.160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you did not call them results we did not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have a heading that said results okay we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00:10:59.839 --&gt; 00:11:09.839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called it something else but what were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your findings from this uh study vir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00:11:05.920 --&gt; 00:11:16.800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the findings from that study was what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did you find out what did you learn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00:11:12.959 --&gt; 00:11:23.600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i learned that when I changed changed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wave properties the waves will change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00:11:20.480 --&gt; 00:11:29.600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depending on those properties the how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the waves looked changed how did you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00:11:26.240 --&gt; 00:11:37.200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show this in your poster with the waves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images you showed it as images those are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00:11:32.720 --&gt; 00:11:42.560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the results okay so you show results uh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you don't always show I mean you can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00:11:39.440 --&gt; 00:11:49.600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show it as tables like uh or you can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show it using images okay that show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00:11:45.200 --&gt; 00:11:56.200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what's changing okay mhm so that's part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of your results then what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00:11:53.800 --&gt; 00:12:03.519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then I have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my h conclusion what's the conclusion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00:12:00.880 --&gt; 00:12:08.160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conclusion is no before conclusion you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we talked about another section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00:12:05.839 --&gt; 00:12:13.760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discussion discussion is where you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describe how each of these results what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00:12:11.279 --&gt; 00:12:18.880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what does it mean for example in your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poster uh when you change the frequency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00:12:16.480 --&gt; 00:12:24.639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of the wave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uh you show that the number of waves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00:12:22.160 --&gt; 00:12:30.079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that you see within the same time are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increasing right yes that's the result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00:12:27.440 --&gt; 00:12:36.320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then you explain in in discussion you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explain why that might be the case why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00:12:32.639 --&gt; 00:12:41.839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this is happening okay uh that's what uh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discussion uh section will have huh yeah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00:12:38.880 --&gt; 00:12:45.680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sir can and then there's conclusion and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then there's conclusion is like the main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00:12:43.920 --&gt; 00:12:53.600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like a summary of your results it's kind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of similar to the abstract also okay the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00:12:48.880 --&gt; 00:13:02.399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main findings yes sir can you write like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all the steps in in scientific paper in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00:12:58.399 --&gt; 00:13:10.000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the classrooms like here we write we ask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this title one is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00:13:05.560 --&gt; 00:13:15.200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title two is abstract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three is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00:13:11.959 --&gt; 00:13:21.200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introduction four is materials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and methods okay like your recipe for if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00:13:19.360 --&gt; 00:13:26.000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you're cooking this is your recipe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others if they want to make the same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00:13:22.959 --&gt; 00:13:31.639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thing they need to follow this method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then results we did this right I don't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00:13:28.959 --&gt; 00:13:37.639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need to write it again here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discussion so how are you going to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00:13:33.920 --&gt; 00:13:42.800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interpret those results then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conclusion the main thing from the story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00:13:40.800 --&gt; 00:13:49.839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and then references and then references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are like what we used what we uh Yeah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00:13:47.519 --&gt; 00:13:56.320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how to make research openly available to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everyone did you read this part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00:13:53.360 --&gt; 00:14:02.000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yes sir did I explain this i think I may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have gone over it like briefly right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00:13:58.880 --&gt; 00:14:06.639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open access journals some journals are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open access means yeah that means we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00:14:04.480 --&gt; 00:14:11.199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don't need to pay them any yeah i mean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not everybody can pay there some of them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00:14:08.240 --&gt; 00:14:15.760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are like very expensive that means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they're very costly you need to pay a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00:14:13.199 --&gt; 00:14:20.720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lot of money not everyone can pay that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much money to read scientific articles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00:14:17.760 --&gt; 00:14:25.440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okay so open access journals are free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anybody can read and then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00:14:23.399 --&gt; 00:14:32.320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repositories are like the GitHub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repository okay so this is a repository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00:14:28.720 --&gt; 00:14:38.720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where we keep all our class material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okay so anyone can use this and it's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00:14:34.720 --&gt; 00:14:43.519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open okay then sharing data you can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share your data also not just your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00:14:41.360 --&gt; 00:14:48.079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scientific article that you wrote but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you can also share your data so others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00:14:45.680 --&gt; 00:14:52.480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can run some analysis and see whether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the analysis that you did is correct or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00:14:49.839 --&gt; 00:14:58.480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not okay or if there are any problems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with this data they can also look open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00:14:55.680 --&gt; 00:15:03.440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educational resources so you can also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teach about your research you can give a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00:15:00.639 --&gt; 00:15:07.839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lecture like make a presentation make a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poster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00:15:05.440 --&gt; 00:15:12.240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why is making research openly available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so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00:15:09.240 --&gt; 00:15:12.240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00:15:16.600 --&gt; 00:15:25.360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institutions institution means like a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university or other research research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00:15:22.560 --&gt; 00:15:25.360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places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00:15:30.040 --&gt; 00:15:35.880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okay did you read all of this mhm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00:15:45.040 --&gt; 00:15:48.320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okay some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00:15:55.079 --&gt; 00:15:59.079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stro okay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00:16:05.680 --&gt; 00:16:12.279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did you have anything else did you write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any other comments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00:16:12.880 --&gt; 00:16:19.920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uh then what else did we learn trying to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force a good grit snake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00:16:36.680 --&gt; 00:16:47.880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cheating it's annoying okay sir huh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there was a blue light somewhere it's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00:16:43.360 --&gt; 00:16:52.079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nothing to do avoid jargon jargon means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uh it's not style of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00:16:55.880 --&gt; 00:17:01.800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jargon special words or expressions that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00:17:00.240 --&gt; 00:17:07.679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are used by a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particular profession or group okay so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00:17:09.400 --&gt; 00:17:18.720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supposing when you're writing an article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you have to use language that's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00:17:13.679 --&gt; 00:17:18.720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understandable by everyone mhm special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00:17:20.120 --&gt; 00:17:31.000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words or expressions that are used by a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particular profession or group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00:17:26.079 --&gt; 00:17:31.000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profession means job okay uhhuh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00:17:35.840 --&gt; 00:17:45.160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it means you need to use simple language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that everyone can understand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00:17:41.520 --&gt; 00:17:50.960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think big start broad think big then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narrow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00:17:47.160 --&gt; 00:17:56.880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small uh investigate look into the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harinu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00:17:53.240 --&gt; 00:18:01.600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site you might need to site meaning that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so when you're giving the background I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00:17:58.880 --&gt; 00:18:05.440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I'll actually show some articles okay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uh when you're reading the background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00:18:03.440 --&gt; 00:18:13.039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when you're uh describing the background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other people have done you actually uh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00:18:08.400 --&gt; 00:18:17.200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put a citation to their paper citation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citation is you put a in your references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00:18:15.520 --&gt; 00:18:22.480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you have all the papers right let's say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you have 10 references in your you have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00:18:19.600 --&gt; 00:18:29.360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10 references at the end 1 2 3 4 they'll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be numbered okay so supposing you say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00:18:25.360 --&gt; 00:18:32.360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that uh people have found that the sun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00:18:32.919 --&gt; 00:18:39.360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uh people have previously found that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the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00:18:40.840 --&gt; 00:18:47.520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sunrise and sunset does not happen near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the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00:18:44.600 --&gt; 00:18:51.760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poles okay okay so somebody is near the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south pole or north pole and then they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00:18:49.120 --&gt; 00:18:56.480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saw that the sun is just going around in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the sky and not there's no sunset or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00:18:54.240 --&gt; 00:19:01.280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sunrise okay somebody wrote a scientific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paper about it okay and then you're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00:18:58.720 --&gt; 00:19:05.679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saying in your background that the some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people people have found that sunrise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00:19:03.360 --&gt; 00:19:10.960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and sunset does not happen near the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north pole or the south pole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00:19:07.960 --&gt; 00:19:16.240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okay and then you add the number in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brackets you'll add the number to their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00:19:13.520 --&gt; 00:19:22.000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paper and your references okay so in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your uh description you have this I'll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00:19:19.120 --&gt; 00:19:22.000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just show you a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00:19:23.320 --&gt; 00:19:35.559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paper color i let's take any paper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okay okay let's see my paper maybe a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00:19:31.919 --&gt; 00:19:43.760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paper yeah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so let's say some paper okay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00:19:40.679 --&gt; 00:19:49.200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so let's go here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this is with some other group okay so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00:19:46.000 --&gt; 00:19:54.160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this is a paper this is this is the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title these are the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00:19:51.000 --&gt; 00:19:58.160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authors okay then if you see this is the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introduction right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00:19:55.919 --&gt; 00:20:01.679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so integrating two or more brain imaging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techniques so this is something this is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00:20:00.160 --&gt; 00:20:07.440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saying something about brain techniques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and then it cites these papers this is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00:20:04.240 --&gt; 00:20:14.080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one paper this is another paper it says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in this p in these papers this research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00:20:10.160 --&gt; 00:20:20.480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was done okay so that's called citing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those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00:20:15.320 --&gt; 00:20:20.480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papers okay then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00:20:21.960 --&gt; 00:20:33.000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uh h why what were we discussing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about your paper about the Yeah we were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00:20:29.039 --&gt; 00:20:33.000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reading something I think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00:20:34.720 --&gt; 00:20:42.240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so that's what it site means udaharinu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so given example uh it's not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00:20:42.600 --&gt; 00:20:47.919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meaning like point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00:20:48.120 --&gt; 00:20:51.120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00:20:52.440 --&gt; 00:21:02.240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examples or other work okay they're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pointing so in this paper they have uh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00:20:58.799 --&gt; 00:21:02.240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done this research like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00:21:02.919 --&gt; 00:21:12.400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that avoid vague terms unclear so we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cannot just say something that's not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00:21:10.559 --&gt; 00:21:18.559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very clear to people when they're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reading like an example would be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00:21:18.919 --&gt; 00:21:23.320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uh I used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00:21:24.799 --&gt; 00:21:36.000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uh a colored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pencil i used a color and mixed it with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00:21:31.159 --&gt; 00:21:40.799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uh uh red color i mixed red color with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another color and I got yellow if I said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00:21:39.039 --&gt; 00:21:45.760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that do you know which other color I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mixed no so that's like weighing right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00:21:43.200 --&gt; 00:21:51.760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and I say another color i have to say I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mixed red with what green and then got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00:21:49.280 --&gt; 00:21:57.840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yellow do we get yellow if you mix red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and green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00:21:53.679 --&gt; 00:22:04.559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um I think so yeah we may get Yeah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depending on how you mix right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00:22:01.880 --&gt; 00:22:09.360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uh etc you can use subheadings to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organize different parts of your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00:22:06.760 --&gt; 00:22:13.679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procedure plan growth conditions i mean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you can also we talked about different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00:22:11.039 --&gt; 00:22:16.240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sections right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just the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00:22:18.360 --&gt; 00:22:26.679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facts fact mean like the main things you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just state what you found okay yeah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00:22:23.280 --&gt; 00:22:29.679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there was one more comment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00:22:29.880 --&gt; 00:22:35.720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dot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okay that's all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00:22:38.360 --&gt; 00:22:47.600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so maybe should we separate these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out explain how scientific articles are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00:22:49.400 --&gt; 00:22:58.799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published this is called peer review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okay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00:22:55.080 --&gt; 00:22:58.799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then let's make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00:23:01.640 --&gt; 00:23:09.240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another okay what are some problems with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reproducibility in scientific research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00:23:21.679 --&gt; 00:23:27.200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explain different sections of a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scientific paper in detail and how to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00:23:24.559 --&gt; 00:23:27.200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write those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00:23:27.400 --&gt; 00:23:33.559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sections okay so we'll make these into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three separate documents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00:23:34.200 --&gt; 00:23:46.760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why because you it's easier for you then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so see these headings 1 2 these are like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00:23:41.120 --&gt; 00:23:55.280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different steps okay 3 4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5 So let's go here i just copy two three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00:23:53.600 --&gt; 00:24:01.919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so what are the different things that we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were talking uh we were learning about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00:23:58.559 --&gt; 00:24:08.960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one is the how scientific articles are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published the review process right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00:24:05.760 --&gt; 00:24:13.919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yes then we t learned about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reproducibility in scientific research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00:24:11.200 --&gt; 00:24:19.279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and problems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okay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00:24:16.000 --&gt; 00:24:19.279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what are the problems with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00:24:21.799 --&gt; 00:24:25.760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reproducibility so let's go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00:24:28.760 --&gt; 00:24:34.120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to So let's rename this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00:24:37.240 --&gt; 00:24:43.039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rename problems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with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00:24:43.400 --&gt; 00:24:49.440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reproducibility in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scientific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00:24:52.200 --&gt; 00:24:59.640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research let's see so I'll delete all of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this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00:25:05.440 --&gt; 00:25:09.200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okay problems with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00:25:12.279 --&gt; 00:25:19.120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reproducibility and explain different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sections of the scientific paper in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00:25:15.919 --&gt; 00:25:19.120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detail and how to write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00:25:23.240 --&gt; 00:25:34.880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this and then okay we have one more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thing what was this how to make research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00:25:31.679 --&gt; 00:25:34.880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available openly to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00:25:38.760 --&gt; 00:25:44.559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everyone answer the same question in the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language of 10 year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00:25:42.279 --&gt; 00:25:48.559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old how much of existing scientific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research is reproducible so problems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00:25:47.039 --&gt; 00:25:54.520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with reproducibility in scientific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research okay so this is the second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00:25:51.520 --&gt; 00:25:54.520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thing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00:25:54.840 --&gt; 00:26:02.440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here okay I need to copy this one more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00:25:59.440 --&gt; 00:26:02.440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00:26:05.919 --&gt; 00:26:14.880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so this is done peer review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process then reproducibility in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00:26:12.320 --&gt; 00:26:14.880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scientific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00:26:14.919 --&gt; 00:26:21.640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then okay this is all problems with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00:26:20.120 --&gt; 00:26:26.640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reproducibility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right okay this is also still the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00:26:29.240 --&gt; 00:26:37.760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same then explain different sections of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a scientific paper in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00:26:38.600 --&gt; 00:26:46.799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detail these are the different sections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then once you have your scientific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00:26:44.000 --&gt; 00:26:46.799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research you want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00:26:47.000 --&gt; 00:26:58.400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to you want to share it with everyone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make it accessible to everyone right so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00:26:53.400 --&gt; 00:27:06.520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this let's call it how to write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different section how to write a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00:27:00.320 --&gt; 00:27:10.600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scientific paper how to write a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scientific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00:27:09.080 --&gt; 00:27:13.600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paper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different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00:27:15.320 --&gt; 00:27:29.080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sections okay mhm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then you have to rename this copy to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00:27:24.880 --&gt; 00:27:29.080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which one yeah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00:27:30.400 --&gt; 00:27:36.880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how to write scientific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paper how they're published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00:27:34.640 --&gt; 00:27:44.400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reproducibility in research and then the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last one is how to make it openly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00:27:40.159 --&gt; 00:27:44.400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accessible to everyone right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00:28:00.880 --&gt; 00:28:06.559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how to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make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00:28:06.679 --&gt; 00:28:09.679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scientific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00:28:11.559 --&gt; 00:28:17.120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available to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00:28:18.760 --&gt; 00:28:23.720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everyone okay mhm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00:28:23.760 --&gt; 00:28:30.679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scientific research available to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everyone so this is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00:28:28.919 --&gt; 00:28:35.600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that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okay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00:28:32.279 --&gt; 00:28:40.840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so now what what's the first one among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all of these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00:28:37.520 --&gt; 00:28:47.159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how to write a site with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dot i think you have to delete the copy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00:28:43.760 --&gt; 00:28:54.320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the first one I think it'll be it'll go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away it'll get updated automatically see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00:28:51.120 --&gt; 00:28:59.039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yeah so what's the first one let's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rename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00:28:56.039 --&gt; 00:28:59.039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these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00:29:00.600 --&gt; 00:29:09.360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uh actually let's do it in the same way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that we did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00:29:06.279 --&gt; 00:29:15.760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1 or should we make it zero because this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is always important right outside of the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00:29:12.080 --&gt; 00:29:20.720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class also 0.1 is how scientific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articles are published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00:29:18.159 --&gt; 00:29:28.000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mhm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and then we also need to know problems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00:29:23.679 --&gt; 00:29:28.000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with reproducibility let's call it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00:29:28.360 --&gt; 00:29:36.640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0.2 okay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then how so once you understand these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00:29:34.480 --&gt; 00:29:42.919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are the problems we keep that in mind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and then we write our scientific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00:29:38.919 --&gt; 00:29:42.919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papers okay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00:29:43.559 --&gt; 00:29:48.159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then this is the No this is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00:29:48.200 --&gt; 00:30:00.159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0.3 right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then once you you also want to make sure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00:29:55.600 --&gt; 00:30:00.159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it's available to everyone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00:30:05.159 --&gt; 00:30:11.960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0.4 okay so today we have to learn a few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more things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00:30:12.679 --&gt; 00:30:25.000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uh where is it over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here actually let's check if all of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00:30:21.480 --&gt; 00:30:28.559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these are shown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correctly explain how scientific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00:30:27.120 --&gt; 00:30:34.480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articles are published peer review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process etc okay mhm yeah how to make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00:30:32.320 --&gt; 00:30:39.360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research and then I I have to I did not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delete the rest of it in this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00:30:37.679 --&gt; 00:30:45.720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what are some problems with reproduce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from here onwards we put it in the other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00:30:42.080 --&gt; 00:30:45.720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documents right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00:30:47.679 --&gt; 00:30:56.640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why is peer review important so this is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just the peer review process this is the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00:30:52.399 --&gt; 00:30:59.480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first talk one second one is what are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some problems with reproducibility in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00:30:58.399 --&gt; 00:31:04.840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scientific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research so I'll give you some exercises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00:31:01.919 --&gt; 00:31:11.440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today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okay i answer the same question again in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00:31:08.159 --&gt; 00:31:16.159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the language of a 10 year old okay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so this is fine then what's the third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00:31:13.600 --&gt; 00:31:19.440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one how to write explain different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sections of scientific paper in detail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00:31:17.600 --&gt; 00:31:25.360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and how to write those sections so if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you want to write a paper this is what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00:31:22.640 --&gt; 00:31:30.480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it is the these are the sections that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you will have in your paper a poster is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00:31:27.919 --&gt; 00:31:36.360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also kind of similar but for poster you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can organize them in different ways okay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00:31:33.600 --&gt; 00:31:41.960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just make it easier for people to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understand then you also want to make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00:31:39.279 --&gt; 00:31:49.720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your research openly available to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everyone okay so these are the topics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00:31:45.440 --&gt; 00:31:49.720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that we learned in last class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00:31:50.279 --&gt; 00:31:56.000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now sizes types read article now let's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00:31:57.480 --&gt; 00:32:05.360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actually it's not enough that you are uh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writing articles right but before you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00:32:03.200 --&gt; 00:32:09.760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even start working on your research you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want to know what others have done what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00:32:07.279 --&gt; 00:32:14.000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has already been found out in this topic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right we don't have to do the same thing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00:32:11.679 --&gt; 00:32:17.240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that people already have done several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times before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00:32:19.720 --&gt; 00:32:25.480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so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explain how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00:32:25.840 --&gt; 00:32:32.679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uh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how a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00:32:30.519 --&gt; 00:32:39.240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15year-old could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00:32:34.679 --&gt; 00:32:46.679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scientific articles on various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topics that he may or may not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00:32:43.960 --&gt; 00:32:54.360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be familiar familiar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with what are the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00:32:51.360 --&gt; 00:32:54.360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00:32:54.480 --&gt; 00:32:58.000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explain step by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00:32:59.080 --&gt; 00:33:09.240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step how a scient 15year-old could read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scientific articles on various topics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00:33:04.480 --&gt; 00:33:09.240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that he may or may not be familiar with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00:33:13.919 --&gt; 00:33:23.600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let's see what it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says okay so you want to dive into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00:33:18.720 --&gt; 00:33:23.600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finding articles approaching the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00:33:23.960 --&gt; 00:33:32.159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article okay okay so you want to dive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into the world of scientific articles so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00:33:29.360 --&gt; 00:33:36.080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suppose you want to learn uh you want to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read scientific articles on any topic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00:33:34.399 --&gt; 00:33:43.600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right supposing you want to read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scientific articles on maps okay or on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00:33:40.159 --&gt; 00:33:48.640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anything else that's awesome so it can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seem a bit intimidating intimidating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00:33:45.760 --&gt; 00:33:55.279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means it may feel like it's a difficult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thing okay difficult scary at first but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00:33:52.799 --&gt; 00:34:01.600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here is a step-by-step guide to help you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navigate them navigate means like how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00:33:57.760 --&gt; 00:34:05.200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you go uh through this process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even if you're not an expert on the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00:34:03.279 --&gt; 00:34:10.159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topic finding articles first you have to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find the articles right start with what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00:34:07.760 --&gt; 00:34:14.399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you know and what interests you if you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are curious about black holes black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00:34:12.399 --&gt; 00:34:20.560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holes are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uh certain objects in the space okay and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00:34:18.399 --&gt; 00:34:25.760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they attract everything inside they suck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everything inside it's like a vacuum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00:34:23.440 --&gt; 00:34:31.839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vacuum cleaner sucks everything right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black hole if anything goes near it it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00:34:27.839 --&gt; 00:34:37.720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goes inside how it's very uh it's it has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a very strong attraction where is it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00:34:34.960 --&gt; 00:34:43.040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they're not close to us they're far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away in space if you're curious about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00:34:41.040 --&gt; 00:34:47.040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bell black holes search for scientific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articles black holes or research paper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00:34:45.119 --&gt; 00:34:50.560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black holes adding terms like simple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explanation for beginners can sometimes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00:34:48.879 --&gt; 00:34:54.960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lead to more accessible articles though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they might be less formal research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00:34:52.159 --&gt; 00:35:00.720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papers use reliable search engines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google Scholar is specifically for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00:34:58.000 --&gt; 00:35:05.200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scientific literature so you use Google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search normally right if you search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00:35:02.720 --&gt; 00:35:09.520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something here it goes to Google search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but there is a website called scholars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00:35:07.599 --&gt; 00:35:14.320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scholar means scientific scholar people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who are doing research here if you go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00:35:12.079 --&gt; 00:35:16.720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it'll give scientific articles let's say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black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00:35:17.720 --&gt; 00:35:26.800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holes whatever okay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uh uh black holes and then these are all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00:35:24.079 --&gt; 00:35:31.960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scientific articles on black holes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exploring black holes if you go here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00:35:33.480 --&gt; 00:35:40.760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uh this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is they say this is a book i think it's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00:35:38.320 --&gt; 00:35:46.880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not a scientific article i think it's a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book i don't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00:35:42.839 --&gt; 00:35:51.160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know oh we clicked on this one right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it's a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00:35:47.880 --&gt; 00:35:58.560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book okay and this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is a black a paper on black holes okay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00:35:56.800 --&gt; 00:36:05.119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so this is the title these are the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authors this is the abstract and then it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00:36:02.640 --&gt; 00:36:10.320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seems I have access maybe it's an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open-source article so everybody can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00:36:07.119 --&gt; 00:36:16.160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read this some article they they ask you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to pay or if you have a university login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00:36:14.240 --&gt; 00:36:19.920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if you work at a university if you're a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student in a university you can login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00:36:17.839 --&gt; 00:36:27.000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through the university and then you'll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be able to read so here what do they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00:36:22.800 --&gt; 00:36:27.000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have there's an introduction section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00:36:28.839 --&gt; 00:36:36.640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okay and then here you see so here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they're saying something about black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00:36:33.920 --&gt; 00:36:42.000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holes and then they put in brackets two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right so two means the second reference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00:36:40.320 --&gt; 00:36:47.440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in their references in the list of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references this is the second one so the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00:36:44.480 --&gt; 00:36:53.280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second paper is talking about this topic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so that's this article so if you go here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00:36:51.599 --&gt; 00:36:59.400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these are the references this is at the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end so the second one that's what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00:36:55.680 --&gt; 00:37:08.079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they're pointing to okay and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then uh they're describing all of this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00:37:04.359 --&gt; 00:37:12.680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then they have other things you can so I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explained about different sections right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00:37:10.240 --&gt; 00:37:16.880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sometimes you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have different things okay other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00:37:15.520 --&gt; 00:37:25.000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sections where they describe about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different topics or it could be I think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00:37:20.000 --&gt; 00:37:29.560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this is more of a theoretical uh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paper they probably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00:37:35.880 --&gt; 00:37:41.440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uh this is more of a theoretical paper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that's also something that we'll learn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00:37:39.920 --&gt; 00:37:46.480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today different types of scientific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articles okay here they're not doing any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00:37:44.880 --&gt; 00:37:50.160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actual experiments they're not looking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at black holes because they're not black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00:37:48.079 --&gt; 00:37:54.640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holes are not near us right yes you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cannot reach them and experiment with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00:37:52.079 --&gt; 00:37:58.800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them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so but they can do other things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00:37:56.640 --&gt; 00:38:05.599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mathematical analysis and all they can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do okay so can they go in space and then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00:38:02.720 --&gt; 00:38:11.119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throw a they can get a rock at the No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it's not near we It's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00:38:08.119 --&gt; 00:38:15.280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not at a point where we can reach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they're so far away it'll take like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00:38:13.200 --&gt; 00:38:21.680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thousands millions of years to go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millions billions of years to go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00:38:18.680 --&gt; 00:38:27.359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there even if you go in a rocket they're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that far away okay a solar system and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00:38:25.200 --&gt; 00:38:31.839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then at the end they have it's not just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solar system right it's not in solar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00:38:29.440 --&gt; 00:38:38.400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system it's away from solar system it's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in other galaxies and I mean it's in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00:38:35.240 --&gt; 00:38:44.960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other planet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it's in the galaxy like Milky Way galaxy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00:38:40.720 --&gt; 00:38:51.839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i think it'll have a black hole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it's a vir how do I know where is it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00:38:48.960 --&gt; 00:38:56.240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it's it's some somewhere far away that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we cannot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00:38:53.320 --&gt; 00:39:01.040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reach okay so these are the diff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different things so that's how you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00:38:57.520 --&gt; 00:39:05.599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search for a scientific article and then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look for open access articles as we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00:39:03.280 --&gt; 00:39:09.119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talked about these are free to read when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you search on Google Scholar you might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00:39:07.200 --&gt; 00:39:14.640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see a PDF link on the right which often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means it's open access explore reputable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00:39:12.160 --&gt; 00:39:19.119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science news websites like science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sometimes uh some of these scientific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00:39:16.960 --&gt; 00:39:23.440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articles for example this article is not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so easy for you to understand right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00:39:21.520 --&gt; 00:39:29.200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there are equations and all these things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that you don't know but what you can do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00:39:26.079 --&gt; 00:39:34.599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is sometimes people write a a news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article about this research when it's a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00:39:32.160 --&gt; 00:39:39.800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news article it's written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for normal people to read and understand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00:39:37.920 --&gt; 00:39:45.119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so you can look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for science news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00:39:42.280 --&gt; 00:39:48.720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websites and they often summarize recent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scientific articles in a more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00:39:46.640 --&gt; 00:39:54.960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understandable way and usually provide a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link to the original paper if you want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00:39:50.240 --&gt; 00:39:57.920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to dig deeper okay so uh approaching the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article don't try to understand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00:39:56.400 --&gt; 00:40:01.960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everything at once when you're reading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an article for example if I have to read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00:40:00.079 --&gt; 00:40:09.280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this article I have no idea about black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holes what will I try to do first i'll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00:40:05.440 --&gt; 00:40:13.520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try and read this title what's a black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hole you don't know what a black hole is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00:40:11.200 --&gt; 00:40:18.480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right just look up what a black hole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means search Google for black hole black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00:40:16.560 --&gt; 00:40:23.440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holes are regions in space with such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strong gravity that nothing not even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00:40:20.480 --&gt; 00:40:28.240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light can escape them so anything that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goes near it gets absorbed that's what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00:40:26.000 --&gt; 00:40:35.440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you understand that part you're able to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understand right in simple way fuz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00:40:32.079 --&gt; 00:40:42.720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proposal what's a fuzball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a ball of fuzz what's fuzz fluffy or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00:40:38.960 --&gt; 00:40:52.240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frizzy mass of hair or fiber okay so a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fuzz ball is like a ball of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00:40:46.599 --&gt; 00:40:52.240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hair right search Google for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00:40:52.359 --&gt; 00:41:01.839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fuzball images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it's kind of like this I think see if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00:40:58.240 --&gt; 00:41:07.920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you have a bunch of hair and it's uh put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together like a ball it looks like this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00:41:04.079 --&gt; 00:41:15.440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right yes so they're saying a fuzball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proposal proposal means like a plan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00:41:12.200 --&gt; 00:41:21.680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like So they're saying a black hole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could be like a fuzz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00:41:18.119 --&gt; 00:41:27.040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ball maybe it's not like an actual ball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it's like a fuzz ball like a hairy that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00:41:25.119 --&gt; 00:41:32.880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ball that we just saw maybe it's like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this I think that's what this paper is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00:41:29.560 --&gt; 00:41:37.760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proposing proposing means they're saying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uh they're coming up with a new idea so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00:41:35.599 --&gt; 00:41:43.359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that's what it's saying okay so first we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have to understand the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00:41:39.720 --&gt; 00:41:48.800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title start with the title and abstract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that's the most important thing so I I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00:41:45.440 --&gt; 00:41:53.200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try to understand the title right next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I'll try to understand the whole of the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00:41:51.040 --&gt; 00:41:57.520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abstract this is the main research arch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right this is the main summary of their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00:41:55.119 --&gt; 00:42:04.800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research I'll read this I'll try to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understand every single thing in this in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00:41:59.680 --&gt; 00:42:08.800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a way that's simple okay and then and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then I'll decide whether I want to read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00:42:06.560 --&gt; 00:42:13.520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the actual research or methods and all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of this okay if this does not interest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00:42:11.359 --&gt; 00:42:20.640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me I don't have to read the rest of the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article right so title is very important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00:42:17.440 --&gt; 00:42:27.119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to understand it and same with abstract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try to understand the whole of The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00:42:24.599 --&gt; 00:42:30.960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abstract these are your road map the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title tells you the main topic and the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00:42:29.119 --&gt; 00:42:35.520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abstract gives you a quick summary of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the research questions methods key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00:42:32.960 --&gt; 00:42:41.599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findings and conclusions abstract gives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you a quick summary of all of this right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00:42:39.359 --&gt; 00:42:44.800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read these carefully to see if the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article is relevant to what you're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00:42:43.200 --&gt; 00:42:49.280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interested in and if it seems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understandable enough to tackle so we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00:42:47.200 --&gt; 00:42:54.800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have to read these carefully to see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whether this is what we want to learn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00:42:51.920 --&gt; 00:42:57.760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okay and whether it uh whether it's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something you'll be able to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00:43:02.440 --&gt; 00:43:11.040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understand so then read the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introduction so the introduction is also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00:43:08.240 --&gt; 00:43:16.720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very important why introduction gives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you a background about everything right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00:43:13.920 --&gt; 00:43:21.599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a background about black black holes and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everything that's known so far so let's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00:43:19.119 --&gt; 00:43:26.800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see the physics of black holes has been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at the center stage of theoretical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00:43:23.440 --&gt; 00:43:32.079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physics for over 30 years as black holes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this was in which year so this was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00:43:28.800 --&gt; 00:43:36.760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published in so here it says which year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it was published in 2008 yeah october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00:43:34.960 --&gt; 00:43:43.680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okay so that's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almost how many years 17 years ago okay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00:43:40.640 --&gt; 00:43:48.319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so then they're saying it has been so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for almost 30 years people have been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00:43:45.599 --&gt; 00:43:55.599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studying black holes and other thing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like in detail so 30 + 17 now right as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00:43:53.440 --&gt; 00:44:00.240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black holes raise puzzles that directly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challenge many cherished fundamental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00:43:57.599 --&gt; 00:44:04.960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physical properties such as unitarity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and locality i don't know what these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00:44:02.480 --&gt; 00:44:08.640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mean okay and this is all part of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physics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00:44:06.800 --&gt; 00:44:14.440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defining questions in this area have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been why does a black hole have entropy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00:44:11.200 --&gt; 00:44:20.720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proportional to its hor horizon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area you don't know what this means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00:44:16.960 --&gt; 00:44:25.040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right entropy horizon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proportional proportional you don't know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00:44:22.800 --&gt; 00:44:30.960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what this means is there information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lost because of black holes how does one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00:44:28.160 --&gt; 00:44:35.160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resolve space-time singularity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so if we are talking because this is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00:44:33.119 --&gt; 00:44:39.280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physics and more complicated maths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involved those type of articles are more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00:44:37.520 --&gt; 00:44:43.960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difficult to read unless you know that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mathematics for example if I'm talking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00:44:41.839 --&gt; 00:44:48.960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uh powers of numbers and prime numbers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00:44:46.880 --&gt; 00:44:54.440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and other things how you can use uh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certain properties of prime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00:44:51.640 --&gt; 00:44:58.240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numbers to create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passwords unless you know prime number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00:44:56.880 --&gt; 00:45:02.960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you'll not be able to understand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anything else right yeah so that's why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00:45:00.160 --&gt; 00:45:07.280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mathemat Mathemat papers on mathematics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papers that use a lot of mathematics are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00:45:04.960 --&gt; 00:45:13.839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difficult to understand whereas papers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on biology for example are somewhat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00:45:10.800 --&gt; 00:45:18.720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easier to follow once you understand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like how the articles are generally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00:45:15.960 --&gt; 00:45:24.839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organized because for example if I say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amigdala you don't know what that means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00:45:21.119 --&gt; 00:45:29.839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right but if you just look up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amigdala it says amydala is a small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00:45:27.920 --&gt; 00:45:34.800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almond shaped structure inside your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brain it's easy to understand right it's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00:45:32.160 --&gt; 00:45:39.280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a small part of the brain it's part of a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larger network in your brain called the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00:45:36.480 --&gt; 00:45:43.920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lyic system okay it's a part of the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brain called lyic system and amydala is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00:45:41.599 --&gt; 00:45:47.200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inside this part when it comes to your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survival your amigdala and lyic system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00:45:45.599 --&gt; 00:45:52.040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are extremely important they're very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important for us to survive for us to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00:45:49.040 --&gt; 00:45:56.280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live yes these automatically detect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danger do you understand this they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00:45:55.200 --&gt; 00:46:00.560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detect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danger danger means like for example you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00:45:59.119 --&gt; 00:46:06.000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are an animal you're living in the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forest and suddenly you smell a tiger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00:46:04.319 --&gt; 00:46:13.280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animals have like many animals have good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sense of smell you smell a tiger or you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00:46:09.440 --&gt; 00:46:18.599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hear the uh roar of a tiger then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amigdala immediately responds to that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00:46:17.200 --&gt; 00:46:25.920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it immediately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recognizes that that the that the roar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00:46:22.319 --&gt; 00:46:30.480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is that of a tiger okay and then you run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away right otherwise you'll be dead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00:46:28.800 --&gt; 00:46:35.359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right so that's the part that's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controlling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00:46:32.800 --&gt; 00:46:39.839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uh this behavior okay so it's protecting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you from danger it senses when there is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00:46:37.680 --&gt; 00:46:45.280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danger are you able to understand this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yes right this uh so these kind of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00:46:42.800 --&gt; 00:46:50.480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things are easier to understand whereas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when it's uh when there's lot of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00:46:48.280 --&gt; 00:46:54.560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mathematics it's not always easy to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understand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00:46:52.599 --&gt; 00:47:00.240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okay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so for example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00:46:56.480 --&gt; 00:47:05.440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uh when I was in my PhD my background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was not in biology okay I did not know I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00:47:03.200 --&gt; 00:47:10.640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did not study biology before that before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joining PhD biology biology mean like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00:47:08.079 --&gt; 00:47:16.800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about body parts brain all these I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studied more mathematical things more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00:47:13.680 --&gt; 00:47:23.280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more like phys computers and then some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mathematics also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00:47:18.359 --&gt; 00:47:26.880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okay so in our classes for neuroscience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We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00:47:24.200 --&gt; 00:47:30.960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had some most of the topics were biology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related but I was able to follow I could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00:47:28.720 --&gt; 00:47:34.839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just look up about different parts of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the brain but when there was research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00:47:33.599 --&gt; 00:47:40.400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uh when there was research relate that's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00:47:37.920 --&gt; 00:47:44.160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more mathematical I could follow because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I knew the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00:47:41.560 --&gt; 00:47:47.920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mathematics but there are people who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only studied biology before for them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00:47:46.160 --&gt; 00:47:53.680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it'll be difficult to follow the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mathematics part of it right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00:47:51.200 --&gt; 00:47:58.720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so I mean there are like pros and cons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but in general like mathematical papers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00:47:56.640 --&gt; 00:48:03.640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are more difficult to follow unless you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know the mathematics others like for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00:48:00.800 --&gt; 00:48:10.000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example if you people are talking about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history you can read it right we may not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00:48:06.560 --&gt; 00:48:15.079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know that part but it may be generally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somewhat easier to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00:48:12.440 --&gt; 00:48:19.200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follow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okay read this carefully to see if the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00:48:17.680 --&gt; 00:48:22.880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article is relevant okay then the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introduction gives you some background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00:48:20.640 --&gt; 00:48:26.800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on the topic it should also state the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specific question the scientists were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00:48:24.400 --&gt; 00:48:31.200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trying to answer or their hypothesis so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introduction gives you a background and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00:48:28.880 --&gt; 00:48:34.800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then it also tells you what they are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trying to answer their question right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00:48:33.119 --&gt; 00:48:39.800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and what's the hypothesis that they are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going to test this can help you get to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00:48:37.839 --&gt; 00:48:44.640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get a better grasp of the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context then skip to the conclusion if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00:48:42.960 --&gt; 00:48:49.520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the methods and results sections look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too technical at first jump to the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00:48:46.480 --&gt; 00:48:54.599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conclusion what they're saying is go to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the conclusion and then uh see again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00:48:52.640 --&gt; 00:48:59.440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there is the main summary right main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findings so this section usually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00:48:57.200 --&gt; 00:49:02.880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summarize the main findings in a more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accessible way and discusses their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00:49:01.000 --&gt; 00:49:07.920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implication and what are the main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findings and what does it mean like the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00:49:04.960 --&gt; 00:49:11.200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meth uh discussion part understanding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the conclusion first can give you a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00:49:09.520 --&gt; 00:49:16.880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framework for going back to the more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detailed parts then tackling the tricky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00:49:15.040 --&gt; 00:49:21.920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parts methods and results are usually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the difficult part to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00:49:19.000 --&gt; 00:49:25.559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follow don't get bogged down in every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detail of the methods you don't need to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00:49:23.760 --&gt; 00:49:31.280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understand every single part of the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methods for example I I mean here they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00:49:29.040 --&gt; 00:49:36.160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don't have a separate section saying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methods but it's essentially it's more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00:49:33.920 --&gt; 00:49:41.839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like a theoretical paper so these are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the methods some methods that they're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00:49:37.520 --&gt; 00:49:41.839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using holographic methods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00:49:41.960 --&gt; 00:49:50.480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generalities I don't know what else two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charge system so they're describing all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00:49:46.319 --&gt; 00:49:57.440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the mathematics of black holes I guess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and their theory and fuz balls and black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00:49:55.200 --&gt; 00:50:02.160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hole physics here they're describing why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they think it's fuzz balls and then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00:50:00.240 --&gt; 00:50:07.359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these are the conclusions so what will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we try if I have to read this paper I'll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00:50:04.880 --&gt; 00:50:12.000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try can read the title title I think we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understood right but abstract I don't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00:50:10.160 --&gt; 00:50:17.520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really uh we haven't even looked at it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we don't understand introduction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00:50:14.680 --&gt; 00:50:21.599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also I may be able to understand if I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read some of this okay i may have to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00:50:19.599 --&gt; 00:50:29.839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look up a few things but I'll probably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be able to understand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00:50:24.760 --&gt; 00:50:33.839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uh at least a general idea okay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but methods most likely I'll not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00:50:31.599 --&gt; 00:50:37.920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understand because I don't know what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what's going on here what type of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00:50:35.440 --&gt; 00:50:42.240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mathematics and everything but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conclusions will probably be able to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00:50:40.480 --&gt; 00:50:44.880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understand i'll probably be able to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understand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00:50:45.480 --&gt; 00:50:53.520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okay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see I have been uh studying for a lot of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00:50:51.280 --&gt; 00:50:58.000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time right I'll also not understand a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lot of papers so that's what I wanted to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00:50:55.520 --&gt; 00:51:03.040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show that when you look at a paper it's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okay if you don't understand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00:50:59.880 --&gt; 00:51:08.640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anything okay but we will try break it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down into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00:51:04.599 --&gt; 00:51:15.319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simple things and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uh try and understand like at least the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00:51:12.480 --&gt; 00:51:20.880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main part main findings of that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paper pay attention okay so don't get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00:51:18.960 --&gt; 00:51:24.319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bogged down in every detail of the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methods it means that you don't have to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00:51:22.640 --&gt; 00:51:28.240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try and understand every part of the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methods it's okay if you don't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00:51:26.160 --&gt; 00:51:33.920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understand pay attention to figures and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tables in the results this is the main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00:51:30.760 --&gt; 00:51:37.599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thing so in this paper for example they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don't have any figures and tables right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00:51:36.079 --&gt; 00:51:41.599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usually that's what happens when it's a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mathematical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00:51:39.160 --&gt; 00:51:46.000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paper that's why it becomes more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difficult to understand also it's all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00:51:43.520 --&gt; 00:51:51.520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equations so you cannot understand but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let's see another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00:51:47.559 --&gt; 00:51:58.280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paper okay I'll show you another paper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uh let's what topic let's talk about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00:51:55.960 --&gt; 00:52:02.640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amigdala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amigdala emotion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00:52:04.119 --&gt; 00:52:09.000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okay this is some paper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00:52:09.400 --&gt; 00:52:18.559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uh so here you see uh I have the they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have the title and then there is the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00:52:16.119 --&gt; 00:52:21.920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abstract and then this is a review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article there are different typ types of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00:52:20.480 --&gt; 00:52:27.599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articles that's something that we have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to learn today okay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00:52:25.520 --&gt; 00:52:31.359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what does review article i'll explain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i'll explain when we learn the types of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00:52:31.800 --&gt; 00:52:39.800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articles so for that paper I think it's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a paid article see it's a paid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00:52:38.200 --&gt; 00:52:45.440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article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uh so I don't have access to it they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00:52:42.640 --&gt; 00:52:53.680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only show the title and abstract so if I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pay for it then I can read the article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00:52:50.880 --&gt; 00:53:01.839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i'll start from there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but yeah so this this is ah here this is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00:52:58.960 --&gt; 00:53:06.720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open access okay so that's why I can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read even without logging in so this is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00:53:04.319 --&gt; 00:53:13.839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the title amigdala and emotion emotion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what is emotion like fear happiness all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00:53:10.720 --&gt; 00:53:19.680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of these are emotions right yes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so they're saying they're talking about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00:53:15.680 --&gt; 00:53:19.680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the relation between amydala and emotion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00:53:20.400 --&gt; 00:53:26.960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And then so I'll try and understand the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abstract the amygdala complex has long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00:53:25.520 --&gt; 00:53:33.359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been known as part of the neural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circuitry critical for emotion do you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00:53:30.160 --&gt; 00:53:38.960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understand this for a long time they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thought that amygdala amydala complex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00:53:35.599 --&gt; 00:53:43.240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mean like the part amigdala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uh is part of neural means like related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00:53:41.440 --&gt; 00:53:48.160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to brain like brain cells are called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neurons okay this is the neural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00:53:46.000 --&gt; 00:53:50.839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circuitry critical for emotion so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they're saying for a long time people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00:53:49.760 --&gt; 00:53:58.240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knew that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amydala is important for emotion okay so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00:53:55.280 --&gt; 00:54:02.319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you can understand this part right and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like that you will be able to understand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00:54:00.880 --&gt; 00:54:04.599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you just have to look up a few words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that you don't know you'll be able to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00:54:03.520 --&gt; 00:54:10.559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understand these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articles and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00:54:06.680 --&gt; 00:54:16.800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then let's see so this is the actual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article do they have any images they do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00:54:13.599 --&gt; 00:54:22.960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there are some images not much again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this is not so useful for what I was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00:54:19.200 --&gt; 00:54:22.960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trying to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00:54:26.200 --&gt; 00:54:30.079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explain brain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00:54:31.640 --&gt; 00:54:36.240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research or let's say rocket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00:54:36.760 --&gt; 00:54:44.599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research liquid propellant rocket this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is a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00:54:41.000 --&gt; 00:54:48.079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review rocket solid propellant rocket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research this is a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00:54:48.520 --&gt; 00:54:54.599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textbook fundamental problems in rocket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00:54:54.720 --&gt; 00:55:04.960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rocket propulsion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components okay so so do we okay there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00:55:02.319 --&gt; 00:55:09.599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are several images in this paper right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so in this paper what I'll do is I'll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00:55:06.800 --&gt; 00:55:14.160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read the title i'll read the abstract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and understand and then decide whether I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00:55:11.520 --&gt; 00:55:17.839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want to read this article and then if I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want to then I'll read the introduction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00:55:16.319 --&gt; 00:55:25.040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introduction points to all the previous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research that was done right then I'll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00:55:22.079 --&gt; 00:55:29.359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go directly into these images just go to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this image they're explaining something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00:55:27.520 --&gt; 00:55:33.760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and then usually results are all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explained in these tables and images so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00:55:31.599 --&gt; 00:55:36.800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just read the table what does it explain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and then there is a caption for the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00:55:35.440 --&gt; 00:55:42.119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table this called caption this is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explaining what the table is showing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00:55:38.640 --&gt; 00:55:46.119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uh-huh and same for this table there's a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caption okay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00:55:46.240 --&gt; 00:55:53.040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these are all And then there is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something else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00:55:50.079 --&gt; 00:56:01.520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and for figure two schematic of a simple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neuron model they're using a neuron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00:55:55.720 --&gt; 00:56:01.520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model for uh something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00:56:01.880 --&gt; 00:56:08.440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okay and then you read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this just try to understand the figures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00:56:07.119 --&gt; 00:56:15.160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that's how you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understand a paper okay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00:56:12.720 --&gt; 00:56:19.839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let's go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back don't pay attention to figures and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00:56:18.079 --&gt; 00:56:24.960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tables in the results so when you're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trying to understand the results don't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00:56:22.319 --&gt; 00:56:30.000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read through the whole section first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just try and understand the figures and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00:56:26.880 --&gt; 00:56:34.160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tables first then read the text in the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results section selectively then if you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00:56:32.319 --&gt; 00:56:38.240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want whichever you don't understand or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you want to understand in more detail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00:56:35.839 --&gt; 00:56:42.799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you read that in more detail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understanding the discussion this is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00:56:40.079 --&gt; 00:56:47.760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where things start to come together in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discussion the scientists explain what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00:56:44.720 --&gt; 00:56:51.920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their results mean okay focus on the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main interpretations what are the key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00:56:49.599 --&gt; 00:56:55.200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takeaways from their research look for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limitations and future directions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00:56:53.520 --&gt; 00:56:59.520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usually in the paper itself sometimes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you mention what are some problems that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00:56:57.440 --&gt; 00:57:05.440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you face during this research what are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some additional research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00:57:02.119 --&gt; 00:57:09.880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uh what is some research that you can do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later on to extend this research in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00:57:07.760 --&gt; 00:57:16.160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okay limitation means like uh for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00:57:13.640 --&gt; 00:57:20.640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example we cannot travel to every part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of the world right if we are looking at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00:57:18.319 --&gt; 00:57:25.520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sunrise and sunset we are studying we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can only do it from here or maybe we can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00:57:22.400 --&gt; 00:57:28.799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travel like a few miles around our house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but we cannot travel to every country in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00:57:27.119 --&gt; 00:57:32.880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the world and then see we cannot travel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to North Pole and South Pole and then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00:57:30.480 --&gt; 00:57:38.720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see what happens there right so those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are limitations of our study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00:57:36.720 --&gt; 00:57:42.799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building your own your understanding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over time don't expect to understand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00:57:41.040 --&gt; 00:57:46.799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everything perfectly on the first read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when you first read something you won't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00:57:44.640 --&gt; 00:57:52.000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be able to understand everything but at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least try to understand the title and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00:57:48.640 --&gt; 00:57:57.119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abstract and then introduction okay look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up unfamiliar words and concepts when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00:57:54.160 --&gt; 00:58:02.400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there is some word that you don't know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look up look up means like uh find out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00:57:59.440 --&gt; 00:58:06.559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its meaning read multiple articles on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the same topic on the same topic you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00:58:04.400 --&gt; 00:58:10.960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have to read different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uh papers talk about it you can also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00:58:09.040 --&gt; 00:58:16.359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talk about your research to others be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patient and persistent you have to be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00:58:14.160 --&gt; 00:58:21.040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patient patient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is uh don't give up just because you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00:58:19.440 --&gt; 00:58:25.520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don't understand i'm saying like I don't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understand this but if I have to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00:58:22.920 --&gt; 00:58:28.720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understand I'll spend a lot of time and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I'll try and understand all the ma i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00:58:27.359 --&gt; 00:58:31.839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don't know this mathematics okay there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are several different kinds of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00:58:30.319 --&gt; 00:58:37.599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mathematics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the two charge super symmetric d1 d5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00:58:34.319 --&gt; 00:58:41.680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super gravity solution is d s² dt²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whatever I don't understand anything in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00:58:39.359 --&gt; 00:58:50.480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this but if I have to understand I'll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sit I'll carefully try and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00:58:44.440 --&gt; 00:58:54.720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uh uh learn everything about it okay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in short when tackling a scientific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00:58:52.200 --&gt; 00:58:59.920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article find a relevant article through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reliable sources start with the title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00:58:57.200 --&gt; 00:59:04.400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and abstract to get the main idea read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the introduction for background jump to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00:59:02.319 --&gt; 00:59:07.720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the conclusion for the key takeaways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right introduction gives you background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00:59:06.160 --&gt; 00:59:12.640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conclusion will give you the main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findings focus on the visuals and main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00:59:10.160 --&gt; 00:59:18.400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points in the results for results just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look at the figures what do you do first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00:59:15.599 --&gt; 00:59:22.640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understand the title and abstract then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read the introduction then read the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00:59:20.319 --&gt; 00:59:27.839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conclusions what did they find out maybe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then just look at the figures okay that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00:59:25.760 --&gt; 00:59:33.200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makes it easier so it's much simpler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than reading the whole paper right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00:59:30.799 --&gt; 00:59:38.880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carefully read I mean the reason I'm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explaining all of this to you is when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00:59:35.520 --&gt; 00:59:42.880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you write a paper also you'll need to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follow the same thing so somebody else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00:59:41.040 --&gt; 00:59:48.760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reading your paper will read the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abstract first title first then abstract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00:59:46.400 --&gt; 00:59:53.359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okay then the conclusions and then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introduction okay so these are the main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00:59:51.040 --&gt; 00:59:57.440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things and then your main results you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need to convey in your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00:59:55.160 --&gt; 01:00:04.000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images and then you'll have a lot of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description in the text but that's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01:00:01.559 --&gt; 01:00:07.119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okay jump to the conclusions focus on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the visuals and main points in the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01:00:05.440 --&gt; 01:00:10.280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results carefully read the discussion to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understand the interpretation look up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01:00:08.559 --&gt; 01:00:14.880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unfamiliar terms and don't be afraid to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reread reread means you you can read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01:00:12.799 --&gt; 01:00:18.960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again and again read more articles on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the same topic over time you have got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01:00:17.200 --&gt; 01:00:22.160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this it's like learning a new language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it might seem tough at first but with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01:00:20.559 --&gt; 01:00:28.240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practice you'll become fluent in reading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the fascinating stories that science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01:00:24.599 --&gt; 01:00:33.680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tells okay uh-huh this is a very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01:00:29.640 --&gt; 01:00:39.599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topic now actually we'll do some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examples okay so it mentioned to read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01:00:37.839 --&gt; 01:00:45.160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news articles on that scientific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research right yes but now we don't need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01:00:42.720 --&gt; 01:00:51.000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news articles because AI has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developed so much it can summarize the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01:00:48.799 --&gt; 01:00:56.079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scientific article in a way that we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understand right we'll actually do that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01:00:53.520 --&gt; 01:01:01.599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for these papers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okay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01:00:57.559 --&gt; 01:01:08.240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mhm are we in the last version which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version can we go to another version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01:01:04.400 --&gt; 01:01:12.119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another proof version for this I think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that's I mean it's okay it keeps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01:01:10.319 --&gt; 01:01:18.720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changing it doesn't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matter so we have to make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01:01:15.720 --&gt; 01:01:18.720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another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01:01:20.119 --&gt; 01:01:25.640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article so I just copy this maybe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01:01:32.400 --&gt; 01:01:35.040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so from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01:01:40.200 --&gt; 01:01:49.680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here can read this it's it may sound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difficult okay but it won't be that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01:01:46.640 --&gt; 01:01:54.960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difficult once we uh get familiar with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this okay initially it may look does it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01:01:52.880 --&gt; 01:02:01.160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feel it's difficult or are you okay are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you able to follow what I'm saying um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01:01:57.839 --&gt; 01:02:06.960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about the no about like scientific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articles it may be a bit difficult but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01:02:05.280 --&gt; 01:02:10.160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right now we are not understanding any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article right I'm just saying what are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01:02:08.640 --&gt; 01:02:16.480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the different sections in an article and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how to read it right I'm not asking you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01:02:12.400 --&gt; 01:02:16.480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to read an article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01:02:18.760 --&gt; 01:02:23.599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right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this and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01:02:33.799 --&gt; 01:02:37.799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Okay okay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01:02:39.200 --&gt; 01:02:46.960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explain step by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step how you could read scientific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01:02:43.920 --&gt; 01:02:51.160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articles on various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sir are there any book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01:02:52.960 --&gt; 01:03:00.480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um everything is good okay so how to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read scientific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01:03:01.880 --&gt; 01:03:11.480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articles I mean the number may not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really make sense it's okay okay Okay I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01:03:07.359 --&gt; 01:03:11.480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think can keep two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01:03:11.640 --&gt; 01:03:15.640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scientific articles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01:03:20.880 --&gt; 01:03:29.760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this number actually doesn't make sense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no it the reason I'm putting zero point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01:03:26.319 --&gt; 01:03:35.640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is so that they'll all be at first and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they're not related to one particular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01:03:31.520 --&gt; 01:03:42.280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class right they'll always be useful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so this part you understood right mhm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01:03:39.760 --&gt; 01:03:47.119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the next part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is what are the types of scientific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01:03:48.760 --&gt; 01:03:57.839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articles let's go here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what are the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01:03:54.839 --&gt; 01:03:57.839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different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01:04:00.280 --&gt; 01:04:08.280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types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of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01:04:04.280 --&gt; 01:04:08.280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scientific articles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01:04:09.440 --&gt; 01:04:14.640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explain 15 year old yeah that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01:04:15.319 --&gt; 01:04:19.039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explain 50 year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01:04:21.000 --&gt; 01:04:29.760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old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like review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01:04:26.119 --&gt; 01:04:34.400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articles okay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what are the different types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01:04:35.240 --&gt; 01:04:47.680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of scientific research and types of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scientific research and types of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01:04:43.799 --&gt; 01:04:53.720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scientific articles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okay there are different types like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01:04:50.240 --&gt; 01:04:53.720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review articles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01:04:57.799 --&gt; 01:05:01.799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uh theoretical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01:05:20.760 --&gt; 01:05:27.640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theoretical mathematical I mean that's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also theoretical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01:05:25.200 --&gt; 01:05:30.640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uh or you could have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comput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01:05:32.920 --&gt; 01:05:35.920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computational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01:05:35.960 --&gt; 01:05:39.960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modeling experimental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01:05:40.720 --&gt; 01:05:43.440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etc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01:05:47.079 --&gt; 01:05:54.079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okay let's break down the different ways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scientists do research and the different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01:05:52.480 --&gt; 01:05:57.839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kind of articles they write to share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their findings all in a way that makes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01:05:55.760 --&gt; 01:06:01.920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sense for a 15year-old types of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scientific research different ways to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01:05:59.799 --&gt; 01:06:05.440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investigate imagine scientists as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detectives trying to solve mysteries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01:06:03.599 --&gt; 01:06:12.319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about the world they use different tools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and approaches okay so this is about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01:06:08.799 --&gt; 01:06:15.440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scientific research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okay this is good i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01:06:16.119 --&gt; 01:06:24.079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think theoretical research brainstorming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and building ideas what is it this is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01:06:22.240 --&gt; 01:06:27.599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like sitting down and thinking deeply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about how things work theoretical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01:06:25.839 --&gt; 01:06:31.920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scientists develop new ideas concepts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and explanations about the world often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01:06:29.760 --&gt; 01:06:36.960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using logic and existing knowledge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theoretical research is when you are not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01:06:34.559 --&gt; 01:06:43.480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doing any actual experiments okay we are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just sitting here and like thinking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01:06:40.240 --&gt; 01:06:50.079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about it and just coming up with good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ideas okay and then you can uh use some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01:06:47.839 --&gt; 01:06:54.400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logical explanations like you learned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about logic where did you learn like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01:06:51.760 --&gt; 01:07:00.000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boolean logic right if this is correct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that has to be correct if this is wrong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01:06:57.039 --&gt; 01:07:05.280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that is wrong those kind of logic okay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uh-huh that's theoretical research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01:07:02.799 --&gt; 01:07:08.640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mathematical research this uses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mathematical principles and tech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01:07:06.960 --&gt; 01:07:14.319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techniques to explore relationships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patterns and structures so for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01:07:12.200 --&gt; 01:07:21.839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example we learned about ma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multiplication right how you multiply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01:07:17.200 --&gt; 01:07:26.799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three-digit numbers okay we learned that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but then I also explained to you using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01:07:24.240 --&gt; 01:07:32.440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the properties of numbers why this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process works yes right associative law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01:07:30.400 --&gt; 01:07:38.039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that's like more mathematical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understanding of this technique okay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01:07:35.760 --&gt; 01:07:42.960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mathematical research is usually like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that okay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01:07:40.559 --&gt; 01:07:47.160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yes it can be used to describe and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predict how things behave in the real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01:07:44.640 --&gt; 01:07:54.240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world or to explore abstract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concepts abstract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01:07:49.720 --&gt; 01:07:58.559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means like ideas uh-huh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example developing developing new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01:07:56.640 --&gt; 01:08:04.000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statistical methods to analyze large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data sets if you have a large data set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01:08:01.200 --&gt; 01:08:10.240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statistical methods means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uh like there's a kind of mathematics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01:08:07.319 --&gt; 01:08:15.839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okay to analyze a large data set you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have a huge data like millions and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01:08:13.200 --&gt; 01:08:24.000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billions of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uh data that you collected how can it be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01:08:19.920 --&gt; 01:08:31.040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possible it can be possible when how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think about the data so let's say I'm I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01:08:27.199 --&gt; 01:08:37.560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have this mouse pointer right huh and at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every second it's at a different point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01:08:33.679 --&gt; 01:08:45.759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right yes so at every for each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second I can find out where it is on the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01:08:42.080 --&gt; 01:08:51.040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screen right so that's my data point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right and so how much how much data will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01:08:48.799 --&gt; 01:08:57.359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I get in 1 hour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um so 60 minutes time 60 seconds 3600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01:08:54.719 --&gt; 01:09:01.600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data points in 1 hour i'm doing this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every day so I'll collect this every day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01:08:59.600 --&gt; 01:09:05.679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and then I can collect it not just on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this computer from like there are so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01:09:04.319 --&gt; 01:09:09.759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many computers like millions of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computers around the world i can collect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01:09:07.759 --&gt; 01:09:16.239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the data from all of them so million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times 3600 times let's say 5 hours a day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01:09:13.440 --&gt; 01:09:20.319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times 5 times let's say we collected it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for 1 year 1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01:09:17.799 --&gt; 01:09:26.799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year okay so do you think something like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this is possible yes people do like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01:09:23.239 --&gt; 01:09:31.679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Google search I you see how many times I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am using Google search or AI right yeah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01:09:29.679 --&gt; 01:09:35.440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so but how many people are actually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using it like there are billions of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01:09:33.359 --&gt; 01:09:41.359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people who are using this and they're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using it every day at right so many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01:09:39.040 --&gt; 01:09:47.440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times every day so you get they get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billions of uh data points every day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01:09:44.560 --&gt; 01:09:52.880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right so it happens and you if you want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to analyze that amount of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01:09:49.159 --&gt; 01:09:57.920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data you need certain techniques right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if we just use Python to use that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01:09:55.520 --&gt; 01:10:04.239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process that it'll take forever if we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use like in our computer okay how huh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01:10:01.440 --&gt; 01:10:10.000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because it's it's a lot of data right it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takes some time to compute uh-huh it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01:10:07.520 --&gt; 01:10:15.679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computer is still faster than us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but still it takes time can a can the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01:10:13.760 --&gt; 01:10:20.000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calculator take that time yeah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calculator is even slower so then you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01:10:18.400 --&gt; 01:10:24.400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have to use like hundreds and thousands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of computers to do this to do the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01:10:22.400 --&gt; 01:10:29.520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computations okay so the next one is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computational research using computers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01:10:26.480 --&gt; 01:10:35.440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to simulate and analyze this is the same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thing that we doing in Python we are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01:10:31.679 --&gt; 01:10:40.159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simulating things modeling things right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like propeller a toy propeller we have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01:10:37.600 --&gt; 01:10:47.360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modeled a toy propeller we have model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modeled uh piano right so if you give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01:10:44.719 --&gt; 01:10:51.320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the notes it plays the piano notes so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that kind of research is called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01:10:49.360 --&gt; 01:10:57.120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computational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research then modeling research creates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01:10:55.120 --&gt; 01:11:00.880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simplified representations if scientists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build models to represent real world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01:10:59.120 --&gt; 01:11:06.320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phenomena these models simplify complex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systems to understand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01:11:03.120 --&gt; 01:11:10.000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uh to help us understand them better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building a miniature airplane to test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01:11:08.239 --&gt; 01:11:14.480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its aerodynamics so instead of building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a huge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01:11:11.159 --&gt; 01:11:18.880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airplane you can build a small one and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see whether it's working all the the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01:11:16.880 --&gt; 01:11:26.239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shape of the airplane and all these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things whether they make sense right you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01:11:21.600 --&gt; 01:11:30.800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first use a small model and then make it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work then you build the bigger thing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01:11:28.880 --&gt; 01:11:34.560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that's called modeling research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experimental research hands-on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01:11:32.800 --&gt; 01:11:37.960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investigation this is what you probably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think of as a typical science experiment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01:11:36.719 --&gt; 01:11:41.679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normally when you think of science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experiment this is what it is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01:11:39.920 --&gt; 01:11:46.320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experimental research right you're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actually doing the experiments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01:11:43.199 --&gt; 01:11:52.159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collecting data and then doing and then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analyzing it observational research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01:11:49.360 --&gt; 01:11:56.159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watching and recording so sometimes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you're not doing any experiments but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01:11:54.000 --&gt; 01:12:01.760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you're just observing like when you if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you want to study sun we are not making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01:12:00.080 --&gt; 01:12:07.120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any changes to the sun or the earth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right you're just observing right for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01:12:04.480 --&gt; 01:12:10.600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black holes also you just observe what's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happening how they're rotating those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01:12:08.880 --&gt; 01:12:15.920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kind of things using a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telescope that's obser observational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01:12:13.040 --&gt; 01:12:21.159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research qualitative research exploring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experiences and meanings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01:12:17.800 --&gt; 01:12:27.360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supposing uh I ask 100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people like how many hours uh uh like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01:12:24.880 --&gt; 01:12:32.880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for each person I ask how many hours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they slept on a particular day and then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01:12:30.400 --&gt; 01:12:38.000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I asked them uh whether they were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feeling more joyful that day or were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01:12:35.040 --&gt; 01:12:44.159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they sad were they angry those kind of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things okay i asked each person I asked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01:12:41.199 --&gt; 01:12:50.159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the same question like every day for an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year and I ask the same question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01:12:47.120 --&gt; 01:12:55.840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uh to 100 different people okay so this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is qualitative research so we are uh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01:12:53.280 --&gt; 01:13:01.280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finding certain uh details from people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through surveys this is called a survey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01:12:58.400 --&gt; 01:13:05.600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okay and then we'll find out right where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if we get this data then we can see if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01:13:03.760 --&gt; 01:13:12.480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people are sleeping more are they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becoming more angry or are they becoming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01:13:08.640 --&gt; 01:13:19.360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more uh peaceful like how much amount of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time if they sleep are is it good for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01:13:14.960 --&gt; 01:13:24.159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them yes okay so quantitative research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measuring and analyzing numbers so here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01:13:21.360 --&gt; 01:13:29.679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you're just asking them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uh whether they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01:13:26.120 --&gt; 01:13:35.640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slept a long longer than usual or less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than usual here you'll ask them actual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01:13:32.719 --&gt; 01:13:42.800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numbers how many hours did you sleep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quantitative quantity means how much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01:13:38.800 --&gt; 01:13:48.320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right numbers qualitative means like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whether it was good or bad whether they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01:13:46.000 --&gt; 01:13:53.040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uh they thought their sleep was bad that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day or good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01:13:50.400 --&gt; 01:13:59.840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quantitative research is when you ask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them how long this slept okay mhm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01:13:58.080 --&gt; 01:14:04.320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so these are the different types of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scientific research did you understand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01:14:01.360 --&gt; 01:14:04.320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this part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01:14:08.199 --&gt; 01:14:12.480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now types of scientific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01:14:15.640 --&gt; 01:14:21.440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articles okay what are the different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types of scientific articles so these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01:14:20.080 --&gt; 01:14:26.159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are the different types of research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right you know a few of these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01:14:24.000 --&gt; 01:14:29.679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experimental research you understand you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colle you do some experiments you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01:14:27.520 --&gt; 01:14:34.719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collect data modeling research you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understand that right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01:14:32.239 --&gt; 01:14:41.199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you create a model of a toy propeller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and then you do some experiments on that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01:14:37.159 --&gt; 01:14:46.000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model so then these are types of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scientific articles original research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01:14:43.520 --&gt; 01:14:50.159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article or a research paper this is the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most common type of article this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01:14:48.400 --&gt; 01:14:55.199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describes a new study that the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scientists themselves conducted so if we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01:14:52.080 --&gt; 01:15:00.080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conducted a new modeling study or a new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experimental study and then we uh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01:14:57.920 --&gt; 01:15:05.719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describe our methods our results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everything that's called an original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01:15:02.719 --&gt; 01:15:13.040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research article or research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paper review article review article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01:15:10.280 --&gt; 01:15:17.440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means so in our article we are writing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in the introduction all the research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01:15:14.719 --&gt; 01:15:23.360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that pre uh people have done before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right so review articles are usually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01:15:20.080 --&gt; 01:15:29.199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like that introduction section okay so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the whole article it's a big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01:15:26.000 --&gt; 01:15:33.880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introduction section of this of uh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another article okay so it's describing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01:15:31.920 --&gt; 01:15:38.880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all the research that's done on black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holes for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01:15:35.480 --&gt; 01:15:42.960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example let's say so a review article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will not have methods and all of these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01:15:40.560 --&gt; 01:15:47.239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things conclusions i mean they will have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conclusions or other things but main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01:15:45.360 --&gt; 01:15:50.560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findings main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summary black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01:15:51.080 --&gt; 01:15:59.920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holes review black holes in astrophysics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this was written in 2005 like 20 years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01:16:00.199 --&gt; 01:16:09.040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ago sometimes they ask this to just make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to tap every object that rotates like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01:16:05.360 --&gt; 01:16:12.679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the one in the sample rotate rotate this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doesn't this doesn't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01:16:16.880 --&gt; 01:16:20.159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okay black holes in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01:16:20.280 --&gt; 01:16:27.280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articles what is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it article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01:16:27.560 --&gt; 01:16:35.920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PDF again this also has a title this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also has a an abstract this paper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01:16:33.520 --&gt; 01:16:42.880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reviews the current article so it's like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a review of all the research that's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01:16:39.679 --&gt; 01:16:47.440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existing on that topic okay so they have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introduction basic concepts measuring BH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01:16:45.280 --&gt; 01:16:53.440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mass so these are all from different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studies they put together all the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01:16:49.520 --&gt; 01:16:53.440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details kind of like a textbook you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01:16:56.120 --&gt; 01:17:02.159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know instead of presenting new research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a review article looks back at a lot of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01:17:00.560 --&gt; 01:17:06.640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existing research on a specific topic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and summarizes what has already been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01:17:04.080 --&gt; 01:17:06.640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found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01:17:10.159 --&gt; 01:17:20.080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did you understand huh did you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understand what's a review article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01:17:16.280 --&gt; 01:17:23.120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um review article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review article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01:17:24.440 --&gt; 01:17:35.280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means like to just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explain the main findings main findings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01:17:31.360 --&gt; 01:17:39.520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of whose research their research yeah no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of other research so when you're writing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01:17:38.000 --&gt; 01:17:46.159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a review article supposing you have to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write a review article on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01:17:42.880 --&gt; 01:17:51.520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uh phonetics so you'll just see what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other people have done on phonetics and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01:17:48.880 --&gt; 01:17:57.840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then describe everything as a summary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like a textbook okay you're not doing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01:17:54.800 --&gt; 01:18:03.199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any new research there so that's what a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review article is and systematic review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01:18:00.560 --&gt; 01:18:06.840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and meta analysis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these are types of review articles but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01:18:05.280 --&gt; 01:18:11.600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even more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rigorous so they'll find some uh analyze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01:18:10.320 --&gt; 01:18:14.320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all the relevant studies and meta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analysis goes a step further use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01:18:12.880 --&gt; 01:18:18.679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statistical techniques to combine the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results so review article just describes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01:18:17.280 --&gt; 01:18:23.760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the results of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others systematic review and meta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01:18:21.480 --&gt; 01:18:28.480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analysis what they do is they collect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the data from these other studies and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01:18:25.440 --&gt; 01:18:33.360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they do some more analysis okay they're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not doing more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01:18:30.840 --&gt; 01:18:36.320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experiments methodology paper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methodology paper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01:18:38.760 --&gt; 01:18:46.960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means methodology paper means it's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describing some new methods supposing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01:18:44.640 --&gt; 01:18:51.040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you're not collecting any new data but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you are finding a new method to analyze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01:18:49.040 --&gt; 01:18:57.199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this kind of data you're creating a new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method new analysis method okay analysis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01:18:54.800 --&gt; 01:19:02.120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means like you have lots of data right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you can analyze it in different ways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01:19:03.679 --&gt; 01:19:10.640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so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that's it or you can develop a new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01:19:08.400 --&gt; 01:19:15.920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machine to get the data so people are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getting data from human brains and using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01:19:13.440 --&gt; 01:19:22.679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some machine supposing you develop a new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machine that gives uh uh better data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01:19:20.800 --&gt; 01:19:27.440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okay that's that will be a methodology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paper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01:19:24.280 --&gt; 01:19:30.719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okay short communication or letter these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are shorter articles that present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01:19:29.120 --&gt; 01:19:36.080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important findings that need to be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shared okay these are like shorter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01:19:33.040 --&gt; 01:19:41.679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articles these are not full-fledged like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long papers like very short case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01:19:39.320 --&gt; 01:19:46.320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study this type of article provides a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detailed analysis of a specific case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01:19:43.679 --&gt; 01:19:51.920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like a unique patient normally you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collect data from many people right many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01:19:49.320 --&gt; 01:19:56.640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subjects but supposing we have only one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person with a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01:19:53.960 --&gt; 01:20:01.760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disease you won't be able to get that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data from 100 people 100 people don't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01:19:59.280 --&gt; 01:20:09.239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have that disease it's a new disease so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you write about that one person that's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01:20:04.560 --&gt; 01:20:16.000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called a case study there's one case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okay opinion or perspective it's usually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01:20:12.880 --&gt; 01:20:21.120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like uh again this is more like theory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there's no experiment or anything you're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01:20:18.719 --&gt; 01:20:25.520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just expressing your opinion maybe we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should do it this way then it'll be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01:20:22.719 --&gt; 01:20:28.960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better those kind of things mhm usually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written by experts in a field who share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01:20:27.199 --&gt; 01:20:36.000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their opinion perspective or commentary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on recent on some recent topics okay did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01:20:32.880 --&gt; 01:20:36.000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you understand this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01:20:36.560 --&gt; 01:20:39.840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what are the different types of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01:20:43.960 --&gt; 01:20:47.960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scientific articles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01:20:56.600 --&gt; 01:21:04.199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0.6 types of scientific artic types of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01:21:02.320 --&gt; 01:21:09.280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scientific research and scientific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articles types of scientific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01:21:09.560 --&gt; 01:21:18.000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research and articles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okay so what was our question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01:21:24.199 --&gt; 01:21:28.199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this no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01:21:36.640 --&gt; 01:21:46.000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I have to understand it all of these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um if I read more detail I might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01:21:44.159 --&gt; 01:21:50.239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understand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did you understand the previous ones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01:21:47.920 --&gt; 01:21:54.880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these four articles did you understand 1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2 3 4 this is from last time right yes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01:21:52.800 --&gt; 01:22:00.159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if you understood those then you'll be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able to understand these also okay there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01:21:57.440 --&gt; 01:22:06.679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are only two more articles today two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more uh documents today okay huh so now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01:22:07.360 --&gt; 01:22:14.159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uh we have to actually read some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articles okay so let's actually read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01:22:21.800 --&gt; 01:22:29.360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these summarize this article for a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15year-old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01:22:37.159 --&gt; 01:22:41.360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uh okay so let's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01:22:41.960 --&gt; 01:22:50.320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see summarize this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article per 15y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01:22:53.400 --&gt; 01:23:01.920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old okay so this scientific article is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about something called the placebo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01:22:58.480 --&gt; 01:23:04.080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effect in pain clinical trials it got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some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01:23:04.280 --&gt; 01:23:09.199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other did not get anything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01:23:11.560 --&gt; 01:23:17.440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about it's not about black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holes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01:23:19.080 --&gt; 01:23:29.400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okay see these are the mistakes that it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makes other things are useful yes so the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01:23:25.679 --&gt; 01:23:33.960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reason I don't want you to use AI is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because you need to know for example all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01:23:31.760 --&gt; 01:23:40.800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of these things I kind of know it's just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easier if it writes it down as an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01:23:37.360 --&gt; 01:23:44.840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article so you can read it later on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why did this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01:23:48.960 --&gt; 01:23:52.560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summarize this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01:23:53.320 --&gt; 01:23:57.639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article 15 year old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01:24:16.320 --&gt; 01:24:24.480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all right imagine black holes those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super dense objects in space that suck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01:24:20.960 --&gt; 01:24:29.080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everything in even light for a long time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scientists thought of them as having a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01:24:26.480 --&gt; 01:24:34.880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single point in the very center called a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singularity okay for a long time people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01:24:31.840 --&gt; 01:24:42.000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thought that it's a single point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it's very massive but they thought it's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01:24:37.760 --&gt; 01:24:45.840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just one point like one tiny point okay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this singular singularity was weird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01:24:44.159 --&gt; 01:24:49.840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because our current laws of physics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break down there there are laws of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01:24:47.840 --&gt; 01:24:56.159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physics right there are different uh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rules that we have learned so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01:24:52.760 --&gt; 01:25:01.199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far but those do not seem to work very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well for those black holes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01:24:58.719 --&gt; 01:25:06.800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now this article talks about a different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idea called the fuzball proposal for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01:25:03.760 --&gt; 01:25:12.000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what black holes might actually be like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so they're saying instead of a single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01:25:08.800 --&gt; 01:25:16.000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point it's like a fuzz ball we learned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what a fuzz ball was right it's like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01:25:14.000 --&gt; 01:25:21.600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very big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fuzz ball is like hairy thing it's not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01:25:18.639 --&gt; 01:25:25.760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one point like if you have all the hair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in one point like one tiny mass that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01:25:23.760 --&gt; 01:25:31.520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would be how people thought black holes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were but this article says it's not like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01:25:28.159 --&gt; 01:25:37.000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one that tiny point it's more like a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spread out like more dense at the center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01:25:34.159 --&gt; 01:25:41.760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and outside there is less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hair instead of a tiny point the fuzz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01:25:39.600 --&gt; 01:25:48.480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ball proposal suggests that a black hole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is more like a tangled fuzzy ball of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01:25:44.600 --&gt; 01:25:54.639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strings think of it like old idea is a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black hole is like a drain in your sink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01:25:52.159 --&gt; 01:25:58.639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everything just goes down to a single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infinitely small point what happens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01:25:56.719 --&gt; 01:26:03.360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there we don't really know it's like one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point where everything's going but going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01:26:00.960 --&gt; 01:26:08.639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inside what happens we don't know what's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happening after that yes now fuzzball a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01:26:06.639 --&gt; 01:26:14.400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black hole is more like a giant super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compact hair ball made of incredibly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01:26:10.880 --&gt; 01:26:18.159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tiny vibrating strings these strings are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fundamental idea and string theory a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01:26:16.080 --&gt; 01:26:22.719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theory that explains everything uh in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the universe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01:26:20.000 --&gt; 01:26:28.560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okay so they're saying it's like a fuzz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ball with tiny strings like hair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01:26:25.320 --&gt; 01:26:32.960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right with strings here is the breakdown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of the main idea are you able to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01:26:30.320 --&gt; 01:26:37.600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understand this now i think right this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is easier to understand right usually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01:26:35.120 --&gt; 01:26:42.639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news articles on that research would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describe things like this but now we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01:26:40.239 --&gt; 01:26:47.840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don't really need news articles you can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just use AI to summarize those articles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01:26:45.760 --&gt; 01:26:52.560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okay here is the breakdown of the main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ideas no singularity the fuzzball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01:26:50.880 --&gt; 01:26:56.800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proposal gets rid of the problematic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singularity at the center quantum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01:26:54.800 --&gt; 01:27:00.239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mechanics included the usual picture of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a black hole comes from Einstein's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01:26:58.320 --&gt; 01:27:04.880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theory of gravity this is somebody's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theory okay some famous scientist made a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01:27:02.400 --&gt; 01:27:08.480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theory the fuzball idea tries to bring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in the rules of quantum mechanics which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01:27:07.040 --&gt; 01:27:14.400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might be important at the extreme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conditions of a black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01:27:11.320 --&gt; 01:27:19.840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hole so it's using some other theory to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explain this okay you don't need to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01:27:16.960 --&gt; 01:27:26.480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understand every detail just get a sense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so some black uh the old theory was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01:27:23.840 --&gt; 01:27:31.080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explaining using this theory the new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theory is you're bringing in some other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01:27:28.960 --&gt; 01:27:35.679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theory okay that's all you have to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understand information paradox solve one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01:27:33.760 --&gt; 01:27:39.520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of the big mysteries about black hole is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the information paradox if everything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01:27:37.600 --&gt; 01:27:43.440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falls into a black hole and disappears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into singularity what happens to all the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01:27:41.360 --&gt; 01:27:47.440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information about it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quantum mechanics says information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01:27:44.960 --&gt; 01:27:51.679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cannot just vanish so quantum this is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some other theory in physics okay it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01:27:49.360 --&gt; 01:27:57.280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says that the information about any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object it cannot be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01:27:54.520 --&gt; 01:28:01.199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destroyed okay so for example there is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information about the shape of our body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01:27:59.199 --&gt; 01:28:05.520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there is other things right that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information even though we are I I think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01:28:03.840 --&gt; 01:28:11.800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I don't understand properly what will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happen if we go into the black hole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01:28:07.600 --&gt; 01:28:16.880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that's what it says in the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old theory if it's a if it goes into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01:28:15.360 --&gt; 01:28:20.800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singularity singularity means like one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point the old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01:28:18.120 --&gt; 01:28:23.639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theory in that case the information is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also going away they don't know what's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01:28:22.320 --&gt; 01:28:28.000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happening to the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information but in the fuzball proposal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01:28:26.320 --&gt; 01:28:31.840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the information might be stored in the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structure of the fuzz ball itself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01:28:29.760 --&gt; 01:28:37.199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they're saying even though this object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is going into the black hole it's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01:28:34.000 --&gt; 01:28:42.480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creating more fuzziness in that fuzz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ball and that fuzziness will have the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01:28:39.480 --&gt; 01:28:48.320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information this extra information did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you understand no so earlier they said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01:28:45.920 --&gt; 01:28:53.040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it's a point right yes i think quantum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mechanics says information cannot be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01:28:50.639 --&gt; 01:28:57.920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destroyed something like that okay i am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not accurate my I have no knowledge of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01:28:54.800 --&gt; 01:29:02.239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this i'm just trying to understand okay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but if it's going into a point so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01:29:00.239 --&gt; 01:29:07.520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supposing we I'm walking near the black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hole i go inside i am sucked into that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01:29:04.960 --&gt; 01:29:11.840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black hole now in that point where is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this information my information all this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01:29:10.080 --&gt; 01:29:15.920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the shape of my body everything that is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in my brain all of this where did that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01:29:13.920 --&gt; 01:29:20.560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information go we don't know right we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cannot explain it first of all nobody's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01:29:18.719 --&gt; 01:29:25.120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going into a black hole so we are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sitting here and this is all like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01:29:22.000 --&gt; 01:29:30.679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theoretical research right but the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fuzball rearch fuzzball theory says that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01:29:28.080 --&gt; 01:29:36.400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if I go inside this black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hole even though I am getting sucked in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01:29:33.840 --&gt; 01:29:43.679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and I am destroyed the information about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me is getting stored in that first ball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01:29:38.880 --&gt; 01:29:50.639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it's creating more hairs more details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okay so more powers more hair uh like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01:29:47.440 --&gt; 01:29:55.840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that we thought of it as a ball of hair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right it's creating more hair uh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01:29:53.520 --&gt; 01:30:01.520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fragments and creating more information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that all that information from me it's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01:29:58.239 --&gt; 01:30:07.320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creating in another form okay are you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able to understand this yes right i also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01:30:04.719 --&gt; 01:30:11.880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understand whatever you are you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understand so it's solving some other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01:30:09.840 --&gt; 01:30:16.960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problem with the old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theory different from empty space unlike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01:30:15.040 --&gt; 01:30:21.800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the empty space around it the inside of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a black hole would be very complex and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01:30:19.199 --&gt; 01:30:26.800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active place made of these vibrating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strings okay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01:30:24.120 --&gt; 01:30:33.280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so black hole is different from empty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space empty space you know right where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01:30:28.960 --&gt; 01:30:38.719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there's nothing no air also okay uh so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they're saying with the first ball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01:30:36.440 --&gt; 01:30:42.560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theory this fuz ball is different from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the empty space still a theory it's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01:30:41.120 --&gt; 01:30:47.840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important to remember that the fuz ball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proposal is also still a theoretical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01:30:44.560 --&gt; 01:30:51.600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idea nobody has tested it nobody knows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if it's true or not it's not something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01:30:49.440 --&gt; 01:30:55.600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we directly observed scientists are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still working on it and trying to find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01:30:53.199 --&gt; 01:30:59.120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evidence to support or disprove it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they're still trying to see whether it's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01:30:57.040 --&gt; 01:31:02.159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true or not in short this article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explains a cool and different way to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01:31:00.639 --&gt; 01:31:06.080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think about black holes instead of a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simple point in the middle where physics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01:31:04.159 --&gt; 01:31:11.040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goes crazy it suggests they might be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giant fuzzy balls made of tiny strings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01:31:09.360 --&gt; 01:31:15.600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this could potentially solve some of the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weird mysteries about black holes and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01:31:12.880 --&gt; 01:31:19.920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might help us understand better how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gravity and quantum mechanics work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01:31:17.120 --&gt; 01:31:23.639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together okay this is giving a better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explanation for some of the things but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01:31:21.920 --&gt; 01:31:30.320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they don't know whether this is true or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not now did we understand that article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01:31:26.960 --&gt; 01:31:35.600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yes see you are able to understand this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such a complicated scientific article i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01:31:32.800 --&gt; 01:31:42.719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won't be able to understand this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but AI did no it's not AI but even if we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01:31:40.239 --&gt; 01:31:47.239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read it we should be able to understand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this part this part we should be able to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01:31:45.360 --&gt; 01:31:54.320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understand just by reading the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introduction abstract and conclusions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01:31:51.560 --&gt; 01:31:59.400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okay okay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and this is the part that we should be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01:31:56.639 --&gt; 01:32:05.320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able to understand for any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paper actually let's do this let's save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01:32:02.760 --&gt; 01:32:11.440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this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uh so how should I do i'll make it as 2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01:32:09.679 --&gt; 01:32:15.719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something okay these are just examples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right yes so 2.1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01:32:18.000 --&gt; 01:32:25.760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I think two you can just keep two no I I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have other articles I'll put there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01:32:23.120 --&gt; 01:32:31.280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science and research science and No it's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not this research projects scientific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01:32:29.040 --&gt; 01:32:41.560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publications and grants how to study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scientific papers posters okay not this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01:32:37.560 --&gt; 01:32:41.560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no PDF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01:32:48.800 --&gt; 01:33:00.560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why is it saving as a HTML document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actually I know why why you can go on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01:32:56.800 --&gt; 01:33:00.560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that and change it no it's not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01:33:00.920 --&gt; 01:33:03.920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changing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01:33:07.159 --&gt; 01:33:11.040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download PDF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01:33:11.800 --&gt; 01:33:21.320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okay class material science science and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textbook no research projects and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01:33:19.280 --&gt; 01:33:27.960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publications how to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study and in this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01:33:24.920 --&gt; 01:33:37.840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two black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holes paper black holes fuz paper right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01:33:34.960 --&gt; 01:33:46.880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uh when was this published 2005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I think 17 years ago I said so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01:33:42.600 --&gt; 01:33:54.080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2008 okay uh-huh is that correct 2008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date where does it say 2018 here so it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01:33:50.159 --&gt; 01:33:58.600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was published so it was accepted on this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date and available on the published date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01:33:56.080 --&gt; 01:34:06.159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on this date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okay so this is the article right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01:34:03.040 --&gt; 01:34:16.719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and then this is the actual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uh summary of that article so let's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01:34:12.280 --&gt; 01:34:19.719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copy okay i'll make it 2.1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2.1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01:34:27.679 --&gt; 01:34:30.679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2.1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01:34:30.800 --&gt; 01:34:35.400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Why does it say two copies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01:34:35.840 --&gt; 01:34:42.120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it's okay 2.1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2.1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01:34:42.199 --&gt; 01:34:54.679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M and then what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2.1 actually paper AI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01:34:50.679 --&gt; 01:34:54.679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summary okay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01:34:55.960 --&gt; 01:35:01.520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uhhuh uh I don't know why it says how to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read scientific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01:35:02.600 --&gt; 01:35:10.360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articles it's not copy right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maybe it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01:35:19.760 --&gt; 01:35:28.960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Sir can you keep the last question over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here it will be so better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01:35:24.800 --&gt; 01:35:28.960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it's okay we'll see black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01:35:33.480 --&gt; 01:35:38.920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horse summarize this article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01:35:42.320 --&gt; 01:35:50.800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so this is actually good because we know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that it does not know the article unless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01:35:48.159 --&gt; 01:35:55.520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we if we just give a link it found some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other article right some other random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01:35:52.560 --&gt; 01:35:58.880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article yes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if you give the name I think it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01:35:58.920 --&gt; 01:36:08.000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knows okay so this is a very good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summary so this kind of summary I want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01:36:04.800 --&gt; 01:36:13.760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you to write just by reading the article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okay how can I write you can write so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01:36:10.480 --&gt; 01:36:19.199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I'll I'll find some simple article okay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mhm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01:36:15.880 --&gt; 01:36:23.719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and so this is a review article right so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should we do it for this also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01:36:27.280 --&gt; 01:36:30.760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how many pages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01:36:31.880 --&gt; 01:36:35.760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actually amdala and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01:36:35.800 --&gt; 01:36:40.719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emotion so let's summarize this article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01:36:43.800 --&gt; 01:36:52.239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okay summarize this article for a 15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01:36:48.280 --&gt; 01:36:52.239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old but the article is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01:37:01.560 --&gt; 01:37:07.440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different okay this scientific article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is about a small but super important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01:37:05.679 --&gt; 01:37:10.480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part of your brain called the amygdala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think of the amydala as your brain's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01:37:08.800 --&gt; 01:37:14.719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emotional headquarters especially for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things like fear but also for other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01:37:12.520 --&gt; 01:37:19.520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emotions headquarter means like the main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building amigdala is like the main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01:37:16.880 --&gt; 01:37:24.080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building in our brain here is the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breakdown for you what is amigdala the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01:37:21.440 --&gt; 01:37:28.159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fear center learning fear beyond fear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connections to other brain areas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01:37:25.679 --&gt; 01:37:35.679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amagdala in action in simple term and if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you read you'll be able to understand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01:37:29.600 --&gt; 01:37:38.400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okay mhm let's try and read this summary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so I just save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01:37:39.800 --&gt; 01:37:43.800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this UPDF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01:37:44.400 --&gt; 01:37:54.960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save as amigdala and emotion and when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was this uh paper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01:37:50.280 --&gt; 01:37:57.960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published to 1996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1996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01:38:01.760 --&gt; 01:38:07.560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this is 2.2 two right yes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01:38:08.320 --&gt; 01:38:13.320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emotion 1996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01:38:23.159 --&gt; 01:38:29.880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yeah and then I'll put the summary also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01:38:35.400 --&gt; 01:38:41.920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rename Ren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name AI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01:38:42.520 --&gt; 01:38:49.440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some okay earlier you would have to look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up for news articles you'll have to find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01:38:47.119 --&gt; 01:38:55.920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some news articles which did something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like this now we don't need that okay so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01:38:52.800 --&gt; 01:38:59.880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actually how to read scientific articles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in that I'll update this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01:39:03.520 --&gt; 01:39:09.080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you explore reputable science news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websites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01:39:11.719 --&gt; 01:39:20.159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alternatively you can use AI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tools to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01:39:20.840 --&gt; 01:39:28.400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summarize the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article at the level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01:39:28.440 --&gt; 01:39:38.159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of 6 year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old 15 year old etc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01:39:35.719 --&gt; 01:39:46.520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okay this is what we'll probably do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these days you don't really need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01:39:40.679 --&gt; 01:39:46.520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to explore it why did you keep it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01:39:47.840 --&gt; 01:39:55.920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okay this this is what we'll use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actually yeah why did you keep that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01:39:51.920 --&gt; 01:40:02.960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itallic it's okay so it's easier to see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it's different from this title right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01:39:59.920 --&gt; 01:40:05.360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or I'll just change this and make the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01:40:05.880 --&gt; 01:40:09.880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different okay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01:40:10.080 --&gt; 01:40:16.360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now this is 2.1 amdala in amigdala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01:40:16.639 --&gt; 01:40:19.920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so here we have to do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01:40:41.560 --&gt; 01:40:54.080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this okay so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What will you do what's your homework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01:40:48.480 --&gt; 01:40:59.440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going to be um to f you can find another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simple paper for me that I can read and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01:40:56.520 --&gt; 01:41:06.159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then I think we can make this summary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yeah right actually let's follow the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01:41:06.679 --&gt; 01:41:16.400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steps types of how to read a scientific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paper we have the steps right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01:41:13.679 --&gt; 01:41:16.400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yes sir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01:41:17.040 --&gt; 01:41:19.600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step by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01:41:21.880 --&gt; 01:41:32.040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step follow the step bystep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process you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01:41:29.080 --&gt; 01:41:41.480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described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about to read scientific papers to read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01:41:36.400 --&gt; 01:41:47.280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scientific papers and describe those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steps for this article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01:41:44.440 --&gt; 01:41:52.400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well which article what topic do you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want rockets black holes space anything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01:41:50.400 --&gt; 01:41:56.880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like it doesn't matter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what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01:41:54.560 --&gt; 01:42:02.960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rockets black holes you tell me a new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topic a new topic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01:42:01.080 --&gt; 01:42:09.920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yeah what What do you want to learn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about about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01:42:06.159 --&gt; 01:42:19.840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planets and uh like sun and earth no huh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i want to learn about Mars how Mars work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01:42:15.159 --&gt; 01:42:27.199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mars what mars atmosphere mars mars how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it works life on Mars no how it works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01:42:23.440 --&gt; 01:42:33.719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how it works meaning how it rotates no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um Mars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01:42:30.239 --&gt; 01:42:33.719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okay surface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01:42:34.080 --&gt; 01:42:44.480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um who lives in Mars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life on Mars yes life on Mars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01:42:41.440 --&gt; 01:42:48.480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search for life on Mars like new article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let's say these are old articles right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01:42:46.639 --&gt; 01:42:54.320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let's say we want to look for a new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paper the search for ancient life on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01:42:50.960 --&gt; 01:42:59.760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Mars using some analysis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okay that's quantitative analysis of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01:42:56.639 --&gt; 01:43:03.960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Martian image evidence of life this has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a PDF so let's do this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01:43:05.880 --&gt; 01:43:15.119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uh perspectives on Mars sample return a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critical source for planetary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01:43:11.719 --&gt; 01:43:17.440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science so these are PDFs somewhere they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don't have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01:43:20.520 --&gt; 01:43:31.119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PDFs okay quantitative analys of Martian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images wages evidence of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01:43:25.880 --&gt; 01:43:36.400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life okay so this is something about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life on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01:43:32.920 --&gt; 01:43:40.159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Mars okay using some soil and other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things it doesn't matter how many pages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01:43:38.239 --&gt; 01:43:47.119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you will only read the abstract right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you'll read the title abstract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01:43:42.560 --&gt; 01:43:51.480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introduction it's okay and then I wrote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this is the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01:43:49.239 --&gt; 01:43:56.320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uh where the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well what do they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01:43:53.639 --&gt; 01:44:00.639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have these are references so you don't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need to read anything there these are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01:43:57.920 --&gt; 01:44:06.440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just links to other papers right and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then future challenges here they're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01:44:02.719 --&gt; 01:44:06.440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describing their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01:44:06.760 --&gt; 01:44:13.440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uh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results okay so these are all their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01:44:14.520 --&gt; 01:44:24.400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results and no just see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uh so for this paper we'll ask EI to do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01:44:21.520 --&gt; 01:44:29.520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it i'll find another paper you just try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to understand how much you can okay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01:44:27.760 --&gt; 01:44:35.119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actually let's do a paper on karnatic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music you try and understand that paper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01:44:32.880 --&gt; 01:44:40.560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okay you'll be able to do that that'll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be good and then we can also do it for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01:44:37.760 --&gt; 01:44:47.080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AI and like schooling those kind of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things because that's our project right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01:44:42.159 --&gt; 01:44:47.080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that we'll do yeah in the classroom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01:44:47.719 --&gt; 01:44:57.159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yeah quantitative analysis of Martian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images okay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01:44:54.000 --&gt; 01:45:06.800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so this is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2.3 and 2025 paper wait uh this is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01:45:04.199 --&gt; 01:45:11.040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Mars evidence evidence means proof of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life evidence of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01:45:12.199 --&gt; 01:45:19.679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life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2025 okay so that's the paper yeah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01:45:21.960 --&gt; 01:45:26.880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now let's ask AI to do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01:45:28.040 --&gt; 01:45:34.280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this follow the step-by-step process you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described about to read scientific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01:45:32.400 --&gt; 01:45:39.040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papers and describe those steps for this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article those steps to understand this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01:45:43.800 --&gt; 01:45:50.800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article finding the article we already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got it right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01:45:49.119 --&gt; 01:45:54.000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we approaching the article title and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abstract since I don't have the abstract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01:45:52.480 --&gt; 01:45:57.800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right in front of me I'll make some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educated guesses why it does not have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01:45:56.239 --&gt; 01:46:01.600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the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article jumping to the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01:46:05.000 --&gt; 01:46:12.440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conclusion no it says it does not have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the article so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01:46:10.600 --&gt; 01:46:18.400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actually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for to describe to understand this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01:46:20.280 --&gt; 01:46:26.400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article but because we downloaded it we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can just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01:46:26.600 --&gt; 01:46:31.080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use Google Drive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01:46:32.400 --&gt; 01:46:36.320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uh or we upload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01:46:36.360 --&gt; 01:46:39.679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that files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01:46:40.400 --&gt; 01:46:49.960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Where is this home school class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material science research project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01:46:48.440 --&gt; 01:46:57.080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scientific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publications this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01:46:53.920 --&gt; 01:47:01.719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uh it did not download why is it not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there it did not download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01:47:10.600 --&gt; 01:47:16.560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save we just downloaded this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right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01:47:17.080 --&gt; 01:47:30.000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2.3 oh maybe I used a different name no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it's not there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01:47:24.280 --&gt; 01:47:30.000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2.3 Mars Life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01:47:31.400 --&gt; 01:47:42.960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202 okay so that's the paper now we have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it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01:47:38.840 --&gt; 01:47:42.960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now I'll add it from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01:47:44.360 --&gt; 01:47:52.199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drive recent no start 2.3 Mars life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01:47:55.360 --&gt; 01:47:58.760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let's see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01:48:02.480 --&gt; 01:48:08.800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okay let's break down the scientific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article step by step to make it easier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01:48:06.159 --&gt; 01:48:11.360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the article is titled this okay finding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the article we have the full article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01:48:10.159 --&gt; 01:48:15.840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which is great we already have the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article title tells us the main topic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01:48:13.520 --&gt; 01:48:20.639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the other is using quantitative analysis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analyzing with numbers on pictures from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01:48:17.760 --&gt; 01:48:26.400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Mars to look for evidence of life okay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so they took some pictures of Mars using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01:48:23.760 --&gt; 01:48:32.960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telescope or something okay they have a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rocket and that went and then uh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01:48:30.719 --&gt; 01:48:38.080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they took some they took some pictures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and use they're using that to see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01:48:35.600 --&gt; 01:48:42.639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whether there is life approaching the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article title and abstract title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01:48:40.320 --&gt; 01:48:48.560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breakdown qualitative analysis means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other is using qual quantitative right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01:48:45.920 --&gt; 01:48:54.719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he's using some numbers of Martian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images like images of Mars evidence of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01:48:52.560 --&gt; 01:48:58.880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life to check for whether there is life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on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01:48:56.320 --&gt; 01:49:03.520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uh Mars now or previously abstract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summary the abstract tells us many that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01:49:01.440 --&gt; 01:49:07.600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many photos from Mars rovers show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details of Martian landscape reading the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01:49:06.400 --&gt; 01:49:12.080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introduction introduction uction gives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us more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01:49:08.679 --&gt; 01:49:17.600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background jump to the conclusion then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tackling the tricky parts you you can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01:49:14.719 --&gt; 01:49:24.080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read this Vata okay just try to see try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to understand this part okay it has done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01:49:21.360 --&gt; 01:49:29.360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all the steps right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right whatever steps that we learned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01:49:27.360 --&gt; 01:49:36.159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before like step by step how to read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scientific articles it followed those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01:49:31.760 --&gt; 01:49:41.960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steps for this article okay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so that's what we will do so let's add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01:49:38.960 --&gt; 01:49:41.960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that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01:49:44.800 --&gt; 01:49:47.760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uh so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01:49:48.040 --&gt; 01:49:58.159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this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2 so this is how you'll read a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01:49:52.560 --&gt; 01:49:58.159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scientific article okay that's what it's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01:49:59.239 --&gt; 01:50:06.119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showing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AI step by step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01:50:17.520 --&gt; 01:50:20.159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so you read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01:50:31.480 --&gt; 01:50:35.840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this it did not copy it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01:50:41.520 --&gt; 01:50:44.560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no we don't need the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01:50:45.800 --&gt; 01:50:54.480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prompt query successful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what query successful it's not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01:50:54.920 --&gt; 01:51:01.639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saving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why maybe it's too much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01:51:01.840 --&gt; 01:51:12.880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finding article abstract summary i I did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it until step four okay uhhuh until step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01:51:13.000 --&gt; 01:51:20.520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four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then from step five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01:51:30.800 --&gt; 01:51:42.280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okay yes now let's check why this is qu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successfully copy again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01:51:38.639 --&gt; 01:51:50.080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i don't know that's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okay step three step four step five step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01:51:47.440 --&gt; 01:51:56.239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six step seven okay so these are the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01:51:51.920 --&gt; 01:52:03.960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here in doing this now we'll find one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other article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01:51:58.880 --&gt; 01:52:10.000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uh scholar and then katic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music what do you want to do do you want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01:52:06.639 --&gt; 01:52:15.920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a review paper or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music ragas identifying ragas in Indian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01:52:13.760 --&gt; 01:52:21.719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raga identification of karnatic music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for music information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01:52:17.800 --&gt; 01:52:28.040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retrieval okay so this is some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paper you just try and understand what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01:52:24.719 --&gt; 01:52:28.040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they're doing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01:52:29.040 --&gt; 01:52:38.800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hey this is four pages it's simple right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yes so you can do this but not 44 pages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01:52:36.719 --&gt; 01:52:44.880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so you don't have to read everything try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and understand this part then read the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01:52:41.320 --&gt; 01:52:48.960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abstract then read this then read the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conclusion then try and understand what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01:52:46.719 --&gt; 01:52:56.840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they do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follow those steps as in that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01:52:51.639 --&gt; 01:53:03.400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example okay so 2.4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for Raa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01:53:00.199 --&gt; 01:53:07.000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identification karnatic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music right when was this published I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01:53:06.320 --&gt; 01:53:12.320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don't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know 2009 I'll change the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01:53:13.159 --&gt; 01:53:19.360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name actually you know what I'll also do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something else for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01:53:21.000 --&gt; 01:53:28.800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you maybe maybe I'll not do this so you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try to do the step by step next time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01:53:26.320 --&gt; 01:53:37.440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I'll summarize this for you okay and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we'll do the stepby-step process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01:53:31.880 --&gt; 01:53:41.599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also what's the year 2009 right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identification karnatic music is that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01:53:39.280 --&gt; 01:53:50.280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what it was called identification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karnatic music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01:53:44.199 --&gt; 01:53:50.280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okay so now let's write the class notes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01:54:11.599 --&gt; 01:54:20.360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uh so let's write the nodes and we'll be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01:54:17.360 --&gt; 01:54:23.840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okay nodes class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nodes create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01:54:27.800 --&gt; 01:54:38.119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notepad class notes what's the date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um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01:54:35.320 --&gt; 01:54:43.280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0205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2025 science oh I have to do something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01:54:41.440 --&gt; 01:54:46.960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what exercises i'll give you some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01:54:45.119 --&gt; 01:54:51.360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exercises okay because there's a lot of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material that you learn but this is all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01:54:48.880 --&gt; 01:54:56.560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that we have to learn if you understand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this that's all about scientific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01:54:53.199 --&gt; 01:55:02.239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articles even until you grow up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that's all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01:54:59.280 --&gt; 01:55:06.080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oh that's about the process of writing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scientific articles or reading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01:55:04.080 --&gt; 01:55:11.679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scientific articles these are the same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steps whether I do it I I am actually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01:55:08.880 --&gt; 01:55:14.679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doing research right I also do the same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things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01:55:28.119 --&gt; 01:55:33.760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So 2nd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May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01:55:34.679 --&gt; 01:55:41.480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scientific articles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01:55:43.199 --&gt; 01:55:48.840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how to read and then what did we learn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01:55:49.000 --&gt; 01:55:57.320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um how to read and then the step-by-step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process of how to read scientific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01:55:53.360 --&gt; 01:56:03.400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articles yeah and then types of and then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types of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01:55:59.320 --&gt; 01:56:11.679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articles and we also did types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of scientific research yes right both of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01:56:07.760 --&gt; 01:56:15.239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them so I wrote T and F the same way yes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so I erased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01:56:13.320 --&gt; 01:56:22.679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scientific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research then we did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01:56:20.440 --&gt; 01:56:25.679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articles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01:56:25.960 --&gt; 01:56:28.960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01:56:29.960 --&gt; 01:56:34.679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summaries step by step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01:56:35.719 --&gt; 01:56:45.560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uh step by step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what a summaries and stepbystep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01:56:42.920 --&gt; 01:56:53.040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uh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reading of article right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01:56:50.400 --&gt; 01:56:53.040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what's your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01:56:54.760 --&gt; 01:56:58.639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homework for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01:56:59.400 --&gt; 01:57:06.000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article 2.4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4 on karnatic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01:57:06.840 --&gt; 01:57:15.320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follow this step by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01:57:12.840 --&gt; 01:57:18.880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step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process to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01:57:20.679 --&gt; 01:57:28.719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understand follow the stepbystep process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01:57:25.480 --&gt; 01:57:32.880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understand to understand it okay that's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one homework and the other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01:57:33.239 --&gt; 01:57:42.040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homework is I have to go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here my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01:57:39.080 --&gt; 01:57:48.920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drive home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school class material scientific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01:57:45.360 --&gt; 01:57:52.880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research research projects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scientific how to study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01:57:54.840 --&gt; 01:57:58.159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scientific papers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01:57:58.760 --&gt; 01:58:01.760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Okay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01:58:03.400 --&gt; 01:58:11.679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so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using all the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01:58:07.719 --&gt; 01:58:11.679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documents in this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01:58:12.440 --&gt; 01:58:16.440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folder create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01:58:16.560 --&gt; 01:58:25.880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uh how many 50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50 homework exercises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01:58:26.320 --&gt; 01:58:40.760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50 homework exercises with multiple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choice fill in the blanks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01:58:35.280 --&gt; 01:58:44.960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etc fill in the blanks matching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etc type of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01:58:45.080 --&gt; 01:58:49.760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questions 50 50 is enough I think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01:58:52.800 --&gt; 01:58:59.480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there are no documents so I cannot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01:58:55.480 --&gt; 01:58:59.480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homework but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01:58:59.760 --&gt; 01:59:07.840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oh we have to say using the documents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using all the Google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01:59:08.040 --&gt; 01:59:15.199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okay using all the Google Docs google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01:59:16.119 --&gt; 01:59:24.599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Docs in the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folder which folder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01:59:25.360 --&gt; 01:59:36.480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one dot how to study scientific papers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and posters right create 50 homework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01:59:31.920 --&gt; 01:59:36.480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exercises in multiple the type of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01:59:38.679 --&gt; 01:59:45.440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questions or we just have to make it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into PDFs this folder contains various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01:59:43.360 --&gt; 01:59:48.239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resources and documents related to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understanding analyzing and writing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01:59:46.800 --&gt; 01:59:52.159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scientific papers as well as related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topics such as research reproducibility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01:59:49.760 --&gt; 01:59:55.920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and the publication process here are 50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homework exercises which section of a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01:59:54.239 --&gt; 02:00:01.599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scientific paper is like a movie trailer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providing a brief overview why don't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01:59:59.119 --&gt; 02:00:07.840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highlight the answers it's highlight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showing the answers already right we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02:00:04.639 --&gt; 02:00:07.840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don't want it to show the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02:00:13.800 --&gt; 02:00:19.960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answers don't show the answers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02:00:23.440 --&gt; 02:00:26.239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don't show the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02:00:28.920 --&gt; 02:00:37.000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answers so we have to create another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02:00:33.480 --&gt; 02:00:42.840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here right so I'll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create there's so many Google Docs here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02:00:43.159 --&gt; 02:00:46.159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yeah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02:00:49.719 --&gt; 02:00:53.360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actually next 10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02:01:00.840 --&gt; 02:01:09.400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Google I'll just call it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two okay one two because this is for two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02:01:08.159 --&gt; 02:01:12.960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right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uh two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02:01:13.000 --&gt; 02:01:18.760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homework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02:01:16.280 --&gt; 02:01:21.760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on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02:01:22.280 --&gt; 02:01:32.760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scientific articles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scientific articles peer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02:01:28.679 --&gt; 02:01:32.760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review etc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02:01:33.599 --&gt; 02:01:42.800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now did it give let's create those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homework exercises multiple choice what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02:01:39.520 --&gt; 02:01:42.800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is the primary purpose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02:01:48.520 --&gt; 02:01:55.440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of abstract to list all others to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provide a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02:01:52.199 --&gt; 02:01:59.000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detail to get the results which section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of a scientific paper should contain a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02:01:56.880 --&gt; 02:02:05.040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detailed description of experimental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procedure what is open access i don't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02:02:02.000 --&gt; 02:02:09.520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understand this can you ask for a what i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don't understand these questions what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02:02:07.599 --&gt; 02:02:14.400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why which section of a scientific paper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should contain a detailed description of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02:02:11.119 --&gt; 02:02:20.400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experimental procedure procedure means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process how you're doing the experiment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02:02:16.880 --&gt; 02:02:26.920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which section will have it to produce to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provide a detailed methodology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02:02:24.040 --&gt; 02:02:32.880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methodology detailed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methods like to describe your methods in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02:02:29.800 --&gt; 02:02:40.000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detail uh-huh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or should I say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02:02:35.320 --&gt; 02:02:40.000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it create 50 homework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02:02:43.000 --&gt; 02:02:53.800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exercises use the language uh use the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language of six year old not six year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02:02:50.880 --&gt; 02:02:59.119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language of 15 year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old well actually this is fine vata what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02:02:57.119 --&gt; 02:03:03.199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do you not understand in this what does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open access and scientific publishing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02:03:01.280 --&gt; 02:03:06.880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mean we learned about open access right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the journal is is available only to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02:03:04.960 --&gt; 02:03:10.880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experience research is free for anyone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to access the others pay to have the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02:03:08.880 --&gt; 02:03:16.639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paper published research is kept secret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which what's the answer um research is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02:03:14.320 --&gt; 02:03:20.320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free for anyone to know it right what is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peer review in the context of scientific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02:03:18.480 --&gt; 02:03:24.480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publication reviewed by friends of the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other reviewed by general public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02:03:22.080 --&gt; 02:03:29.920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evaluated by other experts in the field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reviewed by journal editor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02:03:27.679 --&gt; 02:03:35.840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general editor is the general editor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going to review it no who is going to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02:03:32.480 --&gt; 02:03:40.920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review it general public public you are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going to review some research on black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02:03:37.920 --&gt; 02:03:40.920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holes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02:03:41.760 --&gt; 02:03:53.040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um reviewing by the friends or author no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h read all of the options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02:03:50.159 --&gt; 02:03:58.440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reviewing by the friends reviewing by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the general public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02:03:55.679 --&gt; 02:04:05.639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evaluating by other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experts in the field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02:04:01.760 --&gt; 02:04:05.639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um what's the answer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02:04:06.239 --&gt; 02:04:17.199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reviewing by the general editor only so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what's the answer this one no huh what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02:04:13.840 --&gt; 02:04:23.119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is the answer to the question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what does the third one mean evaluation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02:04:20.719 --&gt; 02:04:29.360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means like reviewing reviewing by other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experts in the field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02:04:25.119 --&gt; 02:04:34.480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yes that's the answer right right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what is P hacking did you know this data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02:04:31.440 --&gt; 02:04:37.440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dredging oh well that may be difficult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use the language of a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02:04:42.119 --&gt; 02:04:50.080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15year-old yeah I know what that means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like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02:04:46.520 --&gt; 02:04:52.719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to mess up the data yeah when you're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first looking at scientific article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02:04:51.440 --&gt; 02:04:57.199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which part should you read to get a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quick idea of what it is about methods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02:04:54.480 --&gt; 02:05:01.520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introduction abstract results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um I think this language is better right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02:04:59.360 --&gt; 02:05:05.199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what is P hacking do you know this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cleaning up data making data look better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02:05:03.280 --&gt; 02:05:11.040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than it is storing data in a database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presenting data visually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02:05:07.360 --&gt; 02:05:16.440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um P hacking or data dragging huh what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is it what's the answer you said you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02:05:12.560 --&gt; 02:05:23.239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know it the second option yes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exactly okay so it's asking about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02:05:19.679 --&gt; 02:05:23.239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fuzball proposal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02:05:24.800 --&gt; 02:05:30.760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that's okay i think this is good okay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mhm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02:05:38.000 --&gt; 02:05:44.040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oh it copied everything no even that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Germany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02:05:45.440 --&gt; 02:05:52.119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so these homework exercises you do this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AI homework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02:05:59.000 --&gt; 02:06:06.800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Okay folder overview it gave an overview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of the folder that that is fine okay and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02:06:05.119 --&gt; 02:06:12.480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then we'll look at the answers should I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give get the answers also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02:06:10.159 --&gt; 02:06:16.880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yeah i think you can get it at the end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and then you can tell me but are you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02:06:14.400 --&gt; 02:06:22.320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going to look at the answers no before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answering i'm not are you sure yes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02:06:25.159 --&gt; 02:06:33.199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okay I'll put the answers in a separate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document okay just don't look at that i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02:06:30.639 --&gt; 02:06:39.280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think you can add a pin to that document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look you can lock that document and then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02:06:35.920 --&gt; 02:06:45.199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after I answer then you can unlock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okay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02:06:41.280 --&gt; 02:06:48.679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yeah you can keep some password 20 30 +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20 okay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02:06:49.119 --&gt; 02:06:56.679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give the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answers to these questions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02:06:58.239 --&gt; 02:07:00.960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only the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02:07:17.239 --&gt; 02:07:25.840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answers okay so this is done right so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you can just answer here itself in the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02:07:22.639 --&gt; 02:07:30.800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document itself or will you create a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copy and then answer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02:07:28.320 --&gt; 02:07:35.679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um uh create a separate document similar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to this document uh so we are going to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02:07:33.760 --&gt; 02:07:39.520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create another document here right I'll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just put the answers so like that you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02:07:37.760 --&gt; 02:07:44.520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create a document and just have the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answers there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02:07:41.520 --&gt; 02:07:44.520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okay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02:07:47.719 --&gt; 02:07:59.800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uh so this is the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document okay now this we don't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02:07:56.280 --&gt; 02:08:04.719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need now I'll copy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this and so I'll change the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02:08:05.400 --&gt; 02:08:11.840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name so these are answers right AI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02:08:14.360 --&gt; 02:08:21.679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answers and in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this I'll put just the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02:08:24.840 --&gt; 02:08:34.280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answers give the answers to these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questions from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02:08:29.639 --&gt; 02:08:38.760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here these are matching short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answers true false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02:08:53.800 --&gt; 02:09:04.800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okay okay so these are the answers so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I'll just change the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02:09:00.199 --&gt; 02:09:08.719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permissions yeah i will keep Yeah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permissions right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02:09:06.639 --&gt; 02:09:15.119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i think you cannot even keep it to my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mom why because I might look at my mom's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02:09:12.159 --&gt; 02:09:22.400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laptop why oh you look at your mom's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laptop no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02:09:18.520 --&gt; 02:09:27.880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actually I'll just trust you to not look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at the answers okay okay but uh let's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02:09:26.639 --&gt; 02:09:37.520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just keep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it where are the answers a answers right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02:09:32.639 --&gt; 02:09:45.000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so let's change file information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lock share no you don't need to do that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02:09:41.520 --&gt; 02:09:51.920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no let's see so there was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virus viewer commenter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02:09:48.639 --&gt; 02:09:59.920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sir i think you can just lock the file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how go there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02:09:54.920 --&gt; 02:10:04.480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um go yeah below below file lock and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what does it do this will prevent anyone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02:10:02.000 --&gt; 02:10:11.719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from editing or commenting but you can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still see edit can unlock the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02:10:06.920 --&gt; 02:10:18.400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file okay mhm file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information share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02:10:15.400 --&gt; 02:10:18.400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organize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02:10:18.520 --&gt; 02:10:27.040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share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vata editor view remove access yes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02:10:24.719 --&gt; 02:10:31.599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should I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okay you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02:10:28.040 --&gt; 02:10:36.239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can should I keep it there just don't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look at it okay okay don't look at the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02:10:33.920 --&gt; 02:10:42.280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answers we'll go over the answers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afterwards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02:10:37.920 --&gt; 02:10:42.280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okay uh-huh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02:10:43.400 --&gt; 02:10:52.840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so that's all and then we created I'll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update the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02:10:48.360 --&gt; 02:10:52.840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nodes class nodes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02:11:00.079 --&gt; 02:11:06.440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so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homework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02:11:04.040 --&gt; 02:11:10.440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exercises on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02:11:11.960 --&gt; 02:11:24.800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siric I have got a good experience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peer review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02:11:20.520 --&gt; 02:11:24.800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etc 50 AI exercises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02:11:25.960 --&gt; 02:11:33.760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complete write answers in a separate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02:11:30.880 --&gt; 02:11:39.280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file not as comments right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right so you can create a document in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02:11:36.079 --&gt; 02:11:39.280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your Google Drive write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02:11:39.320 --&gt; 02:11:47.840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answers in a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02:11:44.920 --&gt; 02:11:55.440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Google doc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sir huh i have a good experiment of of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02:11:52.400 --&gt; 02:12:01.199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what why will this work why what will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work why if we do like this sometimes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02:11:58.960 --&gt; 02:12:06.719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why why do that you have to explain it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to me why if you look then you can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02:12:03.199 --&gt; 02:12:14.880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understand you're talking about what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if we like shake our hands like this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02:12:11.599 --&gt; 02:12:22.239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after some time why will water come out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why water will come out um like likeid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02:12:18.239 --&gt; 02:12:30.280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sweat yeah liquid or something why do we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sweat okay we'll talk about it later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02:12:24.880 --&gt; 02:12:34.760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okay so we are done we'll just raise our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take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02:12:32.119 --&gt; 02:12:38.119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happy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mother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02:12:36.360 --&gt; 02:12:43.400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happy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mother one two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02:12:41.560 --&gt; 02:12:47.760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happy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mother one two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02:12:49.400 --&gt; 02:12:53.400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three star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