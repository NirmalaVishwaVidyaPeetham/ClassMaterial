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3" w:before="0"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1"/>
          <w:bCs w:val="1"/>
          <w:i w:val="0"/>
          <w:iCs w:val="0"/>
          <w:smallCaps w:val="0"/>
          <w:strike w:val="0"/>
          <w:color w:val="1f1f1f"/>
          <w:sz w:val="21"/>
          <w:szCs w:val="21"/>
          <w:u w:val="none"/>
          <w:shd w:fill="auto" w:val="clear"/>
          <w:vertAlign w:val="baseline"/>
          <w:rtl w:val="0"/>
        </w:rPr>
        <w:t xml:space="preserve">Chapter 1: Family</w:t>
      </w:r>
      <w:r w:rsidDel="00000000" w:rsidR="00000000" w:rsidRPr="00000000">
        <w:rPr>
          <w:rtl w:val="0"/>
        </w:rPr>
      </w:r>
    </w:p>
    <w:p w:rsidR="00000000" w:rsidDel="00000000" w:rsidP="00000000" w:rsidRDefault="00000000" w:rsidRPr="00000000" w14:paraId="0000000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Family Structure:</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Families consist (కలిగి ఉంటాయి) of grandparents, parents, siblings (brothers or sisters), and sometimes pets.</w:t>
      </w: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Roles and Responsibilities:</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Each family member contributes (gives or helps) to the household (కుటుంబము) through shared tasks (works).</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Love and Care:</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Family members love, care for, and support each other.</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Professions (jobs) and Needs:</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People in a village have various professions (work to get money or a paid job) that fulfill (satisfy) community (a group of people living in the same place) needs.</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Child Labor:</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Children should be in school, not working. Education is a right for all children.</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Good Practices and Resemblance</w:t>
      </w:r>
      <w:r w:rsidDel="00000000" w:rsidR="00000000" w:rsidRPr="00000000">
        <w:rPr>
          <w:rFonts w:ascii="Ariel Sans serif" w:cs="Ariel Sans serif" w:eastAsia="Ariel Sans serif" w:hAnsi="Ariel Sans serif"/>
          <w:b w:val="0"/>
          <w:bCs w:val="0"/>
          <w:i w:val="1"/>
          <w:iCs w:val="1"/>
          <w:smallCaps w:val="0"/>
          <w:strike w:val="0"/>
          <w:color w:val="1f1f1f"/>
          <w:sz w:val="21"/>
          <w:szCs w:val="21"/>
          <w:u w:val="none"/>
          <w:shd w:fill="auto" w:val="clear"/>
          <w:vertAlign w:val="baseline"/>
          <w:rtl w:val="0"/>
        </w:rPr>
        <w:t xml:space="preserve">:</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Families often share similar practices and physical features.</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Diversity (many types) and Uniqueness (special things):</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We should respect differences in appearance (looks) and treat everyone with kindness.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331" w:lineRule="auto"/>
        <w:ind w:left="0"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single"/>
          <w:shd w:fill="auto" w:val="clear"/>
          <w:vertAlign w:val="baseline"/>
          <w:rtl w:val="0"/>
        </w:rPr>
        <w:t xml:space="preserve">Remember:</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Families are important, and everyone has a role to play. Children should be protected and educated. We should appreciate our similarities and differences, and always treat others with respect.</w:t>
      </w:r>
      <w:r w:rsidDel="00000000" w:rsidR="00000000" w:rsidRPr="00000000">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el Sans serif" w:cs="Ariel Sans serif" w:eastAsia="Ariel Sans serif" w:hAnsi="Ariel Sans serif"/>
          <w:b w:val="1"/>
          <w:bCs w:val="1"/>
          <w:i w:val="0"/>
          <w:iCs w:val="0"/>
          <w:smallCaps w:val="0"/>
          <w:strike w:val="0"/>
          <w:color w:val="1f1f1f"/>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el Sans serif" w:cs="Ariel Sans serif" w:eastAsia="Ariel Sans serif" w:hAnsi="Ariel Sans serif"/>
          <w:b w:val="1"/>
          <w:bCs w:val="1"/>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1"/>
          <w:bCs w:val="1"/>
          <w:i w:val="0"/>
          <w:iCs w:val="0"/>
          <w:smallCaps w:val="0"/>
          <w:strike w:val="0"/>
          <w:color w:val="1f1f1f"/>
          <w:sz w:val="21"/>
          <w:szCs w:val="21"/>
          <w:u w:val="none"/>
          <w:shd w:fill="auto" w:val="clear"/>
          <w:vertAlign w:val="baseline"/>
          <w:rtl w:val="0"/>
        </w:rPr>
        <w:t xml:space="preserve">Chapter 2: Plants around Us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tl w:val="0"/>
        </w:rPr>
        <w:t xml:space="preserve"> This chapter focuses (pay attention to) on introducing (తెలిసేలా చెయ్యడం)  students to the different parts of plants and their functions. The key points include (what is there inside):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000000"/>
          <w:sz w:val="21"/>
          <w:szCs w:val="21"/>
          <w:u w:val="single"/>
          <w:shd w:fill="auto" w:val="clear"/>
          <w:vertAlign w:val="baseline"/>
          <w:rtl w:val="0"/>
        </w:rPr>
        <w:t xml:space="preserve">Plant Parts and Functions:</w:t>
      </w:r>
      <w:r w:rsidDel="00000000" w:rsidR="00000000" w:rsidRPr="00000000">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tl w:val="0"/>
        </w:rPr>
        <w:t xml:space="preserve"> Plants have roots, stems, leaves, flowers, and fruits. Roots absorb (పీల్చుకోవడం) water and nutrients (food) from the soil, stems transport these resources (కావలసిన) and support the plant, and leaves produce food through photosynthesis (use light and carbon dioxide from air to make food). Flowers are involved (to take part in) in reproduction (give birth to fruits, seeds and then to other plants), and fruits develop (to grow) from flowers and contain seeds.</w:t>
      </w:r>
    </w:p>
    <w:p w:rsidR="00000000" w:rsidDel="00000000" w:rsidP="00000000" w:rsidRDefault="00000000" w:rsidRPr="00000000" w14:paraId="0000001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000000"/>
          <w:sz w:val="21"/>
          <w:szCs w:val="21"/>
          <w:u w:val="single"/>
          <w:shd w:fill="auto" w:val="clear"/>
          <w:vertAlign w:val="baseline"/>
          <w:rtl w:val="0"/>
        </w:rPr>
        <w:t xml:space="preserve">Types of Plants:</w:t>
      </w:r>
      <w:r w:rsidDel="00000000" w:rsidR="00000000" w:rsidRPr="00000000">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tl w:val="0"/>
        </w:rPr>
        <w:t xml:space="preserve"> Plants are classified into different (many) types based on their size and stem characteristics (లక్షణాలు): trees have strong, woody (చెక్క) stems (trunks), shrubs have smaller, woody stems, herbs have soft, green stems, climbers grow with support, and creepers grow along the ground.</w:t>
      </w:r>
    </w:p>
    <w:p w:rsidR="00000000" w:rsidDel="00000000" w:rsidP="00000000" w:rsidRDefault="00000000" w:rsidRPr="00000000" w14:paraId="0000001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000000"/>
          <w:sz w:val="21"/>
          <w:szCs w:val="21"/>
          <w:u w:val="single"/>
          <w:shd w:fill="auto" w:val="clear"/>
          <w:vertAlign w:val="baseline"/>
          <w:rtl w:val="0"/>
        </w:rPr>
        <w:t xml:space="preserve">Leaf Diversity:</w:t>
      </w:r>
      <w:r w:rsidDel="00000000" w:rsidR="00000000" w:rsidRPr="00000000">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tl w:val="0"/>
        </w:rPr>
        <w:t xml:space="preserve"> Leaves come in various (రకరకాల) shapes, sizes, colors, and smells, and they are crucial (important) for producing food for the plant.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418"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Parts of a leaf:</w:t>
      </w:r>
    </w:p>
    <w:p w:rsidR="00000000" w:rsidDel="00000000" w:rsidP="00000000" w:rsidRDefault="00000000" w:rsidRPr="00000000" w14:paraId="0000001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2149" w:right="0" w:hanging="283.0000000000001"/>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Leaf Margin: This refers to the edge or boundary of the leaf. It can have various shapes, such as smooth, toothed, or lobed.</w:t>
      </w:r>
    </w:p>
    <w:p w:rsidR="00000000" w:rsidDel="00000000" w:rsidP="00000000" w:rsidRDefault="00000000" w:rsidRPr="00000000" w14:paraId="0000001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2149" w:right="0" w:hanging="283.0000000000001"/>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Veins: These are the network (connection) of lines visible on the leaf surface. They transport (send) water and nutrients (food) throughout (అంత) the leaf.</w:t>
      </w:r>
    </w:p>
    <w:p w:rsidR="00000000" w:rsidDel="00000000" w:rsidP="00000000" w:rsidRDefault="00000000" w:rsidRPr="00000000" w14:paraId="0000001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2149" w:right="0" w:hanging="283.0000000000001"/>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Petiole: This is the stalk (కొమ్మ) that attaches the leaf to the stem. It acts as a channel (మార్గం) for the flow of substances (పదార్థాలు) between the leaf and the rest of the plant.</w:t>
      </w:r>
    </w:p>
    <w:p w:rsidR="00000000" w:rsidDel="00000000" w:rsidP="00000000" w:rsidRDefault="00000000" w:rsidRPr="00000000" w14:paraId="0000001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2149" w:right="0" w:hanging="283.0000000000001"/>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Apex: This is the tip or pointed end of the leaf.</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1440"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000000"/>
          <w:sz w:val="21"/>
          <w:szCs w:val="21"/>
          <w:u w:val="single"/>
          <w:shd w:fill="auto" w:val="clear"/>
          <w:vertAlign w:val="baseline"/>
          <w:rtl w:val="0"/>
        </w:rPr>
        <w:t xml:space="preserve">Uses of Plants: </w:t>
      </w:r>
      <w:r w:rsidDel="00000000" w:rsidR="00000000" w:rsidRPr="00000000">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tl w:val="0"/>
        </w:rPr>
        <w:t xml:space="preserve">Plants provide us with food, oxygen, medicine, and materials (పదార్థాలు) for various (different or many) purposes (ప్రయోజనం). They also help prevent soil erosion (prevent/stop soil from going away due to rain, floods etc.) and maintain ecological (environment) balance.</w:t>
      </w:r>
    </w:p>
    <w:p w:rsidR="00000000" w:rsidDel="00000000" w:rsidP="00000000" w:rsidRDefault="00000000" w:rsidRPr="00000000" w14:paraId="0000001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000000"/>
          <w:sz w:val="21"/>
          <w:szCs w:val="21"/>
          <w:u w:val="single"/>
          <w:shd w:fill="auto" w:val="clear"/>
          <w:vertAlign w:val="baseline"/>
          <w:rtl w:val="0"/>
        </w:rPr>
        <w:t xml:space="preserve">Plant Care:</w:t>
      </w:r>
      <w:r w:rsidDel="00000000" w:rsidR="00000000" w:rsidRPr="00000000">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tl w:val="0"/>
        </w:rPr>
        <w:t xml:space="preserve"> Plants need water, sunlight, and nutrients to grow and stay healthy. It is important to care for plants and protect them.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0"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tl w:val="0"/>
        </w:rPr>
        <w:t xml:space="preserve">The chapter emphasizes (focuses or నొక్కిచెప్పండo)  the importance of plants in our lives and encourages students to observe and appreciate the diversity (భిన్నత్వం or రకరకాల or many kinds) of plants in their surroundings. It also promotes (support) environmental awareness (జ్ఞానం) and responsible (బాధ్యత) behavior (ప్రవర్తన) towards plants.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el Sans serif" w:cs="Ariel Sans serif" w:eastAsia="Ariel Sans serif" w:hAnsi="Ariel Sans serif"/>
          <w:b w:val="1"/>
          <w:bCs w:val="1"/>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1"/>
          <w:bCs w:val="1"/>
          <w:i w:val="0"/>
          <w:iCs w:val="0"/>
          <w:smallCaps w:val="0"/>
          <w:strike w:val="0"/>
          <w:color w:val="1f1f1f"/>
          <w:sz w:val="21"/>
          <w:szCs w:val="21"/>
          <w:u w:val="none"/>
          <w:shd w:fill="auto" w:val="clear"/>
          <w:vertAlign w:val="baseline"/>
          <w:rtl w:val="0"/>
        </w:rPr>
        <w:t xml:space="preserve">Chapter 3: Animals around Us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This chapter introduces (పరిచయం or to tell) students to the diverse (many kinds) world of animals and their characteristics (features, qualities). Key points include</w:t>
      </w:r>
      <w:sdt>
        <w:sdtPr>
          <w:id w:val="385654774"/>
          <w:tag w:val="goog_rdk_0"/>
        </w:sdtPr>
        <w:sdtContent>
          <w:ins w:author="Virata Pusuluri" w:id="0" w:date="2025-06-24T13:13:52Z">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(కలుపుకోవడం)</w:t>
            </w:r>
          </w:ins>
        </w:sdtContent>
      </w:sdt>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Animal Classification (types):</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Animals are categorized (different types) into domestic (cows, dogs, cats), wild (lions, tigers, bears), and pet animals (cats, dogs, parrots). Domestic animals live with us and provide (give) benefits (uses) like milk, meat, and transportation. Wild animals live in forests.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Animal Movement:</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Animals move in various ways: walking, crawling, jumping, flying, and swimming. They use their legs, wings, tails, fins</w:t>
      </w:r>
      <w:sdt>
        <w:sdtPr>
          <w:id w:val="1853581705"/>
          <w:tag w:val="goog_rdk_1"/>
        </w:sdtPr>
        <w:sdtContent>
          <w:ins w:author="Virata Pusuluri" w:id="1" w:date="2025-06-24T13:14:19Z">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(తోకలు)</w:t>
            </w:r>
          </w:ins>
        </w:sdtContent>
      </w:sdt>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etc., to navigate their environments.</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Animal Habitats (places where they live)</w:t>
      </w:r>
      <w:r w:rsidDel="00000000" w:rsidR="00000000" w:rsidRPr="00000000">
        <w:rPr>
          <w:rFonts w:ascii="Ariel Sans serif" w:cs="Ariel Sans serif" w:eastAsia="Ariel Sans serif" w:hAnsi="Ariel Sans serif"/>
          <w:b w:val="0"/>
          <w:bCs w:val="0"/>
          <w:i w:val="1"/>
          <w:iCs w:val="1"/>
          <w:smallCaps w:val="0"/>
          <w:strike w:val="0"/>
          <w:color w:val="1f1f1f"/>
          <w:sz w:val="21"/>
          <w:szCs w:val="21"/>
          <w:u w:val="none"/>
          <w:shd w:fill="auto" w:val="clear"/>
          <w:vertAlign w:val="baseline"/>
          <w:rtl w:val="0"/>
        </w:rPr>
        <w:t xml:space="preserve">:</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Animals reside (live) in different places: on land (terrestrial), in water (aquatic), and both (amphibians). Birds typically live in nests, while other animals have burrows, dens, or specific shelters.</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Animal Diets (what they eat): </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Animals have diverse diets: herbivores eat plants (cows, elephants), carnivores eat meat (tigers, lions), omnivores eat both (bears, crows), and scavengers consume (eat) dead animals (vultures, crows).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1418"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Predators are animals that hunt and kill other animals for food. They are typically (normally) carnivores or omnivores. Examples of predators include: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2127"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Lions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2127"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Tigers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2127"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Wolves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2127"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Sharks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2127"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Eagles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2127"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Snakes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1418"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Prey are the animals that predators hunt and eat. They can be herbivores, carnivores, or omnivores. Examples of prey include: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2127"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Deer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2127"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Rabbits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2127"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Fish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2127"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Mice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2127"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Insects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2127"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Birds</w:t>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Animal Communication (how they talk to each other)</w:t>
      </w:r>
      <w:r w:rsidDel="00000000" w:rsidR="00000000" w:rsidRPr="00000000">
        <w:rPr>
          <w:rFonts w:ascii="Ariel Sans serif" w:cs="Ariel Sans serif" w:eastAsia="Ariel Sans serif" w:hAnsi="Ariel Sans serif"/>
          <w:b w:val="0"/>
          <w:bCs w:val="0"/>
          <w:i w:val="1"/>
          <w:iCs w:val="1"/>
          <w:smallCaps w:val="0"/>
          <w:strike w:val="0"/>
          <w:color w:val="1f1f1f"/>
          <w:sz w:val="21"/>
          <w:szCs w:val="21"/>
          <w:u w:val="none"/>
          <w:shd w:fill="auto" w:val="clear"/>
          <w:vertAlign w:val="baseline"/>
          <w:rtl w:val="0"/>
        </w:rPr>
        <w:t xml:space="preserve">:</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Animals communicate (talk) through sounds (barking, chirping, roaring) and other signals. They use these to interact (to talk) , warn others, and defend (protect) their territories.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1418"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Puppy/Dog: Barks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1418"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Cat: Meows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1418"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Crow: Caws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1418"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Tiger: Roars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1418"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Cricket: Chirps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1418"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Horse: Neighs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1418"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Pig: Grunts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1418"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Donkey: Brays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1418"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Goat: Bleats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1418"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Cuckoo: Coos</w:t>
      </w:r>
    </w:p>
    <w:p w:rsidR="00000000" w:rsidDel="00000000" w:rsidP="00000000" w:rsidRDefault="00000000" w:rsidRPr="00000000" w14:paraId="000000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09"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Animal Protection</w:t>
      </w:r>
      <w:r w:rsidDel="00000000" w:rsidR="00000000" w:rsidRPr="00000000">
        <w:rPr>
          <w:rFonts w:ascii="Ariel Sans serif" w:cs="Ariel Sans serif" w:eastAsia="Ariel Sans serif" w:hAnsi="Ariel Sans serif"/>
          <w:b w:val="0"/>
          <w:bCs w:val="0"/>
          <w:i w:val="1"/>
          <w:iCs w:val="1"/>
          <w:smallCaps w:val="0"/>
          <w:strike w:val="0"/>
          <w:color w:val="1f1f1f"/>
          <w:sz w:val="21"/>
          <w:szCs w:val="21"/>
          <w:u w:val="none"/>
          <w:shd w:fill="auto" w:val="clear"/>
          <w:vertAlign w:val="baseline"/>
          <w:rtl w:val="0"/>
        </w:rPr>
        <w:t xml:space="preserve">: </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The chapter emphasizes (focuses) the importance of protecting and caring for animals, highlighting (focusing) their role in the environment and our responsibility towards them.</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331" w:lineRule="auto"/>
        <w:ind w:left="0"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Overall, Chapter 3 aims (goal) to foster (help) understanding and appreciation for animals, encouraging (support) students to observe (గమనించం</w:t>
      </w:r>
      <w:r w:rsidDel="00000000" w:rsidR="00000000" w:rsidRPr="00000000">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tl w:val="0"/>
        </w:rPr>
        <w:t xml:space="preserve">డం)</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and learn about the creatures (జీవులు) </w:t>
      </w:r>
      <w:sdt>
        <w:sdtPr>
          <w:id w:val="-1016161421"/>
          <w:tag w:val="goog_rdk_2"/>
        </w:sdtPr>
        <w:sdtContent>
          <w:del w:author="Virata Pusuluri" w:id="2" w:date="2024-11-25T15:13:47Z">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delText xml:space="preserve"> </w:delText>
            </w:r>
          </w:del>
        </w:sdtContent>
      </w:sdt>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around them. It also promotes (to help) empathy (care) and responsible behavior towards animals.</w:t>
      </w:r>
      <w:r w:rsidDel="00000000" w:rsidR="00000000" w:rsidRPr="00000000">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tl w:val="0"/>
        </w:rPr>
        <w:br w:type="textWrapping"/>
        <w:br w:type="textWrapping"/>
        <w:br w:type="textWrapping"/>
      </w:r>
    </w:p>
    <w:p w:rsidR="00000000" w:rsidDel="00000000" w:rsidP="00000000" w:rsidRDefault="00000000" w:rsidRPr="00000000" w14:paraId="00000044">
      <w:pPr>
        <w:spacing w:after="0" w:before="0" w:line="288" w:lineRule="auto"/>
        <w:ind w:left="0" w:right="0" w:firstLine="0"/>
        <w:rPr>
          <w:rFonts w:ascii="Ariel Sans serif" w:cs="Ariel Sans serif" w:eastAsia="Ariel Sans serif" w:hAnsi="Ariel Sans serif"/>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after="140" w:line="276" w:lineRule="auto"/>
        <w:rPr>
          <w:rFonts w:ascii="Ariel Sans serif" w:cs="Ariel Sans serif" w:eastAsia="Ariel Sans serif" w:hAnsi="Ariel Sans serif"/>
          <w:b w:val="1"/>
          <w:bCs w:val="1"/>
          <w:color w:val="1f1f1f"/>
          <w:sz w:val="21"/>
          <w:szCs w:val="21"/>
        </w:rPr>
      </w:pPr>
      <w:r w:rsidDel="00000000" w:rsidR="00000000" w:rsidRPr="00000000">
        <w:rPr>
          <w:rFonts w:ascii="Ariel Sans serif" w:cs="Ariel Sans serif" w:eastAsia="Ariel Sans serif" w:hAnsi="Ariel Sans serif"/>
          <w:b w:val="1"/>
          <w:bCs w:val="1"/>
          <w:color w:val="1f1f1f"/>
          <w:sz w:val="21"/>
          <w:szCs w:val="21"/>
          <w:rtl w:val="0"/>
        </w:rPr>
        <w:t xml:space="preserve">Chapter 4: Our Body</w:t>
      </w:r>
    </w:p>
    <w:p w:rsidR="00000000" w:rsidDel="00000000" w:rsidP="00000000" w:rsidRDefault="00000000" w:rsidRPr="00000000" w14:paraId="00000046">
      <w:pPr>
        <w:spacing w:line="288" w:lineRule="auto"/>
        <w:rPr>
          <w:rFonts w:ascii="Ariel Sans serif" w:cs="Ariel Sans serif" w:eastAsia="Ariel Sans serif" w:hAnsi="Ariel Sans serif"/>
          <w:color w:val="1f1f1f"/>
          <w:sz w:val="21"/>
          <w:szCs w:val="21"/>
          <w:highlight w:val="white"/>
        </w:rPr>
      </w:pPr>
      <w:r w:rsidDel="00000000" w:rsidR="00000000" w:rsidRPr="00000000">
        <w:rPr>
          <w:rtl w:val="0"/>
        </w:rPr>
      </w:r>
    </w:p>
    <w:p w:rsidR="00000000" w:rsidDel="00000000" w:rsidP="00000000" w:rsidRDefault="00000000" w:rsidRPr="00000000" w14:paraId="00000047">
      <w:pPr>
        <w:spacing w:line="288" w:lineRule="auto"/>
        <w:rPr>
          <w:rFonts w:ascii="Ariel Sans serif" w:cs="Ariel Sans serif" w:eastAsia="Ariel Sans serif" w:hAnsi="Ariel Sans serif"/>
          <w:color w:val="1f1f1f"/>
          <w:sz w:val="21"/>
          <w:szCs w:val="21"/>
          <w:highlight w:val="white"/>
        </w:rPr>
      </w:pPr>
      <w:r w:rsidDel="00000000" w:rsidR="00000000" w:rsidRPr="00000000">
        <w:rPr>
          <w:rFonts w:ascii="Ariel Sans serif" w:cs="Ariel Sans serif" w:eastAsia="Ariel Sans serif" w:hAnsi="Ariel Sans serif"/>
          <w:color w:val="1f1f1f"/>
          <w:sz w:val="21"/>
          <w:szCs w:val="21"/>
          <w:highlight w:val="white"/>
          <w:rtl w:val="0"/>
        </w:rPr>
        <w:t xml:space="preserve">Key Points to Remember from this Chapter:</w:t>
      </w:r>
    </w:p>
    <w:p w:rsidR="00000000" w:rsidDel="00000000" w:rsidP="00000000" w:rsidRDefault="00000000" w:rsidRPr="00000000" w14:paraId="00000048">
      <w:pPr>
        <w:numPr>
          <w:ilvl w:val="0"/>
          <w:numId w:val="12"/>
        </w:numPr>
        <w:spacing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highlight w:val="white"/>
          <w:rtl w:val="0"/>
        </w:rPr>
        <w:t xml:space="preserve">Body Parts and their Functions:</w:t>
      </w:r>
      <w:r w:rsidDel="00000000" w:rsidR="00000000" w:rsidRPr="00000000">
        <w:rPr>
          <w:rFonts w:ascii="Ariel Sans serif" w:cs="Ariel Sans serif" w:eastAsia="Ariel Sans serif" w:hAnsi="Ariel Sans serif"/>
          <w:color w:val="1f1f1f"/>
          <w:sz w:val="21"/>
          <w:szCs w:val="21"/>
          <w:highlight w:val="white"/>
          <w:rtl w:val="0"/>
        </w:rPr>
        <w:t xml:space="preserve"> Our body consists</w:t>
      </w:r>
      <w:sdt>
        <w:sdtPr>
          <w:id w:val="-570089827"/>
          <w:tag w:val="goog_rdk_3"/>
        </w:sdtPr>
        <w:sdtContent>
          <w:ins w:author="Virata Pusuluri" w:id="3" w:date="2025-06-24T13:15:57Z">
            <w:r w:rsidDel="00000000" w:rsidR="00000000" w:rsidRPr="00000000">
              <w:rPr>
                <w:rFonts w:ascii="Ariel Sans serif" w:cs="Ariel Sans serif" w:eastAsia="Ariel Sans serif" w:hAnsi="Ariel Sans serif"/>
                <w:color w:val="1f1f1f"/>
                <w:sz w:val="21"/>
                <w:szCs w:val="21"/>
                <w:highlight w:val="white"/>
                <w:rtl w:val="0"/>
              </w:rPr>
              <w:t xml:space="preserve"> (have)</w:t>
            </w:r>
          </w:ins>
        </w:sdtContent>
      </w:sdt>
      <w:r w:rsidDel="00000000" w:rsidR="00000000" w:rsidRPr="00000000">
        <w:rPr>
          <w:rFonts w:ascii="Ariel Sans serif" w:cs="Ariel Sans serif" w:eastAsia="Ariel Sans serif" w:hAnsi="Ariel Sans serif"/>
          <w:color w:val="1f1f1f"/>
          <w:sz w:val="21"/>
          <w:szCs w:val="21"/>
          <w:highlight w:val="white"/>
          <w:rtl w:val="0"/>
        </w:rPr>
        <w:t xml:space="preserve"> of different parts like the head, </w:t>
      </w:r>
      <w:sdt>
        <w:sdtPr>
          <w:id w:val="885565640"/>
          <w:tag w:val="goog_rdk_4"/>
        </w:sdtPr>
        <w:sdtContent>
          <w:commentRangeStart w:id="0"/>
        </w:sdtContent>
      </w:sdt>
      <w:r w:rsidDel="00000000" w:rsidR="00000000" w:rsidRPr="00000000">
        <w:rPr>
          <w:rFonts w:ascii="Ariel Sans serif" w:cs="Ariel Sans serif" w:eastAsia="Ariel Sans serif" w:hAnsi="Ariel Sans serif"/>
          <w:color w:val="1f1f1f"/>
          <w:sz w:val="21"/>
          <w:szCs w:val="21"/>
          <w:highlight w:val="white"/>
          <w:rtl w:val="0"/>
        </w:rPr>
        <w:t xml:space="preserve">trunk</w:t>
      </w:r>
      <w:sdt>
        <w:sdtPr>
          <w:id w:val="-1948030849"/>
          <w:tag w:val="goog_rdk_5"/>
        </w:sdtPr>
        <w:sdtContent>
          <w:ins w:author="Virata Pusuluri" w:id="4" w:date="2025-06-24T13:16:20Z">
            <w:commentRangeEnd w:id="0"/>
            <w:r w:rsidDel="00000000" w:rsidR="00000000" w:rsidRPr="00000000">
              <w:commentReference w:id="0"/>
            </w:r>
            <w:r w:rsidDel="00000000" w:rsidR="00000000" w:rsidRPr="00000000">
              <w:rPr>
                <w:rFonts w:ascii="Ariel Sans serif" w:cs="Ariel Sans serif" w:eastAsia="Ariel Sans serif" w:hAnsi="Ariel Sans serif"/>
                <w:color w:val="1f1f1f"/>
                <w:sz w:val="21"/>
                <w:szCs w:val="21"/>
                <w:highlight w:val="white"/>
                <w:rtl w:val="0"/>
              </w:rPr>
              <w:t xml:space="preserve"> (a person's or animal's body apart from the limbs and head)</w:t>
            </w:r>
          </w:ins>
        </w:sdtContent>
      </w:sdt>
      <w:r w:rsidDel="00000000" w:rsidR="00000000" w:rsidRPr="00000000">
        <w:rPr>
          <w:rFonts w:ascii="Ariel Sans serif" w:cs="Ariel Sans serif" w:eastAsia="Ariel Sans serif" w:hAnsi="Ariel Sans serif"/>
          <w:color w:val="1f1f1f"/>
          <w:sz w:val="21"/>
          <w:szCs w:val="21"/>
          <w:highlight w:val="white"/>
          <w:rtl w:val="0"/>
        </w:rPr>
        <w:t xml:space="preserve">, and limbs (hands and legs), each with specific functions. We use our eyes to see, nose to smell and breathe, mouth to eat and talk, and ears to hear.</w:t>
      </w:r>
      <w:r w:rsidDel="00000000" w:rsidR="00000000" w:rsidRPr="00000000">
        <w:rPr>
          <w:rtl w:val="0"/>
        </w:rPr>
      </w:r>
    </w:p>
    <w:p w:rsidR="00000000" w:rsidDel="00000000" w:rsidP="00000000" w:rsidRDefault="00000000" w:rsidRPr="00000000" w14:paraId="00000049">
      <w:pPr>
        <w:numPr>
          <w:ilvl w:val="1"/>
          <w:numId w:val="12"/>
        </w:numPr>
        <w:spacing w:line="288" w:lineRule="auto"/>
        <w:ind w:left="1440" w:hanging="360"/>
        <w:rPr>
          <w:rFonts w:ascii="Ariel Sans serif" w:cs="Ariel Sans serif" w:eastAsia="Ariel Sans serif" w:hAnsi="Ariel Sans serif"/>
          <w:color w:val="1f1f1f"/>
          <w:sz w:val="21"/>
          <w:szCs w:val="21"/>
          <w:highlight w:val="white"/>
          <w:u w:val="none"/>
        </w:rPr>
      </w:pPr>
      <w:r w:rsidDel="00000000" w:rsidR="00000000" w:rsidRPr="00000000">
        <w:rPr>
          <w:rFonts w:ascii="Ariel Sans serif" w:cs="Ariel Sans serif" w:eastAsia="Ariel Sans serif" w:hAnsi="Ariel Sans serif"/>
          <w:color w:val="1f1f1f"/>
          <w:sz w:val="21"/>
          <w:szCs w:val="21"/>
          <w:highlight w:val="white"/>
          <w:rtl w:val="0"/>
        </w:rPr>
        <w:t xml:space="preserve">Names of fingers - thumb (బొటన), index (చూపుడు), middle (మధ్య), ring (ఉంగరం), little (చిటికెన) </w:t>
      </w:r>
      <w:r w:rsidDel="00000000" w:rsidR="00000000" w:rsidRPr="00000000">
        <w:rPr>
          <w:rtl w:val="0"/>
        </w:rPr>
      </w:r>
    </w:p>
    <w:p w:rsidR="00000000" w:rsidDel="00000000" w:rsidP="00000000" w:rsidRDefault="00000000" w:rsidRPr="00000000" w14:paraId="0000004A">
      <w:pPr>
        <w:numPr>
          <w:ilvl w:val="0"/>
          <w:numId w:val="12"/>
        </w:numPr>
        <w:spacing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highlight w:val="white"/>
          <w:rtl w:val="0"/>
        </w:rPr>
        <w:t xml:space="preserve">Five Senses:</w:t>
      </w:r>
      <w:r w:rsidDel="00000000" w:rsidR="00000000" w:rsidRPr="00000000">
        <w:rPr>
          <w:rFonts w:ascii="Ariel Sans serif" w:cs="Ariel Sans serif" w:eastAsia="Ariel Sans serif" w:hAnsi="Ariel Sans serif"/>
          <w:color w:val="1f1f1f"/>
          <w:sz w:val="21"/>
          <w:szCs w:val="21"/>
          <w:highlight w:val="white"/>
          <w:rtl w:val="0"/>
        </w:rPr>
        <w:t xml:space="preserve"> We have five senses (sight/vision/seeing, smell, taste, touch, and hearing) that help us learn about and interact with the world around us.</w:t>
      </w:r>
      <w:r w:rsidDel="00000000" w:rsidR="00000000" w:rsidRPr="00000000">
        <w:rPr>
          <w:rtl w:val="0"/>
        </w:rPr>
      </w:r>
    </w:p>
    <w:p w:rsidR="00000000" w:rsidDel="00000000" w:rsidP="00000000" w:rsidRDefault="00000000" w:rsidRPr="00000000" w14:paraId="0000004B">
      <w:pPr>
        <w:numPr>
          <w:ilvl w:val="0"/>
          <w:numId w:val="12"/>
        </w:numPr>
        <w:spacing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highlight w:val="white"/>
          <w:rtl w:val="0"/>
        </w:rPr>
        <w:t xml:space="preserve">Good and Bad Touch:</w:t>
      </w:r>
      <w:r w:rsidDel="00000000" w:rsidR="00000000" w:rsidRPr="00000000">
        <w:rPr>
          <w:rFonts w:ascii="Ariel Sans serif" w:cs="Ariel Sans serif" w:eastAsia="Ariel Sans serif" w:hAnsi="Ariel Sans serif"/>
          <w:color w:val="1f1f1f"/>
          <w:sz w:val="21"/>
          <w:szCs w:val="21"/>
          <w:highlight w:val="white"/>
          <w:rtl w:val="0"/>
        </w:rPr>
        <w:t xml:space="preserve"> It's important to understand the difference between good and bad touch. Good touch makes us feel safe and cared for, while bad touch makes us uncomfortable, scared, or sad. Private parts should never be touched by others. These are:</w:t>
      </w:r>
      <w:r w:rsidDel="00000000" w:rsidR="00000000" w:rsidRPr="00000000">
        <w:rPr>
          <w:rtl w:val="0"/>
        </w:rPr>
      </w:r>
    </w:p>
    <w:p w:rsidR="00000000" w:rsidDel="00000000" w:rsidP="00000000" w:rsidRDefault="00000000" w:rsidRPr="00000000" w14:paraId="0000004C">
      <w:pPr>
        <w:numPr>
          <w:ilvl w:val="1"/>
          <w:numId w:val="12"/>
        </w:numPr>
        <w:spacing w:line="288" w:lineRule="auto"/>
        <w:ind w:left="1440" w:hanging="360"/>
        <w:rPr>
          <w:rFonts w:ascii="Ariel Sans serif" w:cs="Ariel Sans serif" w:eastAsia="Ariel Sans serif" w:hAnsi="Ariel Sans serif"/>
          <w:color w:val="1f1f1f"/>
          <w:sz w:val="21"/>
          <w:szCs w:val="21"/>
          <w:highlight w:val="white"/>
          <w:u w:val="none"/>
        </w:rPr>
      </w:pPr>
      <w:r w:rsidDel="00000000" w:rsidR="00000000" w:rsidRPr="00000000">
        <w:rPr>
          <w:rFonts w:ascii="Ariel Sans serif" w:cs="Ariel Sans serif" w:eastAsia="Ariel Sans serif" w:hAnsi="Ariel Sans serif"/>
          <w:color w:val="1f1f1f"/>
          <w:sz w:val="21"/>
          <w:szCs w:val="21"/>
          <w:highlight w:val="white"/>
          <w:rtl w:val="0"/>
        </w:rPr>
        <w:t xml:space="preserve">Lips, Chest, Seat, Between the legs. </w:t>
      </w:r>
      <w:r w:rsidDel="00000000" w:rsidR="00000000" w:rsidRPr="00000000">
        <w:rPr>
          <w:rtl w:val="0"/>
        </w:rPr>
      </w:r>
    </w:p>
    <w:p w:rsidR="00000000" w:rsidDel="00000000" w:rsidP="00000000" w:rsidRDefault="00000000" w:rsidRPr="00000000" w14:paraId="0000004D">
      <w:pPr>
        <w:numPr>
          <w:ilvl w:val="0"/>
          <w:numId w:val="12"/>
        </w:numPr>
        <w:spacing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highlight w:val="white"/>
          <w:rtl w:val="0"/>
        </w:rPr>
        <w:t xml:space="preserve">Protecting Ourselves:</w:t>
      </w:r>
      <w:r w:rsidDel="00000000" w:rsidR="00000000" w:rsidRPr="00000000">
        <w:rPr>
          <w:rFonts w:ascii="Ariel Sans serif" w:cs="Ariel Sans serif" w:eastAsia="Ariel Sans serif" w:hAnsi="Ariel Sans serif"/>
          <w:color w:val="1f1f1f"/>
          <w:sz w:val="21"/>
          <w:szCs w:val="21"/>
          <w:highlight w:val="white"/>
          <w:rtl w:val="0"/>
        </w:rPr>
        <w:t xml:space="preserve"> If someone makes us uncomfortable with bad touch, we should say "NO" loudly, run away, and tell a trusted adult immediately. It's not our fault, and seeking help is </w:t>
      </w:r>
      <w:sdt>
        <w:sdtPr>
          <w:id w:val="-1527340313"/>
          <w:tag w:val="goog_rdk_6"/>
        </w:sdtPr>
        <w:sdtContent>
          <w:commentRangeStart w:id="1"/>
        </w:sdtContent>
      </w:sdt>
      <w:r w:rsidDel="00000000" w:rsidR="00000000" w:rsidRPr="00000000">
        <w:rPr>
          <w:rFonts w:ascii="Ariel Sans serif" w:cs="Ariel Sans serif" w:eastAsia="Ariel Sans serif" w:hAnsi="Ariel Sans serif"/>
          <w:color w:val="1f1f1f"/>
          <w:sz w:val="21"/>
          <w:szCs w:val="21"/>
          <w:highlight w:val="white"/>
          <w:rtl w:val="0"/>
        </w:rPr>
        <w:t xml:space="preserve">crucial</w:t>
      </w:r>
      <w:commentRangeEnd w:id="1"/>
      <w:r w:rsidDel="00000000" w:rsidR="00000000" w:rsidRPr="00000000">
        <w:commentReference w:id="1"/>
      </w:r>
      <w:r w:rsidDel="00000000" w:rsidR="00000000" w:rsidRPr="00000000">
        <w:rPr>
          <w:rFonts w:ascii="Ariel Sans serif" w:cs="Ariel Sans serif" w:eastAsia="Ariel Sans serif" w:hAnsi="Ariel Sans serif"/>
          <w:color w:val="1f1f1f"/>
          <w:sz w:val="21"/>
          <w:szCs w:val="21"/>
          <w:highlight w:val="white"/>
          <w:rtl w:val="0"/>
        </w:rPr>
        <w:t xml:space="preserve">.</w:t>
      </w:r>
      <w:r w:rsidDel="00000000" w:rsidR="00000000" w:rsidRPr="00000000">
        <w:rPr>
          <w:rtl w:val="0"/>
        </w:rPr>
      </w:r>
    </w:p>
    <w:p w:rsidR="00000000" w:rsidDel="00000000" w:rsidP="00000000" w:rsidRDefault="00000000" w:rsidRPr="00000000" w14:paraId="0000004E">
      <w:pPr>
        <w:numPr>
          <w:ilvl w:val="1"/>
          <w:numId w:val="12"/>
        </w:numPr>
        <w:spacing w:line="288" w:lineRule="auto"/>
        <w:ind w:left="1440" w:hanging="360"/>
        <w:rPr>
          <w:rFonts w:ascii="Ariel Sans serif" w:cs="Ariel Sans serif" w:eastAsia="Ariel Sans serif" w:hAnsi="Ariel Sans serif"/>
          <w:color w:val="1f1f1f"/>
          <w:sz w:val="21"/>
          <w:szCs w:val="21"/>
          <w:highlight w:val="white"/>
        </w:rPr>
      </w:pPr>
      <w:r w:rsidDel="00000000" w:rsidR="00000000" w:rsidRPr="00000000">
        <w:rPr>
          <w:rFonts w:ascii="Ariel Sans serif" w:cs="Ariel Sans serif" w:eastAsia="Ariel Sans serif" w:hAnsi="Ariel Sans serif"/>
          <w:b w:val="1"/>
          <w:bCs w:val="1"/>
          <w:color w:val="1f1f1f"/>
          <w:sz w:val="21"/>
          <w:szCs w:val="21"/>
          <w:highlight w:val="white"/>
          <w:rtl w:val="0"/>
        </w:rPr>
        <w:t xml:space="preserve">Always share with your parents</w:t>
      </w:r>
      <w:r w:rsidDel="00000000" w:rsidR="00000000" w:rsidRPr="00000000">
        <w:rPr>
          <w:rFonts w:ascii="Ariel Sans serif" w:cs="Ariel Sans serif" w:eastAsia="Ariel Sans serif" w:hAnsi="Ariel Sans serif"/>
          <w:color w:val="1f1f1f"/>
          <w:sz w:val="21"/>
          <w:szCs w:val="21"/>
          <w:highlight w:val="white"/>
          <w:rtl w:val="0"/>
        </w:rPr>
        <w:t xml:space="preserve"> details about any problems you may face at home or outside the home, even if you think you or someone else has done something wrong. Because only parents love you the most and will always want to take care of you. </w:t>
      </w:r>
    </w:p>
    <w:p w:rsidR="00000000" w:rsidDel="00000000" w:rsidP="00000000" w:rsidRDefault="00000000" w:rsidRPr="00000000" w14:paraId="0000004F">
      <w:pPr>
        <w:numPr>
          <w:ilvl w:val="2"/>
          <w:numId w:val="12"/>
        </w:numPr>
        <w:spacing w:line="288" w:lineRule="auto"/>
        <w:ind w:left="2160" w:hanging="360"/>
        <w:rPr>
          <w:rFonts w:ascii="Ariel Sans serif" w:cs="Ariel Sans serif" w:eastAsia="Ariel Sans serif" w:hAnsi="Ariel Sans serif"/>
          <w:color w:val="1f1f1f"/>
          <w:sz w:val="21"/>
          <w:szCs w:val="21"/>
          <w:highlight w:val="white"/>
        </w:rPr>
      </w:pPr>
      <w:r w:rsidDel="00000000" w:rsidR="00000000" w:rsidRPr="00000000">
        <w:rPr>
          <w:rFonts w:ascii="Ariel Sans serif" w:cs="Ariel Sans serif" w:eastAsia="Ariel Sans serif" w:hAnsi="Ariel Sans serif"/>
          <w:color w:val="1f1f1f"/>
          <w:sz w:val="21"/>
          <w:szCs w:val="21"/>
          <w:highlight w:val="white"/>
          <w:rtl w:val="0"/>
        </w:rPr>
        <w:t xml:space="preserve">If somebody says or </w:t>
      </w:r>
      <w:sdt>
        <w:sdtPr>
          <w:id w:val="-1507048393"/>
          <w:tag w:val="goog_rdk_7"/>
        </w:sdtPr>
        <w:sdtContent>
          <w:commentRangeStart w:id="2"/>
        </w:sdtContent>
      </w:sdt>
      <w:r w:rsidDel="00000000" w:rsidR="00000000" w:rsidRPr="00000000">
        <w:rPr>
          <w:rFonts w:ascii="Ariel Sans serif" w:cs="Ariel Sans serif" w:eastAsia="Ariel Sans serif" w:hAnsi="Ariel Sans serif"/>
          <w:color w:val="1f1f1f"/>
          <w:sz w:val="21"/>
          <w:szCs w:val="21"/>
          <w:highlight w:val="white"/>
          <w:rtl w:val="0"/>
        </w:rPr>
        <w:t xml:space="preserve">threatens </w:t>
      </w:r>
      <w:commentRangeEnd w:id="2"/>
      <w:r w:rsidDel="00000000" w:rsidR="00000000" w:rsidRPr="00000000">
        <w:commentReference w:id="2"/>
      </w:r>
      <w:r w:rsidDel="00000000" w:rsidR="00000000" w:rsidRPr="00000000">
        <w:rPr>
          <w:rFonts w:ascii="Ariel Sans serif" w:cs="Ariel Sans serif" w:eastAsia="Ariel Sans serif" w:hAnsi="Ariel Sans serif"/>
          <w:color w:val="1f1f1f"/>
          <w:sz w:val="21"/>
          <w:szCs w:val="21"/>
          <w:highlight w:val="white"/>
          <w:rtl w:val="0"/>
        </w:rPr>
        <w:t xml:space="preserve">you,  “Don’t tell this to your parents!”, then you should </w:t>
      </w:r>
      <w:sdt>
        <w:sdtPr>
          <w:id w:val="-281937971"/>
          <w:tag w:val="goog_rdk_8"/>
        </w:sdtPr>
        <w:sdtContent>
          <w:commentRangeStart w:id="3"/>
        </w:sdtContent>
      </w:sdt>
      <w:r w:rsidDel="00000000" w:rsidR="00000000" w:rsidRPr="00000000">
        <w:rPr>
          <w:rFonts w:ascii="Ariel Sans serif" w:cs="Ariel Sans serif" w:eastAsia="Ariel Sans serif" w:hAnsi="Ariel Sans serif"/>
          <w:color w:val="1f1f1f"/>
          <w:sz w:val="21"/>
          <w:szCs w:val="21"/>
          <w:highlight w:val="white"/>
          <w:rtl w:val="0"/>
        </w:rPr>
        <w:t xml:space="preserve">definitely </w:t>
      </w:r>
      <w:commentRangeEnd w:id="3"/>
      <w:r w:rsidDel="00000000" w:rsidR="00000000" w:rsidRPr="00000000">
        <w:commentReference w:id="3"/>
      </w:r>
      <w:r w:rsidDel="00000000" w:rsidR="00000000" w:rsidRPr="00000000">
        <w:rPr>
          <w:rFonts w:ascii="Ariel Sans serif" w:cs="Ariel Sans serif" w:eastAsia="Ariel Sans serif" w:hAnsi="Ariel Sans serif"/>
          <w:color w:val="1f1f1f"/>
          <w:sz w:val="21"/>
          <w:szCs w:val="21"/>
          <w:highlight w:val="white"/>
          <w:rtl w:val="0"/>
        </w:rPr>
        <w:t xml:space="preserve">come and tell your parents about it. </w:t>
      </w:r>
    </w:p>
    <w:p w:rsidR="00000000" w:rsidDel="00000000" w:rsidP="00000000" w:rsidRDefault="00000000" w:rsidRPr="00000000" w14:paraId="00000050">
      <w:pPr>
        <w:numPr>
          <w:ilvl w:val="1"/>
          <w:numId w:val="12"/>
        </w:numPr>
        <w:spacing w:line="288" w:lineRule="auto"/>
        <w:ind w:left="144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highlight w:val="white"/>
          <w:rtl w:val="0"/>
        </w:rPr>
        <w:t xml:space="preserve">Child Helpline:</w:t>
      </w:r>
      <w:r w:rsidDel="00000000" w:rsidR="00000000" w:rsidRPr="00000000">
        <w:rPr>
          <w:rFonts w:ascii="Ariel Sans serif" w:cs="Ariel Sans serif" w:eastAsia="Ariel Sans serif" w:hAnsi="Ariel Sans serif"/>
          <w:color w:val="1f1f1f"/>
          <w:sz w:val="21"/>
          <w:szCs w:val="21"/>
          <w:highlight w:val="white"/>
          <w:rtl w:val="0"/>
        </w:rPr>
        <w:t xml:space="preserve"> In emergencies, children can call the national helpline CHILD LINE </w:t>
      </w:r>
      <w:sdt>
        <w:sdtPr>
          <w:id w:val="719312590"/>
          <w:tag w:val="goog_rdk_9"/>
        </w:sdtPr>
        <w:sdtContent>
          <w:r w:rsidDel="00000000" w:rsidR="00000000" w:rsidRPr="00000000">
            <w:rPr>
              <w:rFonts w:ascii="Ariel Sans serif" w:cs="Ariel Sans serif" w:eastAsia="Ariel Sans serif" w:hAnsi="Ariel Sans serif"/>
              <w:b w:val="1"/>
              <w:bCs w:val="1"/>
              <w:color w:val="1f1f1f"/>
              <w:sz w:val="21"/>
              <w:szCs w:val="21"/>
              <w:highlight w:val="white"/>
              <w:rtl w:val="0"/>
              <w:rPrChange w:author="Virata Pusuluri" w:id="5" w:date="2025-06-24T13:18:47Z">
                <w:rPr>
                  <w:rFonts w:ascii="Ariel Sans serif" w:cs="Ariel Sans serif" w:eastAsia="Ariel Sans serif" w:hAnsi="Ariel Sans serif"/>
                  <w:color w:val="1f1f1f"/>
                  <w:sz w:val="21"/>
                  <w:szCs w:val="21"/>
                  <w:highlight w:val="white"/>
                </w:rPr>
              </w:rPrChange>
            </w:rPr>
            <w:t xml:space="preserve">1098</w:t>
          </w:r>
        </w:sdtContent>
      </w:sdt>
      <w:r w:rsidDel="00000000" w:rsidR="00000000" w:rsidRPr="00000000">
        <w:rPr>
          <w:rFonts w:ascii="Ariel Sans serif" w:cs="Ariel Sans serif" w:eastAsia="Ariel Sans serif" w:hAnsi="Ariel Sans serif"/>
          <w:color w:val="1f1f1f"/>
          <w:sz w:val="21"/>
          <w:szCs w:val="21"/>
          <w:highlight w:val="white"/>
          <w:rtl w:val="0"/>
        </w:rPr>
        <w:t xml:space="preserve"> for </w:t>
      </w:r>
      <w:sdt>
        <w:sdtPr>
          <w:id w:val="643100415"/>
          <w:tag w:val="goog_rdk_10"/>
        </w:sdtPr>
        <w:sdtContent>
          <w:commentRangeStart w:id="4"/>
        </w:sdtContent>
      </w:sdt>
      <w:r w:rsidDel="00000000" w:rsidR="00000000" w:rsidRPr="00000000">
        <w:rPr>
          <w:rFonts w:ascii="Ariel Sans serif" w:cs="Ariel Sans serif" w:eastAsia="Ariel Sans serif" w:hAnsi="Ariel Sans serif"/>
          <w:color w:val="1f1f1f"/>
          <w:sz w:val="21"/>
          <w:szCs w:val="21"/>
          <w:highlight w:val="white"/>
          <w:rtl w:val="0"/>
        </w:rPr>
        <w:t xml:space="preserve">assistance</w:t>
      </w:r>
      <w:commentRangeEnd w:id="4"/>
      <w:r w:rsidDel="00000000" w:rsidR="00000000" w:rsidRPr="00000000">
        <w:commentReference w:id="4"/>
      </w:r>
      <w:r w:rsidDel="00000000" w:rsidR="00000000" w:rsidRPr="00000000">
        <w:rPr>
          <w:rFonts w:ascii="Ariel Sans serif" w:cs="Ariel Sans serif" w:eastAsia="Ariel Sans serif" w:hAnsi="Ariel Sans serif"/>
          <w:color w:val="1f1f1f"/>
          <w:sz w:val="21"/>
          <w:szCs w:val="21"/>
          <w:highlight w:val="white"/>
          <w:rtl w:val="0"/>
        </w:rPr>
        <w:t xml:space="preserve"> in India. In the USA</w:t>
      </w:r>
      <w:sdt>
        <w:sdtPr>
          <w:id w:val="1850578731"/>
          <w:tag w:val="goog_rdk_11"/>
        </w:sdtPr>
        <w:sdtContent>
          <w:ins w:author="Virata Pusuluri" w:id="6" w:date="2025-06-24T13:19:46Z">
            <w:r w:rsidDel="00000000" w:rsidR="00000000" w:rsidRPr="00000000">
              <w:rPr>
                <w:rFonts w:ascii="Ariel Sans serif" w:cs="Ariel Sans serif" w:eastAsia="Ariel Sans serif" w:hAnsi="Ariel Sans serif"/>
                <w:color w:val="1f1f1f"/>
                <w:sz w:val="21"/>
                <w:szCs w:val="21"/>
                <w:highlight w:val="white"/>
                <w:rtl w:val="0"/>
              </w:rPr>
              <w:t xml:space="preserve"> (United States of America)</w:t>
            </w:r>
          </w:ins>
        </w:sdtContent>
      </w:sdt>
      <w:r w:rsidDel="00000000" w:rsidR="00000000" w:rsidRPr="00000000">
        <w:rPr>
          <w:rFonts w:ascii="Ariel Sans serif" w:cs="Ariel Sans serif" w:eastAsia="Ariel Sans serif" w:hAnsi="Ariel Sans serif"/>
          <w:color w:val="1f1f1f"/>
          <w:sz w:val="21"/>
          <w:szCs w:val="21"/>
          <w:highlight w:val="white"/>
          <w:rtl w:val="0"/>
        </w:rPr>
        <w:t xml:space="preserve">, children can call 911</w:t>
      </w:r>
      <w:sdt>
        <w:sdtPr>
          <w:id w:val="1100590460"/>
          <w:tag w:val="goog_rdk_12"/>
        </w:sdtPr>
        <w:sdtContent>
          <w:ins w:author="Virata Pusuluri" w:id="7" w:date="2025-06-05T14:33:21Z">
            <w:r w:rsidDel="00000000" w:rsidR="00000000" w:rsidRPr="00000000">
              <w:rPr>
                <w:rFonts w:ascii="Ariel Sans serif" w:cs="Ariel Sans serif" w:eastAsia="Ariel Sans serif" w:hAnsi="Ariel Sans serif"/>
                <w:color w:val="1f1f1f"/>
                <w:sz w:val="21"/>
                <w:szCs w:val="21"/>
                <w:highlight w:val="white"/>
                <w:rtl w:val="0"/>
              </w:rPr>
              <w:t xml:space="preserve">, (or </w:t>
            </w:r>
          </w:ins>
          <w:sdt>
            <w:sdtPr>
              <w:id w:val="1629029541"/>
              <w:tag w:val="goog_rdk_13"/>
            </w:sdtPr>
            <w:sdtContent>
              <w:ins w:author="Virata Pusuluri" w:id="7" w:date="2025-06-05T14:33:21Z">
                <w:r w:rsidDel="00000000" w:rsidR="00000000" w:rsidRPr="00000000">
                  <w:rPr>
                    <w:rFonts w:ascii="Ariel Sans serif" w:cs="Ariel Sans serif" w:eastAsia="Ariel Sans serif" w:hAnsi="Ariel Sans serif"/>
                    <w:b w:val="1"/>
                    <w:bCs w:val="1"/>
                    <w:color w:val="1f1f1f"/>
                    <w:sz w:val="21"/>
                    <w:szCs w:val="21"/>
                    <w:highlight w:val="white"/>
                    <w:rtl w:val="0"/>
                    <w:rPrChange w:author="Virata Pusuluri" w:id="8" w:date="2025-06-05T14:33:21Z">
                      <w:rPr>
                        <w:rFonts w:ascii="Ariel Sans serif" w:cs="Ariel Sans serif" w:eastAsia="Ariel Sans serif" w:hAnsi="Ariel Sans serif"/>
                        <w:color w:val="1f1f1f"/>
                        <w:sz w:val="21"/>
                        <w:szCs w:val="21"/>
                        <w:highlight w:val="white"/>
                      </w:rPr>
                    </w:rPrChange>
                  </w:rPr>
                  <w:t xml:space="preserve">511</w:t>
                </w:r>
              </w:ins>
            </w:sdtContent>
          </w:sdt>
          <w:ins w:author="Virata Pusuluri" w:id="7" w:date="2025-06-05T14:33:21Z">
            <w:r w:rsidDel="00000000" w:rsidR="00000000" w:rsidRPr="00000000">
              <w:rPr>
                <w:rFonts w:ascii="Ariel Sans serif" w:cs="Ariel Sans serif" w:eastAsia="Ariel Sans serif" w:hAnsi="Ariel Sans serif"/>
                <w:color w:val="1f1f1f"/>
                <w:sz w:val="21"/>
                <w:szCs w:val="21"/>
                <w:highlight w:val="white"/>
                <w:rtl w:val="0"/>
              </w:rPr>
              <w:t xml:space="preserve"> in traffic emergencies in the USA)</w:t>
            </w:r>
          </w:ins>
        </w:sdtContent>
      </w:sdt>
      <w:r w:rsidDel="00000000" w:rsidR="00000000" w:rsidRPr="00000000">
        <w:rPr>
          <w:rFonts w:ascii="Ariel Sans serif" w:cs="Ariel Sans serif" w:eastAsia="Ariel Sans serif" w:hAnsi="Ariel Sans serif"/>
          <w:color w:val="1f1f1f"/>
          <w:sz w:val="21"/>
          <w:szCs w:val="21"/>
          <w:highlight w:val="white"/>
          <w:rtl w:val="0"/>
        </w:rPr>
        <w:t xml:space="preserve">. </w:t>
      </w:r>
      <w:r w:rsidDel="00000000" w:rsidR="00000000" w:rsidRPr="00000000">
        <w:rPr>
          <w:rtl w:val="0"/>
        </w:rPr>
      </w:r>
    </w:p>
    <w:p w:rsidR="00000000" w:rsidDel="00000000" w:rsidP="00000000" w:rsidRDefault="00000000" w:rsidRPr="00000000" w14:paraId="00000051">
      <w:pPr>
        <w:numPr>
          <w:ilvl w:val="0"/>
          <w:numId w:val="12"/>
        </w:numPr>
        <w:spacing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highlight w:val="white"/>
          <w:rtl w:val="0"/>
        </w:rPr>
        <w:t xml:space="preserve">Healthy Habits:</w:t>
      </w:r>
      <w:r w:rsidDel="00000000" w:rsidR="00000000" w:rsidRPr="00000000">
        <w:rPr>
          <w:rFonts w:ascii="Ariel Sans serif" w:cs="Ariel Sans serif" w:eastAsia="Ariel Sans serif" w:hAnsi="Ariel Sans serif"/>
          <w:color w:val="1f1f1f"/>
          <w:sz w:val="21"/>
          <w:szCs w:val="21"/>
          <w:highlight w:val="white"/>
          <w:rtl w:val="0"/>
        </w:rPr>
        <w:t xml:space="preserve"> Maintaining a healthy body requires good habits like brushing teeth, washing hands, eating fruits and vegetables, and exercising regularly. We should always stay clean and dress nicely. </w:t>
      </w:r>
      <w:r w:rsidDel="00000000" w:rsidR="00000000" w:rsidRPr="00000000">
        <w:rPr>
          <w:rtl w:val="0"/>
        </w:rPr>
      </w:r>
    </w:p>
    <w:p w:rsidR="00000000" w:rsidDel="00000000" w:rsidP="00000000" w:rsidRDefault="00000000" w:rsidRPr="00000000" w14:paraId="00000052">
      <w:pPr>
        <w:numPr>
          <w:ilvl w:val="0"/>
          <w:numId w:val="12"/>
        </w:numPr>
        <w:spacing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highlight w:val="white"/>
          <w:rtl w:val="0"/>
        </w:rPr>
        <w:t xml:space="preserve">People with Disabilities:</w:t>
      </w:r>
      <w:r w:rsidDel="00000000" w:rsidR="00000000" w:rsidRPr="00000000">
        <w:rPr>
          <w:rFonts w:ascii="Ariel Sans serif" w:cs="Ariel Sans serif" w:eastAsia="Ariel Sans serif" w:hAnsi="Ariel Sans serif"/>
          <w:color w:val="1f1f1f"/>
          <w:sz w:val="21"/>
          <w:szCs w:val="21"/>
          <w:highlight w:val="white"/>
          <w:rtl w:val="0"/>
        </w:rPr>
        <w:t xml:space="preserve"> We should be kind and </w:t>
      </w:r>
      <w:sdt>
        <w:sdtPr>
          <w:id w:val="-1256547125"/>
          <w:tag w:val="goog_rdk_14"/>
        </w:sdtPr>
        <w:sdtContent>
          <w:commentRangeStart w:id="5"/>
        </w:sdtContent>
      </w:sdt>
      <w:r w:rsidDel="00000000" w:rsidR="00000000" w:rsidRPr="00000000">
        <w:rPr>
          <w:rFonts w:ascii="Ariel Sans serif" w:cs="Ariel Sans serif" w:eastAsia="Ariel Sans serif" w:hAnsi="Ariel Sans serif"/>
          <w:color w:val="1f1f1f"/>
          <w:sz w:val="21"/>
          <w:szCs w:val="21"/>
          <w:highlight w:val="white"/>
          <w:rtl w:val="0"/>
        </w:rPr>
        <w:t xml:space="preserve">inclusive </w:t>
      </w:r>
      <w:commentRangeEnd w:id="5"/>
      <w:r w:rsidDel="00000000" w:rsidR="00000000" w:rsidRPr="00000000">
        <w:commentReference w:id="5"/>
      </w:r>
      <w:r w:rsidDel="00000000" w:rsidR="00000000" w:rsidRPr="00000000">
        <w:rPr>
          <w:rFonts w:ascii="Ariel Sans serif" w:cs="Ariel Sans serif" w:eastAsia="Ariel Sans serif" w:hAnsi="Ariel Sans serif"/>
          <w:color w:val="1f1f1f"/>
          <w:sz w:val="21"/>
          <w:szCs w:val="21"/>
          <w:highlight w:val="white"/>
          <w:rtl w:val="0"/>
        </w:rPr>
        <w:t xml:space="preserve">to people with disabilities, offering help when needed and avoiding nicknames.</w:t>
      </w:r>
      <w:r w:rsidDel="00000000" w:rsidR="00000000" w:rsidRPr="00000000">
        <w:rPr>
          <w:rtl w:val="0"/>
        </w:rPr>
      </w:r>
    </w:p>
    <w:p w:rsidR="00000000" w:rsidDel="00000000" w:rsidP="00000000" w:rsidRDefault="00000000" w:rsidRPr="00000000" w14:paraId="00000053">
      <w:pPr>
        <w:spacing w:line="288" w:lineRule="auto"/>
        <w:ind w:left="0" w:firstLine="0"/>
        <w:rPr>
          <w:rFonts w:ascii="Ariel Sans serif" w:cs="Ariel Sans serif" w:eastAsia="Ariel Sans serif" w:hAnsi="Ariel Sans serif"/>
          <w:color w:val="1f1f1f"/>
          <w:sz w:val="21"/>
          <w:szCs w:val="21"/>
          <w:highlight w:val="white"/>
        </w:rPr>
      </w:pPr>
      <w:r w:rsidDel="00000000" w:rsidR="00000000" w:rsidRPr="00000000">
        <w:rPr>
          <w:rtl w:val="0"/>
        </w:rPr>
      </w:r>
    </w:p>
    <w:p w:rsidR="00000000" w:rsidDel="00000000" w:rsidP="00000000" w:rsidRDefault="00000000" w:rsidRPr="00000000" w14:paraId="00000054">
      <w:pPr>
        <w:spacing w:after="0" w:before="0" w:line="288" w:lineRule="auto"/>
        <w:ind w:left="0" w:right="0" w:firstLine="0"/>
        <w:rPr>
          <w:rFonts w:ascii="Ariel Sans serif" w:cs="Ariel Sans serif" w:eastAsia="Ariel Sans serif" w:hAnsi="Ariel Sans serif"/>
          <w:color w:val="1f1f1f"/>
          <w:sz w:val="21"/>
          <w:szCs w:val="21"/>
          <w:highlight w:val="white"/>
        </w:rPr>
      </w:pPr>
      <w:r w:rsidDel="00000000" w:rsidR="00000000" w:rsidRPr="00000000">
        <w:rPr>
          <w:rFonts w:ascii="Ariel Sans serif" w:cs="Ariel Sans serif" w:eastAsia="Ariel Sans serif" w:hAnsi="Ariel Sans serif"/>
          <w:color w:val="1f1f1f"/>
          <w:sz w:val="21"/>
          <w:szCs w:val="21"/>
          <w:highlight w:val="white"/>
          <w:rtl w:val="0"/>
        </w:rPr>
        <w:t xml:space="preserve">Remember, our body is </w:t>
      </w:r>
      <w:sdt>
        <w:sdtPr>
          <w:id w:val="-295294953"/>
          <w:tag w:val="goog_rdk_15"/>
        </w:sdtPr>
        <w:sdtContent>
          <w:commentRangeStart w:id="6"/>
        </w:sdtContent>
      </w:sdt>
      <w:r w:rsidDel="00000000" w:rsidR="00000000" w:rsidRPr="00000000">
        <w:rPr>
          <w:rFonts w:ascii="Ariel Sans serif" w:cs="Ariel Sans serif" w:eastAsia="Ariel Sans serif" w:hAnsi="Ariel Sans serif"/>
          <w:color w:val="1f1f1f"/>
          <w:sz w:val="21"/>
          <w:szCs w:val="21"/>
          <w:highlight w:val="white"/>
          <w:rtl w:val="0"/>
        </w:rPr>
        <w:t xml:space="preserve">precious</w:t>
      </w:r>
      <w:commentRangeEnd w:id="6"/>
      <w:r w:rsidDel="00000000" w:rsidR="00000000" w:rsidRPr="00000000">
        <w:commentReference w:id="6"/>
      </w:r>
      <w:r w:rsidDel="00000000" w:rsidR="00000000" w:rsidRPr="00000000">
        <w:rPr>
          <w:rFonts w:ascii="Ariel Sans serif" w:cs="Ariel Sans serif" w:eastAsia="Ariel Sans serif" w:hAnsi="Ariel Sans serif"/>
          <w:color w:val="1f1f1f"/>
          <w:sz w:val="21"/>
          <w:szCs w:val="21"/>
          <w:highlight w:val="white"/>
          <w:rtl w:val="0"/>
        </w:rPr>
        <w:t xml:space="preserve">, and we should take care of it and protect it from </w:t>
      </w:r>
      <w:sdt>
        <w:sdtPr>
          <w:id w:val="413145260"/>
          <w:tag w:val="goog_rdk_16"/>
        </w:sdtPr>
        <w:sdtContent>
          <w:commentRangeStart w:id="7"/>
        </w:sdtContent>
      </w:sdt>
      <w:r w:rsidDel="00000000" w:rsidR="00000000" w:rsidRPr="00000000">
        <w:rPr>
          <w:rFonts w:ascii="Ariel Sans serif" w:cs="Ariel Sans serif" w:eastAsia="Ariel Sans serif" w:hAnsi="Ariel Sans serif"/>
          <w:color w:val="1f1f1f"/>
          <w:sz w:val="21"/>
          <w:szCs w:val="21"/>
          <w:highlight w:val="white"/>
          <w:rtl w:val="0"/>
        </w:rPr>
        <w:t xml:space="preserve">harm</w:t>
      </w:r>
      <w:commentRangeEnd w:id="7"/>
      <w:r w:rsidDel="00000000" w:rsidR="00000000" w:rsidRPr="00000000">
        <w:commentReference w:id="7"/>
      </w:r>
      <w:r w:rsidDel="00000000" w:rsidR="00000000" w:rsidRPr="00000000">
        <w:rPr>
          <w:rFonts w:ascii="Ariel Sans serif" w:cs="Ariel Sans serif" w:eastAsia="Ariel Sans serif" w:hAnsi="Ariel Sans serif"/>
          <w:color w:val="1f1f1f"/>
          <w:sz w:val="21"/>
          <w:szCs w:val="21"/>
          <w:highlight w:val="white"/>
          <w:rtl w:val="0"/>
        </w:rPr>
        <w:t xml:space="preserve">.</w:t>
      </w:r>
    </w:p>
    <w:p w:rsidR="00000000" w:rsidDel="00000000" w:rsidP="00000000" w:rsidRDefault="00000000" w:rsidRPr="00000000" w14:paraId="00000055">
      <w:pPr>
        <w:spacing w:after="0" w:before="0" w:line="288" w:lineRule="auto"/>
        <w:ind w:left="0" w:right="0" w:firstLine="0"/>
        <w:rPr>
          <w:rFonts w:ascii="Ariel Sans serif" w:cs="Ariel Sans serif" w:eastAsia="Ariel Sans serif" w:hAnsi="Ariel Sans serif"/>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0" w:before="0" w:line="288" w:lineRule="auto"/>
        <w:ind w:left="0" w:right="0" w:firstLine="0"/>
        <w:rPr>
          <w:rFonts w:ascii="Ariel Sans serif" w:cs="Ariel Sans serif" w:eastAsia="Ariel Sans serif" w:hAnsi="Ariel Sans serif"/>
          <w:b w:val="1"/>
          <w:bCs w:val="1"/>
          <w:sz w:val="21"/>
          <w:szCs w:val="21"/>
        </w:rPr>
      </w:pPr>
      <w:r w:rsidDel="00000000" w:rsidR="00000000" w:rsidRPr="00000000">
        <w:rPr>
          <w:rFonts w:ascii="Ariel Sans serif" w:cs="Ariel Sans serif" w:eastAsia="Ariel Sans serif" w:hAnsi="Ariel Sans serif"/>
          <w:b w:val="1"/>
          <w:bCs w:val="1"/>
          <w:sz w:val="21"/>
          <w:szCs w:val="21"/>
          <w:rtl w:val="0"/>
        </w:rPr>
        <w:t xml:space="preserve">Chapter 5: Food</w:t>
      </w:r>
    </w:p>
    <w:p w:rsidR="00000000" w:rsidDel="00000000" w:rsidP="00000000" w:rsidRDefault="00000000" w:rsidRPr="00000000" w14:paraId="00000057">
      <w:pPr>
        <w:spacing w:after="0" w:before="0" w:line="288" w:lineRule="auto"/>
        <w:ind w:left="0" w:right="0" w:firstLine="0"/>
        <w:rPr>
          <w:rFonts w:ascii="Ariel Sans serif" w:cs="Ariel Sans serif" w:eastAsia="Ariel Sans serif" w:hAnsi="Ariel Sans serif"/>
          <w:sz w:val="21"/>
          <w:szCs w:val="21"/>
        </w:rPr>
      </w:pPr>
      <w:r w:rsidDel="00000000" w:rsidR="00000000" w:rsidRPr="00000000">
        <w:rPr>
          <w:rtl w:val="0"/>
        </w:rPr>
      </w:r>
    </w:p>
    <w:p w:rsidR="00000000" w:rsidDel="00000000" w:rsidP="00000000" w:rsidRDefault="00000000" w:rsidRPr="00000000" w14:paraId="00000058">
      <w:pPr>
        <w:spacing w:line="288" w:lineRule="auto"/>
        <w:rPr>
          <w:rFonts w:ascii="Ariel Sans serif" w:cs="Ariel Sans serif" w:eastAsia="Ariel Sans serif" w:hAnsi="Ariel Sans serif"/>
          <w:color w:val="1f1f1f"/>
          <w:sz w:val="21"/>
          <w:szCs w:val="21"/>
          <w:highlight w:val="white"/>
        </w:rPr>
      </w:pPr>
      <w:r w:rsidDel="00000000" w:rsidR="00000000" w:rsidRPr="00000000">
        <w:rPr>
          <w:rFonts w:ascii="Ariel Sans serif" w:cs="Ariel Sans serif" w:eastAsia="Ariel Sans serif" w:hAnsi="Ariel Sans serif"/>
          <w:color w:val="1f1f1f"/>
          <w:sz w:val="21"/>
          <w:szCs w:val="21"/>
          <w:highlight w:val="white"/>
          <w:rtl w:val="0"/>
        </w:rPr>
        <w:t xml:space="preserve">This chapter emphasizes the importance of food for energy, growth, and overall health. </w:t>
      </w:r>
    </w:p>
    <w:p w:rsidR="00000000" w:rsidDel="00000000" w:rsidP="00000000" w:rsidRDefault="00000000" w:rsidRPr="00000000" w14:paraId="00000059">
      <w:pPr>
        <w:numPr>
          <w:ilvl w:val="0"/>
          <w:numId w:val="10"/>
        </w:numPr>
        <w:shd w:fill="ffffff" w:val="clear"/>
        <w:spacing w:after="0" w:before="24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Food's Necessity:</w:t>
      </w:r>
      <w:r w:rsidDel="00000000" w:rsidR="00000000" w:rsidRPr="00000000">
        <w:rPr>
          <w:rFonts w:ascii="Ariel Sans serif" w:cs="Ariel Sans serif" w:eastAsia="Ariel Sans serif" w:hAnsi="Ariel Sans serif"/>
          <w:color w:val="1f1f1f"/>
          <w:sz w:val="21"/>
          <w:szCs w:val="21"/>
          <w:rtl w:val="0"/>
        </w:rPr>
        <w:t xml:space="preserve"> Food is </w:t>
      </w:r>
      <w:sdt>
        <w:sdtPr>
          <w:id w:val="-1804180168"/>
          <w:tag w:val="goog_rdk_17"/>
        </w:sdtPr>
        <w:sdtContent>
          <w:commentRangeStart w:id="8"/>
        </w:sdtContent>
      </w:sdt>
      <w:r w:rsidDel="00000000" w:rsidR="00000000" w:rsidRPr="00000000">
        <w:rPr>
          <w:rFonts w:ascii="Ariel Sans serif" w:cs="Ariel Sans serif" w:eastAsia="Ariel Sans serif" w:hAnsi="Ariel Sans serif"/>
          <w:color w:val="1f1f1f"/>
          <w:sz w:val="21"/>
          <w:szCs w:val="21"/>
          <w:rtl w:val="0"/>
        </w:rPr>
        <w:t xml:space="preserve">crucial</w:t>
      </w:r>
      <w:commentRangeEnd w:id="8"/>
      <w:r w:rsidDel="00000000" w:rsidR="00000000" w:rsidRPr="00000000">
        <w:commentReference w:id="8"/>
      </w:r>
      <w:r w:rsidDel="00000000" w:rsidR="00000000" w:rsidRPr="00000000">
        <w:rPr>
          <w:rFonts w:ascii="Ariel Sans serif" w:cs="Ariel Sans serif" w:eastAsia="Ariel Sans serif" w:hAnsi="Ariel Sans serif"/>
          <w:color w:val="1f1f1f"/>
          <w:sz w:val="21"/>
          <w:szCs w:val="21"/>
          <w:rtl w:val="0"/>
        </w:rPr>
        <w:t xml:space="preserve"> for </w:t>
      </w:r>
      <w:sdt>
        <w:sdtPr>
          <w:id w:val="1101104206"/>
          <w:tag w:val="goog_rdk_18"/>
        </w:sdtPr>
        <w:sdtContent>
          <w:commentRangeStart w:id="9"/>
        </w:sdtContent>
      </w:sdt>
      <w:r w:rsidDel="00000000" w:rsidR="00000000" w:rsidRPr="00000000">
        <w:rPr>
          <w:rFonts w:ascii="Ariel Sans serif" w:cs="Ariel Sans serif" w:eastAsia="Ariel Sans serif" w:hAnsi="Ariel Sans serif"/>
          <w:color w:val="1f1f1f"/>
          <w:sz w:val="21"/>
          <w:szCs w:val="21"/>
          <w:rtl w:val="0"/>
        </w:rPr>
        <w:t xml:space="preserve">survival</w:t>
      </w:r>
      <w:commentRangeEnd w:id="9"/>
      <w:r w:rsidDel="00000000" w:rsidR="00000000" w:rsidRPr="00000000">
        <w:commentReference w:id="9"/>
      </w:r>
      <w:r w:rsidDel="00000000" w:rsidR="00000000" w:rsidRPr="00000000">
        <w:rPr>
          <w:rFonts w:ascii="Ariel Sans serif" w:cs="Ariel Sans serif" w:eastAsia="Ariel Sans serif" w:hAnsi="Ariel Sans serif"/>
          <w:color w:val="1f1f1f"/>
          <w:sz w:val="21"/>
          <w:szCs w:val="21"/>
          <w:rtl w:val="0"/>
        </w:rPr>
        <w:t xml:space="preserve">, </w:t>
      </w:r>
      <w:sdt>
        <w:sdtPr>
          <w:id w:val="394420173"/>
          <w:tag w:val="goog_rdk_19"/>
        </w:sdtPr>
        <w:sdtContent>
          <w:commentRangeStart w:id="10"/>
        </w:sdtContent>
      </w:sdt>
      <w:r w:rsidDel="00000000" w:rsidR="00000000" w:rsidRPr="00000000">
        <w:rPr>
          <w:rFonts w:ascii="Ariel Sans serif" w:cs="Ariel Sans serif" w:eastAsia="Ariel Sans serif" w:hAnsi="Ariel Sans serif"/>
          <w:color w:val="1f1f1f"/>
          <w:sz w:val="21"/>
          <w:szCs w:val="21"/>
          <w:rtl w:val="0"/>
        </w:rPr>
        <w:t xml:space="preserve">providing</w:t>
      </w:r>
      <w:commentRangeEnd w:id="10"/>
      <w:r w:rsidDel="00000000" w:rsidR="00000000" w:rsidRPr="00000000">
        <w:commentReference w:id="10"/>
      </w:r>
      <w:r w:rsidDel="00000000" w:rsidR="00000000" w:rsidRPr="00000000">
        <w:rPr>
          <w:rFonts w:ascii="Ariel Sans serif" w:cs="Ariel Sans serif" w:eastAsia="Ariel Sans serif" w:hAnsi="Ariel Sans serif"/>
          <w:color w:val="1f1f1f"/>
          <w:sz w:val="21"/>
          <w:szCs w:val="21"/>
          <w:rtl w:val="0"/>
        </w:rPr>
        <w:t xml:space="preserve"> energy for daily activities, growth, and staying alive.</w:t>
      </w:r>
      <w:r w:rsidDel="00000000" w:rsidR="00000000" w:rsidRPr="00000000">
        <w:rPr>
          <w:rtl w:val="0"/>
        </w:rPr>
      </w:r>
    </w:p>
    <w:p w:rsidR="00000000" w:rsidDel="00000000" w:rsidP="00000000" w:rsidRDefault="00000000" w:rsidRPr="00000000" w14:paraId="0000005A">
      <w:pPr>
        <w:numPr>
          <w:ilvl w:val="0"/>
          <w:numId w:val="10"/>
        </w:numPr>
        <w:shd w:fill="ffffff" w:val="clear"/>
        <w:spacing w:after="0" w:before="0" w:line="288" w:lineRule="auto"/>
        <w:ind w:left="720" w:hanging="360"/>
        <w:rPr>
          <w:rFonts w:ascii="Ariel Sans serif" w:cs="Ariel Sans serif" w:eastAsia="Ariel Sans serif" w:hAnsi="Ariel Sans serif"/>
        </w:rPr>
      </w:pPr>
      <w:sdt>
        <w:sdtPr>
          <w:id w:val="454963518"/>
          <w:tag w:val="goog_rdk_20"/>
        </w:sdtPr>
        <w:sdtContent>
          <w:commentRangeStart w:id="11"/>
        </w:sdtContent>
      </w:sdt>
      <w:r w:rsidDel="00000000" w:rsidR="00000000" w:rsidRPr="00000000">
        <w:rPr>
          <w:rFonts w:ascii="Ariel Sans serif" w:cs="Ariel Sans serif" w:eastAsia="Ariel Sans serif" w:hAnsi="Ariel Sans serif"/>
          <w:b w:val="1"/>
          <w:bCs w:val="1"/>
          <w:color w:val="1f1f1f"/>
          <w:sz w:val="21"/>
          <w:szCs w:val="21"/>
          <w:rtl w:val="0"/>
        </w:rPr>
        <w:t xml:space="preserve">Diverse</w:t>
      </w:r>
      <w:commentRangeEnd w:id="11"/>
      <w:r w:rsidDel="00000000" w:rsidR="00000000" w:rsidRPr="00000000">
        <w:commentReference w:id="11"/>
      </w:r>
      <w:r w:rsidDel="00000000" w:rsidR="00000000" w:rsidRPr="00000000">
        <w:rPr>
          <w:rFonts w:ascii="Ariel Sans serif" w:cs="Ariel Sans serif" w:eastAsia="Ariel Sans serif" w:hAnsi="Ariel Sans serif"/>
          <w:b w:val="1"/>
          <w:bCs w:val="1"/>
          <w:color w:val="1f1f1f"/>
          <w:sz w:val="21"/>
          <w:szCs w:val="21"/>
          <w:rtl w:val="0"/>
        </w:rPr>
        <w:t xml:space="preserve"> Food Sources:</w:t>
      </w:r>
      <w:r w:rsidDel="00000000" w:rsidR="00000000" w:rsidRPr="00000000">
        <w:rPr>
          <w:rFonts w:ascii="Ariel Sans serif" w:cs="Ariel Sans serif" w:eastAsia="Ariel Sans serif" w:hAnsi="Ariel Sans serif"/>
          <w:color w:val="1f1f1f"/>
          <w:sz w:val="21"/>
          <w:szCs w:val="21"/>
          <w:rtl w:val="0"/>
        </w:rPr>
        <w:t xml:space="preserve"> We </w:t>
      </w:r>
      <w:sdt>
        <w:sdtPr>
          <w:id w:val="-668599474"/>
          <w:tag w:val="goog_rdk_21"/>
        </w:sdtPr>
        <w:sdtContent>
          <w:commentRangeStart w:id="12"/>
        </w:sdtContent>
      </w:sdt>
      <w:r w:rsidDel="00000000" w:rsidR="00000000" w:rsidRPr="00000000">
        <w:rPr>
          <w:rFonts w:ascii="Ariel Sans serif" w:cs="Ariel Sans serif" w:eastAsia="Ariel Sans serif" w:hAnsi="Ariel Sans serif"/>
          <w:color w:val="1f1f1f"/>
          <w:sz w:val="21"/>
          <w:szCs w:val="21"/>
          <w:rtl w:val="0"/>
        </w:rPr>
        <w:t xml:space="preserve">obtain</w:t>
      </w:r>
      <w:commentRangeEnd w:id="12"/>
      <w:r w:rsidDel="00000000" w:rsidR="00000000" w:rsidRPr="00000000">
        <w:commentReference w:id="12"/>
      </w:r>
      <w:r w:rsidDel="00000000" w:rsidR="00000000" w:rsidRPr="00000000">
        <w:rPr>
          <w:rFonts w:ascii="Ariel Sans serif" w:cs="Ariel Sans serif" w:eastAsia="Ariel Sans serif" w:hAnsi="Ariel Sans serif"/>
          <w:color w:val="1f1f1f"/>
          <w:sz w:val="21"/>
          <w:szCs w:val="21"/>
          <w:rtl w:val="0"/>
        </w:rPr>
        <w:t xml:space="preserve"> food from both plants (fruits, vegetables, grains, seeds) and animals (meat, milk, eggs).</w:t>
      </w:r>
      <w:r w:rsidDel="00000000" w:rsidR="00000000" w:rsidRPr="00000000">
        <w:rPr>
          <w:rtl w:val="0"/>
        </w:rPr>
      </w:r>
    </w:p>
    <w:p w:rsidR="00000000" w:rsidDel="00000000" w:rsidP="00000000" w:rsidRDefault="00000000" w:rsidRPr="00000000" w14:paraId="0000005B">
      <w:pPr>
        <w:numPr>
          <w:ilvl w:val="1"/>
          <w:numId w:val="10"/>
        </w:numPr>
        <w:shd w:fill="ffffff" w:val="clear"/>
        <w:spacing w:after="0" w:before="0" w:line="288" w:lineRule="auto"/>
        <w:ind w:left="1440" w:hanging="360"/>
        <w:rPr>
          <w:rFonts w:ascii="Arial" w:cs="Arial" w:eastAsia="Arial" w:hAnsi="Arial"/>
          <w:color w:val="1f1f1f"/>
          <w:sz w:val="21"/>
          <w:szCs w:val="21"/>
        </w:rPr>
      </w:pPr>
      <w:r w:rsidDel="00000000" w:rsidR="00000000" w:rsidRPr="00000000">
        <w:rPr>
          <w:rFonts w:ascii="Ariel Sans serif" w:cs="Ariel Sans serif" w:eastAsia="Ariel Sans serif" w:hAnsi="Ariel Sans serif"/>
          <w:b w:val="1"/>
          <w:bCs w:val="1"/>
          <w:color w:val="1f1f1f"/>
          <w:sz w:val="21"/>
          <w:szCs w:val="21"/>
          <w:rtl w:val="0"/>
        </w:rPr>
        <w:t xml:space="preserve">Vegetables: </w:t>
      </w:r>
      <w:r w:rsidDel="00000000" w:rsidR="00000000" w:rsidRPr="00000000">
        <w:rPr>
          <w:rtl w:val="0"/>
        </w:rPr>
      </w:r>
    </w:p>
    <w:p w:rsidR="00000000" w:rsidDel="00000000" w:rsidP="00000000" w:rsidRDefault="00000000" w:rsidRPr="00000000" w14:paraId="0000005C">
      <w:pPr>
        <w:numPr>
          <w:ilvl w:val="2"/>
          <w:numId w:val="10"/>
        </w:numPr>
        <w:shd w:fill="ffffff" w:val="clear"/>
        <w:spacing w:after="0" w:before="0" w:line="288" w:lineRule="auto"/>
        <w:ind w:left="2160" w:hanging="360"/>
        <w:rPr>
          <w:rFonts w:ascii="Arial" w:cs="Arial" w:eastAsia="Arial" w:hAnsi="Arial"/>
          <w:color w:val="1f1f1f"/>
          <w:sz w:val="21"/>
          <w:szCs w:val="21"/>
        </w:rPr>
      </w:pPr>
      <w:r w:rsidDel="00000000" w:rsidR="00000000" w:rsidRPr="00000000">
        <w:rPr>
          <w:rFonts w:ascii="Ariel Sans serif" w:cs="Ariel Sans serif" w:eastAsia="Ariel Sans serif" w:hAnsi="Ariel Sans serif"/>
          <w:b w:val="1"/>
          <w:bCs w:val="1"/>
          <w:color w:val="1f1f1f"/>
          <w:sz w:val="21"/>
          <w:szCs w:val="21"/>
          <w:rtl w:val="0"/>
        </w:rPr>
        <w:t xml:space="preserve">Leafy vegetables:</w:t>
      </w:r>
      <w:r w:rsidDel="00000000" w:rsidR="00000000" w:rsidRPr="00000000">
        <w:rPr>
          <w:rFonts w:ascii="Ariel Sans serif" w:cs="Ariel Sans serif" w:eastAsia="Ariel Sans serif" w:hAnsi="Ariel Sans serif"/>
          <w:color w:val="1f1f1f"/>
          <w:sz w:val="21"/>
          <w:szCs w:val="21"/>
          <w:rtl w:val="0"/>
        </w:rPr>
        <w:t xml:space="preserve"> spinach, curry leaves, amaranthus</w:t>
      </w:r>
      <w:sdt>
        <w:sdtPr>
          <w:id w:val="1632941529"/>
          <w:tag w:val="goog_rdk_22"/>
        </w:sdtPr>
        <w:sdtContent>
          <w:ins w:author="Virata Pusuluri" w:id="9" w:date="2025-06-24T13:21:54Z">
            <w:r w:rsidDel="00000000" w:rsidR="00000000" w:rsidRPr="00000000">
              <w:rPr>
                <w:rFonts w:ascii="Ariel Sans serif" w:cs="Ariel Sans serif" w:eastAsia="Ariel Sans serif" w:hAnsi="Ariel Sans serif"/>
                <w:color w:val="1f1f1f"/>
                <w:sz w:val="21"/>
                <w:szCs w:val="21"/>
                <w:rtl w:val="0"/>
              </w:rPr>
              <w:t xml:space="preserve"> (తోటకూర)</w:t>
            </w:r>
          </w:ins>
        </w:sdtContent>
      </w:sdt>
      <w:r w:rsidDel="00000000" w:rsidR="00000000" w:rsidRPr="00000000">
        <w:rPr>
          <w:rFonts w:ascii="Ariel Sans serif" w:cs="Ariel Sans serif" w:eastAsia="Ariel Sans serif" w:hAnsi="Ariel Sans serif"/>
          <w:color w:val="1f1f1f"/>
          <w:sz w:val="21"/>
          <w:szCs w:val="21"/>
          <w:rtl w:val="0"/>
        </w:rPr>
        <w:t xml:space="preserve">, drumstick leaves, cabbage</w:t>
      </w:r>
      <w:sdt>
        <w:sdtPr>
          <w:id w:val="679457655"/>
          <w:tag w:val="goog_rdk_23"/>
        </w:sdtPr>
        <w:sdtContent>
          <w:ins w:author="Virata Pusuluri" w:id="10" w:date="2025-06-24T13:24:57Z">
            <w:r w:rsidDel="00000000" w:rsidR="00000000" w:rsidRPr="00000000">
              <w:rPr>
                <w:rFonts w:ascii="Ariel Sans serif" w:cs="Ariel Sans serif" w:eastAsia="Ariel Sans serif" w:hAnsi="Ariel Sans serif"/>
                <w:color w:val="1f1f1f"/>
                <w:sz w:val="21"/>
                <w:szCs w:val="21"/>
                <w:rtl w:val="0"/>
              </w:rPr>
              <w:t xml:space="preserve">, carrot leaves,</w:t>
            </w:r>
          </w:ins>
        </w:sdtContent>
      </w:sdt>
      <w:r w:rsidDel="00000000" w:rsidR="00000000" w:rsidRPr="00000000">
        <w:rPr>
          <w:rFonts w:ascii="Ariel Sans serif" w:cs="Ariel Sans serif" w:eastAsia="Ariel Sans serif" w:hAnsi="Ariel Sans serif"/>
          <w:color w:val="1f1f1f"/>
          <w:sz w:val="21"/>
          <w:szCs w:val="21"/>
          <w:rtl w:val="0"/>
        </w:rPr>
        <w:t xml:space="preserve"> etc.</w:t>
      </w:r>
      <w:r w:rsidDel="00000000" w:rsidR="00000000" w:rsidRPr="00000000">
        <w:rPr>
          <w:rtl w:val="0"/>
        </w:rPr>
      </w:r>
    </w:p>
    <w:p w:rsidR="00000000" w:rsidDel="00000000" w:rsidP="00000000" w:rsidRDefault="00000000" w:rsidRPr="00000000" w14:paraId="0000005D">
      <w:pPr>
        <w:numPr>
          <w:ilvl w:val="2"/>
          <w:numId w:val="10"/>
        </w:numPr>
        <w:shd w:fill="ffffff" w:val="clear"/>
        <w:spacing w:after="0" w:before="0" w:line="288" w:lineRule="auto"/>
        <w:ind w:left="2160" w:hanging="360"/>
        <w:rPr>
          <w:rFonts w:ascii="Ariel Sans serif" w:cs="Ariel Sans serif" w:eastAsia="Ariel Sans serif" w:hAnsi="Ariel Sans serif"/>
          <w:color w:val="1f1f1f"/>
          <w:sz w:val="21"/>
          <w:szCs w:val="21"/>
          <w:u w:val="none"/>
        </w:rPr>
      </w:pPr>
      <w:r w:rsidDel="00000000" w:rsidR="00000000" w:rsidRPr="00000000">
        <w:rPr>
          <w:rFonts w:ascii="Ariel Sans serif" w:cs="Ariel Sans serif" w:eastAsia="Ariel Sans serif" w:hAnsi="Ariel Sans serif"/>
          <w:b w:val="1"/>
          <w:bCs w:val="1"/>
          <w:color w:val="1f1f1f"/>
          <w:sz w:val="21"/>
          <w:szCs w:val="21"/>
          <w:highlight w:val="white"/>
          <w:rtl w:val="0"/>
        </w:rPr>
        <w:t xml:space="preserve">Fruits that are used like vegetables:</w:t>
      </w:r>
      <w:r w:rsidDel="00000000" w:rsidR="00000000" w:rsidRPr="00000000">
        <w:rPr>
          <w:rFonts w:ascii="Ariel Sans serif" w:cs="Ariel Sans serif" w:eastAsia="Ariel Sans serif" w:hAnsi="Ariel Sans serif"/>
          <w:color w:val="1f1f1f"/>
          <w:sz w:val="21"/>
          <w:szCs w:val="21"/>
          <w:highlight w:val="white"/>
          <w:rtl w:val="0"/>
        </w:rPr>
        <w:t xml:space="preserve"> tomato and cucumber </w:t>
      </w:r>
      <w:r w:rsidDel="00000000" w:rsidR="00000000" w:rsidRPr="00000000">
        <w:rPr>
          <w:rtl w:val="0"/>
        </w:rPr>
      </w:r>
    </w:p>
    <w:p w:rsidR="00000000" w:rsidDel="00000000" w:rsidP="00000000" w:rsidRDefault="00000000" w:rsidRPr="00000000" w14:paraId="0000005E">
      <w:pPr>
        <w:numPr>
          <w:ilvl w:val="2"/>
          <w:numId w:val="10"/>
        </w:numPr>
        <w:shd w:fill="ffffff" w:val="clear"/>
        <w:spacing w:after="0" w:before="0" w:line="288" w:lineRule="auto"/>
        <w:ind w:left="2160" w:hanging="360"/>
        <w:rPr>
          <w:rFonts w:ascii="Arial" w:cs="Arial" w:eastAsia="Arial" w:hAnsi="Arial"/>
          <w:color w:val="1f1f1f"/>
          <w:sz w:val="21"/>
          <w:szCs w:val="21"/>
        </w:rPr>
      </w:pPr>
      <w:r w:rsidDel="00000000" w:rsidR="00000000" w:rsidRPr="00000000">
        <w:rPr>
          <w:rFonts w:ascii="Ariel Sans serif" w:cs="Ariel Sans serif" w:eastAsia="Ariel Sans serif" w:hAnsi="Ariel Sans serif"/>
          <w:b w:val="1"/>
          <w:bCs w:val="1"/>
          <w:color w:val="1f1f1f"/>
          <w:sz w:val="21"/>
          <w:szCs w:val="21"/>
          <w:rtl w:val="0"/>
        </w:rPr>
        <w:t xml:space="preserve">Other vegetables:</w:t>
      </w:r>
      <w:r w:rsidDel="00000000" w:rsidR="00000000" w:rsidRPr="00000000">
        <w:rPr>
          <w:rFonts w:ascii="Ariel Sans serif" w:cs="Ariel Sans serif" w:eastAsia="Ariel Sans serif" w:hAnsi="Ariel Sans serif"/>
          <w:color w:val="1f1f1f"/>
          <w:sz w:val="21"/>
          <w:szCs w:val="21"/>
          <w:rtl w:val="0"/>
        </w:rPr>
        <w:t xml:space="preserve"> brinjal, ladies finger, bottle gourd, drumstick, beetroot, cauliflower, carrot, radish, potato, onion, cucumber.</w:t>
      </w:r>
      <w:r w:rsidDel="00000000" w:rsidR="00000000" w:rsidRPr="00000000">
        <w:rPr>
          <w:rtl w:val="0"/>
        </w:rPr>
      </w:r>
    </w:p>
    <w:p w:rsidR="00000000" w:rsidDel="00000000" w:rsidP="00000000" w:rsidRDefault="00000000" w:rsidRPr="00000000" w14:paraId="0000005F">
      <w:pPr>
        <w:numPr>
          <w:ilvl w:val="1"/>
          <w:numId w:val="10"/>
        </w:numPr>
        <w:shd w:fill="ffffff" w:val="clear"/>
        <w:spacing w:after="0" w:before="0" w:line="288" w:lineRule="auto"/>
        <w:ind w:left="1440" w:hanging="360"/>
        <w:rPr>
          <w:rFonts w:ascii="Arial" w:cs="Arial" w:eastAsia="Arial" w:hAnsi="Arial"/>
          <w:color w:val="1f1f1f"/>
          <w:sz w:val="21"/>
          <w:szCs w:val="21"/>
        </w:rPr>
      </w:pPr>
      <w:r w:rsidDel="00000000" w:rsidR="00000000" w:rsidRPr="00000000">
        <w:rPr>
          <w:rFonts w:ascii="Ariel Sans serif" w:cs="Ariel Sans serif" w:eastAsia="Ariel Sans serif" w:hAnsi="Ariel Sans serif"/>
          <w:b w:val="1"/>
          <w:bCs w:val="1"/>
          <w:color w:val="1f1f1f"/>
          <w:sz w:val="21"/>
          <w:szCs w:val="21"/>
          <w:rtl w:val="0"/>
        </w:rPr>
        <w:t xml:space="preserve">Fruits:</w:t>
      </w:r>
      <w:r w:rsidDel="00000000" w:rsidR="00000000" w:rsidRPr="00000000">
        <w:rPr>
          <w:rFonts w:ascii="Ariel Sans serif" w:cs="Ariel Sans serif" w:eastAsia="Ariel Sans serif" w:hAnsi="Ariel Sans serif"/>
          <w:color w:val="1f1f1f"/>
          <w:sz w:val="21"/>
          <w:szCs w:val="21"/>
          <w:rtl w:val="0"/>
        </w:rPr>
        <w:t xml:space="preserve"> Apples, oranges, bananas, grapes, mangoes, berries (strawberries, blueberries, raspberries), melons (watermelon, cantaloupe</w:t>
      </w:r>
      <w:sdt>
        <w:sdtPr>
          <w:id w:val="1856347397"/>
          <w:tag w:val="goog_rdk_24"/>
        </w:sdtPr>
        <w:sdtContent>
          <w:ins w:author="Virata Pusuluri" w:id="11" w:date="2025-06-24T13:26:53Z">
            <w:r w:rsidDel="00000000" w:rsidR="00000000" w:rsidRPr="00000000">
              <w:rPr>
                <w:rFonts w:ascii="Ariel Sans serif" w:cs="Ariel Sans serif" w:eastAsia="Ariel Sans serif" w:hAnsi="Ariel Sans serif"/>
                <w:color w:val="1f1f1f"/>
                <w:sz w:val="21"/>
                <w:szCs w:val="21"/>
                <w:rtl w:val="0"/>
              </w:rPr>
              <w:t xml:space="preserve"> - సీతాఫలం - it has seeds inside and something in white color. We eat the white part</w:t>
            </w:r>
          </w:ins>
        </w:sdtContent>
      </w:sdt>
      <w:r w:rsidDel="00000000" w:rsidR="00000000" w:rsidRPr="00000000">
        <w:rPr>
          <w:rFonts w:ascii="Ariel Sans serif" w:cs="Ariel Sans serif" w:eastAsia="Ariel Sans serif" w:hAnsi="Ariel Sans serif"/>
          <w:color w:val="1f1f1f"/>
          <w:sz w:val="21"/>
          <w:szCs w:val="21"/>
          <w:rtl w:val="0"/>
        </w:rPr>
        <w:t xml:space="preserve">), avocados.</w:t>
      </w:r>
      <w:r w:rsidDel="00000000" w:rsidR="00000000" w:rsidRPr="00000000">
        <w:rPr>
          <w:rtl w:val="0"/>
        </w:rPr>
      </w:r>
    </w:p>
    <w:p w:rsidR="00000000" w:rsidDel="00000000" w:rsidP="00000000" w:rsidRDefault="00000000" w:rsidRPr="00000000" w14:paraId="00000060">
      <w:pPr>
        <w:numPr>
          <w:ilvl w:val="1"/>
          <w:numId w:val="10"/>
        </w:numPr>
        <w:shd w:fill="ffffff" w:val="clear"/>
        <w:spacing w:after="0" w:before="0" w:line="288" w:lineRule="auto"/>
        <w:ind w:left="1440" w:hanging="360"/>
        <w:rPr>
          <w:rFonts w:ascii="Arial" w:cs="Arial" w:eastAsia="Arial" w:hAnsi="Arial"/>
          <w:color w:val="1f1f1f"/>
          <w:sz w:val="21"/>
          <w:szCs w:val="21"/>
        </w:rPr>
      </w:pPr>
      <w:r w:rsidDel="00000000" w:rsidR="00000000" w:rsidRPr="00000000">
        <w:rPr>
          <w:rFonts w:ascii="Ariel Sans serif" w:cs="Ariel Sans serif" w:eastAsia="Ariel Sans serif" w:hAnsi="Ariel Sans serif"/>
          <w:b w:val="1"/>
          <w:bCs w:val="1"/>
          <w:color w:val="1f1f1f"/>
          <w:sz w:val="21"/>
          <w:szCs w:val="21"/>
          <w:rtl w:val="0"/>
        </w:rPr>
        <w:t xml:space="preserve">Seeds:</w:t>
      </w:r>
      <w:r w:rsidDel="00000000" w:rsidR="00000000" w:rsidRPr="00000000">
        <w:rPr>
          <w:rFonts w:ascii="Ariel Sans serif" w:cs="Ariel Sans serif" w:eastAsia="Ariel Sans serif" w:hAnsi="Ariel Sans serif"/>
          <w:color w:val="1f1f1f"/>
          <w:sz w:val="21"/>
          <w:szCs w:val="21"/>
          <w:rtl w:val="0"/>
        </w:rPr>
        <w:t xml:space="preserve"> Seeds are the reproductive units of a plant and some seeds can be eaten directly or used for planting.</w:t>
      </w:r>
      <w:r w:rsidDel="00000000" w:rsidR="00000000" w:rsidRPr="00000000">
        <w:rPr>
          <w:rtl w:val="0"/>
        </w:rPr>
      </w:r>
    </w:p>
    <w:p w:rsidR="00000000" w:rsidDel="00000000" w:rsidP="00000000" w:rsidRDefault="00000000" w:rsidRPr="00000000" w14:paraId="00000061">
      <w:pPr>
        <w:numPr>
          <w:ilvl w:val="2"/>
          <w:numId w:val="10"/>
        </w:numPr>
        <w:shd w:fill="ffffff" w:val="clear"/>
        <w:spacing w:after="0" w:before="0" w:line="288" w:lineRule="auto"/>
        <w:ind w:left="2160" w:hanging="360"/>
        <w:rPr>
          <w:rFonts w:ascii="Arial" w:cs="Arial" w:eastAsia="Arial" w:hAnsi="Arial"/>
          <w:color w:val="1f1f1f"/>
          <w:sz w:val="21"/>
          <w:szCs w:val="21"/>
        </w:rPr>
      </w:pPr>
      <w:r w:rsidDel="00000000" w:rsidR="00000000" w:rsidRPr="00000000">
        <w:rPr>
          <w:rFonts w:ascii="Ariel Sans serif" w:cs="Ariel Sans serif" w:eastAsia="Ariel Sans serif" w:hAnsi="Ariel Sans serif"/>
          <w:color w:val="1f1f1f"/>
          <w:sz w:val="21"/>
          <w:szCs w:val="21"/>
          <w:rtl w:val="0"/>
        </w:rPr>
        <w:t xml:space="preserve">Sunflower seeds, pumpkin seeds, sesame seeds, chia seeds, flax seeds.</w:t>
      </w:r>
      <w:r w:rsidDel="00000000" w:rsidR="00000000" w:rsidRPr="00000000">
        <w:rPr>
          <w:rtl w:val="0"/>
        </w:rPr>
      </w:r>
    </w:p>
    <w:p w:rsidR="00000000" w:rsidDel="00000000" w:rsidP="00000000" w:rsidRDefault="00000000" w:rsidRPr="00000000" w14:paraId="00000062">
      <w:pPr>
        <w:numPr>
          <w:ilvl w:val="2"/>
          <w:numId w:val="10"/>
        </w:numPr>
        <w:shd w:fill="ffffff" w:val="clear"/>
        <w:spacing w:after="0" w:before="0" w:line="288" w:lineRule="auto"/>
        <w:ind w:left="2160" w:hanging="360"/>
        <w:rPr>
          <w:rFonts w:ascii="Ariel Sans serif" w:cs="Ariel Sans serif" w:eastAsia="Ariel Sans serif" w:hAnsi="Ariel Sans serif"/>
          <w:color w:val="1f1f1f"/>
          <w:sz w:val="21"/>
          <w:szCs w:val="21"/>
          <w:u w:val="none"/>
        </w:rPr>
      </w:pPr>
      <w:r w:rsidDel="00000000" w:rsidR="00000000" w:rsidRPr="00000000">
        <w:rPr>
          <w:rFonts w:ascii="Ariel Sans serif" w:cs="Ariel Sans serif" w:eastAsia="Ariel Sans serif" w:hAnsi="Ariel Sans serif"/>
          <w:color w:val="1f1f1f"/>
          <w:sz w:val="21"/>
          <w:szCs w:val="21"/>
          <w:rtl w:val="0"/>
        </w:rPr>
        <w:t xml:space="preserve">Nuts are a type of seed, but not all seeds are nuts</w:t>
      </w:r>
      <w:r w:rsidDel="00000000" w:rsidR="00000000" w:rsidRPr="00000000">
        <w:rPr>
          <w:rtl w:val="0"/>
        </w:rPr>
      </w:r>
    </w:p>
    <w:p w:rsidR="00000000" w:rsidDel="00000000" w:rsidP="00000000" w:rsidRDefault="00000000" w:rsidRPr="00000000" w14:paraId="00000063">
      <w:pPr>
        <w:numPr>
          <w:ilvl w:val="3"/>
          <w:numId w:val="10"/>
        </w:numPr>
        <w:shd w:fill="ffffff" w:val="clear"/>
        <w:spacing w:after="0" w:before="0" w:line="288" w:lineRule="auto"/>
        <w:ind w:left="2880" w:hanging="360"/>
        <w:rPr>
          <w:rFonts w:ascii="Ariel Sans serif" w:cs="Ariel Sans serif" w:eastAsia="Ariel Sans serif" w:hAnsi="Ariel Sans serif"/>
          <w:color w:val="1f1f1f"/>
          <w:sz w:val="21"/>
          <w:szCs w:val="21"/>
          <w:u w:val="none"/>
        </w:rPr>
      </w:pPr>
      <w:r w:rsidDel="00000000" w:rsidR="00000000" w:rsidRPr="00000000">
        <w:rPr>
          <w:rFonts w:ascii="Ariel Sans serif" w:cs="Ariel Sans serif" w:eastAsia="Ariel Sans serif" w:hAnsi="Ariel Sans serif"/>
          <w:color w:val="1f1f1f"/>
          <w:sz w:val="21"/>
          <w:szCs w:val="21"/>
          <w:rtl w:val="0"/>
        </w:rPr>
        <w:t xml:space="preserve">Nuts that are seeds: almonds, peanuts, cashews, pecans, walnuts, peanuts</w:t>
      </w:r>
      <w:r w:rsidDel="00000000" w:rsidR="00000000" w:rsidRPr="00000000">
        <w:rPr>
          <w:rtl w:val="0"/>
        </w:rPr>
      </w:r>
    </w:p>
    <w:p w:rsidR="00000000" w:rsidDel="00000000" w:rsidP="00000000" w:rsidRDefault="00000000" w:rsidRPr="00000000" w14:paraId="00000064">
      <w:pPr>
        <w:numPr>
          <w:ilvl w:val="3"/>
          <w:numId w:val="10"/>
        </w:numPr>
        <w:shd w:fill="ffffff" w:val="clear"/>
        <w:spacing w:after="0" w:before="0" w:line="288" w:lineRule="auto"/>
        <w:ind w:left="2880" w:hanging="360"/>
        <w:rPr>
          <w:rFonts w:ascii="Ariel Sans serif" w:cs="Ariel Sans serif" w:eastAsia="Ariel Sans serif" w:hAnsi="Ariel Sans serif"/>
          <w:color w:val="1f1f1f"/>
          <w:sz w:val="21"/>
          <w:szCs w:val="21"/>
          <w:u w:val="none"/>
        </w:rPr>
      </w:pPr>
      <w:r w:rsidDel="00000000" w:rsidR="00000000" w:rsidRPr="00000000">
        <w:rPr>
          <w:rFonts w:ascii="Ariel Sans serif" w:cs="Ariel Sans serif" w:eastAsia="Ariel Sans serif" w:hAnsi="Ariel Sans serif"/>
          <w:color w:val="1f1f1f"/>
          <w:sz w:val="21"/>
          <w:szCs w:val="21"/>
          <w:rtl w:val="0"/>
        </w:rPr>
        <w:t xml:space="preserve">True nuts (which are both the fruit and seed in one package): hazelnuts, chestnuts, acorns</w:t>
      </w:r>
      <w:r w:rsidDel="00000000" w:rsidR="00000000" w:rsidRPr="00000000">
        <w:rPr>
          <w:rtl w:val="0"/>
        </w:rPr>
      </w:r>
    </w:p>
    <w:p w:rsidR="00000000" w:rsidDel="00000000" w:rsidP="00000000" w:rsidRDefault="00000000" w:rsidRPr="00000000" w14:paraId="00000065">
      <w:pPr>
        <w:numPr>
          <w:ilvl w:val="1"/>
          <w:numId w:val="10"/>
        </w:numPr>
        <w:shd w:fill="ffffff" w:val="clear"/>
        <w:spacing w:after="0" w:before="0" w:line="288" w:lineRule="auto"/>
        <w:ind w:left="1440" w:hanging="360"/>
        <w:rPr>
          <w:rFonts w:ascii="Arial" w:cs="Arial" w:eastAsia="Arial" w:hAnsi="Arial"/>
          <w:color w:val="1f1f1f"/>
          <w:sz w:val="21"/>
          <w:szCs w:val="21"/>
        </w:rPr>
      </w:pPr>
      <w:r w:rsidDel="00000000" w:rsidR="00000000" w:rsidRPr="00000000">
        <w:rPr>
          <w:rFonts w:ascii="Ariel Sans serif" w:cs="Ariel Sans serif" w:eastAsia="Ariel Sans serif" w:hAnsi="Ariel Sans serif"/>
          <w:b w:val="1"/>
          <w:bCs w:val="1"/>
          <w:color w:val="1f1f1f"/>
          <w:sz w:val="21"/>
          <w:szCs w:val="21"/>
          <w:rtl w:val="0"/>
        </w:rPr>
        <w:t xml:space="preserve">Grains: </w:t>
      </w:r>
      <w:r w:rsidDel="00000000" w:rsidR="00000000" w:rsidRPr="00000000">
        <w:rPr>
          <w:rFonts w:ascii="Ariel Sans serif" w:cs="Ariel Sans serif" w:eastAsia="Ariel Sans serif" w:hAnsi="Ariel Sans serif"/>
          <w:color w:val="1f1f1f"/>
          <w:sz w:val="21"/>
          <w:szCs w:val="21"/>
          <w:rtl w:val="0"/>
        </w:rPr>
        <w:t xml:space="preserve">Grains are a specific type of seed that comes from cereal grasses and are primarily used as a staple food.</w:t>
      </w:r>
      <w:r w:rsidDel="00000000" w:rsidR="00000000" w:rsidRPr="00000000">
        <w:rPr>
          <w:rtl w:val="0"/>
        </w:rPr>
      </w:r>
    </w:p>
    <w:p w:rsidR="00000000" w:rsidDel="00000000" w:rsidP="00000000" w:rsidRDefault="00000000" w:rsidRPr="00000000" w14:paraId="00000066">
      <w:pPr>
        <w:numPr>
          <w:ilvl w:val="2"/>
          <w:numId w:val="10"/>
        </w:numPr>
        <w:shd w:fill="ffffff" w:val="clear"/>
        <w:spacing w:after="0" w:before="0" w:line="288" w:lineRule="auto"/>
        <w:ind w:left="2160" w:hanging="360"/>
        <w:rPr>
          <w:rFonts w:ascii="Arial" w:cs="Arial" w:eastAsia="Arial" w:hAnsi="Arial"/>
          <w:color w:val="1f1f1f"/>
          <w:sz w:val="21"/>
          <w:szCs w:val="21"/>
        </w:rPr>
      </w:pPr>
      <w:r w:rsidDel="00000000" w:rsidR="00000000" w:rsidRPr="00000000">
        <w:rPr>
          <w:rFonts w:ascii="Ariel Sans serif" w:cs="Ariel Sans serif" w:eastAsia="Ariel Sans serif" w:hAnsi="Ariel Sans serif"/>
          <w:color w:val="1f1f1f"/>
          <w:sz w:val="21"/>
          <w:szCs w:val="21"/>
          <w:rtl w:val="0"/>
        </w:rPr>
        <w:t xml:space="preserve">Rice, wheat, corn, oats, barley, quinoa, rye, millet.</w:t>
      </w:r>
      <w:r w:rsidDel="00000000" w:rsidR="00000000" w:rsidRPr="00000000">
        <w:rPr>
          <w:rtl w:val="0"/>
        </w:rPr>
      </w:r>
    </w:p>
    <w:p w:rsidR="00000000" w:rsidDel="00000000" w:rsidP="00000000" w:rsidRDefault="00000000" w:rsidRPr="00000000" w14:paraId="00000067">
      <w:pPr>
        <w:numPr>
          <w:ilvl w:val="1"/>
          <w:numId w:val="10"/>
        </w:numPr>
        <w:shd w:fill="ffffff" w:val="clear"/>
        <w:spacing w:after="0" w:before="0" w:line="288" w:lineRule="auto"/>
        <w:ind w:left="1440" w:hanging="360"/>
        <w:rPr>
          <w:rFonts w:ascii="Ariel Sans serif" w:cs="Ariel Sans serif" w:eastAsia="Ariel Sans serif" w:hAnsi="Ariel Sans serif"/>
          <w:b w:val="1"/>
          <w:bCs w:val="1"/>
          <w:color w:val="1f1f1f"/>
          <w:sz w:val="21"/>
          <w:szCs w:val="21"/>
        </w:rPr>
      </w:pPr>
      <w:r w:rsidDel="00000000" w:rsidR="00000000" w:rsidRPr="00000000">
        <w:rPr>
          <w:rFonts w:ascii="Ariel Sans serif" w:cs="Ariel Sans serif" w:eastAsia="Ariel Sans serif" w:hAnsi="Ariel Sans serif"/>
          <w:b w:val="1"/>
          <w:bCs w:val="1"/>
          <w:color w:val="1f1f1f"/>
          <w:sz w:val="21"/>
          <w:szCs w:val="21"/>
          <w:rtl w:val="0"/>
        </w:rPr>
        <w:t xml:space="preserve">Food from animals</w:t>
      </w:r>
    </w:p>
    <w:p w:rsidR="00000000" w:rsidDel="00000000" w:rsidP="00000000" w:rsidRDefault="00000000" w:rsidRPr="00000000" w14:paraId="00000068">
      <w:pPr>
        <w:numPr>
          <w:ilvl w:val="2"/>
          <w:numId w:val="10"/>
        </w:numPr>
        <w:shd w:fill="ffffff" w:val="clear"/>
        <w:spacing w:after="0" w:before="0" w:line="288" w:lineRule="auto"/>
        <w:ind w:left="2160" w:hanging="360"/>
        <w:rPr>
          <w:rFonts w:ascii="Arial" w:cs="Arial" w:eastAsia="Arial" w:hAnsi="Arial"/>
          <w:color w:val="1f1f1f"/>
          <w:sz w:val="21"/>
          <w:szCs w:val="21"/>
        </w:rPr>
      </w:pPr>
      <w:r w:rsidDel="00000000" w:rsidR="00000000" w:rsidRPr="00000000">
        <w:rPr>
          <w:rFonts w:ascii="Ariel Sans serif" w:cs="Ariel Sans serif" w:eastAsia="Ariel Sans serif" w:hAnsi="Ariel Sans serif"/>
          <w:b w:val="1"/>
          <w:bCs w:val="1"/>
          <w:color w:val="1f1f1f"/>
          <w:sz w:val="21"/>
          <w:szCs w:val="21"/>
          <w:rtl w:val="0"/>
        </w:rPr>
        <w:t xml:space="preserve">Meat:</w:t>
      </w:r>
      <w:r w:rsidDel="00000000" w:rsidR="00000000" w:rsidRPr="00000000">
        <w:rPr>
          <w:rFonts w:ascii="Ariel Sans serif" w:cs="Ariel Sans serif" w:eastAsia="Ariel Sans serif" w:hAnsi="Ariel Sans serif"/>
          <w:color w:val="1f1f1f"/>
          <w:sz w:val="21"/>
          <w:szCs w:val="21"/>
          <w:rtl w:val="0"/>
        </w:rPr>
        <w:t xml:space="preserve"> Chicken, lamb, fish</w:t>
      </w:r>
      <w:sdt>
        <w:sdtPr>
          <w:id w:val="-1250633917"/>
          <w:tag w:val="goog_rdk_25"/>
        </w:sdtPr>
        <w:sdtContent>
          <w:ins w:author="Virata Pusuluri" w:id="12" w:date="2025-06-24T13:30:20Z">
            <w:r w:rsidDel="00000000" w:rsidR="00000000" w:rsidRPr="00000000">
              <w:rPr>
                <w:rFonts w:ascii="Ariel Sans serif" w:cs="Ariel Sans serif" w:eastAsia="Ariel Sans serif" w:hAnsi="Ariel Sans serif"/>
                <w:color w:val="1f1f1f"/>
                <w:sz w:val="21"/>
                <w:szCs w:val="21"/>
                <w:rtl w:val="0"/>
              </w:rPr>
              <w:t xml:space="preserve">, shrimp</w:t>
            </w:r>
          </w:ins>
        </w:sdtContent>
      </w:sdt>
      <w:r w:rsidDel="00000000" w:rsidR="00000000" w:rsidRPr="00000000">
        <w:rPr>
          <w:rFonts w:ascii="Ariel Sans serif" w:cs="Ariel Sans serif" w:eastAsia="Ariel Sans serif" w:hAnsi="Ariel Sans serif"/>
          <w:color w:val="1f1f1f"/>
          <w:sz w:val="21"/>
          <w:szCs w:val="21"/>
          <w:rtl w:val="0"/>
        </w:rPr>
        <w:t xml:space="preserve">.</w:t>
      </w:r>
      <w:r w:rsidDel="00000000" w:rsidR="00000000" w:rsidRPr="00000000">
        <w:rPr>
          <w:rtl w:val="0"/>
        </w:rPr>
      </w:r>
    </w:p>
    <w:p w:rsidR="00000000" w:rsidDel="00000000" w:rsidP="00000000" w:rsidRDefault="00000000" w:rsidRPr="00000000" w14:paraId="00000069">
      <w:pPr>
        <w:numPr>
          <w:ilvl w:val="2"/>
          <w:numId w:val="10"/>
        </w:numPr>
        <w:shd w:fill="ffffff" w:val="clear"/>
        <w:spacing w:after="0" w:before="0" w:line="288" w:lineRule="auto"/>
        <w:ind w:left="2160" w:hanging="360"/>
        <w:rPr>
          <w:rFonts w:ascii="Arial" w:cs="Arial" w:eastAsia="Arial" w:hAnsi="Arial"/>
          <w:color w:val="1f1f1f"/>
          <w:sz w:val="21"/>
          <w:szCs w:val="21"/>
        </w:rPr>
      </w:pPr>
      <w:r w:rsidDel="00000000" w:rsidR="00000000" w:rsidRPr="00000000">
        <w:rPr>
          <w:rFonts w:ascii="Ariel Sans serif" w:cs="Ariel Sans serif" w:eastAsia="Ariel Sans serif" w:hAnsi="Ariel Sans serif"/>
          <w:b w:val="1"/>
          <w:bCs w:val="1"/>
          <w:color w:val="1f1f1f"/>
          <w:sz w:val="21"/>
          <w:szCs w:val="21"/>
          <w:rtl w:val="0"/>
        </w:rPr>
        <w:t xml:space="preserve">Dairy:</w:t>
      </w:r>
      <w:r w:rsidDel="00000000" w:rsidR="00000000" w:rsidRPr="00000000">
        <w:rPr>
          <w:rFonts w:ascii="Ariel Sans serif" w:cs="Ariel Sans serif" w:eastAsia="Ariel Sans serif" w:hAnsi="Ariel Sans serif"/>
          <w:color w:val="1f1f1f"/>
          <w:sz w:val="21"/>
          <w:szCs w:val="21"/>
          <w:rtl w:val="0"/>
        </w:rPr>
        <w:t xml:space="preserve"> Milk, cheese, yogurt, butter.</w:t>
      </w:r>
      <w:r w:rsidDel="00000000" w:rsidR="00000000" w:rsidRPr="00000000">
        <w:rPr>
          <w:rtl w:val="0"/>
        </w:rPr>
      </w:r>
    </w:p>
    <w:p w:rsidR="00000000" w:rsidDel="00000000" w:rsidP="00000000" w:rsidRDefault="00000000" w:rsidRPr="00000000" w14:paraId="0000006A">
      <w:pPr>
        <w:numPr>
          <w:ilvl w:val="2"/>
          <w:numId w:val="10"/>
        </w:numPr>
        <w:shd w:fill="ffffff" w:val="clear"/>
        <w:spacing w:after="0" w:before="0" w:line="288" w:lineRule="auto"/>
        <w:ind w:left="2160" w:hanging="360"/>
        <w:rPr>
          <w:rFonts w:ascii="Arial" w:cs="Arial" w:eastAsia="Arial" w:hAnsi="Arial"/>
          <w:color w:val="1f1f1f"/>
          <w:sz w:val="21"/>
          <w:szCs w:val="21"/>
        </w:rPr>
      </w:pPr>
      <w:r w:rsidDel="00000000" w:rsidR="00000000" w:rsidRPr="00000000">
        <w:rPr>
          <w:rFonts w:ascii="Ariel Sans serif" w:cs="Ariel Sans serif" w:eastAsia="Ariel Sans serif" w:hAnsi="Ariel Sans serif"/>
          <w:b w:val="1"/>
          <w:bCs w:val="1"/>
          <w:color w:val="1f1f1f"/>
          <w:sz w:val="21"/>
          <w:szCs w:val="21"/>
          <w:rtl w:val="0"/>
        </w:rPr>
        <w:t xml:space="preserve">Eggs:</w:t>
      </w:r>
      <w:r w:rsidDel="00000000" w:rsidR="00000000" w:rsidRPr="00000000">
        <w:rPr>
          <w:rFonts w:ascii="Ariel Sans serif" w:cs="Ariel Sans serif" w:eastAsia="Ariel Sans serif" w:hAnsi="Ariel Sans serif"/>
          <w:color w:val="1f1f1f"/>
          <w:sz w:val="21"/>
          <w:szCs w:val="21"/>
          <w:rtl w:val="0"/>
        </w:rPr>
        <w:t xml:space="preserve"> Chicken eggs, duck eggs.</w:t>
      </w:r>
      <w:r w:rsidDel="00000000" w:rsidR="00000000" w:rsidRPr="00000000">
        <w:rPr>
          <w:rtl w:val="0"/>
        </w:rPr>
      </w:r>
    </w:p>
    <w:p w:rsidR="00000000" w:rsidDel="00000000" w:rsidP="00000000" w:rsidRDefault="00000000" w:rsidRPr="00000000" w14:paraId="0000006B">
      <w:pPr>
        <w:numPr>
          <w:ilvl w:val="2"/>
          <w:numId w:val="10"/>
        </w:numPr>
        <w:shd w:fill="ffffff" w:val="clear"/>
        <w:spacing w:after="0" w:before="0" w:line="288" w:lineRule="auto"/>
        <w:ind w:left="2160" w:hanging="360"/>
        <w:rPr>
          <w:rFonts w:ascii="Arial" w:cs="Arial" w:eastAsia="Arial" w:hAnsi="Arial"/>
          <w:color w:val="1f1f1f"/>
          <w:sz w:val="21"/>
          <w:szCs w:val="21"/>
        </w:rPr>
      </w:pPr>
      <w:r w:rsidDel="00000000" w:rsidR="00000000" w:rsidRPr="00000000">
        <w:rPr>
          <w:rFonts w:ascii="Ariel Sans serif" w:cs="Ariel Sans serif" w:eastAsia="Ariel Sans serif" w:hAnsi="Ariel Sans serif"/>
          <w:b w:val="1"/>
          <w:bCs w:val="1"/>
          <w:color w:val="1f1f1f"/>
          <w:sz w:val="21"/>
          <w:szCs w:val="21"/>
          <w:rtl w:val="0"/>
        </w:rPr>
        <w:t xml:space="preserve">Honey:</w:t>
      </w:r>
      <w:r w:rsidDel="00000000" w:rsidR="00000000" w:rsidRPr="00000000">
        <w:rPr>
          <w:rFonts w:ascii="Ariel Sans serif" w:cs="Ariel Sans serif" w:eastAsia="Ariel Sans serif" w:hAnsi="Ariel Sans serif"/>
          <w:color w:val="1f1f1f"/>
          <w:sz w:val="21"/>
          <w:szCs w:val="21"/>
          <w:rtl w:val="0"/>
        </w:rPr>
        <w:t xml:space="preserve"> Produced by bees.</w:t>
      </w:r>
      <w:r w:rsidDel="00000000" w:rsidR="00000000" w:rsidRPr="00000000">
        <w:rPr>
          <w:rtl w:val="0"/>
        </w:rPr>
      </w:r>
    </w:p>
    <w:p w:rsidR="00000000" w:rsidDel="00000000" w:rsidP="00000000" w:rsidRDefault="00000000" w:rsidRPr="00000000" w14:paraId="0000006C">
      <w:pPr>
        <w:numPr>
          <w:ilvl w:val="0"/>
          <w:numId w:val="10"/>
        </w:numPr>
        <w:shd w:fill="ffffff" w:val="clear"/>
        <w:spacing w:after="0" w:before="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Balanced Diet:</w:t>
      </w:r>
      <w:r w:rsidDel="00000000" w:rsidR="00000000" w:rsidRPr="00000000">
        <w:rPr>
          <w:rFonts w:ascii="Ariel Sans serif" w:cs="Ariel Sans serif" w:eastAsia="Ariel Sans serif" w:hAnsi="Ariel Sans serif"/>
          <w:color w:val="1f1f1f"/>
          <w:sz w:val="21"/>
          <w:szCs w:val="21"/>
          <w:rtl w:val="0"/>
        </w:rPr>
        <w:t xml:space="preserve"> A balanced diet includes </w:t>
      </w:r>
      <w:sdt>
        <w:sdtPr>
          <w:id w:val="-732394357"/>
          <w:tag w:val="goog_rdk_26"/>
        </w:sdtPr>
        <w:sdtContent>
          <w:commentRangeStart w:id="13"/>
        </w:sdtContent>
      </w:sdt>
      <w:r w:rsidDel="00000000" w:rsidR="00000000" w:rsidRPr="00000000">
        <w:rPr>
          <w:rFonts w:ascii="Ariel Sans serif" w:cs="Ariel Sans serif" w:eastAsia="Ariel Sans serif" w:hAnsi="Ariel Sans serif"/>
          <w:color w:val="1f1f1f"/>
          <w:sz w:val="21"/>
          <w:szCs w:val="21"/>
          <w:rtl w:val="0"/>
        </w:rPr>
        <w:t xml:space="preserve">various</w:t>
      </w:r>
      <w:commentRangeEnd w:id="13"/>
      <w:r w:rsidDel="00000000" w:rsidR="00000000" w:rsidRPr="00000000">
        <w:commentReference w:id="13"/>
      </w:r>
      <w:r w:rsidDel="00000000" w:rsidR="00000000" w:rsidRPr="00000000">
        <w:rPr>
          <w:rFonts w:ascii="Ariel Sans serif" w:cs="Ariel Sans serif" w:eastAsia="Ariel Sans serif" w:hAnsi="Ariel Sans serif"/>
          <w:color w:val="1f1f1f"/>
          <w:sz w:val="21"/>
          <w:szCs w:val="21"/>
          <w:rtl w:val="0"/>
        </w:rPr>
        <w:t xml:space="preserve"> food groups to </w:t>
      </w:r>
      <w:sdt>
        <w:sdtPr>
          <w:id w:val="1084254299"/>
          <w:tag w:val="goog_rdk_27"/>
        </w:sdtPr>
        <w:sdtContent>
          <w:commentRangeStart w:id="14"/>
        </w:sdtContent>
      </w:sdt>
      <w:r w:rsidDel="00000000" w:rsidR="00000000" w:rsidRPr="00000000">
        <w:rPr>
          <w:rFonts w:ascii="Ariel Sans serif" w:cs="Ariel Sans serif" w:eastAsia="Ariel Sans serif" w:hAnsi="Ariel Sans serif"/>
          <w:color w:val="1f1f1f"/>
          <w:sz w:val="21"/>
          <w:szCs w:val="21"/>
          <w:rtl w:val="0"/>
        </w:rPr>
        <w:t xml:space="preserve">ensure</w:t>
      </w:r>
      <w:commentRangeEnd w:id="14"/>
      <w:r w:rsidDel="00000000" w:rsidR="00000000" w:rsidRPr="00000000">
        <w:commentReference w:id="14"/>
      </w:r>
      <w:r w:rsidDel="00000000" w:rsidR="00000000" w:rsidRPr="00000000">
        <w:rPr>
          <w:rFonts w:ascii="Ariel Sans serif" w:cs="Ariel Sans serif" w:eastAsia="Ariel Sans serif" w:hAnsi="Ariel Sans serif"/>
          <w:color w:val="1f1f1f"/>
          <w:sz w:val="21"/>
          <w:szCs w:val="21"/>
          <w:rtl w:val="0"/>
        </w:rPr>
        <w:t xml:space="preserve"> adequate nutrient intake.</w:t>
      </w:r>
      <w:r w:rsidDel="00000000" w:rsidR="00000000" w:rsidRPr="00000000">
        <w:rPr>
          <w:rtl w:val="0"/>
        </w:rPr>
      </w:r>
    </w:p>
    <w:p w:rsidR="00000000" w:rsidDel="00000000" w:rsidP="00000000" w:rsidRDefault="00000000" w:rsidRPr="00000000" w14:paraId="0000006D">
      <w:pPr>
        <w:numPr>
          <w:ilvl w:val="0"/>
          <w:numId w:val="10"/>
        </w:numPr>
        <w:shd w:fill="ffffff" w:val="clear"/>
        <w:spacing w:after="0" w:before="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Age-Specific Needs:</w:t>
      </w:r>
      <w:r w:rsidDel="00000000" w:rsidR="00000000" w:rsidRPr="00000000">
        <w:rPr>
          <w:rFonts w:ascii="Ariel Sans serif" w:cs="Ariel Sans serif" w:eastAsia="Ariel Sans serif" w:hAnsi="Ariel Sans serif"/>
          <w:color w:val="1f1f1f"/>
          <w:sz w:val="21"/>
          <w:szCs w:val="21"/>
          <w:rtl w:val="0"/>
        </w:rPr>
        <w:t xml:space="preserve"> Dietary needs vary with age. Infants require soft or liquid foods, while the elderly may need softer options due to dental issues.</w:t>
      </w:r>
      <w:r w:rsidDel="00000000" w:rsidR="00000000" w:rsidRPr="00000000">
        <w:rPr>
          <w:rtl w:val="0"/>
        </w:rPr>
      </w:r>
    </w:p>
    <w:p w:rsidR="00000000" w:rsidDel="00000000" w:rsidP="00000000" w:rsidRDefault="00000000" w:rsidRPr="00000000" w14:paraId="0000006E">
      <w:pPr>
        <w:numPr>
          <w:ilvl w:val="0"/>
          <w:numId w:val="10"/>
        </w:numPr>
        <w:shd w:fill="ffffff" w:val="clear"/>
        <w:spacing w:after="0" w:before="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Cooking and Food Safety:</w:t>
      </w:r>
      <w:r w:rsidDel="00000000" w:rsidR="00000000" w:rsidRPr="00000000">
        <w:rPr>
          <w:rFonts w:ascii="Ariel Sans serif" w:cs="Ariel Sans serif" w:eastAsia="Ariel Sans serif" w:hAnsi="Ariel Sans serif"/>
          <w:color w:val="1f1f1f"/>
          <w:sz w:val="21"/>
          <w:szCs w:val="21"/>
          <w:rtl w:val="0"/>
        </w:rPr>
        <w:t xml:space="preserve"> Cooking </w:t>
      </w:r>
      <w:sdt>
        <w:sdtPr>
          <w:id w:val="1271483394"/>
          <w:tag w:val="goog_rdk_28"/>
        </w:sdtPr>
        <w:sdtContent>
          <w:commentRangeStart w:id="15"/>
        </w:sdtContent>
      </w:sdt>
      <w:r w:rsidDel="00000000" w:rsidR="00000000" w:rsidRPr="00000000">
        <w:rPr>
          <w:rFonts w:ascii="Ariel Sans serif" w:cs="Ariel Sans serif" w:eastAsia="Ariel Sans serif" w:hAnsi="Ariel Sans serif"/>
          <w:color w:val="1f1f1f"/>
          <w:sz w:val="21"/>
          <w:szCs w:val="21"/>
          <w:rtl w:val="0"/>
        </w:rPr>
        <w:t xml:space="preserve">enhances</w:t>
      </w:r>
      <w:commentRangeEnd w:id="15"/>
      <w:r w:rsidDel="00000000" w:rsidR="00000000" w:rsidRPr="00000000">
        <w:commentReference w:id="15"/>
      </w:r>
      <w:r w:rsidDel="00000000" w:rsidR="00000000" w:rsidRPr="00000000">
        <w:rPr>
          <w:rFonts w:ascii="Ariel Sans serif" w:cs="Ariel Sans serif" w:eastAsia="Ariel Sans serif" w:hAnsi="Ariel Sans serif"/>
          <w:color w:val="1f1f1f"/>
          <w:sz w:val="21"/>
          <w:szCs w:val="21"/>
          <w:rtl w:val="0"/>
        </w:rPr>
        <w:t xml:space="preserve"> food's </w:t>
      </w:r>
      <w:sdt>
        <w:sdtPr>
          <w:id w:val="59416882"/>
          <w:tag w:val="goog_rdk_29"/>
        </w:sdtPr>
        <w:sdtContent>
          <w:commentRangeStart w:id="16"/>
        </w:sdtContent>
      </w:sdt>
      <w:r w:rsidDel="00000000" w:rsidR="00000000" w:rsidRPr="00000000">
        <w:rPr>
          <w:rFonts w:ascii="Ariel Sans serif" w:cs="Ariel Sans serif" w:eastAsia="Ariel Sans serif" w:hAnsi="Ariel Sans serif"/>
          <w:color w:val="1f1f1f"/>
          <w:sz w:val="21"/>
          <w:szCs w:val="21"/>
          <w:rtl w:val="0"/>
        </w:rPr>
        <w:t xml:space="preserve">digestibility</w:t>
      </w:r>
      <w:commentRangeEnd w:id="16"/>
      <w:r w:rsidDel="00000000" w:rsidR="00000000" w:rsidRPr="00000000">
        <w:commentReference w:id="16"/>
      </w:r>
      <w:r w:rsidDel="00000000" w:rsidR="00000000" w:rsidRPr="00000000">
        <w:rPr>
          <w:rFonts w:ascii="Ariel Sans serif" w:cs="Ariel Sans serif" w:eastAsia="Ariel Sans serif" w:hAnsi="Ariel Sans serif"/>
          <w:color w:val="1f1f1f"/>
          <w:sz w:val="21"/>
          <w:szCs w:val="21"/>
          <w:rtl w:val="0"/>
        </w:rPr>
        <w:t xml:space="preserve">, taste, and safety. Proper </w:t>
      </w:r>
      <w:sdt>
        <w:sdtPr>
          <w:id w:val="83119571"/>
          <w:tag w:val="goog_rdk_30"/>
        </w:sdtPr>
        <w:sdtContent>
          <w:commentRangeStart w:id="17"/>
        </w:sdtContent>
      </w:sdt>
      <w:r w:rsidDel="00000000" w:rsidR="00000000" w:rsidRPr="00000000">
        <w:rPr>
          <w:rFonts w:ascii="Ariel Sans serif" w:cs="Ariel Sans serif" w:eastAsia="Ariel Sans serif" w:hAnsi="Ariel Sans serif"/>
          <w:color w:val="1f1f1f"/>
          <w:sz w:val="21"/>
          <w:szCs w:val="21"/>
          <w:rtl w:val="0"/>
        </w:rPr>
        <w:t xml:space="preserve">hygiene</w:t>
      </w:r>
      <w:commentRangeEnd w:id="17"/>
      <w:r w:rsidDel="00000000" w:rsidR="00000000" w:rsidRPr="00000000">
        <w:commentReference w:id="17"/>
      </w:r>
      <w:r w:rsidDel="00000000" w:rsidR="00000000" w:rsidRPr="00000000">
        <w:rPr>
          <w:rFonts w:ascii="Ariel Sans serif" w:cs="Ariel Sans serif" w:eastAsia="Ariel Sans serif" w:hAnsi="Ariel Sans serif"/>
          <w:color w:val="1f1f1f"/>
          <w:sz w:val="21"/>
          <w:szCs w:val="21"/>
          <w:rtl w:val="0"/>
        </w:rPr>
        <w:t xml:space="preserve">, like washing hands and produce, is </w:t>
      </w:r>
      <w:sdt>
        <w:sdtPr>
          <w:id w:val="-232560299"/>
          <w:tag w:val="goog_rdk_31"/>
        </w:sdtPr>
        <w:sdtContent>
          <w:commentRangeStart w:id="18"/>
        </w:sdtContent>
      </w:sdt>
      <w:r w:rsidDel="00000000" w:rsidR="00000000" w:rsidRPr="00000000">
        <w:rPr>
          <w:rFonts w:ascii="Ariel Sans serif" w:cs="Ariel Sans serif" w:eastAsia="Ariel Sans serif" w:hAnsi="Ariel Sans serif"/>
          <w:color w:val="1f1f1f"/>
          <w:sz w:val="21"/>
          <w:szCs w:val="21"/>
          <w:rtl w:val="0"/>
        </w:rPr>
        <w:t xml:space="preserve">essential</w:t>
      </w:r>
      <w:commentRangeEnd w:id="18"/>
      <w:r w:rsidDel="00000000" w:rsidR="00000000" w:rsidRPr="00000000">
        <w:commentReference w:id="18"/>
      </w:r>
      <w:r w:rsidDel="00000000" w:rsidR="00000000" w:rsidRPr="00000000">
        <w:rPr>
          <w:rFonts w:ascii="Ariel Sans serif" w:cs="Ariel Sans serif" w:eastAsia="Ariel Sans serif" w:hAnsi="Ariel Sans serif"/>
          <w:color w:val="1f1f1f"/>
          <w:sz w:val="21"/>
          <w:szCs w:val="21"/>
          <w:rtl w:val="0"/>
        </w:rPr>
        <w:t xml:space="preserve"> to </w:t>
      </w:r>
      <w:sdt>
        <w:sdtPr>
          <w:id w:val="-1129276019"/>
          <w:tag w:val="goog_rdk_32"/>
        </w:sdtPr>
        <w:sdtContent>
          <w:commentRangeStart w:id="19"/>
        </w:sdtContent>
      </w:sdt>
      <w:r w:rsidDel="00000000" w:rsidR="00000000" w:rsidRPr="00000000">
        <w:rPr>
          <w:rFonts w:ascii="Ariel Sans serif" w:cs="Ariel Sans serif" w:eastAsia="Ariel Sans serif" w:hAnsi="Ariel Sans serif"/>
          <w:color w:val="1f1f1f"/>
          <w:sz w:val="21"/>
          <w:szCs w:val="21"/>
          <w:rtl w:val="0"/>
        </w:rPr>
        <w:t xml:space="preserve">prevent</w:t>
      </w:r>
      <w:commentRangeEnd w:id="19"/>
      <w:r w:rsidDel="00000000" w:rsidR="00000000" w:rsidRPr="00000000">
        <w:commentReference w:id="19"/>
      </w:r>
      <w:r w:rsidDel="00000000" w:rsidR="00000000" w:rsidRPr="00000000">
        <w:rPr>
          <w:rFonts w:ascii="Ariel Sans serif" w:cs="Ariel Sans serif" w:eastAsia="Ariel Sans serif" w:hAnsi="Ariel Sans serif"/>
          <w:color w:val="1f1f1f"/>
          <w:sz w:val="21"/>
          <w:szCs w:val="21"/>
          <w:rtl w:val="0"/>
        </w:rPr>
        <w:t xml:space="preserve"> </w:t>
      </w:r>
      <w:sdt>
        <w:sdtPr>
          <w:id w:val="22689696"/>
          <w:tag w:val="goog_rdk_33"/>
        </w:sdtPr>
        <w:sdtContent>
          <w:commentRangeStart w:id="20"/>
        </w:sdtContent>
      </w:sdt>
      <w:r w:rsidDel="00000000" w:rsidR="00000000" w:rsidRPr="00000000">
        <w:rPr>
          <w:rFonts w:ascii="Ariel Sans serif" w:cs="Ariel Sans serif" w:eastAsia="Ariel Sans serif" w:hAnsi="Ariel Sans serif"/>
          <w:color w:val="1f1f1f"/>
          <w:sz w:val="21"/>
          <w:szCs w:val="21"/>
          <w:rtl w:val="0"/>
        </w:rPr>
        <w:t xml:space="preserve">illness</w:t>
      </w:r>
      <w:commentRangeEnd w:id="20"/>
      <w:r w:rsidDel="00000000" w:rsidR="00000000" w:rsidRPr="00000000">
        <w:commentReference w:id="20"/>
      </w:r>
      <w:r w:rsidDel="00000000" w:rsidR="00000000" w:rsidRPr="00000000">
        <w:rPr>
          <w:rFonts w:ascii="Ariel Sans serif" w:cs="Ariel Sans serif" w:eastAsia="Ariel Sans serif" w:hAnsi="Ariel Sans serif"/>
          <w:color w:val="1f1f1f"/>
          <w:sz w:val="21"/>
          <w:szCs w:val="21"/>
          <w:rtl w:val="0"/>
        </w:rPr>
        <w:t xml:space="preserve">.</w:t>
      </w:r>
      <w:r w:rsidDel="00000000" w:rsidR="00000000" w:rsidRPr="00000000">
        <w:rPr>
          <w:rtl w:val="0"/>
        </w:rPr>
      </w:r>
    </w:p>
    <w:p w:rsidR="00000000" w:rsidDel="00000000" w:rsidP="00000000" w:rsidRDefault="00000000" w:rsidRPr="00000000" w14:paraId="0000006F">
      <w:pPr>
        <w:numPr>
          <w:ilvl w:val="0"/>
          <w:numId w:val="10"/>
        </w:numPr>
        <w:shd w:fill="ffffff" w:val="clear"/>
        <w:spacing w:after="0" w:before="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Food Variety and Preparation:</w:t>
      </w:r>
      <w:r w:rsidDel="00000000" w:rsidR="00000000" w:rsidRPr="00000000">
        <w:rPr>
          <w:rFonts w:ascii="Ariel Sans serif" w:cs="Ariel Sans serif" w:eastAsia="Ariel Sans serif" w:hAnsi="Ariel Sans serif"/>
          <w:color w:val="1f1f1f"/>
          <w:sz w:val="21"/>
          <w:szCs w:val="21"/>
          <w:rtl w:val="0"/>
        </w:rPr>
        <w:t xml:space="preserve"> Food can be prepared in </w:t>
      </w:r>
      <w:sdt>
        <w:sdtPr>
          <w:id w:val="-1050715640"/>
          <w:tag w:val="goog_rdk_34"/>
        </w:sdtPr>
        <w:sdtContent>
          <w:commentRangeStart w:id="21"/>
        </w:sdtContent>
      </w:sdt>
      <w:r w:rsidDel="00000000" w:rsidR="00000000" w:rsidRPr="00000000">
        <w:rPr>
          <w:rFonts w:ascii="Ariel Sans serif" w:cs="Ariel Sans serif" w:eastAsia="Ariel Sans serif" w:hAnsi="Ariel Sans serif"/>
          <w:color w:val="1f1f1f"/>
          <w:sz w:val="21"/>
          <w:szCs w:val="21"/>
          <w:rtl w:val="0"/>
        </w:rPr>
        <w:t xml:space="preserve">diverse</w:t>
      </w:r>
      <w:commentRangeEnd w:id="21"/>
      <w:r w:rsidDel="00000000" w:rsidR="00000000" w:rsidRPr="00000000">
        <w:commentReference w:id="21"/>
      </w:r>
      <w:r w:rsidDel="00000000" w:rsidR="00000000" w:rsidRPr="00000000">
        <w:rPr>
          <w:rFonts w:ascii="Ariel Sans serif" w:cs="Ariel Sans serif" w:eastAsia="Ariel Sans serif" w:hAnsi="Ariel Sans serif"/>
          <w:color w:val="1f1f1f"/>
          <w:sz w:val="21"/>
          <w:szCs w:val="21"/>
          <w:rtl w:val="0"/>
        </w:rPr>
        <w:t xml:space="preserve"> ways (boiling, frying, steaming, roasting). Different </w:t>
      </w:r>
      <w:sdt>
        <w:sdtPr>
          <w:id w:val="-1420678395"/>
          <w:tag w:val="goog_rdk_35"/>
        </w:sdtPr>
        <w:sdtContent>
          <w:commentRangeStart w:id="22"/>
        </w:sdtContent>
      </w:sdt>
      <w:r w:rsidDel="00000000" w:rsidR="00000000" w:rsidRPr="00000000">
        <w:rPr>
          <w:rFonts w:ascii="Ariel Sans serif" w:cs="Ariel Sans serif" w:eastAsia="Ariel Sans serif" w:hAnsi="Ariel Sans serif"/>
          <w:color w:val="1f1f1f"/>
          <w:sz w:val="21"/>
          <w:szCs w:val="21"/>
          <w:rtl w:val="0"/>
        </w:rPr>
        <w:t xml:space="preserve">cultures</w:t>
      </w:r>
      <w:commentRangeEnd w:id="22"/>
      <w:r w:rsidDel="00000000" w:rsidR="00000000" w:rsidRPr="00000000">
        <w:commentReference w:id="22"/>
      </w:r>
      <w:r w:rsidDel="00000000" w:rsidR="00000000" w:rsidRPr="00000000">
        <w:rPr>
          <w:rFonts w:ascii="Ariel Sans serif" w:cs="Ariel Sans serif" w:eastAsia="Ariel Sans serif" w:hAnsi="Ariel Sans serif"/>
          <w:color w:val="1f1f1f"/>
          <w:sz w:val="21"/>
          <w:szCs w:val="21"/>
          <w:rtl w:val="0"/>
        </w:rPr>
        <w:t xml:space="preserve"> have </w:t>
      </w:r>
      <w:sdt>
        <w:sdtPr>
          <w:id w:val="-289989717"/>
          <w:tag w:val="goog_rdk_36"/>
        </w:sdtPr>
        <w:sdtContent>
          <w:commentRangeStart w:id="23"/>
        </w:sdtContent>
      </w:sdt>
      <w:r w:rsidDel="00000000" w:rsidR="00000000" w:rsidRPr="00000000">
        <w:rPr>
          <w:rFonts w:ascii="Ariel Sans serif" w:cs="Ariel Sans serif" w:eastAsia="Ariel Sans serif" w:hAnsi="Ariel Sans serif"/>
          <w:color w:val="1f1f1f"/>
          <w:sz w:val="21"/>
          <w:szCs w:val="21"/>
          <w:rtl w:val="0"/>
        </w:rPr>
        <w:t xml:space="preserve">unique</w:t>
      </w:r>
      <w:commentRangeEnd w:id="23"/>
      <w:r w:rsidDel="00000000" w:rsidR="00000000" w:rsidRPr="00000000">
        <w:commentReference w:id="23"/>
      </w:r>
      <w:r w:rsidDel="00000000" w:rsidR="00000000" w:rsidRPr="00000000">
        <w:rPr>
          <w:rFonts w:ascii="Ariel Sans serif" w:cs="Ariel Sans serif" w:eastAsia="Ariel Sans serif" w:hAnsi="Ariel Sans serif"/>
          <w:color w:val="1f1f1f"/>
          <w:sz w:val="21"/>
          <w:szCs w:val="21"/>
          <w:rtl w:val="0"/>
        </w:rPr>
        <w:t xml:space="preserve"> </w:t>
      </w:r>
      <w:sdt>
        <w:sdtPr>
          <w:id w:val="1029266079"/>
          <w:tag w:val="goog_rdk_37"/>
        </w:sdtPr>
        <w:sdtContent>
          <w:commentRangeStart w:id="24"/>
        </w:sdtContent>
      </w:sdt>
      <w:r w:rsidDel="00000000" w:rsidR="00000000" w:rsidRPr="00000000">
        <w:rPr>
          <w:rFonts w:ascii="Ariel Sans serif" w:cs="Ariel Sans serif" w:eastAsia="Ariel Sans serif" w:hAnsi="Ariel Sans serif"/>
          <w:color w:val="1f1f1f"/>
          <w:sz w:val="21"/>
          <w:szCs w:val="21"/>
          <w:rtl w:val="0"/>
        </w:rPr>
        <w:t xml:space="preserve">cuisines</w:t>
      </w:r>
      <w:commentRangeEnd w:id="24"/>
      <w:r w:rsidDel="00000000" w:rsidR="00000000" w:rsidRPr="00000000">
        <w:commentReference w:id="24"/>
      </w:r>
      <w:r w:rsidDel="00000000" w:rsidR="00000000" w:rsidRPr="00000000">
        <w:rPr>
          <w:rFonts w:ascii="Ariel Sans serif" w:cs="Ariel Sans serif" w:eastAsia="Ariel Sans serif" w:hAnsi="Ariel Sans serif"/>
          <w:color w:val="1f1f1f"/>
          <w:sz w:val="21"/>
          <w:szCs w:val="21"/>
          <w:rtl w:val="0"/>
        </w:rPr>
        <w:t xml:space="preserve"> and cooking methods.</w:t>
      </w:r>
      <w:r w:rsidDel="00000000" w:rsidR="00000000" w:rsidRPr="00000000">
        <w:rPr>
          <w:rtl w:val="0"/>
        </w:rPr>
      </w:r>
    </w:p>
    <w:p w:rsidR="00000000" w:rsidDel="00000000" w:rsidP="00000000" w:rsidRDefault="00000000" w:rsidRPr="00000000" w14:paraId="00000070">
      <w:pPr>
        <w:numPr>
          <w:ilvl w:val="0"/>
          <w:numId w:val="10"/>
        </w:numPr>
        <w:shd w:fill="ffffff" w:val="clear"/>
        <w:spacing w:after="240" w:before="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Mindful Eating Habits:</w:t>
      </w:r>
      <w:r w:rsidDel="00000000" w:rsidR="00000000" w:rsidRPr="00000000">
        <w:rPr>
          <w:rFonts w:ascii="Ariel Sans serif" w:cs="Ariel Sans serif" w:eastAsia="Ariel Sans serif" w:hAnsi="Ariel Sans serif"/>
          <w:color w:val="1f1f1f"/>
          <w:sz w:val="21"/>
          <w:szCs w:val="21"/>
          <w:rtl w:val="0"/>
        </w:rPr>
        <w:t xml:space="preserve"> Good food habits </w:t>
      </w:r>
      <w:sdt>
        <w:sdtPr>
          <w:id w:val="584314440"/>
          <w:tag w:val="goog_rdk_38"/>
        </w:sdtPr>
        <w:sdtContent>
          <w:commentRangeStart w:id="25"/>
        </w:sdtContent>
      </w:sdt>
      <w:r w:rsidDel="00000000" w:rsidR="00000000" w:rsidRPr="00000000">
        <w:rPr>
          <w:rFonts w:ascii="Ariel Sans serif" w:cs="Ariel Sans serif" w:eastAsia="Ariel Sans serif" w:hAnsi="Ariel Sans serif"/>
          <w:color w:val="1f1f1f"/>
          <w:sz w:val="21"/>
          <w:szCs w:val="21"/>
          <w:rtl w:val="0"/>
        </w:rPr>
        <w:t xml:space="preserve">include</w:t>
      </w:r>
      <w:commentRangeEnd w:id="25"/>
      <w:r w:rsidDel="00000000" w:rsidR="00000000" w:rsidRPr="00000000">
        <w:commentReference w:id="25"/>
      </w:r>
      <w:r w:rsidDel="00000000" w:rsidR="00000000" w:rsidRPr="00000000">
        <w:rPr>
          <w:rFonts w:ascii="Ariel Sans serif" w:cs="Ariel Sans serif" w:eastAsia="Ariel Sans serif" w:hAnsi="Ariel Sans serif"/>
          <w:color w:val="1f1f1f"/>
          <w:sz w:val="21"/>
          <w:szCs w:val="21"/>
          <w:rtl w:val="0"/>
        </w:rPr>
        <w:t xml:space="preserve"> eating slowly, chewing well, and avoiding wastage.</w:t>
      </w:r>
      <w:r w:rsidDel="00000000" w:rsidR="00000000" w:rsidRPr="00000000">
        <w:rPr>
          <w:rtl w:val="0"/>
        </w:rPr>
      </w:r>
    </w:p>
    <w:p w:rsidR="00000000" w:rsidDel="00000000" w:rsidP="00000000" w:rsidRDefault="00000000" w:rsidRPr="00000000" w14:paraId="00000071">
      <w:pPr>
        <w:spacing w:after="0" w:before="0" w:line="288" w:lineRule="auto"/>
        <w:ind w:left="0" w:right="0" w:firstLine="0"/>
        <w:rPr>
          <w:rFonts w:ascii="Ariel Sans serif" w:cs="Ariel Sans serif" w:eastAsia="Ariel Sans serif" w:hAnsi="Ariel Sans serif"/>
          <w:color w:val="1f1f1f"/>
          <w:sz w:val="21"/>
          <w:szCs w:val="21"/>
          <w:highlight w:val="white"/>
        </w:rPr>
      </w:pPr>
      <w:r w:rsidDel="00000000" w:rsidR="00000000" w:rsidRPr="00000000">
        <w:rPr>
          <w:rFonts w:ascii="Ariel Sans serif" w:cs="Ariel Sans serif" w:eastAsia="Ariel Sans serif" w:hAnsi="Ariel Sans serif"/>
          <w:color w:val="1f1f1f"/>
          <w:sz w:val="21"/>
          <w:szCs w:val="21"/>
          <w:highlight w:val="white"/>
          <w:rtl w:val="0"/>
        </w:rPr>
        <w:t xml:space="preserve">This chapter highlights the </w:t>
      </w:r>
      <w:sdt>
        <w:sdtPr>
          <w:id w:val="1756799171"/>
          <w:tag w:val="goog_rdk_39"/>
        </w:sdtPr>
        <w:sdtContent>
          <w:commentRangeStart w:id="26"/>
        </w:sdtContent>
      </w:sdt>
      <w:r w:rsidDel="00000000" w:rsidR="00000000" w:rsidRPr="00000000">
        <w:rPr>
          <w:rFonts w:ascii="Ariel Sans serif" w:cs="Ariel Sans serif" w:eastAsia="Ariel Sans serif" w:hAnsi="Ariel Sans serif"/>
          <w:color w:val="1f1f1f"/>
          <w:sz w:val="21"/>
          <w:szCs w:val="21"/>
          <w:highlight w:val="white"/>
          <w:rtl w:val="0"/>
        </w:rPr>
        <w:t xml:space="preserve">significance</w:t>
      </w:r>
      <w:commentRangeEnd w:id="26"/>
      <w:r w:rsidDel="00000000" w:rsidR="00000000" w:rsidRPr="00000000">
        <w:commentReference w:id="26"/>
      </w:r>
      <w:r w:rsidDel="00000000" w:rsidR="00000000" w:rsidRPr="00000000">
        <w:rPr>
          <w:rFonts w:ascii="Ariel Sans serif" w:cs="Ariel Sans serif" w:eastAsia="Ariel Sans serif" w:hAnsi="Ariel Sans serif"/>
          <w:color w:val="1f1f1f"/>
          <w:sz w:val="21"/>
          <w:szCs w:val="21"/>
          <w:highlight w:val="white"/>
          <w:rtl w:val="0"/>
        </w:rPr>
        <w:t xml:space="preserve"> of food for our well-being and </w:t>
      </w:r>
      <w:sdt>
        <w:sdtPr>
          <w:id w:val="370852202"/>
          <w:tag w:val="goog_rdk_40"/>
        </w:sdtPr>
        <w:sdtContent>
          <w:commentRangeStart w:id="27"/>
        </w:sdtContent>
      </w:sdt>
      <w:r w:rsidDel="00000000" w:rsidR="00000000" w:rsidRPr="00000000">
        <w:rPr>
          <w:rFonts w:ascii="Ariel Sans serif" w:cs="Ariel Sans serif" w:eastAsia="Ariel Sans serif" w:hAnsi="Ariel Sans serif"/>
          <w:color w:val="1f1f1f"/>
          <w:sz w:val="21"/>
          <w:szCs w:val="21"/>
          <w:highlight w:val="white"/>
          <w:rtl w:val="0"/>
        </w:rPr>
        <w:t xml:space="preserve">encourages</w:t>
      </w:r>
      <w:commentRangeEnd w:id="27"/>
      <w:r w:rsidDel="00000000" w:rsidR="00000000" w:rsidRPr="00000000">
        <w:commentReference w:id="27"/>
      </w:r>
      <w:r w:rsidDel="00000000" w:rsidR="00000000" w:rsidRPr="00000000">
        <w:rPr>
          <w:rFonts w:ascii="Ariel Sans serif" w:cs="Ariel Sans serif" w:eastAsia="Ariel Sans serif" w:hAnsi="Ariel Sans serif"/>
          <w:color w:val="1f1f1f"/>
          <w:sz w:val="21"/>
          <w:szCs w:val="21"/>
          <w:highlight w:val="white"/>
          <w:rtl w:val="0"/>
        </w:rPr>
        <w:t xml:space="preserve"> healthy eating practices and </w:t>
      </w:r>
      <w:sdt>
        <w:sdtPr>
          <w:id w:val="-154048251"/>
          <w:tag w:val="goog_rdk_41"/>
        </w:sdtPr>
        <w:sdtContent>
          <w:commentRangeStart w:id="28"/>
        </w:sdtContent>
      </w:sdt>
      <w:r w:rsidDel="00000000" w:rsidR="00000000" w:rsidRPr="00000000">
        <w:rPr>
          <w:rFonts w:ascii="Ariel Sans serif" w:cs="Ariel Sans serif" w:eastAsia="Ariel Sans serif" w:hAnsi="Ariel Sans serif"/>
          <w:color w:val="1f1f1f"/>
          <w:sz w:val="21"/>
          <w:szCs w:val="21"/>
          <w:highlight w:val="white"/>
          <w:rtl w:val="0"/>
        </w:rPr>
        <w:t xml:space="preserve">appreciation</w:t>
      </w:r>
      <w:commentRangeEnd w:id="28"/>
      <w:r w:rsidDel="00000000" w:rsidR="00000000" w:rsidRPr="00000000">
        <w:commentReference w:id="28"/>
      </w:r>
      <w:r w:rsidDel="00000000" w:rsidR="00000000" w:rsidRPr="00000000">
        <w:rPr>
          <w:rFonts w:ascii="Ariel Sans serif" w:cs="Ariel Sans serif" w:eastAsia="Ariel Sans serif" w:hAnsi="Ariel Sans serif"/>
          <w:color w:val="1f1f1f"/>
          <w:sz w:val="21"/>
          <w:szCs w:val="21"/>
          <w:highlight w:val="white"/>
          <w:rtl w:val="0"/>
        </w:rPr>
        <w:t xml:space="preserve"> for diverse food sources.</w:t>
      </w:r>
    </w:p>
    <w:p w:rsidR="00000000" w:rsidDel="00000000" w:rsidP="00000000" w:rsidRDefault="00000000" w:rsidRPr="00000000" w14:paraId="00000072">
      <w:pPr>
        <w:spacing w:after="0" w:before="0" w:line="288" w:lineRule="auto"/>
        <w:ind w:left="0" w:right="0" w:firstLine="0"/>
        <w:rPr>
          <w:rFonts w:ascii="Ariel Sans serif" w:cs="Ariel Sans serif" w:eastAsia="Ariel Sans serif" w:hAnsi="Ariel Sans serif"/>
          <w:sz w:val="21"/>
          <w:szCs w:val="21"/>
        </w:rPr>
      </w:pPr>
      <w:r w:rsidDel="00000000" w:rsidR="00000000" w:rsidRPr="00000000">
        <w:rPr>
          <w:rtl w:val="0"/>
        </w:rPr>
      </w:r>
    </w:p>
    <w:p w:rsidR="00000000" w:rsidDel="00000000" w:rsidP="00000000" w:rsidRDefault="00000000" w:rsidRPr="00000000" w14:paraId="00000073">
      <w:pPr>
        <w:spacing w:after="0" w:before="0" w:line="288" w:lineRule="auto"/>
        <w:ind w:left="0" w:right="0" w:firstLine="0"/>
        <w:rPr>
          <w:rFonts w:ascii="Ariel Sans serif" w:cs="Ariel Sans serif" w:eastAsia="Ariel Sans serif" w:hAnsi="Ariel Sans serif"/>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74">
      <w:pPr>
        <w:spacing w:after="0" w:before="0" w:line="288" w:lineRule="auto"/>
        <w:ind w:left="0" w:right="0" w:firstLine="0"/>
        <w:rPr>
          <w:rFonts w:ascii="Ariel Sans serif" w:cs="Ariel Sans serif" w:eastAsia="Ariel Sans serif" w:hAnsi="Ariel Sans serif"/>
          <w:b w:val="1"/>
          <w:bCs w:val="1"/>
          <w:sz w:val="21"/>
          <w:szCs w:val="21"/>
        </w:rPr>
      </w:pPr>
      <w:r w:rsidDel="00000000" w:rsidR="00000000" w:rsidRPr="00000000">
        <w:rPr>
          <w:rFonts w:ascii="Ariel Sans serif" w:cs="Ariel Sans serif" w:eastAsia="Ariel Sans serif" w:hAnsi="Ariel Sans serif"/>
          <w:b w:val="1"/>
          <w:bCs w:val="1"/>
          <w:sz w:val="21"/>
          <w:szCs w:val="21"/>
          <w:rtl w:val="0"/>
        </w:rPr>
        <w:t xml:space="preserve">Chapter 6: Water</w:t>
      </w:r>
    </w:p>
    <w:p w:rsidR="00000000" w:rsidDel="00000000" w:rsidP="00000000" w:rsidRDefault="00000000" w:rsidRPr="00000000" w14:paraId="00000075">
      <w:pPr>
        <w:spacing w:after="0" w:before="0" w:line="288" w:lineRule="auto"/>
        <w:ind w:left="0" w:right="0" w:firstLine="0"/>
        <w:rPr>
          <w:rFonts w:ascii="Ariel Sans serif" w:cs="Ariel Sans serif" w:eastAsia="Ariel Sans serif" w:hAnsi="Ariel Sans serif"/>
          <w:sz w:val="21"/>
          <w:szCs w:val="21"/>
        </w:rPr>
      </w:pPr>
      <w:r w:rsidDel="00000000" w:rsidR="00000000" w:rsidRPr="00000000">
        <w:rPr>
          <w:rtl w:val="0"/>
        </w:rPr>
      </w:r>
    </w:p>
    <w:p w:rsidR="00000000" w:rsidDel="00000000" w:rsidP="00000000" w:rsidRDefault="00000000" w:rsidRPr="00000000" w14:paraId="00000076">
      <w:pPr>
        <w:spacing w:line="288" w:lineRule="auto"/>
        <w:rPr>
          <w:rFonts w:ascii="Ariel Sans serif" w:cs="Ariel Sans serif" w:eastAsia="Ariel Sans serif" w:hAnsi="Ariel Sans serif"/>
          <w:color w:val="1f1f1f"/>
          <w:sz w:val="21"/>
          <w:szCs w:val="21"/>
          <w:highlight w:val="white"/>
        </w:rPr>
      </w:pPr>
      <w:r w:rsidDel="00000000" w:rsidR="00000000" w:rsidRPr="00000000">
        <w:rPr>
          <w:rFonts w:ascii="Ariel Sans serif" w:cs="Ariel Sans serif" w:eastAsia="Ariel Sans serif" w:hAnsi="Ariel Sans serif"/>
          <w:sz w:val="21"/>
          <w:szCs w:val="21"/>
          <w:rtl w:val="0"/>
        </w:rPr>
        <w:t xml:space="preserve">This chapter</w:t>
      </w:r>
      <w:r w:rsidDel="00000000" w:rsidR="00000000" w:rsidRPr="00000000">
        <w:rPr>
          <w:rFonts w:ascii="Ariel Sans serif" w:cs="Ariel Sans serif" w:eastAsia="Ariel Sans serif" w:hAnsi="Ariel Sans serif"/>
          <w:color w:val="1f1f1f"/>
          <w:sz w:val="21"/>
          <w:szCs w:val="21"/>
          <w:highlight w:val="white"/>
          <w:rtl w:val="0"/>
        </w:rPr>
        <w:t xml:space="preserve"> </w:t>
      </w:r>
      <w:sdt>
        <w:sdtPr>
          <w:id w:val="1326019169"/>
          <w:tag w:val="goog_rdk_42"/>
        </w:sdtPr>
        <w:sdtContent>
          <w:commentRangeStart w:id="29"/>
        </w:sdtContent>
      </w:sdt>
      <w:r w:rsidDel="00000000" w:rsidR="00000000" w:rsidRPr="00000000">
        <w:rPr>
          <w:rFonts w:ascii="Ariel Sans serif" w:cs="Ariel Sans serif" w:eastAsia="Ariel Sans serif" w:hAnsi="Ariel Sans serif"/>
          <w:color w:val="1f1f1f"/>
          <w:sz w:val="21"/>
          <w:szCs w:val="21"/>
          <w:highlight w:val="white"/>
          <w:rtl w:val="0"/>
        </w:rPr>
        <w:t xml:space="preserve">emphasizes</w:t>
      </w:r>
      <w:commentRangeEnd w:id="29"/>
      <w:r w:rsidDel="00000000" w:rsidR="00000000" w:rsidRPr="00000000">
        <w:commentReference w:id="29"/>
      </w:r>
      <w:r w:rsidDel="00000000" w:rsidR="00000000" w:rsidRPr="00000000">
        <w:rPr>
          <w:rFonts w:ascii="Ariel Sans serif" w:cs="Ariel Sans serif" w:eastAsia="Ariel Sans serif" w:hAnsi="Ariel Sans serif"/>
          <w:color w:val="1f1f1f"/>
          <w:sz w:val="21"/>
          <w:szCs w:val="21"/>
          <w:highlight w:val="white"/>
          <w:rtl w:val="0"/>
        </w:rPr>
        <w:t xml:space="preserve"> the importance of water, its uses, </w:t>
      </w:r>
      <w:sdt>
        <w:sdtPr>
          <w:id w:val="124469228"/>
          <w:tag w:val="goog_rdk_43"/>
        </w:sdtPr>
        <w:sdtContent>
          <w:commentRangeStart w:id="30"/>
        </w:sdtContent>
      </w:sdt>
      <w:r w:rsidDel="00000000" w:rsidR="00000000" w:rsidRPr="00000000">
        <w:rPr>
          <w:rFonts w:ascii="Ariel Sans serif" w:cs="Ariel Sans serif" w:eastAsia="Ariel Sans serif" w:hAnsi="Ariel Sans serif"/>
          <w:color w:val="1f1f1f"/>
          <w:sz w:val="21"/>
          <w:szCs w:val="21"/>
          <w:highlight w:val="white"/>
          <w:rtl w:val="0"/>
        </w:rPr>
        <w:t xml:space="preserve">sources</w:t>
      </w:r>
      <w:commentRangeEnd w:id="30"/>
      <w:r w:rsidDel="00000000" w:rsidR="00000000" w:rsidRPr="00000000">
        <w:commentReference w:id="30"/>
      </w:r>
      <w:r w:rsidDel="00000000" w:rsidR="00000000" w:rsidRPr="00000000">
        <w:rPr>
          <w:rFonts w:ascii="Ariel Sans serif" w:cs="Ariel Sans serif" w:eastAsia="Ariel Sans serif" w:hAnsi="Ariel Sans serif"/>
          <w:color w:val="1f1f1f"/>
          <w:sz w:val="21"/>
          <w:szCs w:val="21"/>
          <w:highlight w:val="white"/>
          <w:rtl w:val="0"/>
        </w:rPr>
        <w:t xml:space="preserve">, water cycle, </w:t>
      </w:r>
      <w:sdt>
        <w:sdtPr>
          <w:id w:val="16438374"/>
          <w:tag w:val="goog_rdk_44"/>
        </w:sdtPr>
        <w:sdtContent>
          <w:commentRangeStart w:id="31"/>
        </w:sdtContent>
      </w:sdt>
      <w:r w:rsidDel="00000000" w:rsidR="00000000" w:rsidRPr="00000000">
        <w:rPr>
          <w:rFonts w:ascii="Ariel Sans serif" w:cs="Ariel Sans serif" w:eastAsia="Ariel Sans serif" w:hAnsi="Ariel Sans serif"/>
          <w:color w:val="1f1f1f"/>
          <w:sz w:val="21"/>
          <w:szCs w:val="21"/>
          <w:highlight w:val="white"/>
          <w:rtl w:val="0"/>
        </w:rPr>
        <w:t xml:space="preserve">scarcity</w:t>
      </w:r>
      <w:commentRangeEnd w:id="31"/>
      <w:r w:rsidDel="00000000" w:rsidR="00000000" w:rsidRPr="00000000">
        <w:commentReference w:id="31"/>
      </w:r>
      <w:r w:rsidDel="00000000" w:rsidR="00000000" w:rsidRPr="00000000">
        <w:rPr>
          <w:rFonts w:ascii="Ariel Sans serif" w:cs="Ariel Sans serif" w:eastAsia="Ariel Sans serif" w:hAnsi="Ariel Sans serif"/>
          <w:color w:val="1f1f1f"/>
          <w:sz w:val="21"/>
          <w:szCs w:val="21"/>
          <w:highlight w:val="white"/>
          <w:rtl w:val="0"/>
        </w:rPr>
        <w:t xml:space="preserve">, and the need for </w:t>
      </w:r>
      <w:sdt>
        <w:sdtPr>
          <w:id w:val="-1931793243"/>
          <w:tag w:val="goog_rdk_45"/>
        </w:sdtPr>
        <w:sdtContent>
          <w:commentRangeStart w:id="32"/>
        </w:sdtContent>
      </w:sdt>
      <w:r w:rsidDel="00000000" w:rsidR="00000000" w:rsidRPr="00000000">
        <w:rPr>
          <w:rFonts w:ascii="Ariel Sans serif" w:cs="Ariel Sans serif" w:eastAsia="Ariel Sans serif" w:hAnsi="Ariel Sans serif"/>
          <w:color w:val="1f1f1f"/>
          <w:sz w:val="21"/>
          <w:szCs w:val="21"/>
          <w:highlight w:val="white"/>
          <w:rtl w:val="0"/>
        </w:rPr>
        <w:t xml:space="preserve">conservation</w:t>
      </w:r>
      <w:commentRangeEnd w:id="32"/>
      <w:r w:rsidDel="00000000" w:rsidR="00000000" w:rsidRPr="00000000">
        <w:commentReference w:id="32"/>
      </w:r>
      <w:r w:rsidDel="00000000" w:rsidR="00000000" w:rsidRPr="00000000">
        <w:rPr>
          <w:rFonts w:ascii="Ariel Sans serif" w:cs="Ariel Sans serif" w:eastAsia="Ariel Sans serif" w:hAnsi="Ariel Sans serif"/>
          <w:color w:val="1f1f1f"/>
          <w:sz w:val="21"/>
          <w:szCs w:val="21"/>
          <w:highlight w:val="white"/>
          <w:rtl w:val="0"/>
        </w:rPr>
        <w:t xml:space="preserve">. </w:t>
      </w:r>
    </w:p>
    <w:p w:rsidR="00000000" w:rsidDel="00000000" w:rsidP="00000000" w:rsidRDefault="00000000" w:rsidRPr="00000000" w14:paraId="00000077">
      <w:pPr>
        <w:numPr>
          <w:ilvl w:val="0"/>
          <w:numId w:val="9"/>
        </w:numPr>
        <w:shd w:fill="ffffff" w:val="clear"/>
        <w:spacing w:after="0" w:before="24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Water is </w:t>
      </w:r>
      <w:sdt>
        <w:sdtPr>
          <w:id w:val="-2089264193"/>
          <w:tag w:val="goog_rdk_46"/>
        </w:sdtPr>
        <w:sdtContent>
          <w:commentRangeStart w:id="33"/>
        </w:sdtContent>
      </w:sdt>
      <w:r w:rsidDel="00000000" w:rsidR="00000000" w:rsidRPr="00000000">
        <w:rPr>
          <w:rFonts w:ascii="Ariel Sans serif" w:cs="Ariel Sans serif" w:eastAsia="Ariel Sans serif" w:hAnsi="Ariel Sans serif"/>
          <w:b w:val="1"/>
          <w:bCs w:val="1"/>
          <w:color w:val="1f1f1f"/>
          <w:sz w:val="21"/>
          <w:szCs w:val="21"/>
          <w:rtl w:val="0"/>
        </w:rPr>
        <w:t xml:space="preserve">essential</w:t>
      </w:r>
      <w:commentRangeEnd w:id="33"/>
      <w:r w:rsidDel="00000000" w:rsidR="00000000" w:rsidRPr="00000000">
        <w:commentReference w:id="33"/>
      </w:r>
      <w:r w:rsidDel="00000000" w:rsidR="00000000" w:rsidRPr="00000000">
        <w:rPr>
          <w:rFonts w:ascii="Ariel Sans serif" w:cs="Ariel Sans serif" w:eastAsia="Ariel Sans serif" w:hAnsi="Ariel Sans serif"/>
          <w:b w:val="1"/>
          <w:bCs w:val="1"/>
          <w:color w:val="1f1f1f"/>
          <w:sz w:val="21"/>
          <w:szCs w:val="21"/>
          <w:rtl w:val="0"/>
        </w:rPr>
        <w:t xml:space="preserve"> for all life</w:t>
      </w:r>
      <w:r w:rsidDel="00000000" w:rsidR="00000000" w:rsidRPr="00000000">
        <w:rPr>
          <w:rFonts w:ascii="Ariel Sans serif" w:cs="Ariel Sans serif" w:eastAsia="Ariel Sans serif" w:hAnsi="Ariel Sans serif"/>
          <w:color w:val="1f1f1f"/>
          <w:sz w:val="21"/>
          <w:szCs w:val="21"/>
          <w:rtl w:val="0"/>
        </w:rPr>
        <w:t xml:space="preserve"> and has </w:t>
      </w:r>
      <w:sdt>
        <w:sdtPr>
          <w:id w:val="-1162406494"/>
          <w:tag w:val="goog_rdk_47"/>
        </w:sdtPr>
        <w:sdtContent>
          <w:commentRangeStart w:id="34"/>
        </w:sdtContent>
      </w:sdt>
      <w:r w:rsidDel="00000000" w:rsidR="00000000" w:rsidRPr="00000000">
        <w:rPr>
          <w:rFonts w:ascii="Ariel Sans serif" w:cs="Ariel Sans serif" w:eastAsia="Ariel Sans serif" w:hAnsi="Ariel Sans serif"/>
          <w:color w:val="1f1f1f"/>
          <w:sz w:val="21"/>
          <w:szCs w:val="21"/>
          <w:rtl w:val="0"/>
        </w:rPr>
        <w:t xml:space="preserve">various</w:t>
      </w:r>
      <w:commentRangeEnd w:id="34"/>
      <w:r w:rsidDel="00000000" w:rsidR="00000000" w:rsidRPr="00000000">
        <w:commentReference w:id="34"/>
      </w:r>
      <w:r w:rsidDel="00000000" w:rsidR="00000000" w:rsidRPr="00000000">
        <w:rPr>
          <w:rFonts w:ascii="Ariel Sans serif" w:cs="Ariel Sans serif" w:eastAsia="Ariel Sans serif" w:hAnsi="Ariel Sans serif"/>
          <w:color w:val="1f1f1f"/>
          <w:sz w:val="21"/>
          <w:szCs w:val="21"/>
          <w:rtl w:val="0"/>
        </w:rPr>
        <w:t xml:space="preserve"> uses, </w:t>
      </w:r>
      <w:sdt>
        <w:sdtPr>
          <w:id w:val="489246022"/>
          <w:tag w:val="goog_rdk_48"/>
        </w:sdtPr>
        <w:sdtContent>
          <w:commentRangeStart w:id="35"/>
        </w:sdtContent>
      </w:sdt>
      <w:r w:rsidDel="00000000" w:rsidR="00000000" w:rsidRPr="00000000">
        <w:rPr>
          <w:rFonts w:ascii="Ariel Sans serif" w:cs="Ariel Sans serif" w:eastAsia="Ariel Sans serif" w:hAnsi="Ariel Sans serif"/>
          <w:color w:val="1f1f1f"/>
          <w:sz w:val="21"/>
          <w:szCs w:val="21"/>
          <w:rtl w:val="0"/>
        </w:rPr>
        <w:t xml:space="preserve">including</w:t>
      </w:r>
      <w:commentRangeEnd w:id="35"/>
      <w:r w:rsidDel="00000000" w:rsidR="00000000" w:rsidRPr="00000000">
        <w:commentReference w:id="35"/>
      </w:r>
      <w:r w:rsidDel="00000000" w:rsidR="00000000" w:rsidRPr="00000000">
        <w:rPr>
          <w:rFonts w:ascii="Ariel Sans serif" w:cs="Ariel Sans serif" w:eastAsia="Ariel Sans serif" w:hAnsi="Ariel Sans serif"/>
          <w:color w:val="1f1f1f"/>
          <w:sz w:val="21"/>
          <w:szCs w:val="21"/>
          <w:rtl w:val="0"/>
        </w:rPr>
        <w:t xml:space="preserve"> drinking, cooking, cleaning, construction, </w:t>
      </w:r>
      <w:sdt>
        <w:sdtPr>
          <w:id w:val="1062712982"/>
          <w:tag w:val="goog_rdk_49"/>
        </w:sdtPr>
        <w:sdtContent>
          <w:commentRangeStart w:id="36"/>
        </w:sdtContent>
      </w:sdt>
      <w:r w:rsidDel="00000000" w:rsidR="00000000" w:rsidRPr="00000000">
        <w:rPr>
          <w:rFonts w:ascii="Ariel Sans serif" w:cs="Ariel Sans serif" w:eastAsia="Ariel Sans serif" w:hAnsi="Ariel Sans serif"/>
          <w:color w:val="1f1f1f"/>
          <w:sz w:val="21"/>
          <w:szCs w:val="21"/>
          <w:rtl w:val="0"/>
        </w:rPr>
        <w:t xml:space="preserve">agriculture</w:t>
      </w:r>
      <w:commentRangeEnd w:id="36"/>
      <w:r w:rsidDel="00000000" w:rsidR="00000000" w:rsidRPr="00000000">
        <w:commentReference w:id="36"/>
      </w:r>
      <w:r w:rsidDel="00000000" w:rsidR="00000000" w:rsidRPr="00000000">
        <w:rPr>
          <w:rFonts w:ascii="Ariel Sans serif" w:cs="Ariel Sans serif" w:eastAsia="Ariel Sans serif" w:hAnsi="Ariel Sans serif"/>
          <w:color w:val="1f1f1f"/>
          <w:sz w:val="21"/>
          <w:szCs w:val="21"/>
          <w:rtl w:val="0"/>
        </w:rPr>
        <w:t xml:space="preserve">, and </w:t>
      </w:r>
      <w:sdt>
        <w:sdtPr>
          <w:id w:val="-1542874075"/>
          <w:tag w:val="goog_rdk_50"/>
        </w:sdtPr>
        <w:sdtContent>
          <w:commentRangeStart w:id="37"/>
        </w:sdtContent>
      </w:sdt>
      <w:r w:rsidDel="00000000" w:rsidR="00000000" w:rsidRPr="00000000">
        <w:rPr>
          <w:rFonts w:ascii="Ariel Sans serif" w:cs="Ariel Sans serif" w:eastAsia="Ariel Sans serif" w:hAnsi="Ariel Sans serif"/>
          <w:color w:val="1f1f1f"/>
          <w:sz w:val="21"/>
          <w:szCs w:val="21"/>
          <w:rtl w:val="0"/>
        </w:rPr>
        <w:t xml:space="preserve">aquaculture</w:t>
      </w:r>
      <w:commentRangeEnd w:id="37"/>
      <w:r w:rsidDel="00000000" w:rsidR="00000000" w:rsidRPr="00000000">
        <w:commentReference w:id="37"/>
      </w:r>
      <w:r w:rsidDel="00000000" w:rsidR="00000000" w:rsidRPr="00000000">
        <w:rPr>
          <w:rFonts w:ascii="Ariel Sans serif" w:cs="Ariel Sans serif" w:eastAsia="Ariel Sans serif" w:hAnsi="Ariel Sans serif"/>
          <w:color w:val="1f1f1f"/>
          <w:sz w:val="21"/>
          <w:szCs w:val="21"/>
          <w:rtl w:val="0"/>
        </w:rPr>
        <w:t xml:space="preserve">.</w:t>
      </w:r>
      <w:r w:rsidDel="00000000" w:rsidR="00000000" w:rsidRPr="00000000">
        <w:rPr>
          <w:rtl w:val="0"/>
        </w:rPr>
      </w:r>
    </w:p>
    <w:p w:rsidR="00000000" w:rsidDel="00000000" w:rsidP="00000000" w:rsidRDefault="00000000" w:rsidRPr="00000000" w14:paraId="00000078">
      <w:pPr>
        <w:numPr>
          <w:ilvl w:val="0"/>
          <w:numId w:val="9"/>
        </w:numPr>
        <w:shd w:fill="ffffff" w:val="clear"/>
        <w:spacing w:after="0" w:before="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Water comes from both natural sources</w:t>
      </w:r>
      <w:r w:rsidDel="00000000" w:rsidR="00000000" w:rsidRPr="00000000">
        <w:rPr>
          <w:rFonts w:ascii="Ariel Sans serif" w:cs="Ariel Sans serif" w:eastAsia="Ariel Sans serif" w:hAnsi="Ariel Sans serif"/>
          <w:color w:val="1f1f1f"/>
          <w:sz w:val="21"/>
          <w:szCs w:val="21"/>
          <w:rtl w:val="0"/>
        </w:rPr>
        <w:t xml:space="preserve"> (rain, oceans, rivers, lakes, ponds and </w:t>
      </w:r>
      <w:sdt>
        <w:sdtPr>
          <w:id w:val="-1670911401"/>
          <w:tag w:val="goog_rdk_51"/>
        </w:sdtPr>
        <w:sdtContent>
          <w:commentRangeStart w:id="38"/>
        </w:sdtContent>
      </w:sdt>
      <w:r w:rsidDel="00000000" w:rsidR="00000000" w:rsidRPr="00000000">
        <w:rPr>
          <w:rFonts w:ascii="Ariel Sans serif" w:cs="Ariel Sans serif" w:eastAsia="Ariel Sans serif" w:hAnsi="Ariel Sans serif"/>
          <w:color w:val="1f1f1f"/>
          <w:sz w:val="21"/>
          <w:szCs w:val="21"/>
          <w:rtl w:val="0"/>
        </w:rPr>
        <w:t xml:space="preserve">springs</w:t>
      </w:r>
      <w:commentRangeEnd w:id="38"/>
      <w:r w:rsidDel="00000000" w:rsidR="00000000" w:rsidRPr="00000000">
        <w:commentReference w:id="38"/>
      </w:r>
      <w:r w:rsidDel="00000000" w:rsidR="00000000" w:rsidRPr="00000000">
        <w:rPr>
          <w:rFonts w:ascii="Ariel Sans serif" w:cs="Ariel Sans serif" w:eastAsia="Ariel Sans serif" w:hAnsi="Ariel Sans serif"/>
          <w:color w:val="1f1f1f"/>
          <w:sz w:val="21"/>
          <w:szCs w:val="21"/>
          <w:rtl w:val="0"/>
        </w:rPr>
        <w:t xml:space="preserve">) </w:t>
      </w:r>
      <w:r w:rsidDel="00000000" w:rsidR="00000000" w:rsidRPr="00000000">
        <w:rPr>
          <w:rFonts w:ascii="Ariel Sans serif" w:cs="Ariel Sans serif" w:eastAsia="Ariel Sans serif" w:hAnsi="Ariel Sans serif"/>
          <w:b w:val="1"/>
          <w:bCs w:val="1"/>
          <w:color w:val="1f1f1f"/>
          <w:sz w:val="21"/>
          <w:szCs w:val="21"/>
          <w:rtl w:val="0"/>
        </w:rPr>
        <w:t xml:space="preserve">and man-made sources</w:t>
      </w:r>
      <w:r w:rsidDel="00000000" w:rsidR="00000000" w:rsidRPr="00000000">
        <w:rPr>
          <w:rFonts w:ascii="Ariel Sans serif" w:cs="Ariel Sans serif" w:eastAsia="Ariel Sans serif" w:hAnsi="Ariel Sans serif"/>
          <w:color w:val="1f1f1f"/>
          <w:sz w:val="21"/>
          <w:szCs w:val="21"/>
          <w:rtl w:val="0"/>
        </w:rPr>
        <w:t xml:space="preserve"> (dam </w:t>
      </w:r>
      <w:sdt>
        <w:sdtPr>
          <w:id w:val="-493825987"/>
          <w:tag w:val="goog_rdk_52"/>
        </w:sdtPr>
        <w:sdtContent>
          <w:commentRangeStart w:id="39"/>
        </w:sdtContent>
      </w:sdt>
      <w:r w:rsidDel="00000000" w:rsidR="00000000" w:rsidRPr="00000000">
        <w:rPr>
          <w:rFonts w:ascii="Ariel Sans serif" w:cs="Ariel Sans serif" w:eastAsia="Ariel Sans serif" w:hAnsi="Ariel Sans serif"/>
          <w:color w:val="1f1f1f"/>
          <w:sz w:val="21"/>
          <w:szCs w:val="21"/>
          <w:rtl w:val="0"/>
        </w:rPr>
        <w:t xml:space="preserve">reservoirs</w:t>
      </w:r>
      <w:commentRangeEnd w:id="39"/>
      <w:r w:rsidDel="00000000" w:rsidR="00000000" w:rsidRPr="00000000">
        <w:commentReference w:id="39"/>
      </w:r>
      <w:r w:rsidDel="00000000" w:rsidR="00000000" w:rsidRPr="00000000">
        <w:rPr>
          <w:rFonts w:ascii="Ariel Sans serif" w:cs="Ariel Sans serif" w:eastAsia="Ariel Sans serif" w:hAnsi="Ariel Sans serif"/>
          <w:color w:val="1f1f1f"/>
          <w:sz w:val="21"/>
          <w:szCs w:val="21"/>
          <w:rtl w:val="0"/>
        </w:rPr>
        <w:t xml:space="preserve">, wells, canals).</w:t>
      </w:r>
      <w:r w:rsidDel="00000000" w:rsidR="00000000" w:rsidRPr="00000000">
        <w:rPr>
          <w:rtl w:val="0"/>
        </w:rPr>
      </w:r>
    </w:p>
    <w:p w:rsidR="00000000" w:rsidDel="00000000" w:rsidP="00000000" w:rsidRDefault="00000000" w:rsidRPr="00000000" w14:paraId="00000079">
      <w:pPr>
        <w:numPr>
          <w:ilvl w:val="1"/>
          <w:numId w:val="9"/>
        </w:numPr>
        <w:shd w:fill="ffffff" w:val="clear"/>
        <w:spacing w:after="0" w:before="0" w:line="288" w:lineRule="auto"/>
        <w:ind w:left="1440" w:hanging="360"/>
        <w:rPr>
          <w:rFonts w:ascii="Ariel Sans serif" w:cs="Ariel Sans serif" w:eastAsia="Ariel Sans serif" w:hAnsi="Ariel Sans serif"/>
          <w:color w:val="1f1f1f"/>
          <w:sz w:val="21"/>
          <w:szCs w:val="21"/>
          <w:u w:val="none"/>
        </w:rPr>
      </w:pPr>
      <w:r w:rsidDel="00000000" w:rsidR="00000000" w:rsidRPr="00000000">
        <w:rPr>
          <w:rFonts w:ascii="Ariel Sans serif" w:cs="Ariel Sans serif" w:eastAsia="Ariel Sans serif" w:hAnsi="Ariel Sans serif"/>
          <w:color w:val="1f1f1f"/>
          <w:sz w:val="21"/>
          <w:szCs w:val="21"/>
          <w:rtl w:val="0"/>
        </w:rPr>
        <w:t xml:space="preserve">A spring is a natural water resource that occurs when groundwater flows onto the Earth's surface.</w:t>
      </w:r>
      <w:r w:rsidDel="00000000" w:rsidR="00000000" w:rsidRPr="00000000">
        <w:rPr>
          <w:rtl w:val="0"/>
        </w:rPr>
      </w:r>
    </w:p>
    <w:p w:rsidR="00000000" w:rsidDel="00000000" w:rsidP="00000000" w:rsidRDefault="00000000" w:rsidRPr="00000000" w14:paraId="0000007A">
      <w:pPr>
        <w:numPr>
          <w:ilvl w:val="1"/>
          <w:numId w:val="9"/>
        </w:numPr>
        <w:shd w:fill="ffffff" w:val="clear"/>
        <w:spacing w:after="0" w:before="0" w:line="288" w:lineRule="auto"/>
        <w:ind w:left="1440" w:hanging="360"/>
        <w:rPr>
          <w:rFonts w:ascii="Ariel Sans serif" w:cs="Ariel Sans serif" w:eastAsia="Ariel Sans serif" w:hAnsi="Ariel Sans serif"/>
          <w:color w:val="1f1f1f"/>
          <w:sz w:val="21"/>
          <w:szCs w:val="21"/>
          <w:u w:val="none"/>
        </w:rPr>
      </w:pPr>
      <w:r w:rsidDel="00000000" w:rsidR="00000000" w:rsidRPr="00000000">
        <w:rPr>
          <w:rFonts w:ascii="Ariel Sans serif" w:cs="Ariel Sans serif" w:eastAsia="Ariel Sans serif" w:hAnsi="Ariel Sans serif"/>
          <w:color w:val="1f1f1f"/>
          <w:sz w:val="21"/>
          <w:szCs w:val="21"/>
          <w:rtl w:val="0"/>
        </w:rPr>
        <w:t xml:space="preserve">About 71% (71 parts out of 100) of earth is oceans. Ocean water is salty and can not be used for drinking directly. </w:t>
      </w:r>
      <w:r w:rsidDel="00000000" w:rsidR="00000000" w:rsidRPr="00000000">
        <w:rPr>
          <w:rtl w:val="0"/>
        </w:rPr>
      </w:r>
    </w:p>
    <w:p w:rsidR="00000000" w:rsidDel="00000000" w:rsidP="00000000" w:rsidRDefault="00000000" w:rsidRPr="00000000" w14:paraId="0000007B">
      <w:pPr>
        <w:numPr>
          <w:ilvl w:val="0"/>
          <w:numId w:val="9"/>
        </w:numPr>
        <w:shd w:fill="ffffff" w:val="clear"/>
        <w:spacing w:after="0" w:before="0" w:line="288" w:lineRule="auto"/>
        <w:ind w:left="720" w:hanging="360"/>
        <w:rPr>
          <w:rFonts w:ascii="Ariel Sans serif" w:cs="Ariel Sans serif" w:eastAsia="Ariel Sans serif" w:hAnsi="Ariel Sans serif"/>
          <w:color w:val="1f1f1f"/>
          <w:sz w:val="21"/>
          <w:szCs w:val="21"/>
          <w:u w:val="none"/>
        </w:rPr>
      </w:pPr>
      <w:r w:rsidDel="00000000" w:rsidR="00000000" w:rsidRPr="00000000">
        <w:rPr>
          <w:rFonts w:ascii="Ariel Sans serif" w:cs="Ariel Sans serif" w:eastAsia="Ariel Sans serif" w:hAnsi="Ariel Sans serif"/>
          <w:b w:val="1"/>
          <w:bCs w:val="1"/>
          <w:color w:val="1f1f1f"/>
          <w:sz w:val="21"/>
          <w:szCs w:val="21"/>
          <w:rtl w:val="0"/>
        </w:rPr>
        <w:t xml:space="preserve">Water Cycle:</w:t>
      </w:r>
      <w:r w:rsidDel="00000000" w:rsidR="00000000" w:rsidRPr="00000000">
        <w:rPr>
          <w:rFonts w:ascii="Ariel Sans serif" w:cs="Ariel Sans serif" w:eastAsia="Ariel Sans serif" w:hAnsi="Ariel Sans serif"/>
          <w:color w:val="1f1f1f"/>
          <w:sz w:val="21"/>
          <w:szCs w:val="21"/>
          <w:rtl w:val="0"/>
        </w:rPr>
        <w:t xml:space="preserve"> </w:t>
      </w:r>
      <w:r w:rsidDel="00000000" w:rsidR="00000000" w:rsidRPr="00000000">
        <w:rPr>
          <w:rFonts w:ascii="Ariel Sans serif" w:cs="Ariel Sans serif" w:eastAsia="Ariel Sans serif" w:hAnsi="Ariel Sans serif"/>
          <w:color w:val="1f1f1f"/>
          <w:sz w:val="21"/>
          <w:szCs w:val="21"/>
          <w:highlight w:val="white"/>
          <w:rtl w:val="0"/>
        </w:rPr>
        <w:t xml:space="preserve">The water cycle is the continuous process of water</w:t>
      </w:r>
      <w:sdt>
        <w:sdtPr>
          <w:id w:val="-25670567"/>
          <w:tag w:val="goog_rdk_53"/>
        </w:sdtPr>
        <w:sdtContent>
          <w:ins w:author="Virata Pusuluri" w:id="13" w:date="2025-06-24T13:33:05Z">
            <w:r w:rsidDel="00000000" w:rsidR="00000000" w:rsidRPr="00000000">
              <w:rPr>
                <w:rFonts w:ascii="Ariel Sans serif" w:cs="Ariel Sans serif" w:eastAsia="Ariel Sans serif" w:hAnsi="Ariel Sans serif"/>
                <w:color w:val="1f1f1f"/>
                <w:sz w:val="21"/>
                <w:szCs w:val="21"/>
                <w:highlight w:val="white"/>
                <w:rtl w:val="0"/>
              </w:rPr>
              <w:t xml:space="preserve">,</w:t>
            </w:r>
          </w:ins>
        </w:sdtContent>
      </w:sdt>
      <w:r w:rsidDel="00000000" w:rsidR="00000000" w:rsidRPr="00000000">
        <w:rPr>
          <w:rFonts w:ascii="Ariel Sans serif" w:cs="Ariel Sans serif" w:eastAsia="Ariel Sans serif" w:hAnsi="Ariel Sans serif"/>
          <w:color w:val="1f1f1f"/>
          <w:sz w:val="21"/>
          <w:szCs w:val="21"/>
          <w:highlight w:val="white"/>
          <w:rtl w:val="0"/>
        </w:rPr>
        <w:t xml:space="preserve"> changing states (liquid/gas/solid like ice) and moving around the Earth. It includes the following stages:</w:t>
      </w:r>
      <w:r w:rsidDel="00000000" w:rsidR="00000000" w:rsidRPr="00000000">
        <w:rPr>
          <w:rtl w:val="0"/>
        </w:rPr>
      </w:r>
    </w:p>
    <w:p w:rsidR="00000000" w:rsidDel="00000000" w:rsidP="00000000" w:rsidRDefault="00000000" w:rsidRPr="00000000" w14:paraId="0000007C">
      <w:pPr>
        <w:numPr>
          <w:ilvl w:val="0"/>
          <w:numId w:val="1"/>
        </w:numPr>
        <w:shd w:fill="ffffff" w:val="clear"/>
        <w:spacing w:after="0" w:before="0" w:line="288" w:lineRule="auto"/>
        <w:ind w:left="144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Evaporation:</w:t>
      </w:r>
      <w:r w:rsidDel="00000000" w:rsidR="00000000" w:rsidRPr="00000000">
        <w:rPr>
          <w:rFonts w:ascii="Ariel Sans serif" w:cs="Ariel Sans serif" w:eastAsia="Ariel Sans serif" w:hAnsi="Ariel Sans serif"/>
          <w:color w:val="1f1f1f"/>
          <w:sz w:val="21"/>
          <w:szCs w:val="21"/>
          <w:rtl w:val="0"/>
        </w:rPr>
        <w:t xml:space="preserve"> Water changes from a liquid to a gas (water vapor) due to the sun's heat. Water from various sources like ponds, tanks, rivers, and seas evaporates into the air.</w:t>
      </w:r>
      <w:r w:rsidDel="00000000" w:rsidR="00000000" w:rsidRPr="00000000">
        <w:rPr>
          <w:rtl w:val="0"/>
        </w:rPr>
      </w:r>
    </w:p>
    <w:p w:rsidR="00000000" w:rsidDel="00000000" w:rsidP="00000000" w:rsidRDefault="00000000" w:rsidRPr="00000000" w14:paraId="0000007D">
      <w:pPr>
        <w:numPr>
          <w:ilvl w:val="0"/>
          <w:numId w:val="1"/>
        </w:numPr>
        <w:shd w:fill="ffffff" w:val="clear"/>
        <w:spacing w:after="0" w:before="0" w:line="288" w:lineRule="auto"/>
        <w:ind w:left="1440" w:hanging="360"/>
        <w:rPr>
          <w:rFonts w:ascii="Ariel Sans serif" w:cs="Ariel Sans serif" w:eastAsia="Ariel Sans serif" w:hAnsi="Ariel Sans serif"/>
        </w:rPr>
      </w:pPr>
      <w:sdt>
        <w:sdtPr>
          <w:id w:val="1494459362"/>
          <w:tag w:val="goog_rdk_54"/>
        </w:sdtPr>
        <w:sdtContent>
          <w:commentRangeStart w:id="40"/>
        </w:sdtContent>
      </w:sdt>
      <w:r w:rsidDel="00000000" w:rsidR="00000000" w:rsidRPr="00000000">
        <w:rPr>
          <w:rFonts w:ascii="Ariel Sans serif" w:cs="Ariel Sans serif" w:eastAsia="Ariel Sans serif" w:hAnsi="Ariel Sans serif"/>
          <w:b w:val="1"/>
          <w:bCs w:val="1"/>
          <w:color w:val="1f1f1f"/>
          <w:sz w:val="21"/>
          <w:szCs w:val="21"/>
          <w:rtl w:val="0"/>
        </w:rPr>
        <w:t xml:space="preserve">Condensation</w:t>
      </w:r>
      <w:commentRangeEnd w:id="40"/>
      <w:r w:rsidDel="00000000" w:rsidR="00000000" w:rsidRPr="00000000">
        <w:commentReference w:id="40"/>
      </w:r>
      <w:r w:rsidDel="00000000" w:rsidR="00000000" w:rsidRPr="00000000">
        <w:rPr>
          <w:rFonts w:ascii="Ariel Sans serif" w:cs="Ariel Sans serif" w:eastAsia="Ariel Sans serif" w:hAnsi="Ariel Sans serif"/>
          <w:b w:val="1"/>
          <w:bCs w:val="1"/>
          <w:color w:val="1f1f1f"/>
          <w:sz w:val="21"/>
          <w:szCs w:val="21"/>
          <w:rtl w:val="0"/>
        </w:rPr>
        <w:t xml:space="preserve">:</w:t>
      </w:r>
      <w:r w:rsidDel="00000000" w:rsidR="00000000" w:rsidRPr="00000000">
        <w:rPr>
          <w:rFonts w:ascii="Ariel Sans serif" w:cs="Ariel Sans serif" w:eastAsia="Ariel Sans serif" w:hAnsi="Ariel Sans serif"/>
          <w:color w:val="1f1f1f"/>
          <w:sz w:val="21"/>
          <w:szCs w:val="21"/>
          <w:rtl w:val="0"/>
        </w:rPr>
        <w:t xml:space="preserve"> As water vapor rises, it cools and changes back into tiny water droplets, forming clouds.</w:t>
      </w:r>
      <w:r w:rsidDel="00000000" w:rsidR="00000000" w:rsidRPr="00000000">
        <w:rPr>
          <w:rtl w:val="0"/>
        </w:rPr>
      </w:r>
    </w:p>
    <w:p w:rsidR="00000000" w:rsidDel="00000000" w:rsidP="00000000" w:rsidRDefault="00000000" w:rsidRPr="00000000" w14:paraId="0000007E">
      <w:pPr>
        <w:numPr>
          <w:ilvl w:val="0"/>
          <w:numId w:val="1"/>
        </w:numPr>
        <w:shd w:fill="ffffff" w:val="clear"/>
        <w:spacing w:after="0" w:before="0" w:line="288" w:lineRule="auto"/>
        <w:ind w:left="1440" w:hanging="360"/>
        <w:rPr>
          <w:rFonts w:ascii="Ariel Sans serif" w:cs="Ariel Sans serif" w:eastAsia="Ariel Sans serif" w:hAnsi="Ariel Sans serif"/>
        </w:rPr>
      </w:pPr>
      <w:sdt>
        <w:sdtPr>
          <w:id w:val="194803564"/>
          <w:tag w:val="goog_rdk_55"/>
        </w:sdtPr>
        <w:sdtContent>
          <w:commentRangeStart w:id="41"/>
        </w:sdtContent>
      </w:sdt>
      <w:r w:rsidDel="00000000" w:rsidR="00000000" w:rsidRPr="00000000">
        <w:rPr>
          <w:rFonts w:ascii="Ariel Sans serif" w:cs="Ariel Sans serif" w:eastAsia="Ariel Sans serif" w:hAnsi="Ariel Sans serif"/>
          <w:b w:val="1"/>
          <w:bCs w:val="1"/>
          <w:color w:val="1f1f1f"/>
          <w:sz w:val="21"/>
          <w:szCs w:val="21"/>
          <w:rtl w:val="0"/>
        </w:rPr>
        <w:t xml:space="preserve">Precipitation</w:t>
      </w:r>
      <w:commentRangeEnd w:id="41"/>
      <w:r w:rsidDel="00000000" w:rsidR="00000000" w:rsidRPr="00000000">
        <w:commentReference w:id="41"/>
      </w:r>
      <w:r w:rsidDel="00000000" w:rsidR="00000000" w:rsidRPr="00000000">
        <w:rPr>
          <w:rFonts w:ascii="Ariel Sans serif" w:cs="Ariel Sans serif" w:eastAsia="Ariel Sans serif" w:hAnsi="Ariel Sans serif"/>
          <w:b w:val="1"/>
          <w:bCs w:val="1"/>
          <w:color w:val="1f1f1f"/>
          <w:sz w:val="21"/>
          <w:szCs w:val="21"/>
          <w:rtl w:val="0"/>
        </w:rPr>
        <w:t xml:space="preserve">:</w:t>
      </w:r>
      <w:r w:rsidDel="00000000" w:rsidR="00000000" w:rsidRPr="00000000">
        <w:rPr>
          <w:rFonts w:ascii="Ariel Sans serif" w:cs="Ariel Sans serif" w:eastAsia="Ariel Sans serif" w:hAnsi="Ariel Sans serif"/>
          <w:color w:val="1f1f1f"/>
          <w:sz w:val="21"/>
          <w:szCs w:val="21"/>
          <w:rtl w:val="0"/>
        </w:rPr>
        <w:t xml:space="preserve"> When the water droplets in clouds become heavy enough, they fall back to the Earth's surface as rain, snow, or </w:t>
      </w:r>
      <w:sdt>
        <w:sdtPr>
          <w:id w:val="1244738783"/>
          <w:tag w:val="goog_rdk_56"/>
        </w:sdtPr>
        <w:sdtContent>
          <w:commentRangeStart w:id="42"/>
        </w:sdtContent>
      </w:sdt>
      <w:r w:rsidDel="00000000" w:rsidR="00000000" w:rsidRPr="00000000">
        <w:rPr>
          <w:rFonts w:ascii="Ariel Sans serif" w:cs="Ariel Sans serif" w:eastAsia="Ariel Sans serif" w:hAnsi="Ariel Sans serif"/>
          <w:color w:val="1f1f1f"/>
          <w:sz w:val="21"/>
          <w:szCs w:val="21"/>
          <w:rtl w:val="0"/>
        </w:rPr>
        <w:t xml:space="preserve">sleet</w:t>
      </w:r>
      <w:sdt>
        <w:sdtPr>
          <w:id w:val="1168597978"/>
          <w:tag w:val="goog_rdk_57"/>
        </w:sdtPr>
        <w:sdtContent>
          <w:ins w:author="Virata Pusuluri" w:id="14" w:date="2025-01-11T18:35:41Z">
            <w:commentRangeEnd w:id="42"/>
            <w:r w:rsidDel="00000000" w:rsidR="00000000" w:rsidRPr="00000000">
              <w:commentReference w:id="42"/>
            </w:r>
            <w:r w:rsidDel="00000000" w:rsidR="00000000" w:rsidRPr="00000000">
              <w:rPr>
                <w:rFonts w:ascii="Ariel Sans serif" w:cs="Ariel Sans serif" w:eastAsia="Ariel Sans serif" w:hAnsi="Ariel Sans serif"/>
                <w:color w:val="1f1f1f"/>
                <w:sz w:val="21"/>
                <w:szCs w:val="21"/>
                <w:rtl w:val="0"/>
              </w:rPr>
              <w:t xml:space="preserve"> due to the weather</w:t>
            </w:r>
          </w:ins>
        </w:sdtContent>
      </w:sdt>
      <w:r w:rsidDel="00000000" w:rsidR="00000000" w:rsidRPr="00000000">
        <w:rPr>
          <w:rFonts w:ascii="Ariel Sans serif" w:cs="Ariel Sans serif" w:eastAsia="Ariel Sans serif" w:hAnsi="Ariel Sans serif"/>
          <w:color w:val="1f1f1f"/>
          <w:sz w:val="21"/>
          <w:szCs w:val="21"/>
          <w:rtl w:val="0"/>
        </w:rPr>
        <w:t xml:space="preserve">.</w:t>
      </w:r>
      <w:r w:rsidDel="00000000" w:rsidR="00000000" w:rsidRPr="00000000">
        <w:rPr>
          <w:rtl w:val="0"/>
        </w:rPr>
      </w:r>
    </w:p>
    <w:p w:rsidR="00000000" w:rsidDel="00000000" w:rsidP="00000000" w:rsidRDefault="00000000" w:rsidRPr="00000000" w14:paraId="0000007F">
      <w:pPr>
        <w:numPr>
          <w:ilvl w:val="0"/>
          <w:numId w:val="1"/>
        </w:numPr>
        <w:shd w:fill="ffffff" w:val="clear"/>
        <w:spacing w:after="240" w:before="0" w:line="288" w:lineRule="auto"/>
        <w:ind w:left="144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Collection:</w:t>
      </w:r>
      <w:r w:rsidDel="00000000" w:rsidR="00000000" w:rsidRPr="00000000">
        <w:rPr>
          <w:rFonts w:ascii="Ariel Sans serif" w:cs="Ariel Sans serif" w:eastAsia="Ariel Sans serif" w:hAnsi="Ariel Sans serif"/>
          <w:color w:val="1f1f1f"/>
          <w:sz w:val="21"/>
          <w:szCs w:val="21"/>
          <w:rtl w:val="0"/>
        </w:rPr>
        <w:t xml:space="preserve"> The water that falls back to Earth collects in different bodies of water (oceans, rivers etc.), and the </w:t>
      </w:r>
      <w:sdt>
        <w:sdtPr>
          <w:id w:val="-1564020439"/>
          <w:tag w:val="goog_rdk_58"/>
        </w:sdtPr>
        <w:sdtContent>
          <w:commentRangeStart w:id="43"/>
        </w:sdtContent>
      </w:sdt>
      <w:r w:rsidDel="00000000" w:rsidR="00000000" w:rsidRPr="00000000">
        <w:rPr>
          <w:rFonts w:ascii="Ariel Sans serif" w:cs="Ariel Sans serif" w:eastAsia="Ariel Sans serif" w:hAnsi="Ariel Sans serif"/>
          <w:color w:val="1f1f1f"/>
          <w:sz w:val="21"/>
          <w:szCs w:val="21"/>
          <w:rtl w:val="0"/>
        </w:rPr>
        <w:t xml:space="preserve">cycle</w:t>
      </w:r>
      <w:commentRangeEnd w:id="43"/>
      <w:r w:rsidDel="00000000" w:rsidR="00000000" w:rsidRPr="00000000">
        <w:commentReference w:id="43"/>
      </w:r>
      <w:r w:rsidDel="00000000" w:rsidR="00000000" w:rsidRPr="00000000">
        <w:rPr>
          <w:rFonts w:ascii="Ariel Sans serif" w:cs="Ariel Sans serif" w:eastAsia="Ariel Sans serif" w:hAnsi="Ariel Sans serif"/>
          <w:color w:val="1f1f1f"/>
          <w:sz w:val="21"/>
          <w:szCs w:val="21"/>
          <w:rtl w:val="0"/>
        </w:rPr>
        <w:t xml:space="preserve"> begins again.</w:t>
      </w:r>
      <w:r w:rsidDel="00000000" w:rsidR="00000000" w:rsidRPr="00000000">
        <w:rPr>
          <w:rtl w:val="0"/>
        </w:rPr>
      </w:r>
    </w:p>
    <w:p w:rsidR="00000000" w:rsidDel="00000000" w:rsidP="00000000" w:rsidRDefault="00000000" w:rsidRPr="00000000" w14:paraId="00000080">
      <w:pPr>
        <w:shd w:fill="ffffff" w:val="clear"/>
        <w:spacing w:after="240" w:before="240" w:line="288" w:lineRule="auto"/>
        <w:ind w:left="1440" w:firstLine="0"/>
        <w:rPr>
          <w:rFonts w:ascii="Ariel Sans serif" w:cs="Ariel Sans serif" w:eastAsia="Ariel Sans serif" w:hAnsi="Ariel Sans serif"/>
          <w:color w:val="1f1f1f"/>
          <w:sz w:val="21"/>
          <w:szCs w:val="21"/>
        </w:rPr>
      </w:pPr>
      <w:r w:rsidDel="00000000" w:rsidR="00000000" w:rsidRPr="00000000">
        <w:rPr>
          <w:rFonts w:ascii="Ariel Sans serif" w:cs="Ariel Sans serif" w:eastAsia="Ariel Sans serif" w:hAnsi="Ariel Sans serif"/>
          <w:color w:val="1f1f1f"/>
          <w:sz w:val="21"/>
          <w:szCs w:val="21"/>
          <w:highlight w:val="white"/>
          <w:rtl w:val="0"/>
        </w:rPr>
        <w:t xml:space="preserve">This continuous cycle </w:t>
      </w:r>
      <w:sdt>
        <w:sdtPr>
          <w:id w:val="-1846498734"/>
          <w:tag w:val="goog_rdk_59"/>
        </w:sdtPr>
        <w:sdtContent>
          <w:commentRangeStart w:id="44"/>
        </w:sdtContent>
      </w:sdt>
      <w:r w:rsidDel="00000000" w:rsidR="00000000" w:rsidRPr="00000000">
        <w:rPr>
          <w:rFonts w:ascii="Ariel Sans serif" w:cs="Ariel Sans serif" w:eastAsia="Ariel Sans serif" w:hAnsi="Ariel Sans serif"/>
          <w:color w:val="1f1f1f"/>
          <w:sz w:val="21"/>
          <w:szCs w:val="21"/>
          <w:highlight w:val="white"/>
          <w:rtl w:val="0"/>
        </w:rPr>
        <w:t xml:space="preserve">ensures</w:t>
      </w:r>
      <w:commentRangeEnd w:id="44"/>
      <w:r w:rsidDel="00000000" w:rsidR="00000000" w:rsidRPr="00000000">
        <w:commentReference w:id="44"/>
      </w:r>
      <w:r w:rsidDel="00000000" w:rsidR="00000000" w:rsidRPr="00000000">
        <w:rPr>
          <w:rFonts w:ascii="Ariel Sans serif" w:cs="Ariel Sans serif" w:eastAsia="Ariel Sans serif" w:hAnsi="Ariel Sans serif"/>
          <w:color w:val="1f1f1f"/>
          <w:sz w:val="21"/>
          <w:szCs w:val="21"/>
          <w:highlight w:val="white"/>
          <w:rtl w:val="0"/>
        </w:rPr>
        <w:t xml:space="preserve"> the availability of water for various </w:t>
      </w:r>
      <w:sdt>
        <w:sdtPr>
          <w:id w:val="938778608"/>
          <w:tag w:val="goog_rdk_60"/>
        </w:sdtPr>
        <w:sdtContent>
          <w:commentRangeStart w:id="45"/>
        </w:sdtContent>
      </w:sdt>
      <w:r w:rsidDel="00000000" w:rsidR="00000000" w:rsidRPr="00000000">
        <w:rPr>
          <w:rFonts w:ascii="Ariel Sans serif" w:cs="Ariel Sans serif" w:eastAsia="Ariel Sans serif" w:hAnsi="Ariel Sans serif"/>
          <w:color w:val="1f1f1f"/>
          <w:sz w:val="21"/>
          <w:szCs w:val="21"/>
          <w:highlight w:val="white"/>
          <w:rtl w:val="0"/>
        </w:rPr>
        <w:t xml:space="preserve">purposes</w:t>
      </w:r>
      <w:commentRangeEnd w:id="45"/>
      <w:r w:rsidDel="00000000" w:rsidR="00000000" w:rsidRPr="00000000">
        <w:commentReference w:id="45"/>
      </w:r>
      <w:r w:rsidDel="00000000" w:rsidR="00000000" w:rsidRPr="00000000">
        <w:rPr>
          <w:rFonts w:ascii="Ariel Sans serif" w:cs="Ariel Sans serif" w:eastAsia="Ariel Sans serif" w:hAnsi="Ariel Sans serif"/>
          <w:color w:val="1f1f1f"/>
          <w:sz w:val="21"/>
          <w:szCs w:val="21"/>
          <w:highlight w:val="white"/>
          <w:rtl w:val="0"/>
        </w:rPr>
        <w:t xml:space="preserve"> and </w:t>
      </w:r>
      <w:sdt>
        <w:sdtPr>
          <w:id w:val="115650467"/>
          <w:tag w:val="goog_rdk_61"/>
        </w:sdtPr>
        <w:sdtContent>
          <w:commentRangeStart w:id="46"/>
        </w:sdtContent>
      </w:sdt>
      <w:r w:rsidDel="00000000" w:rsidR="00000000" w:rsidRPr="00000000">
        <w:rPr>
          <w:rFonts w:ascii="Ariel Sans serif" w:cs="Ariel Sans serif" w:eastAsia="Ariel Sans serif" w:hAnsi="Ariel Sans serif"/>
          <w:color w:val="1f1f1f"/>
          <w:sz w:val="21"/>
          <w:szCs w:val="21"/>
          <w:highlight w:val="white"/>
          <w:rtl w:val="0"/>
        </w:rPr>
        <w:t xml:space="preserve">sustains</w:t>
      </w:r>
      <w:commentRangeEnd w:id="46"/>
      <w:r w:rsidDel="00000000" w:rsidR="00000000" w:rsidRPr="00000000">
        <w:commentReference w:id="46"/>
      </w:r>
      <w:r w:rsidDel="00000000" w:rsidR="00000000" w:rsidRPr="00000000">
        <w:rPr>
          <w:rFonts w:ascii="Ariel Sans serif" w:cs="Ariel Sans serif" w:eastAsia="Ariel Sans serif" w:hAnsi="Ariel Sans serif"/>
          <w:color w:val="1f1f1f"/>
          <w:sz w:val="21"/>
          <w:szCs w:val="21"/>
          <w:highlight w:val="white"/>
          <w:rtl w:val="0"/>
        </w:rPr>
        <w:t xml:space="preserve"> life on Earth.</w:t>
      </w:r>
      <w:r w:rsidDel="00000000" w:rsidR="00000000" w:rsidRPr="00000000">
        <w:rPr>
          <w:rtl w:val="0"/>
        </w:rPr>
      </w:r>
    </w:p>
    <w:p w:rsidR="00000000" w:rsidDel="00000000" w:rsidP="00000000" w:rsidRDefault="00000000" w:rsidRPr="00000000" w14:paraId="00000081">
      <w:pPr>
        <w:numPr>
          <w:ilvl w:val="0"/>
          <w:numId w:val="9"/>
        </w:numPr>
        <w:shd w:fill="ffffff" w:val="clear"/>
        <w:spacing w:after="0" w:before="24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Water </w:t>
      </w:r>
      <w:sdt>
        <w:sdtPr>
          <w:id w:val="-1435750396"/>
          <w:tag w:val="goog_rdk_62"/>
        </w:sdtPr>
        <w:sdtContent>
          <w:commentRangeStart w:id="47"/>
        </w:sdtContent>
      </w:sdt>
      <w:r w:rsidDel="00000000" w:rsidR="00000000" w:rsidRPr="00000000">
        <w:rPr>
          <w:rFonts w:ascii="Ariel Sans serif" w:cs="Ariel Sans serif" w:eastAsia="Ariel Sans serif" w:hAnsi="Ariel Sans serif"/>
          <w:b w:val="1"/>
          <w:bCs w:val="1"/>
          <w:color w:val="1f1f1f"/>
          <w:sz w:val="21"/>
          <w:szCs w:val="21"/>
          <w:rtl w:val="0"/>
        </w:rPr>
        <w:t xml:space="preserve">scarcity </w:t>
      </w:r>
      <w:commentRangeEnd w:id="47"/>
      <w:r w:rsidDel="00000000" w:rsidR="00000000" w:rsidRPr="00000000">
        <w:commentReference w:id="47"/>
      </w:r>
      <w:r w:rsidDel="00000000" w:rsidR="00000000" w:rsidRPr="00000000">
        <w:rPr>
          <w:rFonts w:ascii="Ariel Sans serif" w:cs="Ariel Sans serif" w:eastAsia="Ariel Sans serif" w:hAnsi="Ariel Sans serif"/>
          <w:b w:val="1"/>
          <w:bCs w:val="1"/>
          <w:color w:val="1f1f1f"/>
          <w:sz w:val="21"/>
          <w:szCs w:val="21"/>
          <w:rtl w:val="0"/>
        </w:rPr>
        <w:t xml:space="preserve">is a </w:t>
      </w:r>
      <w:sdt>
        <w:sdtPr>
          <w:id w:val="1396570702"/>
          <w:tag w:val="goog_rdk_63"/>
        </w:sdtPr>
        <w:sdtContent>
          <w:commentRangeStart w:id="48"/>
        </w:sdtContent>
      </w:sdt>
      <w:r w:rsidDel="00000000" w:rsidR="00000000" w:rsidRPr="00000000">
        <w:rPr>
          <w:rFonts w:ascii="Ariel Sans serif" w:cs="Ariel Sans serif" w:eastAsia="Ariel Sans serif" w:hAnsi="Ariel Sans serif"/>
          <w:b w:val="1"/>
          <w:bCs w:val="1"/>
          <w:color w:val="1f1f1f"/>
          <w:sz w:val="21"/>
          <w:szCs w:val="21"/>
          <w:rtl w:val="0"/>
        </w:rPr>
        <w:t xml:space="preserve">major</w:t>
      </w:r>
      <w:commentRangeEnd w:id="48"/>
      <w:r w:rsidDel="00000000" w:rsidR="00000000" w:rsidRPr="00000000">
        <w:commentReference w:id="48"/>
      </w:r>
      <w:r w:rsidDel="00000000" w:rsidR="00000000" w:rsidRPr="00000000">
        <w:rPr>
          <w:rFonts w:ascii="Ariel Sans serif" w:cs="Ariel Sans serif" w:eastAsia="Ariel Sans serif" w:hAnsi="Ariel Sans serif"/>
          <w:b w:val="1"/>
          <w:bCs w:val="1"/>
          <w:color w:val="1f1f1f"/>
          <w:sz w:val="21"/>
          <w:szCs w:val="21"/>
          <w:rtl w:val="0"/>
        </w:rPr>
        <w:t xml:space="preserve"> issue</w:t>
      </w:r>
      <w:r w:rsidDel="00000000" w:rsidR="00000000" w:rsidRPr="00000000">
        <w:rPr>
          <w:rFonts w:ascii="Ariel Sans serif" w:cs="Ariel Sans serif" w:eastAsia="Ariel Sans serif" w:hAnsi="Ariel Sans serif"/>
          <w:color w:val="1f1f1f"/>
          <w:sz w:val="21"/>
          <w:szCs w:val="21"/>
          <w:rtl w:val="0"/>
        </w:rPr>
        <w:t xml:space="preserve">, and people in many areas face </w:t>
      </w:r>
      <w:sdt>
        <w:sdtPr>
          <w:id w:val="-2082526686"/>
          <w:tag w:val="goog_rdk_64"/>
        </w:sdtPr>
        <w:sdtContent>
          <w:commentRangeStart w:id="49"/>
        </w:sdtContent>
      </w:sdt>
      <w:r w:rsidDel="00000000" w:rsidR="00000000" w:rsidRPr="00000000">
        <w:rPr>
          <w:rFonts w:ascii="Ariel Sans serif" w:cs="Ariel Sans serif" w:eastAsia="Ariel Sans serif" w:hAnsi="Ariel Sans serif"/>
          <w:color w:val="1f1f1f"/>
          <w:sz w:val="21"/>
          <w:szCs w:val="21"/>
          <w:rtl w:val="0"/>
        </w:rPr>
        <w:t xml:space="preserve">challenges</w:t>
      </w:r>
      <w:commentRangeEnd w:id="49"/>
      <w:r w:rsidDel="00000000" w:rsidR="00000000" w:rsidRPr="00000000">
        <w:commentReference w:id="49"/>
      </w:r>
      <w:r w:rsidDel="00000000" w:rsidR="00000000" w:rsidRPr="00000000">
        <w:rPr>
          <w:rFonts w:ascii="Ariel Sans serif" w:cs="Ariel Sans serif" w:eastAsia="Ariel Sans serif" w:hAnsi="Ariel Sans serif"/>
          <w:color w:val="1f1f1f"/>
          <w:sz w:val="21"/>
          <w:szCs w:val="21"/>
          <w:rtl w:val="0"/>
        </w:rPr>
        <w:t xml:space="preserve"> </w:t>
      </w:r>
      <w:sdt>
        <w:sdtPr>
          <w:id w:val="2078686219"/>
          <w:tag w:val="goog_rdk_65"/>
        </w:sdtPr>
        <w:sdtContent>
          <w:commentRangeStart w:id="50"/>
        </w:sdtContent>
      </w:sdt>
      <w:r w:rsidDel="00000000" w:rsidR="00000000" w:rsidRPr="00000000">
        <w:rPr>
          <w:rFonts w:ascii="Ariel Sans serif" w:cs="Ariel Sans serif" w:eastAsia="Ariel Sans serif" w:hAnsi="Ariel Sans serif"/>
          <w:color w:val="1f1f1f"/>
          <w:sz w:val="21"/>
          <w:szCs w:val="21"/>
          <w:rtl w:val="0"/>
        </w:rPr>
        <w:t xml:space="preserve">accessing</w:t>
      </w:r>
      <w:commentRangeEnd w:id="50"/>
      <w:r w:rsidDel="00000000" w:rsidR="00000000" w:rsidRPr="00000000">
        <w:commentReference w:id="50"/>
      </w:r>
      <w:r w:rsidDel="00000000" w:rsidR="00000000" w:rsidRPr="00000000">
        <w:rPr>
          <w:rFonts w:ascii="Ariel Sans serif" w:cs="Ariel Sans serif" w:eastAsia="Ariel Sans serif" w:hAnsi="Ariel Sans serif"/>
          <w:color w:val="1f1f1f"/>
          <w:sz w:val="21"/>
          <w:szCs w:val="21"/>
          <w:rtl w:val="0"/>
        </w:rPr>
        <w:t xml:space="preserve"> clean water. It is </w:t>
      </w:r>
      <w:sdt>
        <w:sdtPr>
          <w:id w:val="-2078937902"/>
          <w:tag w:val="goog_rdk_66"/>
        </w:sdtPr>
        <w:sdtContent>
          <w:commentRangeStart w:id="51"/>
        </w:sdtContent>
      </w:sdt>
      <w:r w:rsidDel="00000000" w:rsidR="00000000" w:rsidRPr="00000000">
        <w:rPr>
          <w:rFonts w:ascii="Ariel Sans serif" w:cs="Ariel Sans serif" w:eastAsia="Ariel Sans serif" w:hAnsi="Ariel Sans serif"/>
          <w:color w:val="1f1f1f"/>
          <w:sz w:val="21"/>
          <w:szCs w:val="21"/>
          <w:rtl w:val="0"/>
        </w:rPr>
        <w:t xml:space="preserve">crucial</w:t>
      </w:r>
      <w:commentRangeEnd w:id="51"/>
      <w:r w:rsidDel="00000000" w:rsidR="00000000" w:rsidRPr="00000000">
        <w:commentReference w:id="51"/>
      </w:r>
      <w:r w:rsidDel="00000000" w:rsidR="00000000" w:rsidRPr="00000000">
        <w:rPr>
          <w:rFonts w:ascii="Ariel Sans serif" w:cs="Ariel Sans serif" w:eastAsia="Ariel Sans serif" w:hAnsi="Ariel Sans serif"/>
          <w:color w:val="1f1f1f"/>
          <w:sz w:val="21"/>
          <w:szCs w:val="21"/>
          <w:rtl w:val="0"/>
        </w:rPr>
        <w:t xml:space="preserve"> to </w:t>
      </w:r>
      <w:sdt>
        <w:sdtPr>
          <w:id w:val="-1604203479"/>
          <w:tag w:val="goog_rdk_67"/>
        </w:sdtPr>
        <w:sdtContent>
          <w:commentRangeStart w:id="52"/>
        </w:sdtContent>
      </w:sdt>
      <w:r w:rsidDel="00000000" w:rsidR="00000000" w:rsidRPr="00000000">
        <w:rPr>
          <w:rFonts w:ascii="Ariel Sans serif" w:cs="Ariel Sans serif" w:eastAsia="Ariel Sans serif" w:hAnsi="Ariel Sans serif"/>
          <w:color w:val="1f1f1f"/>
          <w:sz w:val="21"/>
          <w:szCs w:val="21"/>
          <w:rtl w:val="0"/>
        </w:rPr>
        <w:t xml:space="preserve">conserve</w:t>
      </w:r>
      <w:commentRangeEnd w:id="52"/>
      <w:r w:rsidDel="00000000" w:rsidR="00000000" w:rsidRPr="00000000">
        <w:commentReference w:id="52"/>
      </w:r>
      <w:r w:rsidDel="00000000" w:rsidR="00000000" w:rsidRPr="00000000">
        <w:rPr>
          <w:rFonts w:ascii="Ariel Sans serif" w:cs="Ariel Sans serif" w:eastAsia="Ariel Sans serif" w:hAnsi="Ariel Sans serif"/>
          <w:color w:val="1f1f1f"/>
          <w:sz w:val="21"/>
          <w:szCs w:val="21"/>
          <w:rtl w:val="0"/>
        </w:rPr>
        <w:t xml:space="preserve"> water and avoid wastage.</w:t>
      </w:r>
      <w:r w:rsidDel="00000000" w:rsidR="00000000" w:rsidRPr="00000000">
        <w:rPr>
          <w:rtl w:val="0"/>
        </w:rPr>
      </w:r>
    </w:p>
    <w:p w:rsidR="00000000" w:rsidDel="00000000" w:rsidP="00000000" w:rsidRDefault="00000000" w:rsidRPr="00000000" w14:paraId="00000082">
      <w:pPr>
        <w:numPr>
          <w:ilvl w:val="0"/>
          <w:numId w:val="9"/>
        </w:numPr>
        <w:shd w:fill="ffffff" w:val="clear"/>
        <w:spacing w:after="0" w:before="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Protected water sources </w:t>
      </w:r>
      <w:sdt>
        <w:sdtPr>
          <w:id w:val="-1654973931"/>
          <w:tag w:val="goog_rdk_68"/>
        </w:sdtPr>
        <w:sdtContent>
          <w:commentRangeStart w:id="53"/>
        </w:sdtContent>
      </w:sdt>
      <w:r w:rsidDel="00000000" w:rsidR="00000000" w:rsidRPr="00000000">
        <w:rPr>
          <w:rFonts w:ascii="Ariel Sans serif" w:cs="Ariel Sans serif" w:eastAsia="Ariel Sans serif" w:hAnsi="Ariel Sans serif"/>
          <w:b w:val="1"/>
          <w:bCs w:val="1"/>
          <w:color w:val="1f1f1f"/>
          <w:sz w:val="21"/>
          <w:szCs w:val="21"/>
          <w:rtl w:val="0"/>
        </w:rPr>
        <w:t xml:space="preserve">provide</w:t>
      </w:r>
      <w:commentRangeEnd w:id="53"/>
      <w:r w:rsidDel="00000000" w:rsidR="00000000" w:rsidRPr="00000000">
        <w:commentReference w:id="53"/>
      </w:r>
      <w:r w:rsidDel="00000000" w:rsidR="00000000" w:rsidRPr="00000000">
        <w:rPr>
          <w:rFonts w:ascii="Ariel Sans serif" w:cs="Ariel Sans serif" w:eastAsia="Ariel Sans serif" w:hAnsi="Ariel Sans serif"/>
          <w:b w:val="1"/>
          <w:bCs w:val="1"/>
          <w:color w:val="1f1f1f"/>
          <w:sz w:val="21"/>
          <w:szCs w:val="21"/>
          <w:rtl w:val="0"/>
        </w:rPr>
        <w:t xml:space="preserve"> clean and purified drinking water</w:t>
      </w:r>
      <w:r w:rsidDel="00000000" w:rsidR="00000000" w:rsidRPr="00000000">
        <w:rPr>
          <w:rFonts w:ascii="Ariel Sans serif" w:cs="Ariel Sans serif" w:eastAsia="Ariel Sans serif" w:hAnsi="Ariel Sans serif"/>
          <w:color w:val="1f1f1f"/>
          <w:sz w:val="21"/>
          <w:szCs w:val="21"/>
          <w:rtl w:val="0"/>
        </w:rPr>
        <w:t xml:space="preserve">, which is </w:t>
      </w:r>
      <w:sdt>
        <w:sdtPr>
          <w:id w:val="1250991081"/>
          <w:tag w:val="goog_rdk_69"/>
        </w:sdtPr>
        <w:sdtContent>
          <w:commentRangeStart w:id="54"/>
        </w:sdtContent>
      </w:sdt>
      <w:r w:rsidDel="00000000" w:rsidR="00000000" w:rsidRPr="00000000">
        <w:rPr>
          <w:rFonts w:ascii="Ariel Sans serif" w:cs="Ariel Sans serif" w:eastAsia="Ariel Sans serif" w:hAnsi="Ariel Sans serif"/>
          <w:color w:val="1f1f1f"/>
          <w:sz w:val="21"/>
          <w:szCs w:val="21"/>
          <w:rtl w:val="0"/>
        </w:rPr>
        <w:t xml:space="preserve">essential</w:t>
      </w:r>
      <w:commentRangeEnd w:id="54"/>
      <w:r w:rsidDel="00000000" w:rsidR="00000000" w:rsidRPr="00000000">
        <w:commentReference w:id="54"/>
      </w:r>
      <w:r w:rsidDel="00000000" w:rsidR="00000000" w:rsidRPr="00000000">
        <w:rPr>
          <w:rFonts w:ascii="Ariel Sans serif" w:cs="Ariel Sans serif" w:eastAsia="Ariel Sans serif" w:hAnsi="Ariel Sans serif"/>
          <w:color w:val="1f1f1f"/>
          <w:sz w:val="21"/>
          <w:szCs w:val="21"/>
          <w:rtl w:val="0"/>
        </w:rPr>
        <w:t xml:space="preserve"> for </w:t>
      </w:r>
      <w:sdt>
        <w:sdtPr>
          <w:id w:val="-2052599100"/>
          <w:tag w:val="goog_rdk_70"/>
        </w:sdtPr>
        <w:sdtContent>
          <w:commentRangeStart w:id="55"/>
        </w:sdtContent>
      </w:sdt>
      <w:r w:rsidDel="00000000" w:rsidR="00000000" w:rsidRPr="00000000">
        <w:rPr>
          <w:rFonts w:ascii="Ariel Sans serif" w:cs="Ariel Sans serif" w:eastAsia="Ariel Sans serif" w:hAnsi="Ariel Sans serif"/>
          <w:color w:val="1f1f1f"/>
          <w:sz w:val="21"/>
          <w:szCs w:val="21"/>
          <w:rtl w:val="0"/>
        </w:rPr>
        <w:t xml:space="preserve">preventing</w:t>
      </w:r>
      <w:commentRangeEnd w:id="55"/>
      <w:r w:rsidDel="00000000" w:rsidR="00000000" w:rsidRPr="00000000">
        <w:commentReference w:id="55"/>
      </w:r>
      <w:r w:rsidDel="00000000" w:rsidR="00000000" w:rsidRPr="00000000">
        <w:rPr>
          <w:rFonts w:ascii="Ariel Sans serif" w:cs="Ariel Sans serif" w:eastAsia="Ariel Sans serif" w:hAnsi="Ariel Sans serif"/>
          <w:color w:val="1f1f1f"/>
          <w:sz w:val="21"/>
          <w:szCs w:val="21"/>
          <w:rtl w:val="0"/>
        </w:rPr>
        <w:t xml:space="preserve"> diseases.</w:t>
      </w:r>
      <w:r w:rsidDel="00000000" w:rsidR="00000000" w:rsidRPr="00000000">
        <w:rPr>
          <w:rtl w:val="0"/>
        </w:rPr>
      </w:r>
    </w:p>
    <w:p w:rsidR="00000000" w:rsidDel="00000000" w:rsidP="00000000" w:rsidRDefault="00000000" w:rsidRPr="00000000" w14:paraId="00000083">
      <w:pPr>
        <w:numPr>
          <w:ilvl w:val="0"/>
          <w:numId w:val="9"/>
        </w:numPr>
        <w:shd w:fill="ffffff" w:val="clear"/>
        <w:spacing w:after="0" w:before="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Water can be </w:t>
      </w:r>
      <w:sdt>
        <w:sdtPr>
          <w:id w:val="565962459"/>
          <w:tag w:val="goog_rdk_71"/>
        </w:sdtPr>
        <w:sdtContent>
          <w:commentRangeStart w:id="56"/>
        </w:sdtContent>
      </w:sdt>
      <w:r w:rsidDel="00000000" w:rsidR="00000000" w:rsidRPr="00000000">
        <w:rPr>
          <w:rFonts w:ascii="Ariel Sans serif" w:cs="Ariel Sans serif" w:eastAsia="Ariel Sans serif" w:hAnsi="Ariel Sans serif"/>
          <w:b w:val="1"/>
          <w:bCs w:val="1"/>
          <w:color w:val="1f1f1f"/>
          <w:sz w:val="21"/>
          <w:szCs w:val="21"/>
          <w:rtl w:val="0"/>
        </w:rPr>
        <w:t xml:space="preserve">polluted</w:t>
      </w:r>
      <w:commentRangeEnd w:id="56"/>
      <w:r w:rsidDel="00000000" w:rsidR="00000000" w:rsidRPr="00000000">
        <w:commentReference w:id="56"/>
      </w:r>
      <w:r w:rsidDel="00000000" w:rsidR="00000000" w:rsidRPr="00000000">
        <w:rPr>
          <w:rFonts w:ascii="Ariel Sans serif" w:cs="Ariel Sans serif" w:eastAsia="Ariel Sans serif" w:hAnsi="Ariel Sans serif"/>
          <w:b w:val="1"/>
          <w:bCs w:val="1"/>
          <w:color w:val="1f1f1f"/>
          <w:sz w:val="21"/>
          <w:szCs w:val="21"/>
          <w:rtl w:val="0"/>
        </w:rPr>
        <w:t xml:space="preserve"> by human activities</w:t>
      </w:r>
      <w:r w:rsidDel="00000000" w:rsidR="00000000" w:rsidRPr="00000000">
        <w:rPr>
          <w:rFonts w:ascii="Ariel Sans serif" w:cs="Ariel Sans serif" w:eastAsia="Ariel Sans serif" w:hAnsi="Ariel Sans serif"/>
          <w:color w:val="1f1f1f"/>
          <w:sz w:val="21"/>
          <w:szCs w:val="21"/>
          <w:rtl w:val="0"/>
        </w:rPr>
        <w:t xml:space="preserve">, so it's important to drink clean, purified water. Boiling, filtering, and purifying are </w:t>
      </w:r>
      <w:sdt>
        <w:sdtPr>
          <w:id w:val="-1717326752"/>
          <w:tag w:val="goog_rdk_72"/>
        </w:sdtPr>
        <w:sdtContent>
          <w:commentRangeStart w:id="57"/>
        </w:sdtContent>
      </w:sdt>
      <w:r w:rsidDel="00000000" w:rsidR="00000000" w:rsidRPr="00000000">
        <w:rPr>
          <w:rFonts w:ascii="Ariel Sans serif" w:cs="Ariel Sans serif" w:eastAsia="Ariel Sans serif" w:hAnsi="Ariel Sans serif"/>
          <w:color w:val="1f1f1f"/>
          <w:sz w:val="21"/>
          <w:szCs w:val="21"/>
          <w:rtl w:val="0"/>
        </w:rPr>
        <w:t xml:space="preserve">common</w:t>
      </w:r>
      <w:commentRangeEnd w:id="57"/>
      <w:r w:rsidDel="00000000" w:rsidR="00000000" w:rsidRPr="00000000">
        <w:commentReference w:id="57"/>
      </w:r>
      <w:r w:rsidDel="00000000" w:rsidR="00000000" w:rsidRPr="00000000">
        <w:rPr>
          <w:rFonts w:ascii="Ariel Sans serif" w:cs="Ariel Sans serif" w:eastAsia="Ariel Sans serif" w:hAnsi="Ariel Sans serif"/>
          <w:color w:val="1f1f1f"/>
          <w:sz w:val="21"/>
          <w:szCs w:val="21"/>
          <w:rtl w:val="0"/>
        </w:rPr>
        <w:t xml:space="preserve"> methods for making water safe to drink.</w:t>
      </w:r>
      <w:r w:rsidDel="00000000" w:rsidR="00000000" w:rsidRPr="00000000">
        <w:rPr>
          <w:rtl w:val="0"/>
        </w:rPr>
      </w:r>
    </w:p>
    <w:p w:rsidR="00000000" w:rsidDel="00000000" w:rsidP="00000000" w:rsidRDefault="00000000" w:rsidRPr="00000000" w14:paraId="00000084">
      <w:pPr>
        <w:numPr>
          <w:ilvl w:val="0"/>
          <w:numId w:val="9"/>
        </w:numPr>
        <w:shd w:fill="ffffff" w:val="clear"/>
        <w:spacing w:before="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Saving water is </w:t>
      </w:r>
      <w:sdt>
        <w:sdtPr>
          <w:id w:val="-895999142"/>
          <w:tag w:val="goog_rdk_73"/>
        </w:sdtPr>
        <w:sdtContent>
          <w:commentRangeStart w:id="58"/>
        </w:sdtContent>
      </w:sdt>
      <w:r w:rsidDel="00000000" w:rsidR="00000000" w:rsidRPr="00000000">
        <w:rPr>
          <w:rFonts w:ascii="Ariel Sans serif" w:cs="Ariel Sans serif" w:eastAsia="Ariel Sans serif" w:hAnsi="Ariel Sans serif"/>
          <w:b w:val="1"/>
          <w:bCs w:val="1"/>
          <w:color w:val="1f1f1f"/>
          <w:sz w:val="21"/>
          <w:szCs w:val="21"/>
          <w:rtl w:val="0"/>
        </w:rPr>
        <w:t xml:space="preserve">crucial</w:t>
      </w:r>
      <w:commentRangeEnd w:id="58"/>
      <w:r w:rsidDel="00000000" w:rsidR="00000000" w:rsidRPr="00000000">
        <w:commentReference w:id="58"/>
      </w:r>
      <w:r w:rsidDel="00000000" w:rsidR="00000000" w:rsidRPr="00000000">
        <w:rPr>
          <w:rFonts w:ascii="Ariel Sans serif" w:cs="Ariel Sans serif" w:eastAsia="Ariel Sans serif" w:hAnsi="Ariel Sans serif"/>
          <w:color w:val="1f1f1f"/>
          <w:sz w:val="21"/>
          <w:szCs w:val="21"/>
          <w:rtl w:val="0"/>
        </w:rPr>
        <w:t xml:space="preserve">, and </w:t>
      </w:r>
      <w:sdt>
        <w:sdtPr>
          <w:id w:val="-766149121"/>
          <w:tag w:val="goog_rdk_74"/>
        </w:sdtPr>
        <w:sdtContent>
          <w:commentRangeStart w:id="59"/>
        </w:sdtContent>
      </w:sdt>
      <w:r w:rsidDel="00000000" w:rsidR="00000000" w:rsidRPr="00000000">
        <w:rPr>
          <w:rFonts w:ascii="Ariel Sans serif" w:cs="Ariel Sans serif" w:eastAsia="Ariel Sans serif" w:hAnsi="Ariel Sans serif"/>
          <w:color w:val="1f1f1f"/>
          <w:sz w:val="21"/>
          <w:szCs w:val="21"/>
          <w:rtl w:val="0"/>
        </w:rPr>
        <w:t xml:space="preserve">individuals</w:t>
      </w:r>
      <w:commentRangeEnd w:id="59"/>
      <w:r w:rsidDel="00000000" w:rsidR="00000000" w:rsidRPr="00000000">
        <w:commentReference w:id="59"/>
      </w:r>
      <w:r w:rsidDel="00000000" w:rsidR="00000000" w:rsidRPr="00000000">
        <w:rPr>
          <w:rFonts w:ascii="Ariel Sans serif" w:cs="Ariel Sans serif" w:eastAsia="Ariel Sans serif" w:hAnsi="Ariel Sans serif"/>
          <w:color w:val="1f1f1f"/>
          <w:sz w:val="21"/>
          <w:szCs w:val="21"/>
          <w:rtl w:val="0"/>
        </w:rPr>
        <w:t xml:space="preserve"> can take steps to </w:t>
      </w:r>
      <w:sdt>
        <w:sdtPr>
          <w:id w:val="844560446"/>
          <w:tag w:val="goog_rdk_75"/>
        </w:sdtPr>
        <w:sdtContent>
          <w:commentRangeStart w:id="60"/>
        </w:sdtContent>
      </w:sdt>
      <w:r w:rsidDel="00000000" w:rsidR="00000000" w:rsidRPr="00000000">
        <w:rPr>
          <w:rFonts w:ascii="Ariel Sans serif" w:cs="Ariel Sans serif" w:eastAsia="Ariel Sans serif" w:hAnsi="Ariel Sans serif"/>
          <w:color w:val="1f1f1f"/>
          <w:sz w:val="21"/>
          <w:szCs w:val="21"/>
          <w:rtl w:val="0"/>
        </w:rPr>
        <w:t xml:space="preserve">reduce</w:t>
      </w:r>
      <w:commentRangeEnd w:id="60"/>
      <w:r w:rsidDel="00000000" w:rsidR="00000000" w:rsidRPr="00000000">
        <w:commentReference w:id="60"/>
      </w:r>
      <w:r w:rsidDel="00000000" w:rsidR="00000000" w:rsidRPr="00000000">
        <w:rPr>
          <w:rFonts w:ascii="Ariel Sans serif" w:cs="Ariel Sans serif" w:eastAsia="Ariel Sans serif" w:hAnsi="Ariel Sans serif"/>
          <w:color w:val="1f1f1f"/>
          <w:sz w:val="21"/>
          <w:szCs w:val="21"/>
          <w:rtl w:val="0"/>
        </w:rPr>
        <w:t xml:space="preserve"> water wastage in daily activities. It's important to spread </w:t>
      </w:r>
      <w:sdt>
        <w:sdtPr>
          <w:id w:val="-594514928"/>
          <w:tag w:val="goog_rdk_76"/>
        </w:sdtPr>
        <w:sdtContent>
          <w:commentRangeStart w:id="61"/>
        </w:sdtContent>
      </w:sdt>
      <w:r w:rsidDel="00000000" w:rsidR="00000000" w:rsidRPr="00000000">
        <w:rPr>
          <w:rFonts w:ascii="Ariel Sans serif" w:cs="Ariel Sans serif" w:eastAsia="Ariel Sans serif" w:hAnsi="Ariel Sans serif"/>
          <w:color w:val="1f1f1f"/>
          <w:sz w:val="21"/>
          <w:szCs w:val="21"/>
          <w:rtl w:val="0"/>
        </w:rPr>
        <w:t xml:space="preserve">awareness</w:t>
      </w:r>
      <w:commentRangeEnd w:id="61"/>
      <w:r w:rsidDel="00000000" w:rsidR="00000000" w:rsidRPr="00000000">
        <w:commentReference w:id="61"/>
      </w:r>
      <w:r w:rsidDel="00000000" w:rsidR="00000000" w:rsidRPr="00000000">
        <w:rPr>
          <w:rFonts w:ascii="Ariel Sans serif" w:cs="Ariel Sans serif" w:eastAsia="Ariel Sans serif" w:hAnsi="Ariel Sans serif"/>
          <w:color w:val="1f1f1f"/>
          <w:sz w:val="21"/>
          <w:szCs w:val="21"/>
          <w:rtl w:val="0"/>
        </w:rPr>
        <w:t xml:space="preserve"> about water </w:t>
      </w:r>
      <w:sdt>
        <w:sdtPr>
          <w:id w:val="1650276096"/>
          <w:tag w:val="goog_rdk_77"/>
        </w:sdtPr>
        <w:sdtContent>
          <w:commentRangeStart w:id="62"/>
        </w:sdtContent>
      </w:sdt>
      <w:r w:rsidDel="00000000" w:rsidR="00000000" w:rsidRPr="00000000">
        <w:rPr>
          <w:rFonts w:ascii="Ariel Sans serif" w:cs="Ariel Sans serif" w:eastAsia="Ariel Sans serif" w:hAnsi="Ariel Sans serif"/>
          <w:color w:val="1f1f1f"/>
          <w:sz w:val="21"/>
          <w:szCs w:val="21"/>
          <w:rtl w:val="0"/>
        </w:rPr>
        <w:t xml:space="preserve">conservation</w:t>
      </w:r>
      <w:commentRangeEnd w:id="62"/>
      <w:r w:rsidDel="00000000" w:rsidR="00000000" w:rsidRPr="00000000">
        <w:commentReference w:id="62"/>
      </w:r>
      <w:r w:rsidDel="00000000" w:rsidR="00000000" w:rsidRPr="00000000">
        <w:rPr>
          <w:rFonts w:ascii="Ariel Sans serif" w:cs="Ariel Sans serif" w:eastAsia="Ariel Sans serif" w:hAnsi="Ariel Sans serif"/>
          <w:color w:val="1f1f1f"/>
          <w:sz w:val="21"/>
          <w:szCs w:val="21"/>
          <w:rtl w:val="0"/>
        </w:rPr>
        <w:t xml:space="preserve"> in communities.</w:t>
      </w:r>
      <w:r w:rsidDel="00000000" w:rsidR="00000000" w:rsidRPr="00000000">
        <w:rPr>
          <w:rtl w:val="0"/>
        </w:rPr>
      </w:r>
    </w:p>
    <w:p w:rsidR="00000000" w:rsidDel="00000000" w:rsidP="00000000" w:rsidRDefault="00000000" w:rsidRPr="00000000" w14:paraId="00000085">
      <w:pPr>
        <w:spacing w:after="0" w:before="0" w:line="288" w:lineRule="auto"/>
        <w:ind w:left="0" w:right="0" w:firstLine="0"/>
        <w:rPr>
          <w:rFonts w:ascii="Ariel Sans serif" w:cs="Ariel Sans serif" w:eastAsia="Ariel Sans serif" w:hAnsi="Ariel Sans serif"/>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86">
      <w:pPr>
        <w:spacing w:after="0" w:before="0" w:line="288" w:lineRule="auto"/>
        <w:ind w:left="0" w:right="0" w:firstLine="0"/>
        <w:rPr>
          <w:rFonts w:ascii="Ariel Sans serif" w:cs="Ariel Sans serif" w:eastAsia="Ariel Sans serif" w:hAnsi="Ariel Sans serif"/>
          <w:b w:val="1"/>
          <w:bCs w:val="1"/>
          <w:sz w:val="21"/>
          <w:szCs w:val="21"/>
        </w:rPr>
      </w:pPr>
      <w:r w:rsidDel="00000000" w:rsidR="00000000" w:rsidRPr="00000000">
        <w:rPr>
          <w:rFonts w:ascii="Ariel Sans serif" w:cs="Ariel Sans serif" w:eastAsia="Ariel Sans serif" w:hAnsi="Ariel Sans serif"/>
          <w:b w:val="1"/>
          <w:bCs w:val="1"/>
          <w:sz w:val="21"/>
          <w:szCs w:val="21"/>
          <w:rtl w:val="0"/>
        </w:rPr>
        <w:t xml:space="preserve">Chapter 7: </w:t>
      </w:r>
      <w:sdt>
        <w:sdtPr>
          <w:id w:val="-1141188205"/>
          <w:tag w:val="goog_rdk_78"/>
        </w:sdtPr>
        <w:sdtContent>
          <w:commentRangeStart w:id="63"/>
        </w:sdtContent>
      </w:sdt>
      <w:r w:rsidDel="00000000" w:rsidR="00000000" w:rsidRPr="00000000">
        <w:rPr>
          <w:rFonts w:ascii="Ariel Sans serif" w:cs="Ariel Sans serif" w:eastAsia="Ariel Sans serif" w:hAnsi="Ariel Sans serif"/>
          <w:b w:val="1"/>
          <w:bCs w:val="1"/>
          <w:sz w:val="21"/>
          <w:szCs w:val="21"/>
          <w:rtl w:val="0"/>
        </w:rPr>
        <w:t xml:space="preserve">Shelter</w:t>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087">
      <w:pPr>
        <w:spacing w:after="0" w:before="0" w:line="288" w:lineRule="auto"/>
        <w:ind w:left="0" w:right="0" w:firstLine="0"/>
        <w:rPr>
          <w:rFonts w:ascii="Ariel Sans serif" w:cs="Ariel Sans serif" w:eastAsia="Ariel Sans serif" w:hAnsi="Ariel Sans serif"/>
          <w:sz w:val="21"/>
          <w:szCs w:val="21"/>
        </w:rPr>
      </w:pPr>
      <w:r w:rsidDel="00000000" w:rsidR="00000000" w:rsidRPr="00000000">
        <w:rPr>
          <w:rtl w:val="0"/>
        </w:rPr>
      </w:r>
    </w:p>
    <w:p w:rsidR="00000000" w:rsidDel="00000000" w:rsidP="00000000" w:rsidRDefault="00000000" w:rsidRPr="00000000" w14:paraId="00000088">
      <w:pPr>
        <w:spacing w:line="288" w:lineRule="auto"/>
        <w:rPr>
          <w:rFonts w:ascii="Ariel Sans serif" w:cs="Ariel Sans serif" w:eastAsia="Ariel Sans serif" w:hAnsi="Ariel Sans serif"/>
          <w:color w:val="1f1f1f"/>
          <w:sz w:val="21"/>
          <w:szCs w:val="21"/>
          <w:highlight w:val="white"/>
        </w:rPr>
      </w:pPr>
      <w:r w:rsidDel="00000000" w:rsidR="00000000" w:rsidRPr="00000000">
        <w:rPr>
          <w:rFonts w:ascii="Ariel Sans serif" w:cs="Ariel Sans serif" w:eastAsia="Ariel Sans serif" w:hAnsi="Ariel Sans serif"/>
          <w:color w:val="1f1f1f"/>
          <w:sz w:val="21"/>
          <w:szCs w:val="21"/>
          <w:highlight w:val="white"/>
          <w:rtl w:val="0"/>
        </w:rPr>
        <w:t xml:space="preserve">This chapter highlights the importance of </w:t>
      </w:r>
      <w:sdt>
        <w:sdtPr>
          <w:id w:val="1894590761"/>
          <w:tag w:val="goog_rdk_79"/>
        </w:sdtPr>
        <w:sdtContent>
          <w:commentRangeStart w:id="64"/>
        </w:sdtContent>
      </w:sdt>
      <w:r w:rsidDel="00000000" w:rsidR="00000000" w:rsidRPr="00000000">
        <w:rPr>
          <w:rFonts w:ascii="Ariel Sans serif" w:cs="Ariel Sans serif" w:eastAsia="Ariel Sans serif" w:hAnsi="Ariel Sans serif"/>
          <w:color w:val="1f1f1f"/>
          <w:sz w:val="21"/>
          <w:szCs w:val="21"/>
          <w:highlight w:val="white"/>
          <w:rtl w:val="0"/>
        </w:rPr>
        <w:t xml:space="preserve">shelter</w:t>
      </w:r>
      <w:commentRangeEnd w:id="64"/>
      <w:r w:rsidDel="00000000" w:rsidR="00000000" w:rsidRPr="00000000">
        <w:commentReference w:id="64"/>
      </w:r>
      <w:r w:rsidDel="00000000" w:rsidR="00000000" w:rsidRPr="00000000">
        <w:rPr>
          <w:rFonts w:ascii="Ariel Sans serif" w:cs="Ariel Sans serif" w:eastAsia="Ariel Sans serif" w:hAnsi="Ariel Sans serif"/>
          <w:color w:val="1f1f1f"/>
          <w:sz w:val="21"/>
          <w:szCs w:val="21"/>
          <w:highlight w:val="white"/>
          <w:rtl w:val="0"/>
        </w:rPr>
        <w:t xml:space="preserve"> for all living beings. </w:t>
      </w:r>
    </w:p>
    <w:p w:rsidR="00000000" w:rsidDel="00000000" w:rsidP="00000000" w:rsidRDefault="00000000" w:rsidRPr="00000000" w14:paraId="00000089">
      <w:pPr>
        <w:numPr>
          <w:ilvl w:val="0"/>
          <w:numId w:val="7"/>
        </w:numPr>
        <w:shd w:fill="ffffff" w:val="clear"/>
        <w:spacing w:after="0" w:before="24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Shelter's Function:</w:t>
      </w:r>
      <w:r w:rsidDel="00000000" w:rsidR="00000000" w:rsidRPr="00000000">
        <w:rPr>
          <w:rFonts w:ascii="Ariel Sans serif" w:cs="Ariel Sans serif" w:eastAsia="Ariel Sans serif" w:hAnsi="Ariel Sans serif"/>
          <w:color w:val="1f1f1f"/>
          <w:sz w:val="21"/>
          <w:szCs w:val="21"/>
          <w:rtl w:val="0"/>
        </w:rPr>
        <w:t xml:space="preserve"> Shelter </w:t>
      </w:r>
      <w:sdt>
        <w:sdtPr>
          <w:id w:val="1900223039"/>
          <w:tag w:val="goog_rdk_80"/>
        </w:sdtPr>
        <w:sdtContent>
          <w:commentRangeStart w:id="65"/>
        </w:sdtContent>
      </w:sdt>
      <w:r w:rsidDel="00000000" w:rsidR="00000000" w:rsidRPr="00000000">
        <w:rPr>
          <w:rFonts w:ascii="Ariel Sans serif" w:cs="Ariel Sans serif" w:eastAsia="Ariel Sans serif" w:hAnsi="Ariel Sans serif"/>
          <w:color w:val="1f1f1f"/>
          <w:sz w:val="21"/>
          <w:szCs w:val="21"/>
          <w:rtl w:val="0"/>
        </w:rPr>
        <w:t xml:space="preserve">provides</w:t>
      </w:r>
      <w:commentRangeEnd w:id="65"/>
      <w:r w:rsidDel="00000000" w:rsidR="00000000" w:rsidRPr="00000000">
        <w:commentReference w:id="65"/>
      </w:r>
      <w:r w:rsidDel="00000000" w:rsidR="00000000" w:rsidRPr="00000000">
        <w:rPr>
          <w:rFonts w:ascii="Ariel Sans serif" w:cs="Ariel Sans serif" w:eastAsia="Ariel Sans serif" w:hAnsi="Ariel Sans serif"/>
          <w:color w:val="1f1f1f"/>
          <w:sz w:val="21"/>
          <w:szCs w:val="21"/>
          <w:rtl w:val="0"/>
        </w:rPr>
        <w:t xml:space="preserve"> protection from weather elements (heat, cold, rain), dust, and </w:t>
      </w:r>
      <w:sdt>
        <w:sdtPr>
          <w:id w:val="-514480660"/>
          <w:tag w:val="goog_rdk_81"/>
        </w:sdtPr>
        <w:sdtContent>
          <w:commentRangeStart w:id="66"/>
        </w:sdtContent>
      </w:sdt>
      <w:r w:rsidDel="00000000" w:rsidR="00000000" w:rsidRPr="00000000">
        <w:rPr>
          <w:rFonts w:ascii="Ariel Sans serif" w:cs="Ariel Sans serif" w:eastAsia="Ariel Sans serif" w:hAnsi="Ariel Sans serif"/>
          <w:color w:val="1f1f1f"/>
          <w:sz w:val="21"/>
          <w:szCs w:val="21"/>
          <w:rtl w:val="0"/>
        </w:rPr>
        <w:t xml:space="preserve">potential</w:t>
      </w:r>
      <w:commentRangeEnd w:id="66"/>
      <w:r w:rsidDel="00000000" w:rsidR="00000000" w:rsidRPr="00000000">
        <w:commentReference w:id="66"/>
      </w:r>
      <w:r w:rsidDel="00000000" w:rsidR="00000000" w:rsidRPr="00000000">
        <w:rPr>
          <w:rFonts w:ascii="Ariel Sans serif" w:cs="Ariel Sans serif" w:eastAsia="Ariel Sans serif" w:hAnsi="Ariel Sans serif"/>
          <w:color w:val="1f1f1f"/>
          <w:sz w:val="21"/>
          <w:szCs w:val="21"/>
          <w:rtl w:val="0"/>
        </w:rPr>
        <w:t xml:space="preserve"> dangers like wild animals, or even from other people with bad </w:t>
      </w:r>
      <w:sdt>
        <w:sdtPr>
          <w:id w:val="-1510992921"/>
          <w:tag w:val="goog_rdk_82"/>
        </w:sdtPr>
        <w:sdtContent>
          <w:commentRangeStart w:id="67"/>
        </w:sdtContent>
      </w:sdt>
      <w:r w:rsidDel="00000000" w:rsidR="00000000" w:rsidRPr="00000000">
        <w:rPr>
          <w:rFonts w:ascii="Ariel Sans serif" w:cs="Ariel Sans serif" w:eastAsia="Ariel Sans serif" w:hAnsi="Ariel Sans serif"/>
          <w:color w:val="1f1f1f"/>
          <w:sz w:val="21"/>
          <w:szCs w:val="21"/>
          <w:rtl w:val="0"/>
        </w:rPr>
        <w:t xml:space="preserve">intentions</w:t>
      </w:r>
      <w:commentRangeEnd w:id="67"/>
      <w:r w:rsidDel="00000000" w:rsidR="00000000" w:rsidRPr="00000000">
        <w:commentReference w:id="67"/>
      </w:r>
      <w:r w:rsidDel="00000000" w:rsidR="00000000" w:rsidRPr="00000000">
        <w:rPr>
          <w:rFonts w:ascii="Ariel Sans serif" w:cs="Ariel Sans serif" w:eastAsia="Ariel Sans serif" w:hAnsi="Ariel Sans serif"/>
          <w:color w:val="1f1f1f"/>
          <w:sz w:val="21"/>
          <w:szCs w:val="21"/>
          <w:rtl w:val="0"/>
        </w:rPr>
        <w:t xml:space="preserve"> (like </w:t>
      </w:r>
      <w:sdt>
        <w:sdtPr>
          <w:id w:val="1077592733"/>
          <w:tag w:val="goog_rdk_83"/>
        </w:sdtPr>
        <w:sdtContent>
          <w:commentRangeStart w:id="68"/>
        </w:sdtContent>
      </w:sdt>
      <w:r w:rsidDel="00000000" w:rsidR="00000000" w:rsidRPr="00000000">
        <w:rPr>
          <w:rFonts w:ascii="Ariel Sans serif" w:cs="Ariel Sans serif" w:eastAsia="Ariel Sans serif" w:hAnsi="Ariel Sans serif"/>
          <w:color w:val="1f1f1f"/>
          <w:sz w:val="21"/>
          <w:szCs w:val="21"/>
          <w:rtl w:val="0"/>
        </w:rPr>
        <w:t xml:space="preserve">thieves</w:t>
      </w:r>
      <w:commentRangeEnd w:id="68"/>
      <w:r w:rsidDel="00000000" w:rsidR="00000000" w:rsidRPr="00000000">
        <w:commentReference w:id="68"/>
      </w:r>
      <w:r w:rsidDel="00000000" w:rsidR="00000000" w:rsidRPr="00000000">
        <w:rPr>
          <w:rFonts w:ascii="Ariel Sans serif" w:cs="Ariel Sans serif" w:eastAsia="Ariel Sans serif" w:hAnsi="Ariel Sans serif"/>
          <w:color w:val="1f1f1f"/>
          <w:sz w:val="21"/>
          <w:szCs w:val="21"/>
          <w:rtl w:val="0"/>
        </w:rPr>
        <w:t xml:space="preserve">). </w:t>
      </w:r>
      <w:r w:rsidDel="00000000" w:rsidR="00000000" w:rsidRPr="00000000">
        <w:rPr>
          <w:rtl w:val="0"/>
        </w:rPr>
      </w:r>
    </w:p>
    <w:p w:rsidR="00000000" w:rsidDel="00000000" w:rsidP="00000000" w:rsidRDefault="00000000" w:rsidRPr="00000000" w14:paraId="0000008A">
      <w:pPr>
        <w:numPr>
          <w:ilvl w:val="1"/>
          <w:numId w:val="7"/>
        </w:numPr>
        <w:shd w:fill="ffffff" w:val="clear"/>
        <w:spacing w:after="0" w:before="0" w:line="288" w:lineRule="auto"/>
        <w:ind w:left="1440" w:hanging="360"/>
        <w:rPr>
          <w:rFonts w:ascii="Ariel Sans serif" w:cs="Ariel Sans serif" w:eastAsia="Ariel Sans serif" w:hAnsi="Ariel Sans serif"/>
          <w:color w:val="1f1f1f"/>
          <w:sz w:val="21"/>
          <w:szCs w:val="21"/>
          <w:u w:val="none"/>
        </w:rPr>
      </w:pPr>
      <w:r w:rsidDel="00000000" w:rsidR="00000000" w:rsidRPr="00000000">
        <w:rPr>
          <w:rFonts w:ascii="Ariel Sans serif" w:cs="Ariel Sans serif" w:eastAsia="Ariel Sans serif" w:hAnsi="Ariel Sans serif"/>
          <w:color w:val="1f1f1f"/>
          <w:sz w:val="21"/>
          <w:szCs w:val="21"/>
          <w:rtl w:val="0"/>
        </w:rPr>
        <w:t xml:space="preserve">The village Shani Shingnapur located in the state of Maharashtra in India is known for having no doors. The </w:t>
      </w:r>
      <w:sdt>
        <w:sdtPr>
          <w:id w:val="-1770379049"/>
          <w:tag w:val="goog_rdk_84"/>
        </w:sdtPr>
        <w:sdtContent>
          <w:commentRangeStart w:id="69"/>
        </w:sdtContent>
      </w:sdt>
      <w:r w:rsidDel="00000000" w:rsidR="00000000" w:rsidRPr="00000000">
        <w:rPr>
          <w:rFonts w:ascii="Ariel Sans serif" w:cs="Ariel Sans serif" w:eastAsia="Ariel Sans serif" w:hAnsi="Ariel Sans serif"/>
          <w:color w:val="1f1f1f"/>
          <w:sz w:val="21"/>
          <w:szCs w:val="21"/>
          <w:rtl w:val="0"/>
        </w:rPr>
        <w:t xml:space="preserve">villagers</w:t>
      </w:r>
      <w:commentRangeEnd w:id="69"/>
      <w:r w:rsidDel="00000000" w:rsidR="00000000" w:rsidRPr="00000000">
        <w:commentReference w:id="69"/>
      </w:r>
      <w:r w:rsidDel="00000000" w:rsidR="00000000" w:rsidRPr="00000000">
        <w:rPr>
          <w:rFonts w:ascii="Ariel Sans serif" w:cs="Ariel Sans serif" w:eastAsia="Ariel Sans serif" w:hAnsi="Ariel Sans serif"/>
          <w:color w:val="1f1f1f"/>
          <w:sz w:val="21"/>
          <w:szCs w:val="21"/>
          <w:rtl w:val="0"/>
        </w:rPr>
        <w:t xml:space="preserve"> believe that Lord Shani (Saturn</w:t>
      </w:r>
      <w:sdt>
        <w:sdtPr>
          <w:id w:val="1989482347"/>
          <w:tag w:val="goog_rdk_85"/>
        </w:sdtPr>
        <w:sdtContent>
          <w:ins w:author="Virata Pusuluri" w:id="15" w:date="2025-06-05T14:25:16Z">
            <w:r w:rsidDel="00000000" w:rsidR="00000000" w:rsidRPr="00000000">
              <w:rPr>
                <w:rFonts w:ascii="Ariel Sans serif" w:cs="Ariel Sans serif" w:eastAsia="Ariel Sans serif" w:hAnsi="Ariel Sans serif"/>
                <w:color w:val="1f1f1f"/>
                <w:sz w:val="21"/>
                <w:szCs w:val="21"/>
                <w:rtl w:val="0"/>
              </w:rPr>
              <w:t xml:space="preserve"> - Shri Krishna</w:t>
            </w:r>
          </w:ins>
        </w:sdtContent>
      </w:sdt>
      <w:r w:rsidDel="00000000" w:rsidR="00000000" w:rsidRPr="00000000">
        <w:rPr>
          <w:rFonts w:ascii="Ariel Sans serif" w:cs="Ariel Sans serif" w:eastAsia="Ariel Sans serif" w:hAnsi="Ariel Sans serif"/>
          <w:color w:val="1f1f1f"/>
          <w:sz w:val="21"/>
          <w:szCs w:val="21"/>
          <w:rtl w:val="0"/>
        </w:rPr>
        <w:t xml:space="preserve">) will </w:t>
      </w:r>
      <w:sdt>
        <w:sdtPr>
          <w:id w:val="658185045"/>
          <w:tag w:val="goog_rdk_86"/>
        </w:sdtPr>
        <w:sdtContent>
          <w:commentRangeStart w:id="70"/>
        </w:sdtContent>
      </w:sdt>
      <w:r w:rsidDel="00000000" w:rsidR="00000000" w:rsidRPr="00000000">
        <w:rPr>
          <w:rFonts w:ascii="Ariel Sans serif" w:cs="Ariel Sans serif" w:eastAsia="Ariel Sans serif" w:hAnsi="Ariel Sans serif"/>
          <w:color w:val="1f1f1f"/>
          <w:sz w:val="21"/>
          <w:szCs w:val="21"/>
          <w:rtl w:val="0"/>
        </w:rPr>
        <w:t xml:space="preserve">safeguard</w:t>
      </w:r>
      <w:commentRangeEnd w:id="70"/>
      <w:r w:rsidDel="00000000" w:rsidR="00000000" w:rsidRPr="00000000">
        <w:commentReference w:id="70"/>
      </w:r>
      <w:r w:rsidDel="00000000" w:rsidR="00000000" w:rsidRPr="00000000">
        <w:rPr>
          <w:rFonts w:ascii="Ariel Sans serif" w:cs="Ariel Sans serif" w:eastAsia="Ariel Sans serif" w:hAnsi="Ariel Sans serif"/>
          <w:color w:val="1f1f1f"/>
          <w:sz w:val="21"/>
          <w:szCs w:val="21"/>
          <w:rtl w:val="0"/>
        </w:rPr>
        <w:t xml:space="preserve"> them. </w:t>
      </w:r>
      <w:r w:rsidDel="00000000" w:rsidR="00000000" w:rsidRPr="00000000">
        <w:rPr>
          <w:rtl w:val="0"/>
        </w:rPr>
      </w:r>
    </w:p>
    <w:p w:rsidR="00000000" w:rsidDel="00000000" w:rsidP="00000000" w:rsidRDefault="00000000" w:rsidRPr="00000000" w14:paraId="0000008B">
      <w:pPr>
        <w:numPr>
          <w:ilvl w:val="0"/>
          <w:numId w:val="7"/>
        </w:numPr>
        <w:shd w:fill="ffffff" w:val="clear"/>
        <w:spacing w:after="0" w:before="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Evolution of Housing:</w:t>
      </w:r>
      <w:r w:rsidDel="00000000" w:rsidR="00000000" w:rsidRPr="00000000">
        <w:rPr>
          <w:rFonts w:ascii="Ariel Sans serif" w:cs="Ariel Sans serif" w:eastAsia="Ariel Sans serif" w:hAnsi="Ariel Sans serif"/>
          <w:color w:val="1f1f1f"/>
          <w:sz w:val="21"/>
          <w:szCs w:val="21"/>
          <w:rtl w:val="0"/>
        </w:rPr>
        <w:t xml:space="preserve"> Human </w:t>
      </w:r>
      <w:sdt>
        <w:sdtPr>
          <w:id w:val="-330243543"/>
          <w:tag w:val="goog_rdk_87"/>
        </w:sdtPr>
        <w:sdtContent>
          <w:commentRangeStart w:id="71"/>
        </w:sdtContent>
      </w:sdt>
      <w:r w:rsidDel="00000000" w:rsidR="00000000" w:rsidRPr="00000000">
        <w:rPr>
          <w:rFonts w:ascii="Ariel Sans serif" w:cs="Ariel Sans serif" w:eastAsia="Ariel Sans serif" w:hAnsi="Ariel Sans serif"/>
          <w:color w:val="1f1f1f"/>
          <w:sz w:val="21"/>
          <w:szCs w:val="21"/>
          <w:rtl w:val="0"/>
        </w:rPr>
        <w:t xml:space="preserve">dwellings</w:t>
      </w:r>
      <w:commentRangeEnd w:id="71"/>
      <w:r w:rsidDel="00000000" w:rsidR="00000000" w:rsidRPr="00000000">
        <w:commentReference w:id="71"/>
      </w:r>
      <w:r w:rsidDel="00000000" w:rsidR="00000000" w:rsidRPr="00000000">
        <w:rPr>
          <w:rFonts w:ascii="Ariel Sans serif" w:cs="Ariel Sans serif" w:eastAsia="Ariel Sans serif" w:hAnsi="Ariel Sans serif"/>
          <w:color w:val="1f1f1f"/>
          <w:sz w:val="21"/>
          <w:szCs w:val="21"/>
          <w:rtl w:val="0"/>
        </w:rPr>
        <w:t xml:space="preserve"> have </w:t>
      </w:r>
      <w:sdt>
        <w:sdtPr>
          <w:id w:val="-125190060"/>
          <w:tag w:val="goog_rdk_88"/>
        </w:sdtPr>
        <w:sdtContent>
          <w:commentRangeStart w:id="72"/>
        </w:sdtContent>
      </w:sdt>
      <w:r w:rsidDel="00000000" w:rsidR="00000000" w:rsidRPr="00000000">
        <w:rPr>
          <w:rFonts w:ascii="Ariel Sans serif" w:cs="Ariel Sans serif" w:eastAsia="Ariel Sans serif" w:hAnsi="Ariel Sans serif"/>
          <w:color w:val="1f1f1f"/>
          <w:sz w:val="21"/>
          <w:szCs w:val="21"/>
          <w:rtl w:val="0"/>
        </w:rPr>
        <w:t xml:space="preserve">evolved</w:t>
      </w:r>
      <w:commentRangeEnd w:id="72"/>
      <w:r w:rsidDel="00000000" w:rsidR="00000000" w:rsidRPr="00000000">
        <w:commentReference w:id="72"/>
      </w:r>
      <w:r w:rsidDel="00000000" w:rsidR="00000000" w:rsidRPr="00000000">
        <w:rPr>
          <w:rFonts w:ascii="Ariel Sans serif" w:cs="Ariel Sans serif" w:eastAsia="Ariel Sans serif" w:hAnsi="Ariel Sans serif"/>
          <w:color w:val="1f1f1f"/>
          <w:sz w:val="21"/>
          <w:szCs w:val="21"/>
          <w:rtl w:val="0"/>
        </w:rPr>
        <w:t xml:space="preserve"> from caves to a variety of houses, reflecting changing needs and available resources.</w:t>
      </w:r>
      <w:r w:rsidDel="00000000" w:rsidR="00000000" w:rsidRPr="00000000">
        <w:rPr>
          <w:rtl w:val="0"/>
        </w:rPr>
      </w:r>
    </w:p>
    <w:p w:rsidR="00000000" w:rsidDel="00000000" w:rsidP="00000000" w:rsidRDefault="00000000" w:rsidRPr="00000000" w14:paraId="0000008C">
      <w:pPr>
        <w:numPr>
          <w:ilvl w:val="0"/>
          <w:numId w:val="7"/>
        </w:numPr>
        <w:shd w:fill="ffffff" w:val="clear"/>
        <w:spacing w:after="0" w:before="0" w:line="288" w:lineRule="auto"/>
        <w:ind w:left="720" w:hanging="360"/>
        <w:rPr>
          <w:rFonts w:ascii="Ariel Sans serif" w:cs="Ariel Sans serif" w:eastAsia="Ariel Sans serif" w:hAnsi="Ariel Sans serif"/>
        </w:rPr>
      </w:pPr>
      <w:sdt>
        <w:sdtPr>
          <w:id w:val="1648789503"/>
          <w:tag w:val="goog_rdk_89"/>
        </w:sdtPr>
        <w:sdtContent>
          <w:commentRangeStart w:id="73"/>
        </w:sdtContent>
      </w:sdt>
      <w:r w:rsidDel="00000000" w:rsidR="00000000" w:rsidRPr="00000000">
        <w:rPr>
          <w:rFonts w:ascii="Ariel Sans serif" w:cs="Ariel Sans serif" w:eastAsia="Ariel Sans serif" w:hAnsi="Ariel Sans serif"/>
          <w:b w:val="1"/>
          <w:bCs w:val="1"/>
          <w:color w:val="1f1f1f"/>
          <w:sz w:val="21"/>
          <w:szCs w:val="21"/>
          <w:rtl w:val="0"/>
        </w:rPr>
        <w:t xml:space="preserve">Diverse</w:t>
      </w:r>
      <w:commentRangeEnd w:id="73"/>
      <w:r w:rsidDel="00000000" w:rsidR="00000000" w:rsidRPr="00000000">
        <w:commentReference w:id="73"/>
      </w:r>
      <w:r w:rsidDel="00000000" w:rsidR="00000000" w:rsidRPr="00000000">
        <w:rPr>
          <w:rFonts w:ascii="Ariel Sans serif" w:cs="Ariel Sans serif" w:eastAsia="Ariel Sans serif" w:hAnsi="Ariel Sans serif"/>
          <w:b w:val="1"/>
          <w:bCs w:val="1"/>
          <w:color w:val="1f1f1f"/>
          <w:sz w:val="21"/>
          <w:szCs w:val="21"/>
          <w:rtl w:val="0"/>
        </w:rPr>
        <w:t xml:space="preserve"> Housing Types:</w:t>
      </w:r>
      <w:r w:rsidDel="00000000" w:rsidR="00000000" w:rsidRPr="00000000">
        <w:rPr>
          <w:rFonts w:ascii="Ariel Sans serif" w:cs="Ariel Sans serif" w:eastAsia="Ariel Sans serif" w:hAnsi="Ariel Sans serif"/>
          <w:color w:val="1f1f1f"/>
          <w:sz w:val="21"/>
          <w:szCs w:val="21"/>
          <w:rtl w:val="0"/>
        </w:rPr>
        <w:t xml:space="preserve"> Houses come in various forms like huts, tiled houses, pucca houses (brick and cement), and apartments, </w:t>
      </w:r>
      <w:sdt>
        <w:sdtPr>
          <w:id w:val="1145090472"/>
          <w:tag w:val="goog_rdk_90"/>
        </w:sdtPr>
        <w:sdtContent>
          <w:commentRangeStart w:id="74"/>
        </w:sdtContent>
      </w:sdt>
      <w:r w:rsidDel="00000000" w:rsidR="00000000" w:rsidRPr="00000000">
        <w:rPr>
          <w:rFonts w:ascii="Ariel Sans serif" w:cs="Ariel Sans serif" w:eastAsia="Ariel Sans serif" w:hAnsi="Ariel Sans serif"/>
          <w:color w:val="1f1f1f"/>
          <w:sz w:val="21"/>
          <w:szCs w:val="21"/>
          <w:rtl w:val="0"/>
        </w:rPr>
        <w:t xml:space="preserve">influenced</w:t>
      </w:r>
      <w:commentRangeEnd w:id="74"/>
      <w:r w:rsidDel="00000000" w:rsidR="00000000" w:rsidRPr="00000000">
        <w:commentReference w:id="74"/>
      </w:r>
      <w:r w:rsidDel="00000000" w:rsidR="00000000" w:rsidRPr="00000000">
        <w:rPr>
          <w:rFonts w:ascii="Ariel Sans serif" w:cs="Ariel Sans serif" w:eastAsia="Ariel Sans serif" w:hAnsi="Ariel Sans serif"/>
          <w:color w:val="1f1f1f"/>
          <w:sz w:val="21"/>
          <w:szCs w:val="21"/>
          <w:rtl w:val="0"/>
        </w:rPr>
        <w:t xml:space="preserve"> by factors like climate, materials, </w:t>
      </w:r>
      <w:sdt>
        <w:sdtPr>
          <w:id w:val="1859796166"/>
          <w:tag w:val="goog_rdk_91"/>
        </w:sdtPr>
        <w:sdtContent>
          <w:commentRangeStart w:id="75"/>
        </w:sdtContent>
      </w:sdt>
      <w:r w:rsidDel="00000000" w:rsidR="00000000" w:rsidRPr="00000000">
        <w:rPr>
          <w:rFonts w:ascii="Ariel Sans serif" w:cs="Ariel Sans serif" w:eastAsia="Ariel Sans serif" w:hAnsi="Ariel Sans serif"/>
          <w:color w:val="1f1f1f"/>
          <w:sz w:val="21"/>
          <w:szCs w:val="21"/>
          <w:rtl w:val="0"/>
        </w:rPr>
        <w:t xml:space="preserve">economics</w:t>
      </w:r>
      <w:commentRangeEnd w:id="75"/>
      <w:r w:rsidDel="00000000" w:rsidR="00000000" w:rsidRPr="00000000">
        <w:commentReference w:id="75"/>
      </w:r>
      <w:r w:rsidDel="00000000" w:rsidR="00000000" w:rsidRPr="00000000">
        <w:rPr>
          <w:rFonts w:ascii="Ariel Sans serif" w:cs="Ariel Sans serif" w:eastAsia="Ariel Sans serif" w:hAnsi="Ariel Sans serif"/>
          <w:color w:val="1f1f1f"/>
          <w:sz w:val="21"/>
          <w:szCs w:val="21"/>
          <w:rtl w:val="0"/>
        </w:rPr>
        <w:t xml:space="preserve">, and land availability.</w:t>
      </w:r>
      <w:r w:rsidDel="00000000" w:rsidR="00000000" w:rsidRPr="00000000">
        <w:rPr>
          <w:rtl w:val="0"/>
        </w:rPr>
      </w:r>
    </w:p>
    <w:p w:rsidR="00000000" w:rsidDel="00000000" w:rsidP="00000000" w:rsidRDefault="00000000" w:rsidRPr="00000000" w14:paraId="0000008D">
      <w:pPr>
        <w:numPr>
          <w:ilvl w:val="0"/>
          <w:numId w:val="7"/>
        </w:numPr>
        <w:shd w:fill="ffffff" w:val="clear"/>
        <w:spacing w:after="0" w:before="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Kutcha vs. Pucca Houses:</w:t>
      </w:r>
      <w:r w:rsidDel="00000000" w:rsidR="00000000" w:rsidRPr="00000000">
        <w:rPr>
          <w:rFonts w:ascii="Ariel Sans serif" w:cs="Ariel Sans serif" w:eastAsia="Ariel Sans serif" w:hAnsi="Ariel Sans serif"/>
          <w:color w:val="1f1f1f"/>
          <w:sz w:val="21"/>
          <w:szCs w:val="21"/>
          <w:rtl w:val="0"/>
        </w:rPr>
        <w:t xml:space="preserve"> Kutcha houses (mud and straw) are less </w:t>
      </w:r>
      <w:sdt>
        <w:sdtPr>
          <w:id w:val="-1858250120"/>
          <w:tag w:val="goog_rdk_92"/>
        </w:sdtPr>
        <w:sdtContent>
          <w:commentRangeStart w:id="76"/>
        </w:sdtContent>
      </w:sdt>
      <w:r w:rsidDel="00000000" w:rsidR="00000000" w:rsidRPr="00000000">
        <w:rPr>
          <w:rFonts w:ascii="Ariel Sans serif" w:cs="Ariel Sans serif" w:eastAsia="Ariel Sans serif" w:hAnsi="Ariel Sans serif"/>
          <w:color w:val="1f1f1f"/>
          <w:sz w:val="21"/>
          <w:szCs w:val="21"/>
          <w:rtl w:val="0"/>
        </w:rPr>
        <w:t xml:space="preserve">durable </w:t>
      </w:r>
      <w:commentRangeEnd w:id="76"/>
      <w:r w:rsidDel="00000000" w:rsidR="00000000" w:rsidRPr="00000000">
        <w:commentReference w:id="76"/>
      </w:r>
      <w:r w:rsidDel="00000000" w:rsidR="00000000" w:rsidRPr="00000000">
        <w:rPr>
          <w:rFonts w:ascii="Ariel Sans serif" w:cs="Ariel Sans serif" w:eastAsia="Ariel Sans serif" w:hAnsi="Ariel Sans serif"/>
          <w:color w:val="1f1f1f"/>
          <w:sz w:val="21"/>
          <w:szCs w:val="21"/>
          <w:rtl w:val="0"/>
        </w:rPr>
        <w:t xml:space="preserve">compared to pucca houses (brick, cement, and iron).</w:t>
      </w:r>
      <w:r w:rsidDel="00000000" w:rsidR="00000000" w:rsidRPr="00000000">
        <w:rPr>
          <w:rtl w:val="0"/>
        </w:rPr>
      </w:r>
    </w:p>
    <w:p w:rsidR="00000000" w:rsidDel="00000000" w:rsidP="00000000" w:rsidRDefault="00000000" w:rsidRPr="00000000" w14:paraId="0000008E">
      <w:pPr>
        <w:numPr>
          <w:ilvl w:val="0"/>
          <w:numId w:val="7"/>
        </w:numPr>
        <w:shd w:fill="ffffff" w:val="clear"/>
        <w:spacing w:after="0" w:before="0" w:line="288" w:lineRule="auto"/>
        <w:ind w:left="720" w:hanging="360"/>
        <w:rPr>
          <w:rFonts w:ascii="Ariel Sans serif" w:cs="Ariel Sans serif" w:eastAsia="Ariel Sans serif" w:hAnsi="Ariel Sans serif"/>
        </w:rPr>
      </w:pPr>
      <w:sdt>
        <w:sdtPr>
          <w:id w:val="-920071258"/>
          <w:tag w:val="goog_rdk_93"/>
        </w:sdtPr>
        <w:sdtContent>
          <w:commentRangeStart w:id="77"/>
        </w:sdtContent>
      </w:sdt>
      <w:r w:rsidDel="00000000" w:rsidR="00000000" w:rsidRPr="00000000">
        <w:rPr>
          <w:rFonts w:ascii="Ariel Sans serif" w:cs="Ariel Sans serif" w:eastAsia="Ariel Sans serif" w:hAnsi="Ariel Sans serif"/>
          <w:b w:val="1"/>
          <w:bCs w:val="1"/>
          <w:color w:val="1f1f1f"/>
          <w:sz w:val="21"/>
          <w:szCs w:val="21"/>
          <w:rtl w:val="0"/>
        </w:rPr>
        <w:t xml:space="preserve">Essential</w:t>
      </w:r>
      <w:commentRangeEnd w:id="77"/>
      <w:r w:rsidDel="00000000" w:rsidR="00000000" w:rsidRPr="00000000">
        <w:commentReference w:id="77"/>
      </w:r>
      <w:r w:rsidDel="00000000" w:rsidR="00000000" w:rsidRPr="00000000">
        <w:rPr>
          <w:rFonts w:ascii="Ariel Sans serif" w:cs="Ariel Sans serif" w:eastAsia="Ariel Sans serif" w:hAnsi="Ariel Sans serif"/>
          <w:b w:val="1"/>
          <w:bCs w:val="1"/>
          <w:color w:val="1f1f1f"/>
          <w:sz w:val="21"/>
          <w:szCs w:val="21"/>
          <w:rtl w:val="0"/>
        </w:rPr>
        <w:t xml:space="preserve"> Facilities:</w:t>
      </w:r>
      <w:r w:rsidDel="00000000" w:rsidR="00000000" w:rsidRPr="00000000">
        <w:rPr>
          <w:rFonts w:ascii="Ariel Sans serif" w:cs="Ariel Sans serif" w:eastAsia="Ariel Sans serif" w:hAnsi="Ariel Sans serif"/>
          <w:color w:val="1f1f1f"/>
          <w:sz w:val="21"/>
          <w:szCs w:val="21"/>
          <w:rtl w:val="0"/>
        </w:rPr>
        <w:t xml:space="preserve"> Houses typically include living rooms, bedrooms, kitchens, and toilets for basic comfort and </w:t>
      </w:r>
      <w:sdt>
        <w:sdtPr>
          <w:id w:val="-1168700978"/>
          <w:tag w:val="goog_rdk_94"/>
        </w:sdtPr>
        <w:sdtContent>
          <w:commentRangeStart w:id="78"/>
        </w:sdtContent>
      </w:sdt>
      <w:r w:rsidDel="00000000" w:rsidR="00000000" w:rsidRPr="00000000">
        <w:rPr>
          <w:rFonts w:ascii="Ariel Sans serif" w:cs="Ariel Sans serif" w:eastAsia="Ariel Sans serif" w:hAnsi="Ariel Sans serif"/>
          <w:color w:val="1f1f1f"/>
          <w:sz w:val="21"/>
          <w:szCs w:val="21"/>
          <w:rtl w:val="0"/>
        </w:rPr>
        <w:t xml:space="preserve">sanitation</w:t>
      </w:r>
      <w:commentRangeEnd w:id="78"/>
      <w:r w:rsidDel="00000000" w:rsidR="00000000" w:rsidRPr="00000000">
        <w:commentReference w:id="78"/>
      </w:r>
      <w:r w:rsidDel="00000000" w:rsidR="00000000" w:rsidRPr="00000000">
        <w:rPr>
          <w:rFonts w:ascii="Ariel Sans serif" w:cs="Ariel Sans serif" w:eastAsia="Ariel Sans serif" w:hAnsi="Ariel Sans serif"/>
          <w:color w:val="1f1f1f"/>
          <w:sz w:val="21"/>
          <w:szCs w:val="21"/>
          <w:rtl w:val="0"/>
        </w:rPr>
        <w:t xml:space="preserve">.</w:t>
      </w:r>
      <w:r w:rsidDel="00000000" w:rsidR="00000000" w:rsidRPr="00000000">
        <w:rPr>
          <w:rtl w:val="0"/>
        </w:rPr>
      </w:r>
    </w:p>
    <w:p w:rsidR="00000000" w:rsidDel="00000000" w:rsidP="00000000" w:rsidRDefault="00000000" w:rsidRPr="00000000" w14:paraId="0000008F">
      <w:pPr>
        <w:numPr>
          <w:ilvl w:val="0"/>
          <w:numId w:val="7"/>
        </w:numPr>
        <w:shd w:fill="ffffff" w:val="clear"/>
        <w:spacing w:after="0" w:before="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Cleanliness and Tidiness:</w:t>
      </w:r>
      <w:r w:rsidDel="00000000" w:rsidR="00000000" w:rsidRPr="00000000">
        <w:rPr>
          <w:rFonts w:ascii="Ariel Sans serif" w:cs="Ariel Sans serif" w:eastAsia="Ariel Sans serif" w:hAnsi="Ariel Sans serif"/>
          <w:color w:val="1f1f1f"/>
          <w:sz w:val="21"/>
          <w:szCs w:val="21"/>
          <w:rtl w:val="0"/>
        </w:rPr>
        <w:t xml:space="preserve"> Maintaining a clean and </w:t>
      </w:r>
      <w:sdt>
        <w:sdtPr>
          <w:id w:val="1485043328"/>
          <w:tag w:val="goog_rdk_95"/>
        </w:sdtPr>
        <w:sdtContent>
          <w:commentRangeStart w:id="79"/>
        </w:sdtContent>
      </w:sdt>
      <w:r w:rsidDel="00000000" w:rsidR="00000000" w:rsidRPr="00000000">
        <w:rPr>
          <w:rFonts w:ascii="Ariel Sans serif" w:cs="Ariel Sans serif" w:eastAsia="Ariel Sans serif" w:hAnsi="Ariel Sans serif"/>
          <w:color w:val="1f1f1f"/>
          <w:sz w:val="21"/>
          <w:szCs w:val="21"/>
          <w:rtl w:val="0"/>
        </w:rPr>
        <w:t xml:space="preserve">organized</w:t>
      </w:r>
      <w:commentRangeEnd w:id="79"/>
      <w:r w:rsidDel="00000000" w:rsidR="00000000" w:rsidRPr="00000000">
        <w:commentReference w:id="79"/>
      </w:r>
      <w:r w:rsidDel="00000000" w:rsidR="00000000" w:rsidRPr="00000000">
        <w:rPr>
          <w:rFonts w:ascii="Ariel Sans serif" w:cs="Ariel Sans serif" w:eastAsia="Ariel Sans serif" w:hAnsi="Ariel Sans serif"/>
          <w:color w:val="1f1f1f"/>
          <w:sz w:val="21"/>
          <w:szCs w:val="21"/>
          <w:rtl w:val="0"/>
        </w:rPr>
        <w:t xml:space="preserve"> house is </w:t>
      </w:r>
      <w:sdt>
        <w:sdtPr>
          <w:id w:val="740550920"/>
          <w:tag w:val="goog_rdk_96"/>
        </w:sdtPr>
        <w:sdtContent>
          <w:commentRangeStart w:id="80"/>
        </w:sdtContent>
      </w:sdt>
      <w:r w:rsidDel="00000000" w:rsidR="00000000" w:rsidRPr="00000000">
        <w:rPr>
          <w:rFonts w:ascii="Ariel Sans serif" w:cs="Ariel Sans serif" w:eastAsia="Ariel Sans serif" w:hAnsi="Ariel Sans serif"/>
          <w:color w:val="1f1f1f"/>
          <w:sz w:val="21"/>
          <w:szCs w:val="21"/>
          <w:rtl w:val="0"/>
        </w:rPr>
        <w:t xml:space="preserve">vital </w:t>
      </w:r>
      <w:commentRangeEnd w:id="80"/>
      <w:r w:rsidDel="00000000" w:rsidR="00000000" w:rsidRPr="00000000">
        <w:commentReference w:id="80"/>
      </w:r>
      <w:r w:rsidDel="00000000" w:rsidR="00000000" w:rsidRPr="00000000">
        <w:rPr>
          <w:rFonts w:ascii="Ariel Sans serif" w:cs="Ariel Sans serif" w:eastAsia="Ariel Sans serif" w:hAnsi="Ariel Sans serif"/>
          <w:color w:val="1f1f1f"/>
          <w:sz w:val="21"/>
          <w:szCs w:val="21"/>
          <w:rtl w:val="0"/>
        </w:rPr>
        <w:t xml:space="preserve">for health and well-being.</w:t>
      </w:r>
      <w:r w:rsidDel="00000000" w:rsidR="00000000" w:rsidRPr="00000000">
        <w:rPr>
          <w:rtl w:val="0"/>
        </w:rPr>
      </w:r>
    </w:p>
    <w:p w:rsidR="00000000" w:rsidDel="00000000" w:rsidP="00000000" w:rsidRDefault="00000000" w:rsidRPr="00000000" w14:paraId="00000090">
      <w:pPr>
        <w:numPr>
          <w:ilvl w:val="0"/>
          <w:numId w:val="7"/>
        </w:numPr>
        <w:shd w:fill="ffffff" w:val="clear"/>
        <w:spacing w:after="0" w:before="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Homelessness:</w:t>
      </w:r>
      <w:r w:rsidDel="00000000" w:rsidR="00000000" w:rsidRPr="00000000">
        <w:rPr>
          <w:rFonts w:ascii="Ariel Sans serif" w:cs="Ariel Sans serif" w:eastAsia="Ariel Sans serif" w:hAnsi="Ariel Sans serif"/>
          <w:color w:val="1f1f1f"/>
          <w:sz w:val="21"/>
          <w:szCs w:val="21"/>
          <w:rtl w:val="0"/>
        </w:rPr>
        <w:t xml:space="preserve"> Some people </w:t>
      </w:r>
      <w:sdt>
        <w:sdtPr>
          <w:id w:val="559961503"/>
          <w:tag w:val="goog_rdk_97"/>
        </w:sdtPr>
        <w:sdtContent>
          <w:commentRangeStart w:id="81"/>
        </w:sdtContent>
      </w:sdt>
      <w:r w:rsidDel="00000000" w:rsidR="00000000" w:rsidRPr="00000000">
        <w:rPr>
          <w:rFonts w:ascii="Ariel Sans serif" w:cs="Ariel Sans serif" w:eastAsia="Ariel Sans serif" w:hAnsi="Ariel Sans serif"/>
          <w:color w:val="1f1f1f"/>
          <w:sz w:val="21"/>
          <w:szCs w:val="21"/>
          <w:rtl w:val="0"/>
        </w:rPr>
        <w:t xml:space="preserve">lack</w:t>
      </w:r>
      <w:commentRangeEnd w:id="81"/>
      <w:r w:rsidDel="00000000" w:rsidR="00000000" w:rsidRPr="00000000">
        <w:commentReference w:id="81"/>
      </w:r>
      <w:r w:rsidDel="00000000" w:rsidR="00000000" w:rsidRPr="00000000">
        <w:rPr>
          <w:rFonts w:ascii="Ariel Sans serif" w:cs="Ariel Sans serif" w:eastAsia="Ariel Sans serif" w:hAnsi="Ariel Sans serif"/>
          <w:color w:val="1f1f1f"/>
          <w:sz w:val="21"/>
          <w:szCs w:val="21"/>
          <w:rtl w:val="0"/>
        </w:rPr>
        <w:t xml:space="preserve"> homes. We should </w:t>
      </w:r>
      <w:sdt>
        <w:sdtPr>
          <w:id w:val="-2116289638"/>
          <w:tag w:val="goog_rdk_98"/>
        </w:sdtPr>
        <w:sdtContent>
          <w:commentRangeStart w:id="82"/>
        </w:sdtContent>
      </w:sdt>
      <w:r w:rsidDel="00000000" w:rsidR="00000000" w:rsidRPr="00000000">
        <w:rPr>
          <w:rFonts w:ascii="Ariel Sans serif" w:cs="Ariel Sans serif" w:eastAsia="Ariel Sans serif" w:hAnsi="Ariel Sans serif"/>
          <w:color w:val="1f1f1f"/>
          <w:sz w:val="21"/>
          <w:szCs w:val="21"/>
          <w:rtl w:val="0"/>
        </w:rPr>
        <w:t xml:space="preserve">acknowledge</w:t>
      </w:r>
      <w:commentRangeEnd w:id="82"/>
      <w:r w:rsidDel="00000000" w:rsidR="00000000" w:rsidRPr="00000000">
        <w:commentReference w:id="82"/>
      </w:r>
      <w:r w:rsidDel="00000000" w:rsidR="00000000" w:rsidRPr="00000000">
        <w:rPr>
          <w:rFonts w:ascii="Ariel Sans serif" w:cs="Ariel Sans serif" w:eastAsia="Ariel Sans serif" w:hAnsi="Ariel Sans serif"/>
          <w:color w:val="1f1f1f"/>
          <w:sz w:val="21"/>
          <w:szCs w:val="21"/>
          <w:rtl w:val="0"/>
        </w:rPr>
        <w:t xml:space="preserve"> the challenges faced by homeless people who lack proper shelter, and help them when we can. </w:t>
      </w:r>
      <w:r w:rsidDel="00000000" w:rsidR="00000000" w:rsidRPr="00000000">
        <w:rPr>
          <w:rtl w:val="0"/>
        </w:rPr>
      </w:r>
    </w:p>
    <w:p w:rsidR="00000000" w:rsidDel="00000000" w:rsidP="00000000" w:rsidRDefault="00000000" w:rsidRPr="00000000" w14:paraId="00000091">
      <w:pPr>
        <w:numPr>
          <w:ilvl w:val="0"/>
          <w:numId w:val="7"/>
        </w:numPr>
        <w:shd w:fill="ffffff" w:val="clear"/>
        <w:spacing w:after="0" w:before="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Animal Shelters:</w:t>
      </w:r>
      <w:r w:rsidDel="00000000" w:rsidR="00000000" w:rsidRPr="00000000">
        <w:rPr>
          <w:rFonts w:ascii="Ariel Sans serif" w:cs="Ariel Sans serif" w:eastAsia="Ariel Sans serif" w:hAnsi="Ariel Sans serif"/>
          <w:color w:val="1f1f1f"/>
          <w:sz w:val="21"/>
          <w:szCs w:val="21"/>
          <w:rtl w:val="0"/>
        </w:rPr>
        <w:t xml:space="preserve"> Animals also need shelter. They create homes like nests, burrows, dens, or </w:t>
      </w:r>
      <w:sdt>
        <w:sdtPr>
          <w:id w:val="972850238"/>
          <w:tag w:val="goog_rdk_99"/>
        </w:sdtPr>
        <w:sdtContent>
          <w:commentRangeStart w:id="83"/>
        </w:sdtContent>
      </w:sdt>
      <w:r w:rsidDel="00000000" w:rsidR="00000000" w:rsidRPr="00000000">
        <w:rPr>
          <w:rFonts w:ascii="Ariel Sans serif" w:cs="Ariel Sans serif" w:eastAsia="Ariel Sans serif" w:hAnsi="Ariel Sans serif"/>
          <w:color w:val="1f1f1f"/>
          <w:sz w:val="21"/>
          <w:szCs w:val="21"/>
          <w:rtl w:val="0"/>
        </w:rPr>
        <w:t xml:space="preserve">utilize</w:t>
      </w:r>
      <w:commentRangeEnd w:id="83"/>
      <w:r w:rsidDel="00000000" w:rsidR="00000000" w:rsidRPr="00000000">
        <w:commentReference w:id="83"/>
      </w:r>
      <w:r w:rsidDel="00000000" w:rsidR="00000000" w:rsidRPr="00000000">
        <w:rPr>
          <w:rFonts w:ascii="Ariel Sans serif" w:cs="Ariel Sans serif" w:eastAsia="Ariel Sans serif" w:hAnsi="Ariel Sans serif"/>
          <w:color w:val="1f1f1f"/>
          <w:sz w:val="21"/>
          <w:szCs w:val="21"/>
          <w:rtl w:val="0"/>
        </w:rPr>
        <w:t xml:space="preserve"> natural features like trees and caves.</w:t>
      </w:r>
      <w:r w:rsidDel="00000000" w:rsidR="00000000" w:rsidRPr="00000000">
        <w:rPr>
          <w:rtl w:val="0"/>
        </w:rPr>
      </w:r>
    </w:p>
    <w:p w:rsidR="00000000" w:rsidDel="00000000" w:rsidP="00000000" w:rsidRDefault="00000000" w:rsidRPr="00000000" w14:paraId="00000092">
      <w:pPr>
        <w:numPr>
          <w:ilvl w:val="1"/>
          <w:numId w:val="7"/>
        </w:numPr>
        <w:shd w:fill="ffffff" w:val="clear"/>
        <w:spacing w:after="0" w:before="0" w:line="288" w:lineRule="auto"/>
        <w:ind w:left="144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Insect Shelters:</w:t>
      </w:r>
      <w:r w:rsidDel="00000000" w:rsidR="00000000" w:rsidRPr="00000000">
        <w:rPr>
          <w:rFonts w:ascii="Ariel Sans serif" w:cs="Ariel Sans serif" w:eastAsia="Ariel Sans serif" w:hAnsi="Ariel Sans serif"/>
          <w:color w:val="1f1f1f"/>
          <w:sz w:val="21"/>
          <w:szCs w:val="21"/>
          <w:rtl w:val="0"/>
        </w:rPr>
        <w:t xml:space="preserve"> Even insects create shelters like beehives and spider webs for protection and raising their young.</w:t>
      </w:r>
      <w:r w:rsidDel="00000000" w:rsidR="00000000" w:rsidRPr="00000000">
        <w:rPr>
          <w:rtl w:val="0"/>
        </w:rPr>
      </w:r>
    </w:p>
    <w:p w:rsidR="00000000" w:rsidDel="00000000" w:rsidP="00000000" w:rsidRDefault="00000000" w:rsidRPr="00000000" w14:paraId="00000093">
      <w:pPr>
        <w:numPr>
          <w:ilvl w:val="1"/>
          <w:numId w:val="7"/>
        </w:numPr>
        <w:shd w:fill="ffffff" w:val="clear"/>
        <w:spacing w:after="0" w:before="0" w:line="288" w:lineRule="auto"/>
        <w:ind w:left="144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Pets and Care:</w:t>
      </w:r>
      <w:r w:rsidDel="00000000" w:rsidR="00000000" w:rsidRPr="00000000">
        <w:rPr>
          <w:rFonts w:ascii="Ariel Sans serif" w:cs="Ariel Sans serif" w:eastAsia="Ariel Sans serif" w:hAnsi="Ariel Sans serif"/>
          <w:color w:val="1f1f1f"/>
          <w:sz w:val="21"/>
          <w:szCs w:val="21"/>
          <w:rtl w:val="0"/>
        </w:rPr>
        <w:t xml:space="preserve"> Pets that live with humans </w:t>
      </w:r>
      <w:sdt>
        <w:sdtPr>
          <w:id w:val="470323273"/>
          <w:tag w:val="goog_rdk_100"/>
        </w:sdtPr>
        <w:sdtContent>
          <w:commentRangeStart w:id="84"/>
        </w:sdtContent>
      </w:sdt>
      <w:r w:rsidDel="00000000" w:rsidR="00000000" w:rsidRPr="00000000">
        <w:rPr>
          <w:rFonts w:ascii="Ariel Sans serif" w:cs="Ariel Sans serif" w:eastAsia="Ariel Sans serif" w:hAnsi="Ariel Sans serif"/>
          <w:color w:val="1f1f1f"/>
          <w:sz w:val="21"/>
          <w:szCs w:val="21"/>
          <w:rtl w:val="0"/>
        </w:rPr>
        <w:t xml:space="preserve">require</w:t>
      </w:r>
      <w:commentRangeEnd w:id="84"/>
      <w:r w:rsidDel="00000000" w:rsidR="00000000" w:rsidRPr="00000000">
        <w:commentReference w:id="84"/>
      </w:r>
      <w:r w:rsidDel="00000000" w:rsidR="00000000" w:rsidRPr="00000000">
        <w:rPr>
          <w:rFonts w:ascii="Ariel Sans serif" w:cs="Ariel Sans serif" w:eastAsia="Ariel Sans serif" w:hAnsi="Ariel Sans serif"/>
          <w:color w:val="1f1f1f"/>
          <w:sz w:val="21"/>
          <w:szCs w:val="21"/>
          <w:rtl w:val="0"/>
        </w:rPr>
        <w:t xml:space="preserve"> proper care, including food, water, and shelter.</w:t>
      </w:r>
      <w:r w:rsidDel="00000000" w:rsidR="00000000" w:rsidRPr="00000000">
        <w:rPr>
          <w:rtl w:val="0"/>
        </w:rPr>
      </w:r>
    </w:p>
    <w:p w:rsidR="00000000" w:rsidDel="00000000" w:rsidP="00000000" w:rsidRDefault="00000000" w:rsidRPr="00000000" w14:paraId="00000094">
      <w:pPr>
        <w:numPr>
          <w:ilvl w:val="0"/>
          <w:numId w:val="7"/>
        </w:numPr>
        <w:shd w:fill="ffffff" w:val="clear"/>
        <w:spacing w:after="240" w:before="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Respect for All Shelters:</w:t>
      </w:r>
      <w:r w:rsidDel="00000000" w:rsidR="00000000" w:rsidRPr="00000000">
        <w:rPr>
          <w:rFonts w:ascii="Ariel Sans serif" w:cs="Ariel Sans serif" w:eastAsia="Ariel Sans serif" w:hAnsi="Ariel Sans serif"/>
          <w:color w:val="1f1f1f"/>
          <w:sz w:val="21"/>
          <w:szCs w:val="21"/>
          <w:rtl w:val="0"/>
        </w:rPr>
        <w:t xml:space="preserve"> The chapter </w:t>
      </w:r>
      <w:sdt>
        <w:sdtPr>
          <w:id w:val="-2010148336"/>
          <w:tag w:val="goog_rdk_101"/>
        </w:sdtPr>
        <w:sdtContent>
          <w:commentRangeStart w:id="85"/>
        </w:sdtContent>
      </w:sdt>
      <w:r w:rsidDel="00000000" w:rsidR="00000000" w:rsidRPr="00000000">
        <w:rPr>
          <w:rFonts w:ascii="Ariel Sans serif" w:cs="Ariel Sans serif" w:eastAsia="Ariel Sans serif" w:hAnsi="Ariel Sans serif"/>
          <w:color w:val="1f1f1f"/>
          <w:sz w:val="21"/>
          <w:szCs w:val="21"/>
          <w:rtl w:val="0"/>
        </w:rPr>
        <w:t xml:space="preserve">promotes</w:t>
      </w:r>
      <w:commentRangeEnd w:id="85"/>
      <w:r w:rsidDel="00000000" w:rsidR="00000000" w:rsidRPr="00000000">
        <w:commentReference w:id="85"/>
      </w:r>
      <w:r w:rsidDel="00000000" w:rsidR="00000000" w:rsidRPr="00000000">
        <w:rPr>
          <w:rFonts w:ascii="Ariel Sans serif" w:cs="Ariel Sans serif" w:eastAsia="Ariel Sans serif" w:hAnsi="Ariel Sans serif"/>
          <w:color w:val="1f1f1f"/>
          <w:sz w:val="21"/>
          <w:szCs w:val="21"/>
          <w:rtl w:val="0"/>
        </w:rPr>
        <w:t xml:space="preserve"> </w:t>
      </w:r>
      <w:sdt>
        <w:sdtPr>
          <w:id w:val="-575618730"/>
          <w:tag w:val="goog_rdk_102"/>
        </w:sdtPr>
        <w:sdtContent>
          <w:commentRangeStart w:id="86"/>
        </w:sdtContent>
      </w:sdt>
      <w:r w:rsidDel="00000000" w:rsidR="00000000" w:rsidRPr="00000000">
        <w:rPr>
          <w:rFonts w:ascii="Ariel Sans serif" w:cs="Ariel Sans serif" w:eastAsia="Ariel Sans serif" w:hAnsi="Ariel Sans serif"/>
          <w:color w:val="1f1f1f"/>
          <w:sz w:val="21"/>
          <w:szCs w:val="21"/>
          <w:rtl w:val="0"/>
        </w:rPr>
        <w:t xml:space="preserve">empathy</w:t>
      </w:r>
      <w:commentRangeEnd w:id="86"/>
      <w:r w:rsidDel="00000000" w:rsidR="00000000" w:rsidRPr="00000000">
        <w:commentReference w:id="86"/>
      </w:r>
      <w:r w:rsidDel="00000000" w:rsidR="00000000" w:rsidRPr="00000000">
        <w:rPr>
          <w:rFonts w:ascii="Ariel Sans serif" w:cs="Ariel Sans serif" w:eastAsia="Ariel Sans serif" w:hAnsi="Ariel Sans serif"/>
          <w:color w:val="1f1f1f"/>
          <w:sz w:val="21"/>
          <w:szCs w:val="21"/>
          <w:rtl w:val="0"/>
        </w:rPr>
        <w:t xml:space="preserve"> and respect for the shelters of all living beings, including animals and insects.</w:t>
      </w:r>
      <w:r w:rsidDel="00000000" w:rsidR="00000000" w:rsidRPr="00000000">
        <w:rPr>
          <w:rtl w:val="0"/>
        </w:rPr>
      </w:r>
    </w:p>
    <w:p w:rsidR="00000000" w:rsidDel="00000000" w:rsidP="00000000" w:rsidRDefault="00000000" w:rsidRPr="00000000" w14:paraId="00000095">
      <w:pPr>
        <w:spacing w:after="0" w:before="0" w:line="288" w:lineRule="auto"/>
        <w:ind w:left="0" w:right="0" w:firstLine="0"/>
        <w:rPr>
          <w:rFonts w:ascii="Ariel Sans serif" w:cs="Ariel Sans serif" w:eastAsia="Ariel Sans serif" w:hAnsi="Ariel Sans serif"/>
          <w:b w:val="0"/>
          <w:bCs w:val="0"/>
          <w:i w:val="0"/>
          <w:iCs w:val="0"/>
          <w:smallCaps w:val="0"/>
          <w:strike w:val="0"/>
          <w:color w:val="1f1f1f"/>
          <w:sz w:val="21"/>
          <w:szCs w:val="21"/>
          <w:u w:val="none"/>
        </w:rPr>
      </w:pPr>
      <w:r w:rsidDel="00000000" w:rsidR="00000000" w:rsidRPr="00000000">
        <w:rPr>
          <w:rFonts w:ascii="Ariel Sans serif" w:cs="Ariel Sans serif" w:eastAsia="Ariel Sans serif" w:hAnsi="Ariel Sans serif"/>
          <w:color w:val="1f1f1f"/>
          <w:sz w:val="21"/>
          <w:szCs w:val="21"/>
          <w:highlight w:val="white"/>
          <w:rtl w:val="0"/>
        </w:rPr>
        <w:t xml:space="preserve">Shelter is a </w:t>
      </w:r>
      <w:sdt>
        <w:sdtPr>
          <w:id w:val="54173817"/>
          <w:tag w:val="goog_rdk_103"/>
        </w:sdtPr>
        <w:sdtContent>
          <w:commentRangeStart w:id="87"/>
        </w:sdtContent>
      </w:sdt>
      <w:r w:rsidDel="00000000" w:rsidR="00000000" w:rsidRPr="00000000">
        <w:rPr>
          <w:rFonts w:ascii="Ariel Sans serif" w:cs="Ariel Sans serif" w:eastAsia="Ariel Sans serif" w:hAnsi="Ariel Sans serif"/>
          <w:color w:val="1f1f1f"/>
          <w:sz w:val="21"/>
          <w:szCs w:val="21"/>
          <w:highlight w:val="white"/>
          <w:rtl w:val="0"/>
        </w:rPr>
        <w:t xml:space="preserve">fundamental</w:t>
      </w:r>
      <w:commentRangeEnd w:id="87"/>
      <w:r w:rsidDel="00000000" w:rsidR="00000000" w:rsidRPr="00000000">
        <w:commentReference w:id="87"/>
      </w:r>
      <w:r w:rsidDel="00000000" w:rsidR="00000000" w:rsidRPr="00000000">
        <w:rPr>
          <w:rFonts w:ascii="Ariel Sans serif" w:cs="Ariel Sans serif" w:eastAsia="Ariel Sans serif" w:hAnsi="Ariel Sans serif"/>
          <w:color w:val="1f1f1f"/>
          <w:sz w:val="21"/>
          <w:szCs w:val="21"/>
          <w:highlight w:val="white"/>
          <w:rtl w:val="0"/>
        </w:rPr>
        <w:t xml:space="preserve"> need for all living beings, and we should understand, appreciate, and be responsible towards various forms of shelter.</w:t>
      </w:r>
      <w:r w:rsidDel="00000000" w:rsidR="00000000" w:rsidRPr="00000000">
        <w:br w:type="page"/>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el Sans serif" w:cs="Ariel Sans serif" w:eastAsia="Ariel Sans serif" w:hAnsi="Ariel Sans serif"/>
          <w:b w:val="1"/>
          <w:bCs w:val="1"/>
          <w:color w:val="1f1f1f"/>
          <w:sz w:val="21"/>
          <w:szCs w:val="21"/>
        </w:rPr>
      </w:pPr>
      <w:r w:rsidDel="00000000" w:rsidR="00000000" w:rsidRPr="00000000">
        <w:rPr>
          <w:rFonts w:ascii="Ariel Sans serif" w:cs="Ariel Sans serif" w:eastAsia="Ariel Sans serif" w:hAnsi="Ariel Sans serif"/>
          <w:b w:val="1"/>
          <w:bCs w:val="1"/>
          <w:i w:val="0"/>
          <w:iCs w:val="0"/>
          <w:smallCaps w:val="0"/>
          <w:strike w:val="0"/>
          <w:color w:val="1f1f1f"/>
          <w:sz w:val="21"/>
          <w:szCs w:val="21"/>
          <w:u w:val="none"/>
          <w:shd w:fill="auto" w:val="clear"/>
          <w:vertAlign w:val="baseline"/>
          <w:rtl w:val="0"/>
        </w:rPr>
        <w:t xml:space="preserve">Chapter 8: Travel </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el Sans serif" w:cs="Ariel Sans serif" w:eastAsia="Ariel Sans serif" w:hAnsi="Ariel Sans serif"/>
          <w:b w:val="0"/>
          <w:bCs w:val="0"/>
          <w:i w:val="0"/>
          <w:iCs w:val="0"/>
          <w:smallCaps w:val="0"/>
          <w:strike w:val="0"/>
          <w:color w:val="1f1f1f"/>
          <w:sz w:val="21"/>
          <w:szCs w:val="21"/>
          <w:u w:val="no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rtl w:val="0"/>
        </w:rPr>
        <w:t xml:space="preserve">This chapter </w:t>
      </w:r>
      <w:sdt>
        <w:sdtPr>
          <w:id w:val="-996545180"/>
          <w:tag w:val="goog_rdk_104"/>
        </w:sdtPr>
        <w:sdtContent>
          <w:commentRangeStart w:id="88"/>
        </w:sdtContent>
      </w:sdt>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rtl w:val="0"/>
        </w:rPr>
        <w:t xml:space="preserve">explores</w:t>
      </w:r>
      <w:commentRangeEnd w:id="88"/>
      <w:r w:rsidDel="00000000" w:rsidR="00000000" w:rsidRPr="00000000">
        <w:commentReference w:id="88"/>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rtl w:val="0"/>
        </w:rPr>
        <w:t xml:space="preserve"> the theme (topic) of travel, focusing on different modes (types)</w:t>
      </w:r>
      <w:sdt>
        <w:sdtPr>
          <w:id w:val="-261557154"/>
          <w:tag w:val="goog_rdk_105"/>
        </w:sdtPr>
        <w:sdtContent>
          <w:del w:author="Virata Pusuluri" w:id="16" w:date="2025-06-05T14:31:46Z">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rtl w:val="0"/>
              </w:rPr>
              <w:delText xml:space="preserve">)</w:delText>
            </w:r>
          </w:del>
        </w:sdtContent>
      </w:sdt>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rtl w:val="0"/>
        </w:rPr>
        <w:t xml:space="preserve"> of transportation, </w:t>
      </w:r>
      <w:sdt>
        <w:sdtPr>
          <w:id w:val="-1992472202"/>
          <w:tag w:val="goog_rdk_106"/>
        </w:sdtPr>
        <w:sdtContent>
          <w:commentRangeStart w:id="89"/>
        </w:sdtContent>
      </w:sdt>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rtl w:val="0"/>
        </w:rPr>
        <w:t xml:space="preserve">related</w:t>
      </w:r>
      <w:commentRangeEnd w:id="89"/>
      <w:r w:rsidDel="00000000" w:rsidR="00000000" w:rsidRPr="00000000">
        <w:commentReference w:id="89"/>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rtl w:val="0"/>
        </w:rPr>
        <w:t xml:space="preserve"> infrastructure (all the things you need to do somethin</w:t>
      </w:r>
      <w:r w:rsidDel="00000000" w:rsidR="00000000" w:rsidRPr="00000000">
        <w:rPr>
          <w:rFonts w:ascii="Ariel Sans serif" w:cs="Ariel Sans serif" w:eastAsia="Ariel Sans serif" w:hAnsi="Ariel Sans serif"/>
          <w:color w:val="1f1f1f"/>
          <w:sz w:val="21"/>
          <w:szCs w:val="21"/>
          <w:rtl w:val="0"/>
        </w:rPr>
        <w:t xml:space="preserve">g</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rtl w:val="0"/>
        </w:rPr>
        <w:t xml:space="preserve">), and the importance of traffic rules. </w:t>
      </w:r>
    </w:p>
    <w:p w:rsidR="00000000" w:rsidDel="00000000" w:rsidP="00000000" w:rsidRDefault="00000000" w:rsidRPr="00000000" w14:paraId="00000098">
      <w:pPr>
        <w:spacing w:after="0" w:before="0" w:line="288" w:lineRule="auto"/>
        <w:ind w:left="0" w:right="0" w:firstLine="0"/>
        <w:rPr>
          <w:rFonts w:ascii="Ariel Sans serif" w:cs="Ariel Sans serif" w:eastAsia="Ariel Sans serif" w:hAnsi="Ariel Sans serif"/>
          <w:color w:val="1f1f1f"/>
          <w:sz w:val="21"/>
          <w:szCs w:val="21"/>
        </w:rPr>
      </w:pPr>
      <w:r w:rsidDel="00000000" w:rsidR="00000000" w:rsidRPr="00000000">
        <w:rPr>
          <w:rtl w:val="0"/>
        </w:rPr>
      </w:r>
    </w:p>
    <w:p w:rsidR="00000000" w:rsidDel="00000000" w:rsidP="00000000" w:rsidRDefault="00000000" w:rsidRPr="00000000" w14:paraId="00000099">
      <w:pPr>
        <w:widowControl w:val="1"/>
        <w:numPr>
          <w:ilvl w:val="0"/>
          <w:numId w:val="5"/>
        </w:numPr>
        <w:shd w:fill="ffffff" w:val="clear"/>
        <w:spacing w:line="276" w:lineRule="auto"/>
        <w:ind w:left="720" w:hanging="360"/>
        <w:rPr>
          <w:rFonts w:ascii="Ariel Sans serif" w:cs="Ariel Sans serif" w:eastAsia="Ariel Sans serif" w:hAnsi="Ariel Sans serif"/>
          <w:color w:val="1f1f1f"/>
          <w:sz w:val="21"/>
          <w:szCs w:val="21"/>
        </w:rPr>
      </w:pPr>
      <w:r w:rsidDel="00000000" w:rsidR="00000000" w:rsidRPr="00000000">
        <w:rPr>
          <w:rFonts w:ascii="Ariel Sans serif" w:cs="Ariel Sans serif" w:eastAsia="Ariel Sans serif" w:hAnsi="Ariel Sans serif"/>
          <w:color w:val="1f1f1f"/>
          <w:sz w:val="21"/>
          <w:szCs w:val="21"/>
          <w:u w:val="single"/>
          <w:rtl w:val="0"/>
        </w:rPr>
        <w:t xml:space="preserve">Importance of Transportation:</w:t>
      </w:r>
      <w:r w:rsidDel="00000000" w:rsidR="00000000" w:rsidRPr="00000000">
        <w:rPr>
          <w:rFonts w:ascii="Ariel Sans serif" w:cs="Ariel Sans serif" w:eastAsia="Ariel Sans serif" w:hAnsi="Ariel Sans serif"/>
          <w:color w:val="1f1f1f"/>
          <w:sz w:val="21"/>
          <w:szCs w:val="21"/>
          <w:rtl w:val="0"/>
        </w:rPr>
        <w:t xml:space="preserve"> Transportation is </w:t>
      </w:r>
      <w:sdt>
        <w:sdtPr>
          <w:id w:val="872305065"/>
          <w:tag w:val="goog_rdk_107"/>
        </w:sdtPr>
        <w:sdtContent>
          <w:commentRangeStart w:id="90"/>
        </w:sdtContent>
      </w:sdt>
      <w:r w:rsidDel="00000000" w:rsidR="00000000" w:rsidRPr="00000000">
        <w:rPr>
          <w:rFonts w:ascii="Ariel Sans serif" w:cs="Ariel Sans serif" w:eastAsia="Ariel Sans serif" w:hAnsi="Ariel Sans serif"/>
          <w:color w:val="1f1f1f"/>
          <w:sz w:val="21"/>
          <w:szCs w:val="21"/>
          <w:rtl w:val="0"/>
        </w:rPr>
        <w:t xml:space="preserve">essential</w:t>
      </w:r>
      <w:commentRangeEnd w:id="90"/>
      <w:r w:rsidDel="00000000" w:rsidR="00000000" w:rsidRPr="00000000">
        <w:commentReference w:id="90"/>
      </w:r>
      <w:r w:rsidDel="00000000" w:rsidR="00000000" w:rsidRPr="00000000">
        <w:rPr>
          <w:rFonts w:ascii="Ariel Sans serif" w:cs="Ariel Sans serif" w:eastAsia="Ariel Sans serif" w:hAnsi="Ariel Sans serif"/>
          <w:color w:val="1f1f1f"/>
          <w:sz w:val="21"/>
          <w:szCs w:val="21"/>
          <w:rtl w:val="0"/>
        </w:rPr>
        <w:t xml:space="preserve"> for connecting people and places, </w:t>
      </w:r>
      <w:sdt>
        <w:sdtPr>
          <w:id w:val="964817051"/>
          <w:tag w:val="goog_rdk_108"/>
        </w:sdtPr>
        <w:sdtContent>
          <w:commentRangeStart w:id="91"/>
        </w:sdtContent>
      </w:sdt>
      <w:r w:rsidDel="00000000" w:rsidR="00000000" w:rsidRPr="00000000">
        <w:rPr>
          <w:rFonts w:ascii="Ariel Sans serif" w:cs="Ariel Sans serif" w:eastAsia="Ariel Sans serif" w:hAnsi="Ariel Sans serif"/>
          <w:color w:val="1f1f1f"/>
          <w:sz w:val="21"/>
          <w:szCs w:val="21"/>
          <w:rtl w:val="0"/>
        </w:rPr>
        <w:t xml:space="preserve">enabling access</w:t>
      </w:r>
      <w:commentRangeEnd w:id="91"/>
      <w:r w:rsidDel="00000000" w:rsidR="00000000" w:rsidRPr="00000000">
        <w:commentReference w:id="91"/>
      </w:r>
      <w:r w:rsidDel="00000000" w:rsidR="00000000" w:rsidRPr="00000000">
        <w:rPr>
          <w:rFonts w:ascii="Ariel Sans serif" w:cs="Ariel Sans serif" w:eastAsia="Ariel Sans serif" w:hAnsi="Ariel Sans serif"/>
          <w:color w:val="1f1f1f"/>
          <w:sz w:val="21"/>
          <w:szCs w:val="21"/>
          <w:rtl w:val="0"/>
        </w:rPr>
        <w:t xml:space="preserve"> to education, work, healthcare, and other services.</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el Sans serif" w:cs="Ariel Sans serif" w:eastAsia="Ariel Sans serif" w:hAnsi="Ariel Sans serif"/>
          <w:i w:val="1"/>
          <w:iCs w:val="1"/>
          <w:color w:val="1f1f1f"/>
          <w:sz w:val="21"/>
          <w:szCs w:val="21"/>
          <w:u w:val="no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sdt>
        <w:sdtPr>
          <w:id w:val="-2119460302"/>
          <w:tag w:val="goog_rdk_109"/>
        </w:sdtPr>
        <w:sdtContent>
          <w:commentRangeStart w:id="92"/>
        </w:sdtContent>
      </w:sdt>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Modes</w:t>
      </w:r>
      <w:commentRangeEnd w:id="92"/>
      <w:r w:rsidDel="00000000" w:rsidR="00000000" w:rsidRPr="00000000">
        <w:commentReference w:id="92"/>
      </w: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 of Transport</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w:t>
      </w:r>
      <w:r w:rsidDel="00000000" w:rsidR="00000000" w:rsidRPr="00000000">
        <w:rPr>
          <w:rFonts w:ascii="Ariel Sans serif" w:cs="Ariel Sans serif" w:eastAsia="Ariel Sans serif" w:hAnsi="Ariel Sans serif"/>
          <w:color w:val="1f1f1f"/>
          <w:sz w:val="21"/>
          <w:szCs w:val="21"/>
          <w:rtl w:val="0"/>
        </w:rPr>
        <w:t xml:space="preserve">People travel in various (different) ways, </w:t>
      </w:r>
      <w:sdt>
        <w:sdtPr>
          <w:id w:val="-664987796"/>
          <w:tag w:val="goog_rdk_110"/>
        </w:sdtPr>
        <w:sdtContent>
          <w:commentRangeStart w:id="93"/>
        </w:sdtContent>
      </w:sdt>
      <w:sdt>
        <w:sdtPr>
          <w:id w:val="1690172559"/>
          <w:tag w:val="goog_rdk_111"/>
        </w:sdtPr>
        <w:sdtContent>
          <w:commentRangeStart w:id="94"/>
        </w:sdtContent>
      </w:sdt>
      <w:sdt>
        <w:sdtPr>
          <w:id w:val="1517306999"/>
          <w:tag w:val="goog_rdk_112"/>
        </w:sdtPr>
        <w:sdtContent>
          <w:commentRangeStart w:id="95"/>
        </w:sdtContent>
      </w:sdt>
      <w:sdt>
        <w:sdtPr>
          <w:id w:val="-1329778369"/>
          <w:tag w:val="goog_rdk_113"/>
        </w:sdtPr>
        <w:sdtContent>
          <w:commentRangeStart w:id="96"/>
        </w:sdtContent>
      </w:sdt>
      <w:sdt>
        <w:sdtPr>
          <w:id w:val="-422071371"/>
          <w:tag w:val="goog_rdk_114"/>
        </w:sdtPr>
        <w:sdtContent>
          <w:commentRangeStart w:id="97"/>
        </w:sdtContent>
      </w:sdt>
      <w:r w:rsidDel="00000000" w:rsidR="00000000" w:rsidRPr="00000000">
        <w:rPr>
          <w:rFonts w:ascii="Ariel Sans serif" w:cs="Ariel Sans serif" w:eastAsia="Ariel Sans serif" w:hAnsi="Ariel Sans serif"/>
          <w:color w:val="1f1f1f"/>
          <w:sz w:val="21"/>
          <w:szCs w:val="21"/>
          <w:rtl w:val="0"/>
        </w:rPr>
        <w:t xml:space="preserve">including</w:t>
      </w:r>
      <w:commentRangeEnd w:id="93"/>
      <w:r w:rsidDel="00000000" w:rsidR="00000000" w:rsidRPr="00000000">
        <w:commentReference w:id="93"/>
      </w:r>
      <w:commentRangeEnd w:id="94"/>
      <w:r w:rsidDel="00000000" w:rsidR="00000000" w:rsidRPr="00000000">
        <w:commentReference w:id="94"/>
      </w:r>
      <w:commentRangeEnd w:id="95"/>
      <w:r w:rsidDel="00000000" w:rsidR="00000000" w:rsidRPr="00000000">
        <w:commentReference w:id="95"/>
      </w:r>
      <w:commentRangeEnd w:id="96"/>
      <w:r w:rsidDel="00000000" w:rsidR="00000000" w:rsidRPr="00000000">
        <w:commentReference w:id="96"/>
      </w:r>
      <w:commentRangeEnd w:id="97"/>
      <w:r w:rsidDel="00000000" w:rsidR="00000000" w:rsidRPr="00000000">
        <w:commentReference w:id="97"/>
      </w:r>
      <w:r w:rsidDel="00000000" w:rsidR="00000000" w:rsidRPr="00000000">
        <w:rPr>
          <w:rFonts w:ascii="Ariel Sans serif" w:cs="Ariel Sans serif" w:eastAsia="Ariel Sans serif" w:hAnsi="Ariel Sans serif"/>
          <w:color w:val="1f1f1f"/>
          <w:sz w:val="21"/>
          <w:szCs w:val="21"/>
          <w:rtl w:val="0"/>
        </w:rPr>
        <w:t xml:space="preserve"> by </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vehicles like buses, autos, cars, bikes, boats, ships, airplanes, and helicopters</w:t>
      </w:r>
      <w:r w:rsidDel="00000000" w:rsidR="00000000" w:rsidRPr="00000000">
        <w:rPr>
          <w:rFonts w:ascii="Ariel Sans serif" w:cs="Ariel Sans serif" w:eastAsia="Ariel Sans serif" w:hAnsi="Ariel Sans serif"/>
          <w:color w:val="1f1f1f"/>
          <w:sz w:val="21"/>
          <w:szCs w:val="21"/>
          <w:rtl w:val="0"/>
        </w:rPr>
        <w:t xml:space="preserve">. We can</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categoriz</w:t>
      </w:r>
      <w:r w:rsidDel="00000000" w:rsidR="00000000" w:rsidRPr="00000000">
        <w:rPr>
          <w:rFonts w:ascii="Ariel Sans serif" w:cs="Ariel Sans serif" w:eastAsia="Ariel Sans serif" w:hAnsi="Ariel Sans serif"/>
          <w:color w:val="1f1f1f"/>
          <w:sz w:val="21"/>
          <w:szCs w:val="21"/>
          <w:rtl w:val="0"/>
        </w:rPr>
        <w:t xml:space="preserve">e</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(dividing into types) </w:t>
      </w:r>
      <w:r w:rsidDel="00000000" w:rsidR="00000000" w:rsidRPr="00000000">
        <w:rPr>
          <w:rFonts w:ascii="Ariel Sans serif" w:cs="Ariel Sans serif" w:eastAsia="Ariel Sans serif" w:hAnsi="Ariel Sans serif"/>
          <w:color w:val="1f1f1f"/>
          <w:sz w:val="21"/>
          <w:szCs w:val="21"/>
          <w:rtl w:val="0"/>
        </w:rPr>
        <w:t xml:space="preserve">vehicles </w:t>
      </w:r>
      <w:sdt>
        <w:sdtPr>
          <w:id w:val="-1552839965"/>
          <w:tag w:val="goog_rdk_115"/>
        </w:sdtPr>
        <w:sdtContent>
          <w:commentRangeStart w:id="98"/>
        </w:sdtContent>
      </w:sdt>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based</w:t>
      </w:r>
      <w:commentRangeEnd w:id="98"/>
      <w:r w:rsidDel="00000000" w:rsidR="00000000" w:rsidRPr="00000000">
        <w:commentReference w:id="98"/>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on the number of wheels and their </w:t>
      </w:r>
      <w:sdt>
        <w:sdtPr>
          <w:id w:val="-2116466812"/>
          <w:tag w:val="goog_rdk_116"/>
        </w:sdtPr>
        <w:sdtContent>
          <w:commentRangeStart w:id="99"/>
        </w:sdtContent>
      </w:sdt>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operating</w:t>
      </w:r>
      <w:commentRangeEnd w:id="99"/>
      <w:r w:rsidDel="00000000" w:rsidR="00000000" w:rsidRPr="00000000">
        <w:commentReference w:id="99"/>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environment (road, water, air).</w:t>
      </w:r>
      <w:r w:rsidDel="00000000" w:rsidR="00000000" w:rsidRPr="00000000">
        <w:rPr>
          <w:rFonts w:ascii="Ariel Sans serif" w:cs="Ariel Sans serif" w:eastAsia="Ariel Sans serif" w:hAnsi="Ariel Sans serif"/>
          <w:color w:val="1f1f1f"/>
          <w:sz w:val="21"/>
          <w:szCs w:val="21"/>
          <w:rtl w:val="0"/>
        </w:rPr>
        <w:t xml:space="preserve"> The mode of transportation </w:t>
      </w:r>
      <w:sdt>
        <w:sdtPr>
          <w:id w:val="-1852644662"/>
          <w:tag w:val="goog_rdk_117"/>
        </w:sdtPr>
        <w:sdtContent>
          <w:commentRangeStart w:id="100"/>
        </w:sdtContent>
      </w:sdt>
      <w:r w:rsidDel="00000000" w:rsidR="00000000" w:rsidRPr="00000000">
        <w:rPr>
          <w:rFonts w:ascii="Ariel Sans serif" w:cs="Ariel Sans serif" w:eastAsia="Ariel Sans serif" w:hAnsi="Ariel Sans serif"/>
          <w:color w:val="1f1f1f"/>
          <w:sz w:val="21"/>
          <w:szCs w:val="21"/>
          <w:rtl w:val="0"/>
        </w:rPr>
        <w:t xml:space="preserve">often</w:t>
      </w:r>
      <w:commentRangeEnd w:id="100"/>
      <w:r w:rsidDel="00000000" w:rsidR="00000000" w:rsidRPr="00000000">
        <w:commentReference w:id="100"/>
      </w:r>
      <w:r w:rsidDel="00000000" w:rsidR="00000000" w:rsidRPr="00000000">
        <w:rPr>
          <w:rFonts w:ascii="Ariel Sans serif" w:cs="Ariel Sans serif" w:eastAsia="Ariel Sans serif" w:hAnsi="Ariel Sans serif"/>
          <w:color w:val="1f1f1f"/>
          <w:sz w:val="21"/>
          <w:szCs w:val="21"/>
          <w:rtl w:val="0"/>
        </w:rPr>
        <w:t xml:space="preserve"> </w:t>
      </w:r>
      <w:sdt>
        <w:sdtPr>
          <w:id w:val="1195814070"/>
          <w:tag w:val="goog_rdk_118"/>
        </w:sdtPr>
        <w:sdtContent>
          <w:commentRangeStart w:id="101"/>
        </w:sdtContent>
      </w:sdt>
      <w:r w:rsidDel="00000000" w:rsidR="00000000" w:rsidRPr="00000000">
        <w:rPr>
          <w:rFonts w:ascii="Ariel Sans serif" w:cs="Ariel Sans serif" w:eastAsia="Ariel Sans serif" w:hAnsi="Ariel Sans serif"/>
          <w:color w:val="1f1f1f"/>
          <w:sz w:val="21"/>
          <w:szCs w:val="21"/>
          <w:rtl w:val="0"/>
        </w:rPr>
        <w:t xml:space="preserve">depends</w:t>
      </w:r>
      <w:commentRangeEnd w:id="101"/>
      <w:r w:rsidDel="00000000" w:rsidR="00000000" w:rsidRPr="00000000">
        <w:commentReference w:id="101"/>
      </w:r>
      <w:r w:rsidDel="00000000" w:rsidR="00000000" w:rsidRPr="00000000">
        <w:rPr>
          <w:rFonts w:ascii="Ariel Sans serif" w:cs="Ariel Sans serif" w:eastAsia="Ariel Sans serif" w:hAnsi="Ariel Sans serif"/>
          <w:color w:val="1f1f1f"/>
          <w:sz w:val="21"/>
          <w:szCs w:val="21"/>
          <w:rtl w:val="0"/>
        </w:rPr>
        <w:t xml:space="preserve"> on the distance and </w:t>
      </w:r>
      <w:sdt>
        <w:sdtPr>
          <w:id w:val="1542298974"/>
          <w:tag w:val="goog_rdk_119"/>
        </w:sdtPr>
        <w:sdtContent>
          <w:commentRangeStart w:id="102"/>
        </w:sdtContent>
      </w:sdt>
      <w:r w:rsidDel="00000000" w:rsidR="00000000" w:rsidRPr="00000000">
        <w:rPr>
          <w:rFonts w:ascii="Ariel Sans serif" w:cs="Ariel Sans serif" w:eastAsia="Ariel Sans serif" w:hAnsi="Ariel Sans serif"/>
          <w:color w:val="1f1f1f"/>
          <w:sz w:val="21"/>
          <w:szCs w:val="21"/>
          <w:rtl w:val="0"/>
        </w:rPr>
        <w:t xml:space="preserve">availability</w:t>
      </w:r>
      <w:commentRangeEnd w:id="102"/>
      <w:r w:rsidDel="00000000" w:rsidR="00000000" w:rsidRPr="00000000">
        <w:commentReference w:id="102"/>
      </w:r>
      <w:r w:rsidDel="00000000" w:rsidR="00000000" w:rsidRPr="00000000">
        <w:rPr>
          <w:rFonts w:ascii="Ariel Sans serif" w:cs="Ariel Sans serif" w:eastAsia="Ariel Sans serif" w:hAnsi="Ariel Sans serif"/>
          <w:color w:val="1f1f1f"/>
          <w:sz w:val="21"/>
          <w:szCs w:val="21"/>
          <w:rtl w:val="0"/>
        </w:rPr>
        <w:t xml:space="preserve">.</w:t>
      </w:r>
      <w:r w:rsidDel="00000000" w:rsidR="00000000" w:rsidRPr="00000000">
        <w:rPr>
          <w:rtl w:val="0"/>
        </w:rPr>
      </w:r>
    </w:p>
    <w:p w:rsidR="00000000" w:rsidDel="00000000" w:rsidP="00000000" w:rsidRDefault="00000000" w:rsidRPr="00000000" w14:paraId="0000009C">
      <w:pPr>
        <w:widowControl w:val="1"/>
        <w:numPr>
          <w:ilvl w:val="1"/>
          <w:numId w:val="5"/>
        </w:numPr>
        <w:shd w:fill="ffffff" w:val="clear"/>
        <w:spacing w:line="276" w:lineRule="auto"/>
        <w:ind w:left="1080" w:hanging="360"/>
        <w:rPr>
          <w:rFonts w:ascii="Ariel Sans serif" w:cs="Ariel Sans serif" w:eastAsia="Ariel Sans serif" w:hAnsi="Ariel Sans serif"/>
          <w:color w:val="1f1f1f"/>
          <w:sz w:val="21"/>
          <w:szCs w:val="21"/>
        </w:rPr>
      </w:pPr>
      <w:r w:rsidDel="00000000" w:rsidR="00000000" w:rsidRPr="00000000">
        <w:rPr>
          <w:rFonts w:ascii="Ariel Sans serif" w:cs="Ariel Sans serif" w:eastAsia="Ariel Sans serif" w:hAnsi="Ariel Sans serif"/>
          <w:color w:val="1f1f1f"/>
          <w:sz w:val="21"/>
          <w:szCs w:val="21"/>
          <w:u w:val="single"/>
          <w:rtl w:val="0"/>
        </w:rPr>
        <w:t xml:space="preserve">Different Vehicles and their Drivers: </w:t>
      </w:r>
      <w:r w:rsidDel="00000000" w:rsidR="00000000" w:rsidRPr="00000000">
        <w:rPr>
          <w:rFonts w:ascii="Ariel Sans serif" w:cs="Ariel Sans serif" w:eastAsia="Ariel Sans serif" w:hAnsi="Ariel Sans serif"/>
          <w:color w:val="1f1f1f"/>
          <w:sz w:val="21"/>
          <w:szCs w:val="21"/>
          <w:rtl w:val="0"/>
        </w:rPr>
        <w:t xml:space="preserve">Vehicles have specific names for their drivers, like a pilot for an airplane, sailor for a boat, and captain for a ship. </w:t>
      </w:r>
    </w:p>
    <w:p w:rsidR="00000000" w:rsidDel="00000000" w:rsidP="00000000" w:rsidRDefault="00000000" w:rsidRPr="00000000" w14:paraId="0000009D">
      <w:pPr>
        <w:widowControl w:val="1"/>
        <w:numPr>
          <w:ilvl w:val="1"/>
          <w:numId w:val="5"/>
        </w:numPr>
        <w:shd w:fill="ffffff" w:val="clear"/>
        <w:spacing w:line="276" w:lineRule="auto"/>
        <w:ind w:left="1080" w:hanging="360"/>
        <w:rPr>
          <w:rFonts w:ascii="Ariel Sans serif" w:cs="Ariel Sans serif" w:eastAsia="Ariel Sans serif" w:hAnsi="Ariel Sans serif"/>
          <w:color w:val="1f1f1f"/>
          <w:sz w:val="21"/>
          <w:szCs w:val="21"/>
        </w:rPr>
      </w:pPr>
      <w:sdt>
        <w:sdtPr>
          <w:id w:val="309040123"/>
          <w:tag w:val="goog_rdk_120"/>
        </w:sdtPr>
        <w:sdtContent>
          <w:commentRangeStart w:id="103"/>
        </w:sdtContent>
      </w:sdt>
      <w:r w:rsidDel="00000000" w:rsidR="00000000" w:rsidRPr="00000000">
        <w:rPr>
          <w:rFonts w:ascii="Ariel Sans serif" w:cs="Ariel Sans serif" w:eastAsia="Ariel Sans serif" w:hAnsi="Ariel Sans serif"/>
          <w:color w:val="1f1f1f"/>
          <w:sz w:val="21"/>
          <w:szCs w:val="21"/>
          <w:u w:val="single"/>
          <w:rtl w:val="0"/>
        </w:rPr>
        <w:t xml:space="preserve">Fuel</w:t>
      </w:r>
      <w:commentRangeEnd w:id="103"/>
      <w:r w:rsidDel="00000000" w:rsidR="00000000" w:rsidRPr="00000000">
        <w:commentReference w:id="103"/>
      </w:r>
      <w:r w:rsidDel="00000000" w:rsidR="00000000" w:rsidRPr="00000000">
        <w:rPr>
          <w:rFonts w:ascii="Ariel Sans serif" w:cs="Ariel Sans serif" w:eastAsia="Ariel Sans serif" w:hAnsi="Ariel Sans serif"/>
          <w:color w:val="1f1f1f"/>
          <w:sz w:val="21"/>
          <w:szCs w:val="21"/>
          <w:u w:val="single"/>
          <w:rtl w:val="0"/>
        </w:rPr>
        <w:t xml:space="preserve"> for Vehicles:</w:t>
      </w:r>
      <w:r w:rsidDel="00000000" w:rsidR="00000000" w:rsidRPr="00000000">
        <w:rPr>
          <w:rFonts w:ascii="Ariel Sans serif" w:cs="Ariel Sans serif" w:eastAsia="Ariel Sans serif" w:hAnsi="Ariel Sans serif"/>
          <w:color w:val="1f1f1f"/>
          <w:sz w:val="21"/>
          <w:szCs w:val="21"/>
          <w:rtl w:val="0"/>
        </w:rPr>
        <w:t xml:space="preserve"> Vehicles require fuel to </w:t>
      </w:r>
      <w:sdt>
        <w:sdtPr>
          <w:id w:val="-1545907875"/>
          <w:tag w:val="goog_rdk_121"/>
        </w:sdtPr>
        <w:sdtContent>
          <w:commentRangeStart w:id="104"/>
        </w:sdtContent>
      </w:sdt>
      <w:r w:rsidDel="00000000" w:rsidR="00000000" w:rsidRPr="00000000">
        <w:rPr>
          <w:rFonts w:ascii="Ariel Sans serif" w:cs="Ariel Sans serif" w:eastAsia="Ariel Sans serif" w:hAnsi="Ariel Sans serif"/>
          <w:color w:val="1f1f1f"/>
          <w:sz w:val="21"/>
          <w:szCs w:val="21"/>
          <w:rtl w:val="0"/>
        </w:rPr>
        <w:t xml:space="preserve">operate</w:t>
      </w:r>
      <w:commentRangeEnd w:id="104"/>
      <w:r w:rsidDel="00000000" w:rsidR="00000000" w:rsidRPr="00000000">
        <w:commentReference w:id="104"/>
      </w:r>
      <w:r w:rsidDel="00000000" w:rsidR="00000000" w:rsidRPr="00000000">
        <w:rPr>
          <w:rFonts w:ascii="Ariel Sans serif" w:cs="Ariel Sans serif" w:eastAsia="Ariel Sans serif" w:hAnsi="Ariel Sans serif"/>
          <w:color w:val="1f1f1f"/>
          <w:sz w:val="21"/>
          <w:szCs w:val="21"/>
          <w:rtl w:val="0"/>
        </w:rPr>
        <w:t xml:space="preserve">, and there are different types of fuels available. The government is </w:t>
      </w:r>
      <w:sdt>
        <w:sdtPr>
          <w:id w:val="-74766735"/>
          <w:tag w:val="goog_rdk_122"/>
        </w:sdtPr>
        <w:sdtContent>
          <w:commentRangeStart w:id="105"/>
        </w:sdtContent>
      </w:sdt>
      <w:r w:rsidDel="00000000" w:rsidR="00000000" w:rsidRPr="00000000">
        <w:rPr>
          <w:rFonts w:ascii="Ariel Sans serif" w:cs="Ariel Sans serif" w:eastAsia="Ariel Sans serif" w:hAnsi="Ariel Sans serif"/>
          <w:color w:val="1f1f1f"/>
          <w:sz w:val="21"/>
          <w:szCs w:val="21"/>
          <w:rtl w:val="0"/>
        </w:rPr>
        <w:t xml:space="preserve">promoting</w:t>
      </w:r>
      <w:commentRangeEnd w:id="105"/>
      <w:r w:rsidDel="00000000" w:rsidR="00000000" w:rsidRPr="00000000">
        <w:commentReference w:id="105"/>
      </w:r>
      <w:r w:rsidDel="00000000" w:rsidR="00000000" w:rsidRPr="00000000">
        <w:rPr>
          <w:rFonts w:ascii="Ariel Sans serif" w:cs="Ariel Sans serif" w:eastAsia="Ariel Sans serif" w:hAnsi="Ariel Sans serif"/>
          <w:color w:val="1f1f1f"/>
          <w:sz w:val="21"/>
          <w:szCs w:val="21"/>
          <w:rtl w:val="0"/>
        </w:rPr>
        <w:t xml:space="preserve"> the use of electric and </w:t>
      </w:r>
      <w:sdt>
        <w:sdtPr>
          <w:id w:val="130077183"/>
          <w:tag w:val="goog_rdk_123"/>
        </w:sdtPr>
        <w:sdtContent>
          <w:commentRangeStart w:id="106"/>
        </w:sdtContent>
      </w:sdt>
      <w:r w:rsidDel="00000000" w:rsidR="00000000" w:rsidRPr="00000000">
        <w:rPr>
          <w:rFonts w:ascii="Ariel Sans serif" w:cs="Ariel Sans serif" w:eastAsia="Ariel Sans serif" w:hAnsi="Ariel Sans serif"/>
          <w:color w:val="1f1f1f"/>
          <w:sz w:val="21"/>
          <w:szCs w:val="21"/>
          <w:rtl w:val="0"/>
        </w:rPr>
        <w:t xml:space="preserve">CNG</w:t>
      </w:r>
      <w:commentRangeEnd w:id="106"/>
      <w:r w:rsidDel="00000000" w:rsidR="00000000" w:rsidRPr="00000000">
        <w:commentReference w:id="106"/>
      </w:r>
      <w:r w:rsidDel="00000000" w:rsidR="00000000" w:rsidRPr="00000000">
        <w:rPr>
          <w:rFonts w:ascii="Ariel Sans serif" w:cs="Ariel Sans serif" w:eastAsia="Ariel Sans serif" w:hAnsi="Ariel Sans serif"/>
          <w:color w:val="1f1f1f"/>
          <w:sz w:val="21"/>
          <w:szCs w:val="21"/>
          <w:rtl w:val="0"/>
        </w:rPr>
        <w:t xml:space="preserve"> (a type of gas fuel) vehicles for environmental reasons.</w:t>
      </w:r>
    </w:p>
    <w:p w:rsidR="00000000" w:rsidDel="00000000" w:rsidP="00000000" w:rsidRDefault="00000000" w:rsidRPr="00000000" w14:paraId="0000009E">
      <w:pPr>
        <w:widowControl w:val="1"/>
        <w:numPr>
          <w:ilvl w:val="1"/>
          <w:numId w:val="5"/>
        </w:numPr>
        <w:shd w:fill="ffffff" w:val="clear"/>
        <w:spacing w:line="276" w:lineRule="auto"/>
        <w:ind w:left="1080" w:hanging="360"/>
        <w:rPr>
          <w:rFonts w:ascii="Ariel Sans serif" w:cs="Ariel Sans serif" w:eastAsia="Ariel Sans serif" w:hAnsi="Ariel Sans serif"/>
          <w:color w:val="1f1f1f"/>
          <w:sz w:val="21"/>
          <w:szCs w:val="21"/>
        </w:rPr>
      </w:pPr>
      <w:r w:rsidDel="00000000" w:rsidR="00000000" w:rsidRPr="00000000">
        <w:rPr>
          <w:rFonts w:ascii="Ariel Sans serif" w:cs="Ariel Sans serif" w:eastAsia="Ariel Sans serif" w:hAnsi="Ariel Sans serif"/>
          <w:color w:val="1f1f1f"/>
          <w:sz w:val="21"/>
          <w:szCs w:val="21"/>
          <w:u w:val="single"/>
          <w:rtl w:val="0"/>
        </w:rPr>
        <w:t xml:space="preserve">Vehicles for Specific </w:t>
      </w:r>
      <w:sdt>
        <w:sdtPr>
          <w:id w:val="-310503482"/>
          <w:tag w:val="goog_rdk_124"/>
        </w:sdtPr>
        <w:sdtContent>
          <w:commentRangeStart w:id="107"/>
        </w:sdtContent>
      </w:sdt>
      <w:r w:rsidDel="00000000" w:rsidR="00000000" w:rsidRPr="00000000">
        <w:rPr>
          <w:rFonts w:ascii="Ariel Sans serif" w:cs="Ariel Sans serif" w:eastAsia="Ariel Sans serif" w:hAnsi="Ariel Sans serif"/>
          <w:color w:val="1f1f1f"/>
          <w:sz w:val="21"/>
          <w:szCs w:val="21"/>
          <w:u w:val="single"/>
          <w:rtl w:val="0"/>
        </w:rPr>
        <w:t xml:space="preserve">Purposes</w:t>
      </w:r>
      <w:commentRangeEnd w:id="107"/>
      <w:r w:rsidDel="00000000" w:rsidR="00000000" w:rsidRPr="00000000">
        <w:commentReference w:id="107"/>
      </w:r>
      <w:r w:rsidDel="00000000" w:rsidR="00000000" w:rsidRPr="00000000">
        <w:rPr>
          <w:rFonts w:ascii="Ariel Sans serif" w:cs="Ariel Sans serif" w:eastAsia="Ariel Sans serif" w:hAnsi="Ariel Sans serif"/>
          <w:color w:val="1f1f1f"/>
          <w:sz w:val="21"/>
          <w:szCs w:val="21"/>
          <w:u w:val="single"/>
          <w:rtl w:val="0"/>
        </w:rPr>
        <w:t xml:space="preserve">:</w:t>
      </w:r>
      <w:r w:rsidDel="00000000" w:rsidR="00000000" w:rsidRPr="00000000">
        <w:rPr>
          <w:rFonts w:ascii="Ariel Sans serif" w:cs="Ariel Sans serif" w:eastAsia="Ariel Sans serif" w:hAnsi="Ariel Sans serif"/>
          <w:color w:val="1f1f1f"/>
          <w:sz w:val="21"/>
          <w:szCs w:val="21"/>
          <w:rtl w:val="0"/>
        </w:rPr>
        <w:t xml:space="preserve"> Some vehicles, like ambulances, fire engines, and road rollers, serve specific </w:t>
      </w:r>
      <w:sdt>
        <w:sdtPr>
          <w:id w:val="-484727899"/>
          <w:tag w:val="goog_rdk_125"/>
        </w:sdtPr>
        <w:sdtContent>
          <w:commentRangeStart w:id="108"/>
        </w:sdtContent>
      </w:sdt>
      <w:r w:rsidDel="00000000" w:rsidR="00000000" w:rsidRPr="00000000">
        <w:rPr>
          <w:rFonts w:ascii="Ariel Sans serif" w:cs="Ariel Sans serif" w:eastAsia="Ariel Sans serif" w:hAnsi="Ariel Sans serif"/>
          <w:color w:val="1f1f1f"/>
          <w:sz w:val="21"/>
          <w:szCs w:val="21"/>
          <w:rtl w:val="0"/>
        </w:rPr>
        <w:t xml:space="preserve">purposes</w:t>
      </w:r>
      <w:commentRangeEnd w:id="108"/>
      <w:r w:rsidDel="00000000" w:rsidR="00000000" w:rsidRPr="00000000">
        <w:commentReference w:id="108"/>
      </w:r>
      <w:r w:rsidDel="00000000" w:rsidR="00000000" w:rsidRPr="00000000">
        <w:rPr>
          <w:rFonts w:ascii="Ariel Sans serif" w:cs="Ariel Sans serif" w:eastAsia="Ariel Sans serif" w:hAnsi="Ariel Sans serif"/>
          <w:color w:val="1f1f1f"/>
          <w:sz w:val="21"/>
          <w:szCs w:val="21"/>
          <w:rtl w:val="0"/>
        </w:rPr>
        <w:t xml:space="preserve"> </w:t>
      </w:r>
      <w:sdt>
        <w:sdtPr>
          <w:id w:val="-483066981"/>
          <w:tag w:val="goog_rdk_126"/>
        </w:sdtPr>
        <w:sdtContent>
          <w:commentRangeStart w:id="109"/>
        </w:sdtContent>
      </w:sdt>
      <w:r w:rsidDel="00000000" w:rsidR="00000000" w:rsidRPr="00000000">
        <w:rPr>
          <w:rFonts w:ascii="Ariel Sans serif" w:cs="Ariel Sans serif" w:eastAsia="Ariel Sans serif" w:hAnsi="Ariel Sans serif"/>
          <w:color w:val="1f1f1f"/>
          <w:sz w:val="21"/>
          <w:szCs w:val="21"/>
          <w:rtl w:val="0"/>
        </w:rPr>
        <w:t xml:space="preserve">beyond</w:t>
      </w:r>
      <w:commentRangeEnd w:id="109"/>
      <w:r w:rsidDel="00000000" w:rsidR="00000000" w:rsidRPr="00000000">
        <w:commentReference w:id="109"/>
      </w:r>
      <w:r w:rsidDel="00000000" w:rsidR="00000000" w:rsidRPr="00000000">
        <w:rPr>
          <w:rFonts w:ascii="Ariel Sans serif" w:cs="Ariel Sans serif" w:eastAsia="Ariel Sans serif" w:hAnsi="Ariel Sans serif"/>
          <w:color w:val="1f1f1f"/>
          <w:sz w:val="21"/>
          <w:szCs w:val="21"/>
          <w:rtl w:val="0"/>
        </w:rPr>
        <w:t xml:space="preserve"> transportation.</w:t>
      </w:r>
    </w:p>
    <w:p w:rsidR="00000000" w:rsidDel="00000000" w:rsidP="00000000" w:rsidRDefault="00000000" w:rsidRPr="00000000" w14:paraId="0000009F">
      <w:pPr>
        <w:widowControl w:val="1"/>
        <w:numPr>
          <w:ilvl w:val="1"/>
          <w:numId w:val="5"/>
        </w:numPr>
        <w:spacing w:line="276" w:lineRule="auto"/>
        <w:ind w:left="1080" w:hanging="360"/>
        <w:rPr/>
      </w:pPr>
      <w:sdt>
        <w:sdtPr>
          <w:id w:val="-1379592085"/>
          <w:tag w:val="goog_rdk_127"/>
        </w:sdtPr>
        <w:sdtContent>
          <w:commentRangeStart w:id="110"/>
        </w:sdtContent>
      </w:sdt>
      <w:r w:rsidDel="00000000" w:rsidR="00000000" w:rsidRPr="00000000">
        <w:rPr>
          <w:rFonts w:ascii="Ariel Sans serif" w:cs="Ariel Sans serif" w:eastAsia="Ariel Sans serif" w:hAnsi="Ariel Sans serif"/>
          <w:color w:val="1f1f1f"/>
          <w:sz w:val="21"/>
          <w:szCs w:val="21"/>
          <w:u w:val="single"/>
          <w:rtl w:val="0"/>
        </w:rPr>
        <w:t xml:space="preserve">Evolution</w:t>
      </w:r>
      <w:commentRangeEnd w:id="110"/>
      <w:r w:rsidDel="00000000" w:rsidR="00000000" w:rsidRPr="00000000">
        <w:commentReference w:id="110"/>
      </w:r>
      <w:r w:rsidDel="00000000" w:rsidR="00000000" w:rsidRPr="00000000">
        <w:rPr>
          <w:rFonts w:ascii="Ariel Sans serif" w:cs="Ariel Sans serif" w:eastAsia="Ariel Sans serif" w:hAnsi="Ariel Sans serif"/>
          <w:color w:val="1f1f1f"/>
          <w:sz w:val="21"/>
          <w:szCs w:val="21"/>
          <w:u w:val="single"/>
          <w:rtl w:val="0"/>
        </w:rPr>
        <w:t xml:space="preserve"> of Travel</w:t>
      </w:r>
      <w:r w:rsidDel="00000000" w:rsidR="00000000" w:rsidRPr="00000000">
        <w:rPr>
          <w:rFonts w:ascii="Ariel Sans serif" w:cs="Ariel Sans serif" w:eastAsia="Ariel Sans serif" w:hAnsi="Ariel Sans serif"/>
          <w:color w:val="1f1f1f"/>
          <w:sz w:val="21"/>
          <w:szCs w:val="21"/>
          <w:rtl w:val="0"/>
        </w:rPr>
        <w:t xml:space="preserve">: In olden days people rode horses, donkeys, and used other </w:t>
      </w:r>
      <w:sdt>
        <w:sdtPr>
          <w:id w:val="586727175"/>
          <w:tag w:val="goog_rdk_128"/>
        </w:sdtPr>
        <w:sdtContent>
          <w:commentRangeStart w:id="111"/>
        </w:sdtContent>
      </w:sdt>
      <w:r w:rsidDel="00000000" w:rsidR="00000000" w:rsidRPr="00000000">
        <w:rPr>
          <w:rFonts w:ascii="Ariel Sans serif" w:cs="Ariel Sans serif" w:eastAsia="Ariel Sans serif" w:hAnsi="Ariel Sans serif"/>
          <w:color w:val="1f1f1f"/>
          <w:sz w:val="21"/>
          <w:szCs w:val="21"/>
          <w:rtl w:val="0"/>
        </w:rPr>
        <w:t xml:space="preserve">modes</w:t>
      </w:r>
      <w:commentRangeEnd w:id="111"/>
      <w:r w:rsidDel="00000000" w:rsidR="00000000" w:rsidRPr="00000000">
        <w:commentReference w:id="111"/>
      </w:r>
      <w:r w:rsidDel="00000000" w:rsidR="00000000" w:rsidRPr="00000000">
        <w:rPr>
          <w:rFonts w:ascii="Ariel Sans serif" w:cs="Ariel Sans serif" w:eastAsia="Ariel Sans serif" w:hAnsi="Ariel Sans serif"/>
          <w:color w:val="1f1f1f"/>
          <w:sz w:val="21"/>
          <w:szCs w:val="21"/>
          <w:rtl w:val="0"/>
        </w:rPr>
        <w:t xml:space="preserve"> of travel like </w:t>
      </w:r>
      <w:sdt>
        <w:sdtPr>
          <w:id w:val="867279444"/>
          <w:tag w:val="goog_rdk_129"/>
        </w:sdtPr>
        <w:sdtContent>
          <w:commentRangeStart w:id="112"/>
        </w:sdtContent>
      </w:sdt>
      <w:r w:rsidDel="00000000" w:rsidR="00000000" w:rsidRPr="00000000">
        <w:rPr>
          <w:rFonts w:ascii="Ariel Sans serif" w:cs="Ariel Sans serif" w:eastAsia="Ariel Sans serif" w:hAnsi="Ariel Sans serif"/>
          <w:color w:val="1f1f1f"/>
          <w:sz w:val="21"/>
          <w:szCs w:val="21"/>
          <w:rtl w:val="0"/>
        </w:rPr>
        <w:t xml:space="preserve">bullock carts</w:t>
      </w:r>
      <w:commentRangeEnd w:id="112"/>
      <w:r w:rsidDel="00000000" w:rsidR="00000000" w:rsidRPr="00000000">
        <w:commentReference w:id="112"/>
      </w:r>
      <w:r w:rsidDel="00000000" w:rsidR="00000000" w:rsidRPr="00000000">
        <w:rPr>
          <w:rFonts w:ascii="Ariel Sans serif" w:cs="Ariel Sans serif" w:eastAsia="Ariel Sans serif" w:hAnsi="Ariel Sans serif"/>
          <w:color w:val="1f1f1f"/>
          <w:sz w:val="21"/>
          <w:szCs w:val="21"/>
          <w:rtl w:val="0"/>
        </w:rPr>
        <w:t xml:space="preserve">, </w:t>
      </w:r>
      <w:sdt>
        <w:sdtPr>
          <w:id w:val="914190078"/>
          <w:tag w:val="goog_rdk_130"/>
        </w:sdtPr>
        <w:sdtContent>
          <w:commentRangeStart w:id="113"/>
        </w:sdtContent>
      </w:sdt>
      <w:r w:rsidDel="00000000" w:rsidR="00000000" w:rsidRPr="00000000">
        <w:rPr>
          <w:rFonts w:ascii="Ariel Sans serif" w:cs="Ariel Sans serif" w:eastAsia="Ariel Sans serif" w:hAnsi="Ariel Sans serif"/>
          <w:color w:val="1f1f1f"/>
          <w:sz w:val="21"/>
          <w:szCs w:val="21"/>
          <w:rtl w:val="0"/>
        </w:rPr>
        <w:t xml:space="preserve">horse carriages</w:t>
      </w:r>
      <w:commentRangeEnd w:id="113"/>
      <w:r w:rsidDel="00000000" w:rsidR="00000000" w:rsidRPr="00000000">
        <w:commentReference w:id="113"/>
      </w:r>
      <w:r w:rsidDel="00000000" w:rsidR="00000000" w:rsidRPr="00000000">
        <w:rPr>
          <w:rFonts w:ascii="Ariel Sans serif" w:cs="Ariel Sans serif" w:eastAsia="Ariel Sans serif" w:hAnsi="Ariel Sans serif"/>
          <w:color w:val="1f1f1f"/>
          <w:sz w:val="21"/>
          <w:szCs w:val="21"/>
          <w:rtl w:val="0"/>
        </w:rPr>
        <w:t xml:space="preserve"> and palanquins (పల్లకి).</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el Sans serif" w:cs="Ariel Sans serif" w:eastAsia="Ariel Sans serif" w:hAnsi="Ariel Sans serif"/>
          <w:color w:val="1f1f1f"/>
          <w:sz w:val="21"/>
          <w:szCs w:val="21"/>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single"/>
          <w:shd w:fill="auto" w:val="clear"/>
          <w:vertAlign w:val="baseline"/>
          <w:rtl w:val="0"/>
        </w:rPr>
        <w:t xml:space="preserve">Roadways:</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w:t>
      </w:r>
      <w:r w:rsidDel="00000000" w:rsidR="00000000" w:rsidRPr="00000000">
        <w:rPr>
          <w:rFonts w:ascii="Ariel Sans serif" w:cs="Ariel Sans serif" w:eastAsia="Ariel Sans serif" w:hAnsi="Ariel Sans serif"/>
          <w:color w:val="1f1f1f"/>
          <w:sz w:val="21"/>
          <w:szCs w:val="21"/>
          <w:rtl w:val="0"/>
        </w:rPr>
        <w:t xml:space="preserve">Roads are </w:t>
      </w:r>
      <w:sdt>
        <w:sdtPr>
          <w:id w:val="1305941317"/>
          <w:tag w:val="goog_rdk_131"/>
        </w:sdtPr>
        <w:sdtContent>
          <w:commentRangeStart w:id="114"/>
        </w:sdtContent>
      </w:sdt>
      <w:r w:rsidDel="00000000" w:rsidR="00000000" w:rsidRPr="00000000">
        <w:rPr>
          <w:rFonts w:ascii="Ariel Sans serif" w:cs="Ariel Sans serif" w:eastAsia="Ariel Sans serif" w:hAnsi="Ariel Sans serif"/>
          <w:color w:val="1f1f1f"/>
          <w:sz w:val="21"/>
          <w:szCs w:val="21"/>
          <w:rtl w:val="0"/>
        </w:rPr>
        <w:t xml:space="preserve">categorized</w:t>
      </w:r>
      <w:commentRangeEnd w:id="114"/>
      <w:r w:rsidDel="00000000" w:rsidR="00000000" w:rsidRPr="00000000">
        <w:commentReference w:id="114"/>
      </w:r>
      <w:r w:rsidDel="00000000" w:rsidR="00000000" w:rsidRPr="00000000">
        <w:rPr>
          <w:rFonts w:ascii="Ariel Sans serif" w:cs="Ariel Sans serif" w:eastAsia="Ariel Sans serif" w:hAnsi="Ariel Sans serif"/>
          <w:color w:val="1f1f1f"/>
          <w:sz w:val="21"/>
          <w:szCs w:val="21"/>
          <w:rtl w:val="0"/>
        </w:rPr>
        <w:t xml:space="preserve"> based on their </w:t>
      </w:r>
      <w:sdt>
        <w:sdtPr>
          <w:id w:val="-109467040"/>
          <w:tag w:val="goog_rdk_132"/>
        </w:sdtPr>
        <w:sdtContent>
          <w:commentRangeStart w:id="115"/>
        </w:sdtContent>
      </w:sdt>
      <w:r w:rsidDel="00000000" w:rsidR="00000000" w:rsidRPr="00000000">
        <w:rPr>
          <w:rFonts w:ascii="Ariel Sans serif" w:cs="Ariel Sans serif" w:eastAsia="Ariel Sans serif" w:hAnsi="Ariel Sans serif"/>
          <w:color w:val="1f1f1f"/>
          <w:sz w:val="21"/>
          <w:szCs w:val="21"/>
          <w:rtl w:val="0"/>
        </w:rPr>
        <w:t xml:space="preserve">construction</w:t>
      </w:r>
      <w:commentRangeEnd w:id="115"/>
      <w:r w:rsidDel="00000000" w:rsidR="00000000" w:rsidRPr="00000000">
        <w:commentReference w:id="115"/>
      </w:r>
      <w:r w:rsidDel="00000000" w:rsidR="00000000" w:rsidRPr="00000000">
        <w:rPr>
          <w:rFonts w:ascii="Ariel Sans serif" w:cs="Ariel Sans serif" w:eastAsia="Ariel Sans serif" w:hAnsi="Ariel Sans serif"/>
          <w:color w:val="1f1f1f"/>
          <w:sz w:val="21"/>
          <w:szCs w:val="21"/>
          <w:rtl w:val="0"/>
        </w:rPr>
        <w:t xml:space="preserve"> materials, such as </w:t>
      </w:r>
      <w:sdt>
        <w:sdtPr>
          <w:id w:val="1582097450"/>
          <w:tag w:val="goog_rdk_133"/>
        </w:sdtPr>
        <w:sdtContent>
          <w:commentRangeStart w:id="116"/>
        </w:sdtContent>
      </w:sdt>
      <w:r w:rsidDel="00000000" w:rsidR="00000000" w:rsidRPr="00000000">
        <w:rPr>
          <w:rFonts w:ascii="Ariel Sans serif" w:cs="Ariel Sans serif" w:eastAsia="Ariel Sans serif" w:hAnsi="Ariel Sans serif"/>
          <w:color w:val="1f1f1f"/>
          <w:sz w:val="21"/>
          <w:szCs w:val="21"/>
          <w:rtl w:val="0"/>
        </w:rPr>
        <w:t xml:space="preserve">earthen</w:t>
      </w:r>
      <w:commentRangeEnd w:id="116"/>
      <w:r w:rsidDel="00000000" w:rsidR="00000000" w:rsidRPr="00000000">
        <w:commentReference w:id="116"/>
      </w:r>
      <w:r w:rsidDel="00000000" w:rsidR="00000000" w:rsidRPr="00000000">
        <w:rPr>
          <w:rFonts w:ascii="Ariel Sans serif" w:cs="Ariel Sans serif" w:eastAsia="Ariel Sans serif" w:hAnsi="Ariel Sans serif"/>
          <w:color w:val="1f1f1f"/>
          <w:sz w:val="21"/>
          <w:szCs w:val="21"/>
          <w:rtl w:val="0"/>
        </w:rPr>
        <w:t xml:space="preserve">, </w:t>
      </w:r>
      <w:sdt>
        <w:sdtPr>
          <w:id w:val="381118890"/>
          <w:tag w:val="goog_rdk_134"/>
        </w:sdtPr>
        <w:sdtContent>
          <w:commentRangeStart w:id="117"/>
        </w:sdtContent>
      </w:sdt>
      <w:r w:rsidDel="00000000" w:rsidR="00000000" w:rsidRPr="00000000">
        <w:rPr>
          <w:rFonts w:ascii="Ariel Sans serif" w:cs="Ariel Sans serif" w:eastAsia="Ariel Sans serif" w:hAnsi="Ariel Sans serif"/>
          <w:color w:val="1f1f1f"/>
          <w:sz w:val="21"/>
          <w:szCs w:val="21"/>
          <w:rtl w:val="0"/>
        </w:rPr>
        <w:t xml:space="preserve">gravel</w:t>
      </w:r>
      <w:commentRangeEnd w:id="117"/>
      <w:r w:rsidDel="00000000" w:rsidR="00000000" w:rsidRPr="00000000">
        <w:commentReference w:id="117"/>
      </w:r>
      <w:r w:rsidDel="00000000" w:rsidR="00000000" w:rsidRPr="00000000">
        <w:rPr>
          <w:rFonts w:ascii="Ariel Sans serif" w:cs="Ariel Sans serif" w:eastAsia="Ariel Sans serif" w:hAnsi="Ariel Sans serif"/>
          <w:color w:val="1f1f1f"/>
          <w:sz w:val="21"/>
          <w:szCs w:val="21"/>
          <w:rtl w:val="0"/>
        </w:rPr>
        <w:t xml:space="preserve">, </w:t>
      </w:r>
      <w:sdt>
        <w:sdtPr>
          <w:id w:val="-1318741954"/>
          <w:tag w:val="goog_rdk_135"/>
        </w:sdtPr>
        <w:sdtContent>
          <w:commentRangeStart w:id="118"/>
        </w:sdtContent>
      </w:sdt>
      <w:r w:rsidDel="00000000" w:rsidR="00000000" w:rsidRPr="00000000">
        <w:rPr>
          <w:rFonts w:ascii="Ariel Sans serif" w:cs="Ariel Sans serif" w:eastAsia="Ariel Sans serif" w:hAnsi="Ariel Sans serif"/>
          <w:color w:val="1f1f1f"/>
          <w:sz w:val="21"/>
          <w:szCs w:val="21"/>
          <w:rtl w:val="0"/>
        </w:rPr>
        <w:t xml:space="preserve">murrum</w:t>
      </w:r>
      <w:commentRangeEnd w:id="118"/>
      <w:r w:rsidDel="00000000" w:rsidR="00000000" w:rsidRPr="00000000">
        <w:commentReference w:id="118"/>
      </w:r>
      <w:r w:rsidDel="00000000" w:rsidR="00000000" w:rsidRPr="00000000">
        <w:rPr>
          <w:rFonts w:ascii="Ariel Sans serif" w:cs="Ariel Sans serif" w:eastAsia="Ariel Sans serif" w:hAnsi="Ariel Sans serif"/>
          <w:color w:val="1f1f1f"/>
          <w:sz w:val="21"/>
          <w:szCs w:val="21"/>
          <w:rtl w:val="0"/>
        </w:rPr>
        <w:t xml:space="preserve">, </w:t>
      </w:r>
      <w:sdt>
        <w:sdtPr>
          <w:id w:val="-1011288000"/>
          <w:tag w:val="goog_rdk_136"/>
        </w:sdtPr>
        <w:sdtContent>
          <w:commentRangeStart w:id="119"/>
        </w:sdtContent>
      </w:sdt>
      <w:r w:rsidDel="00000000" w:rsidR="00000000" w:rsidRPr="00000000">
        <w:rPr>
          <w:rFonts w:ascii="Ariel Sans serif" w:cs="Ariel Sans serif" w:eastAsia="Ariel Sans serif" w:hAnsi="Ariel Sans serif"/>
          <w:color w:val="1f1f1f"/>
          <w:sz w:val="21"/>
          <w:szCs w:val="21"/>
          <w:rtl w:val="0"/>
        </w:rPr>
        <w:t xml:space="preserve">granite</w:t>
      </w:r>
      <w:commentRangeEnd w:id="119"/>
      <w:r w:rsidDel="00000000" w:rsidR="00000000" w:rsidRPr="00000000">
        <w:commentReference w:id="119"/>
      </w:r>
      <w:r w:rsidDel="00000000" w:rsidR="00000000" w:rsidRPr="00000000">
        <w:rPr>
          <w:rFonts w:ascii="Ariel Sans serif" w:cs="Ariel Sans serif" w:eastAsia="Ariel Sans serif" w:hAnsi="Ariel Sans serif"/>
          <w:color w:val="1f1f1f"/>
          <w:sz w:val="21"/>
          <w:szCs w:val="21"/>
          <w:rtl w:val="0"/>
        </w:rPr>
        <w:t xml:space="preserve">, </w:t>
      </w:r>
      <w:sdt>
        <w:sdtPr>
          <w:id w:val="-1414460913"/>
          <w:tag w:val="goog_rdk_137"/>
        </w:sdtPr>
        <w:sdtContent>
          <w:commentRangeStart w:id="120"/>
        </w:sdtContent>
      </w:sdt>
      <w:r w:rsidDel="00000000" w:rsidR="00000000" w:rsidRPr="00000000">
        <w:rPr>
          <w:rFonts w:ascii="Ariel Sans serif" w:cs="Ariel Sans serif" w:eastAsia="Ariel Sans serif" w:hAnsi="Ariel Sans serif"/>
          <w:color w:val="1f1f1f"/>
          <w:sz w:val="21"/>
          <w:szCs w:val="21"/>
          <w:rtl w:val="0"/>
        </w:rPr>
        <w:t xml:space="preserve">tar</w:t>
      </w:r>
      <w:commentRangeEnd w:id="120"/>
      <w:r w:rsidDel="00000000" w:rsidR="00000000" w:rsidRPr="00000000">
        <w:commentReference w:id="120"/>
      </w:r>
      <w:r w:rsidDel="00000000" w:rsidR="00000000" w:rsidRPr="00000000">
        <w:rPr>
          <w:rFonts w:ascii="Ariel Sans serif" w:cs="Ariel Sans serif" w:eastAsia="Ariel Sans serif" w:hAnsi="Ariel Sans serif"/>
          <w:color w:val="1f1f1f"/>
          <w:sz w:val="21"/>
          <w:szCs w:val="21"/>
          <w:rtl w:val="0"/>
        </w:rPr>
        <w:t xml:space="preserve">, and </w:t>
      </w:r>
      <w:sdt>
        <w:sdtPr>
          <w:id w:val="-1219015331"/>
          <w:tag w:val="goog_rdk_138"/>
        </w:sdtPr>
        <w:sdtContent>
          <w:commentRangeStart w:id="121"/>
        </w:sdtContent>
      </w:sdt>
      <w:r w:rsidDel="00000000" w:rsidR="00000000" w:rsidRPr="00000000">
        <w:rPr>
          <w:rFonts w:ascii="Ariel Sans serif" w:cs="Ariel Sans serif" w:eastAsia="Ariel Sans serif" w:hAnsi="Ariel Sans serif"/>
          <w:color w:val="1f1f1f"/>
          <w:sz w:val="21"/>
          <w:szCs w:val="21"/>
          <w:rtl w:val="0"/>
        </w:rPr>
        <w:t xml:space="preserve">concrete</w:t>
      </w:r>
      <w:commentRangeEnd w:id="121"/>
      <w:r w:rsidDel="00000000" w:rsidR="00000000" w:rsidRPr="00000000">
        <w:commentReference w:id="121"/>
      </w:r>
      <w:r w:rsidDel="00000000" w:rsidR="00000000" w:rsidRPr="00000000">
        <w:rPr>
          <w:rFonts w:ascii="Ariel Sans serif" w:cs="Ariel Sans serif" w:eastAsia="Ariel Sans serif" w:hAnsi="Ariel Sans serif"/>
          <w:color w:val="1f1f1f"/>
          <w:sz w:val="21"/>
          <w:szCs w:val="21"/>
          <w:rtl w:val="0"/>
        </w:rPr>
        <w:t xml:space="preserve"> roads. Different roads vary (different) in quality and </w:t>
      </w:r>
      <w:sdt>
        <w:sdtPr>
          <w:id w:val="-1110761750"/>
          <w:tag w:val="goog_rdk_139"/>
        </w:sdtPr>
        <w:sdtContent>
          <w:commentRangeStart w:id="122"/>
        </w:sdtContent>
      </w:sdt>
      <w:r w:rsidDel="00000000" w:rsidR="00000000" w:rsidRPr="00000000">
        <w:rPr>
          <w:rFonts w:ascii="Ariel Sans serif" w:cs="Ariel Sans serif" w:eastAsia="Ariel Sans serif" w:hAnsi="Ariel Sans serif"/>
          <w:color w:val="1f1f1f"/>
          <w:sz w:val="21"/>
          <w:szCs w:val="21"/>
          <w:rtl w:val="0"/>
        </w:rPr>
        <w:t xml:space="preserve">usage</w:t>
      </w:r>
      <w:commentRangeEnd w:id="122"/>
      <w:r w:rsidDel="00000000" w:rsidR="00000000" w:rsidRPr="00000000">
        <w:commentReference w:id="122"/>
      </w:r>
      <w:r w:rsidDel="00000000" w:rsidR="00000000" w:rsidRPr="00000000">
        <w:rPr>
          <w:rFonts w:ascii="Ariel Sans serif" w:cs="Ariel Sans serif" w:eastAsia="Ariel Sans serif" w:hAnsi="Ariel Sans serif"/>
          <w:color w:val="1f1f1f"/>
          <w:sz w:val="21"/>
          <w:szCs w:val="21"/>
          <w:rtl w:val="0"/>
        </w:rPr>
        <w:t xml:space="preserve"> in different areas.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el Sans serif" w:cs="Ariel Sans serif" w:eastAsia="Ariel Sans serif" w:hAnsi="Ariel Sans serif"/>
          <w:color w:val="1f1f1f"/>
          <w:sz w:val="21"/>
          <w:szCs w:val="21"/>
          <w:u w:val="single"/>
          <w:rtl w:val="0"/>
        </w:rPr>
        <w:t xml:space="preserve">Road Safety and Traffic Rules:</w:t>
      </w:r>
      <w:r w:rsidDel="00000000" w:rsidR="00000000" w:rsidRPr="00000000">
        <w:rPr>
          <w:rFonts w:ascii="Ariel Sans serif" w:cs="Ariel Sans serif" w:eastAsia="Ariel Sans serif" w:hAnsi="Ariel Sans serif"/>
          <w:color w:val="1f1f1f"/>
          <w:sz w:val="21"/>
          <w:szCs w:val="21"/>
          <w:rtl w:val="0"/>
        </w:rPr>
        <w:t xml:space="preserve"> Traffic signals, signs, and road </w:t>
      </w:r>
      <w:sdt>
        <w:sdtPr>
          <w:id w:val="-697491961"/>
          <w:tag w:val="goog_rdk_140"/>
        </w:sdtPr>
        <w:sdtContent>
          <w:commentRangeStart w:id="123"/>
        </w:sdtContent>
      </w:sdt>
      <w:r w:rsidDel="00000000" w:rsidR="00000000" w:rsidRPr="00000000">
        <w:rPr>
          <w:rFonts w:ascii="Ariel Sans serif" w:cs="Ariel Sans serif" w:eastAsia="Ariel Sans serif" w:hAnsi="Ariel Sans serif"/>
          <w:color w:val="1f1f1f"/>
          <w:sz w:val="21"/>
          <w:szCs w:val="21"/>
          <w:rtl w:val="0"/>
        </w:rPr>
        <w:t xml:space="preserve">markings</w:t>
      </w:r>
      <w:commentRangeEnd w:id="123"/>
      <w:r w:rsidDel="00000000" w:rsidR="00000000" w:rsidRPr="00000000">
        <w:commentReference w:id="123"/>
      </w:r>
      <w:r w:rsidDel="00000000" w:rsidR="00000000" w:rsidRPr="00000000">
        <w:rPr>
          <w:rFonts w:ascii="Ariel Sans serif" w:cs="Ariel Sans serif" w:eastAsia="Ariel Sans serif" w:hAnsi="Ariel Sans serif"/>
          <w:color w:val="1f1f1f"/>
          <w:sz w:val="21"/>
          <w:szCs w:val="21"/>
          <w:rtl w:val="0"/>
        </w:rPr>
        <w:t xml:space="preserve"> help </w:t>
      </w:r>
      <w:sdt>
        <w:sdtPr>
          <w:id w:val="-623702913"/>
          <w:tag w:val="goog_rdk_141"/>
        </w:sdtPr>
        <w:sdtContent>
          <w:commentRangeStart w:id="124"/>
        </w:sdtContent>
      </w:sdt>
      <w:r w:rsidDel="00000000" w:rsidR="00000000" w:rsidRPr="00000000">
        <w:rPr>
          <w:rFonts w:ascii="Ariel Sans serif" w:cs="Ariel Sans serif" w:eastAsia="Ariel Sans serif" w:hAnsi="Ariel Sans serif"/>
          <w:color w:val="1f1f1f"/>
          <w:sz w:val="21"/>
          <w:szCs w:val="21"/>
          <w:rtl w:val="0"/>
        </w:rPr>
        <w:t xml:space="preserve">regulate</w:t>
      </w:r>
      <w:commentRangeEnd w:id="124"/>
      <w:r w:rsidDel="00000000" w:rsidR="00000000" w:rsidRPr="00000000">
        <w:commentReference w:id="124"/>
      </w:r>
      <w:r w:rsidDel="00000000" w:rsidR="00000000" w:rsidRPr="00000000">
        <w:rPr>
          <w:rFonts w:ascii="Ariel Sans serif" w:cs="Ariel Sans serif" w:eastAsia="Ariel Sans serif" w:hAnsi="Ariel Sans serif"/>
          <w:color w:val="1f1f1f"/>
          <w:sz w:val="21"/>
          <w:szCs w:val="21"/>
          <w:rtl w:val="0"/>
        </w:rPr>
        <w:t xml:space="preserve"> traffic flow and </w:t>
      </w:r>
      <w:sdt>
        <w:sdtPr>
          <w:id w:val="619992382"/>
          <w:tag w:val="goog_rdk_142"/>
        </w:sdtPr>
        <w:sdtContent>
          <w:commentRangeStart w:id="125"/>
        </w:sdtContent>
      </w:sdt>
      <w:r w:rsidDel="00000000" w:rsidR="00000000" w:rsidRPr="00000000">
        <w:rPr>
          <w:rFonts w:ascii="Ariel Sans serif" w:cs="Ariel Sans serif" w:eastAsia="Ariel Sans serif" w:hAnsi="Ariel Sans serif"/>
          <w:color w:val="1f1f1f"/>
          <w:sz w:val="21"/>
          <w:szCs w:val="21"/>
          <w:rtl w:val="0"/>
        </w:rPr>
        <w:t xml:space="preserve">prevent</w:t>
      </w:r>
      <w:commentRangeEnd w:id="125"/>
      <w:r w:rsidDel="00000000" w:rsidR="00000000" w:rsidRPr="00000000">
        <w:commentReference w:id="125"/>
      </w:r>
      <w:r w:rsidDel="00000000" w:rsidR="00000000" w:rsidRPr="00000000">
        <w:rPr>
          <w:rFonts w:ascii="Ariel Sans serif" w:cs="Ariel Sans serif" w:eastAsia="Ariel Sans serif" w:hAnsi="Ariel Sans serif"/>
          <w:color w:val="1f1f1f"/>
          <w:sz w:val="21"/>
          <w:szCs w:val="21"/>
          <w:rtl w:val="0"/>
        </w:rPr>
        <w:t xml:space="preserve"> accidents. It is </w:t>
      </w:r>
      <w:sdt>
        <w:sdtPr>
          <w:id w:val="1369664210"/>
          <w:tag w:val="goog_rdk_143"/>
        </w:sdtPr>
        <w:sdtContent>
          <w:commentRangeStart w:id="126"/>
        </w:sdtContent>
      </w:sdt>
      <w:r w:rsidDel="00000000" w:rsidR="00000000" w:rsidRPr="00000000">
        <w:rPr>
          <w:rFonts w:ascii="Ariel Sans serif" w:cs="Ariel Sans serif" w:eastAsia="Ariel Sans serif" w:hAnsi="Ariel Sans serif"/>
          <w:color w:val="1f1f1f"/>
          <w:sz w:val="21"/>
          <w:szCs w:val="21"/>
          <w:rtl w:val="0"/>
        </w:rPr>
        <w:t xml:space="preserve">crucial</w:t>
      </w:r>
      <w:commentRangeEnd w:id="126"/>
      <w:r w:rsidDel="00000000" w:rsidR="00000000" w:rsidRPr="00000000">
        <w:commentReference w:id="126"/>
      </w:r>
      <w:r w:rsidDel="00000000" w:rsidR="00000000" w:rsidRPr="00000000">
        <w:rPr>
          <w:rFonts w:ascii="Ariel Sans serif" w:cs="Ariel Sans serif" w:eastAsia="Ariel Sans serif" w:hAnsi="Ariel Sans serif"/>
          <w:color w:val="1f1f1f"/>
          <w:sz w:val="21"/>
          <w:szCs w:val="21"/>
          <w:rtl w:val="0"/>
        </w:rPr>
        <w:t xml:space="preserve"> to follow these rules for safety.</w:t>
      </w:r>
      <w:r w:rsidDel="00000000" w:rsidR="00000000" w:rsidRPr="00000000">
        <w:rPr>
          <w:rtl w:val="0"/>
        </w:rPr>
      </w:r>
    </w:p>
    <w:p w:rsidR="00000000" w:rsidDel="00000000" w:rsidP="00000000" w:rsidRDefault="00000000" w:rsidRPr="00000000" w14:paraId="000000A4">
      <w:pPr>
        <w:widowControl w:val="1"/>
        <w:numPr>
          <w:ilvl w:val="1"/>
          <w:numId w:val="5"/>
        </w:numPr>
        <w:spacing w:line="276" w:lineRule="auto"/>
        <w:ind w:left="1080" w:hanging="360"/>
        <w:rPr/>
      </w:pPr>
      <w:r w:rsidDel="00000000" w:rsidR="00000000" w:rsidRPr="00000000">
        <w:rPr>
          <w:rFonts w:ascii="Ariel Sans serif" w:cs="Ariel Sans serif" w:eastAsia="Ariel Sans serif" w:hAnsi="Ariel Sans serif"/>
          <w:color w:val="1f1f1f"/>
          <w:sz w:val="21"/>
          <w:szCs w:val="21"/>
          <w:rtl w:val="0"/>
        </w:rPr>
        <w:t xml:space="preserve">Pedestrians (those who are walking) cross the road on Zebra crossings.</w:t>
      </w:r>
      <w:r w:rsidDel="00000000" w:rsidR="00000000" w:rsidRPr="00000000">
        <w:rPr>
          <w:rtl w:val="0"/>
        </w:rPr>
      </w:r>
    </w:p>
    <w:p w:rsidR="00000000" w:rsidDel="00000000" w:rsidP="00000000" w:rsidRDefault="00000000" w:rsidRPr="00000000" w14:paraId="000000A5">
      <w:pPr>
        <w:widowControl w:val="1"/>
        <w:numPr>
          <w:ilvl w:val="1"/>
          <w:numId w:val="5"/>
        </w:numPr>
        <w:spacing w:line="276" w:lineRule="auto"/>
        <w:ind w:left="1080" w:hanging="360"/>
        <w:rPr/>
      </w:pPr>
      <w:r w:rsidDel="00000000" w:rsidR="00000000" w:rsidRPr="00000000">
        <w:rPr>
          <w:rFonts w:ascii="Ariel Sans serif" w:cs="Ariel Sans serif" w:eastAsia="Ariel Sans serif" w:hAnsi="Ariel Sans serif"/>
          <w:color w:val="1f1f1f"/>
          <w:sz w:val="21"/>
          <w:szCs w:val="21"/>
          <w:rtl w:val="0"/>
        </w:rPr>
        <w:t xml:space="preserve">School zones are roads near schools where we should drive slowly, as some children might run suddenly on those roads.</w:t>
      </w:r>
      <w:r w:rsidDel="00000000" w:rsidR="00000000" w:rsidRPr="00000000">
        <w:rPr>
          <w:rtl w:val="0"/>
        </w:rPr>
      </w:r>
    </w:p>
    <w:p w:rsidR="00000000" w:rsidDel="00000000" w:rsidP="00000000" w:rsidRDefault="00000000" w:rsidRPr="00000000" w14:paraId="000000A6">
      <w:pPr>
        <w:widowControl w:val="1"/>
        <w:numPr>
          <w:ilvl w:val="1"/>
          <w:numId w:val="5"/>
        </w:numPr>
        <w:spacing w:line="276" w:lineRule="auto"/>
        <w:ind w:left="1080" w:hanging="360"/>
        <w:rPr/>
      </w:pPr>
      <w:r w:rsidDel="00000000" w:rsidR="00000000" w:rsidRPr="00000000">
        <w:rPr>
          <w:rFonts w:ascii="Ariel Sans serif" w:cs="Ariel Sans serif" w:eastAsia="Ariel Sans serif" w:hAnsi="Ariel Sans serif"/>
          <w:color w:val="1f1f1f"/>
          <w:sz w:val="21"/>
          <w:szCs w:val="21"/>
          <w:rtl w:val="0"/>
        </w:rPr>
        <w:t xml:space="preserve">Red, yellow, and green traffic lights near </w:t>
      </w:r>
      <w:sdt>
        <w:sdtPr>
          <w:id w:val="1479659413"/>
          <w:tag w:val="goog_rdk_144"/>
        </w:sdtPr>
        <w:sdtContent>
          <w:commentRangeStart w:id="127"/>
        </w:sdtContent>
      </w:sdt>
      <w:r w:rsidDel="00000000" w:rsidR="00000000" w:rsidRPr="00000000">
        <w:rPr>
          <w:rFonts w:ascii="Ariel Sans serif" w:cs="Ariel Sans serif" w:eastAsia="Ariel Sans serif" w:hAnsi="Ariel Sans serif"/>
          <w:color w:val="1f1f1f"/>
          <w:sz w:val="21"/>
          <w:szCs w:val="21"/>
          <w:rtl w:val="0"/>
        </w:rPr>
        <w:t xml:space="preserve">junctions</w:t>
      </w:r>
      <w:commentRangeEnd w:id="127"/>
      <w:r w:rsidDel="00000000" w:rsidR="00000000" w:rsidRPr="00000000">
        <w:commentReference w:id="127"/>
      </w:r>
      <w:r w:rsidDel="00000000" w:rsidR="00000000" w:rsidRPr="00000000">
        <w:rPr>
          <w:rFonts w:ascii="Ariel Sans serif" w:cs="Ariel Sans serif" w:eastAsia="Ariel Sans serif" w:hAnsi="Ariel Sans serif"/>
          <w:color w:val="1f1f1f"/>
          <w:sz w:val="21"/>
          <w:szCs w:val="21"/>
          <w:rtl w:val="0"/>
        </w:rPr>
        <w:t xml:space="preserve"> </w:t>
      </w:r>
      <w:sdt>
        <w:sdtPr>
          <w:id w:val="-1683777882"/>
          <w:tag w:val="goog_rdk_145"/>
        </w:sdtPr>
        <w:sdtContent>
          <w:commentRangeStart w:id="128"/>
        </w:sdtContent>
      </w:sdt>
      <w:r w:rsidDel="00000000" w:rsidR="00000000" w:rsidRPr="00000000">
        <w:rPr>
          <w:rFonts w:ascii="Ariel Sans serif" w:cs="Ariel Sans serif" w:eastAsia="Ariel Sans serif" w:hAnsi="Ariel Sans serif"/>
          <w:color w:val="1f1f1f"/>
          <w:sz w:val="21"/>
          <w:szCs w:val="21"/>
          <w:rtl w:val="0"/>
        </w:rPr>
        <w:t xml:space="preserve">indicate</w:t>
      </w:r>
      <w:commentRangeEnd w:id="128"/>
      <w:r w:rsidDel="00000000" w:rsidR="00000000" w:rsidRPr="00000000">
        <w:commentReference w:id="128"/>
      </w:r>
      <w:r w:rsidDel="00000000" w:rsidR="00000000" w:rsidRPr="00000000">
        <w:rPr>
          <w:rFonts w:ascii="Ariel Sans serif" w:cs="Ariel Sans serif" w:eastAsia="Ariel Sans serif" w:hAnsi="Ariel Sans serif"/>
          <w:color w:val="1f1f1f"/>
          <w:sz w:val="21"/>
          <w:szCs w:val="21"/>
          <w:rtl w:val="0"/>
        </w:rPr>
        <w:t xml:space="preserve"> vehicles to stop, get ready to stop, and to go.</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riel Sans serif" w:cs="Ariel Sans serif" w:eastAsia="Ariel Sans serif" w:hAnsi="Ariel Sans serif"/>
          <w:color w:val="1f1f1f"/>
          <w:sz w:val="21"/>
          <w:szCs w:val="21"/>
        </w:rPr>
      </w:pPr>
      <w:r w:rsidDel="00000000" w:rsidR="00000000" w:rsidRPr="00000000">
        <w:rPr>
          <w:rtl w:val="0"/>
        </w:rPr>
      </w:r>
    </w:p>
    <w:p w:rsidR="00000000" w:rsidDel="00000000" w:rsidP="00000000" w:rsidRDefault="00000000" w:rsidRPr="00000000" w14:paraId="000000A8">
      <w:pPr>
        <w:widowControl w:val="1"/>
        <w:numPr>
          <w:ilvl w:val="0"/>
          <w:numId w:val="5"/>
        </w:numPr>
        <w:spacing w:line="276" w:lineRule="auto"/>
        <w:ind w:left="720" w:hanging="360"/>
        <w:rPr/>
      </w:pPr>
      <w:r w:rsidDel="00000000" w:rsidR="00000000" w:rsidRPr="00000000">
        <w:rPr>
          <w:rFonts w:ascii="Ariel Sans serif" w:cs="Ariel Sans serif" w:eastAsia="Ariel Sans serif" w:hAnsi="Ariel Sans serif"/>
          <w:color w:val="1f1f1f"/>
          <w:sz w:val="21"/>
          <w:szCs w:val="21"/>
          <w:u w:val="single"/>
          <w:rtl w:val="0"/>
        </w:rPr>
        <w:t xml:space="preserve">Bus Stands, Railway Stations and Airports</w:t>
      </w:r>
      <w:r w:rsidDel="00000000" w:rsidR="00000000" w:rsidRPr="00000000">
        <w:rPr>
          <w:rFonts w:ascii="Ariel Sans serif" w:cs="Ariel Sans serif" w:eastAsia="Ariel Sans serif" w:hAnsi="Ariel Sans serif"/>
          <w:color w:val="1f1f1f"/>
          <w:sz w:val="21"/>
          <w:szCs w:val="21"/>
          <w:rtl w:val="0"/>
        </w:rPr>
        <w:t xml:space="preserve">: Bus stands, railway stations and airports are places where buses, trains and airplanes stop for passengers (people who are travelling). These are </w:t>
      </w:r>
      <w:sdt>
        <w:sdtPr>
          <w:id w:val="971342880"/>
          <w:tag w:val="goog_rdk_146"/>
        </w:sdtPr>
        <w:sdtContent>
          <w:commentRangeStart w:id="129"/>
        </w:sdtContent>
      </w:sdt>
      <w:r w:rsidDel="00000000" w:rsidR="00000000" w:rsidRPr="00000000">
        <w:rPr>
          <w:rFonts w:ascii="Ariel Sans serif" w:cs="Ariel Sans serif" w:eastAsia="Ariel Sans serif" w:hAnsi="Ariel Sans serif"/>
          <w:color w:val="1f1f1f"/>
          <w:sz w:val="21"/>
          <w:szCs w:val="21"/>
          <w:rtl w:val="0"/>
        </w:rPr>
        <w:t xml:space="preserve">public</w:t>
      </w:r>
      <w:commentRangeEnd w:id="129"/>
      <w:r w:rsidDel="00000000" w:rsidR="00000000" w:rsidRPr="00000000">
        <w:commentReference w:id="129"/>
      </w:r>
      <w:r w:rsidDel="00000000" w:rsidR="00000000" w:rsidRPr="00000000">
        <w:rPr>
          <w:rFonts w:ascii="Ariel Sans serif" w:cs="Ariel Sans serif" w:eastAsia="Ariel Sans serif" w:hAnsi="Ariel Sans serif"/>
          <w:color w:val="1f1f1f"/>
          <w:sz w:val="21"/>
          <w:szCs w:val="21"/>
          <w:rtl w:val="0"/>
        </w:rPr>
        <w:t xml:space="preserve"> transportation </w:t>
      </w:r>
      <w:sdt>
        <w:sdtPr>
          <w:id w:val="-359717517"/>
          <w:tag w:val="goog_rdk_147"/>
        </w:sdtPr>
        <w:sdtContent>
          <w:commentRangeStart w:id="130"/>
        </w:sdtContent>
      </w:sdt>
      <w:r w:rsidDel="00000000" w:rsidR="00000000" w:rsidRPr="00000000">
        <w:rPr>
          <w:rFonts w:ascii="Ariel Sans serif" w:cs="Ariel Sans serif" w:eastAsia="Ariel Sans serif" w:hAnsi="Ariel Sans serif"/>
          <w:color w:val="1f1f1f"/>
          <w:sz w:val="21"/>
          <w:szCs w:val="21"/>
          <w:rtl w:val="0"/>
        </w:rPr>
        <w:t xml:space="preserve">facilities</w:t>
      </w:r>
      <w:commentRangeEnd w:id="130"/>
      <w:r w:rsidDel="00000000" w:rsidR="00000000" w:rsidRPr="00000000">
        <w:commentReference w:id="130"/>
      </w:r>
      <w:r w:rsidDel="00000000" w:rsidR="00000000" w:rsidRPr="00000000">
        <w:rPr>
          <w:rFonts w:ascii="Ariel Sans serif" w:cs="Ariel Sans serif" w:eastAsia="Ariel Sans serif" w:hAnsi="Ariel Sans serif"/>
          <w:color w:val="1f1f1f"/>
          <w:sz w:val="21"/>
          <w:szCs w:val="21"/>
          <w:rtl w:val="0"/>
        </w:rPr>
        <w:t xml:space="preserve">. </w:t>
      </w:r>
      <w:r w:rsidDel="00000000" w:rsidR="00000000" w:rsidRPr="00000000">
        <w:rPr>
          <w:rtl w:val="0"/>
        </w:rPr>
      </w:r>
    </w:p>
    <w:p w:rsidR="00000000" w:rsidDel="00000000" w:rsidP="00000000" w:rsidRDefault="00000000" w:rsidRPr="00000000" w14:paraId="000000A9">
      <w:pPr>
        <w:widowControl w:val="1"/>
        <w:numPr>
          <w:ilvl w:val="0"/>
          <w:numId w:val="5"/>
        </w:numPr>
        <w:shd w:fill="ffffff" w:val="clear"/>
        <w:spacing w:line="276" w:lineRule="auto"/>
        <w:ind w:left="720" w:hanging="360"/>
        <w:rPr>
          <w:rFonts w:ascii="Ariel Sans serif" w:cs="Ariel Sans serif" w:eastAsia="Ariel Sans serif" w:hAnsi="Ariel Sans serif"/>
          <w:color w:val="1f1f1f"/>
          <w:sz w:val="21"/>
          <w:szCs w:val="21"/>
          <w:u w:val="none"/>
        </w:rPr>
      </w:pPr>
      <w:r w:rsidDel="00000000" w:rsidR="00000000" w:rsidRPr="00000000">
        <w:rPr>
          <w:rtl w:val="0"/>
        </w:rPr>
      </w:r>
    </w:p>
    <w:p w:rsidR="00000000" w:rsidDel="00000000" w:rsidP="00000000" w:rsidRDefault="00000000" w:rsidRPr="00000000" w14:paraId="000000AA">
      <w:pPr>
        <w:widowControl w:val="1"/>
        <w:numPr>
          <w:ilvl w:val="0"/>
          <w:numId w:val="5"/>
        </w:numPr>
        <w:shd w:fill="ffffff" w:val="clear"/>
        <w:spacing w:line="276" w:lineRule="auto"/>
        <w:ind w:left="720" w:hanging="360"/>
        <w:rPr>
          <w:rFonts w:ascii="Ariel Sans serif" w:cs="Ariel Sans serif" w:eastAsia="Ariel Sans serif" w:hAnsi="Ariel Sans serif"/>
          <w:color w:val="1f1f1f"/>
          <w:sz w:val="21"/>
          <w:szCs w:val="21"/>
        </w:rPr>
      </w:pPr>
      <w:r w:rsidDel="00000000" w:rsidR="00000000" w:rsidRPr="00000000">
        <w:rPr>
          <w:rFonts w:ascii="Ariel Sans serif" w:cs="Ariel Sans serif" w:eastAsia="Ariel Sans serif" w:hAnsi="Ariel Sans serif"/>
          <w:color w:val="1f1f1f"/>
          <w:sz w:val="21"/>
          <w:szCs w:val="21"/>
          <w:u w:val="single"/>
          <w:rtl w:val="0"/>
        </w:rPr>
        <w:t xml:space="preserve">Responsible Travel:</w:t>
      </w:r>
      <w:r w:rsidDel="00000000" w:rsidR="00000000" w:rsidRPr="00000000">
        <w:rPr>
          <w:rFonts w:ascii="Ariel Sans serif" w:cs="Ariel Sans serif" w:eastAsia="Ariel Sans serif" w:hAnsi="Ariel Sans serif"/>
          <w:color w:val="1f1f1f"/>
          <w:sz w:val="21"/>
          <w:szCs w:val="21"/>
          <w:rtl w:val="0"/>
        </w:rPr>
        <w:t xml:space="preserve"> We should choose </w:t>
      </w:r>
      <w:sdt>
        <w:sdtPr>
          <w:id w:val="-1825343412"/>
          <w:tag w:val="goog_rdk_148"/>
        </w:sdtPr>
        <w:sdtContent>
          <w:commentRangeStart w:id="131"/>
        </w:sdtContent>
      </w:sdt>
      <w:r w:rsidDel="00000000" w:rsidR="00000000" w:rsidRPr="00000000">
        <w:rPr>
          <w:rFonts w:ascii="Ariel Sans serif" w:cs="Ariel Sans serif" w:eastAsia="Ariel Sans serif" w:hAnsi="Ariel Sans serif"/>
          <w:color w:val="1f1f1f"/>
          <w:sz w:val="21"/>
          <w:szCs w:val="21"/>
          <w:rtl w:val="0"/>
        </w:rPr>
        <w:t xml:space="preserve">appropriate</w:t>
      </w:r>
      <w:commentRangeEnd w:id="131"/>
      <w:r w:rsidDel="00000000" w:rsidR="00000000" w:rsidRPr="00000000">
        <w:commentReference w:id="131"/>
      </w:r>
      <w:r w:rsidDel="00000000" w:rsidR="00000000" w:rsidRPr="00000000">
        <w:rPr>
          <w:rFonts w:ascii="Ariel Sans serif" w:cs="Ariel Sans serif" w:eastAsia="Ariel Sans serif" w:hAnsi="Ariel Sans serif"/>
          <w:color w:val="1f1f1f"/>
          <w:sz w:val="21"/>
          <w:szCs w:val="21"/>
          <w:rtl w:val="0"/>
        </w:rPr>
        <w:t xml:space="preserve"> vehicles for different distances, follow traffic rules, and be considerate (care for) towards animals used for transportation.</w:t>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Ariel Sans serif" w:cs="Ariel Sans serif" w:eastAsia="Ariel Sans serif" w:hAnsi="Ariel Sans serif"/>
          <w:color w:val="1f1f1f"/>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el Sans serif" w:cs="Ariel Sans serif" w:eastAsia="Ariel Sans serif" w:hAnsi="Ariel Sans serif"/>
          <w:b w:val="1"/>
          <w:bCs w:val="1"/>
          <w:color w:val="1f1f1f"/>
          <w:sz w:val="21"/>
          <w:szCs w:val="21"/>
        </w:rPr>
      </w:pPr>
      <w:r w:rsidDel="00000000" w:rsidR="00000000" w:rsidRPr="00000000">
        <w:rPr>
          <w:rFonts w:ascii="Ariel Sans serif" w:cs="Ariel Sans serif" w:eastAsia="Ariel Sans serif" w:hAnsi="Ariel Sans serif"/>
          <w:b w:val="1"/>
          <w:bCs w:val="1"/>
          <w:color w:val="1f1f1f"/>
          <w:sz w:val="21"/>
          <w:szCs w:val="21"/>
          <w:rtl w:val="0"/>
        </w:rPr>
        <w:t xml:space="preserve">Chapter 9: </w:t>
      </w:r>
      <w:r w:rsidDel="00000000" w:rsidR="00000000" w:rsidRPr="00000000">
        <w:rPr>
          <w:rFonts w:ascii="Ariel Sans serif" w:cs="Ariel Sans serif" w:eastAsia="Ariel Sans serif" w:hAnsi="Ariel Sans serif"/>
          <w:b w:val="1"/>
          <w:bCs w:val="1"/>
          <w:strike w:val="1"/>
          <w:color w:val="1f1f1f"/>
          <w:sz w:val="21"/>
          <w:szCs w:val="21"/>
          <w:rtl w:val="0"/>
        </w:rPr>
        <w:t xml:space="preserve">Together with everyone </w:t>
      </w:r>
      <w:r w:rsidDel="00000000" w:rsidR="00000000" w:rsidRPr="00000000">
        <w:rPr>
          <w:rFonts w:ascii="Ariel Sans serif" w:cs="Ariel Sans serif" w:eastAsia="Ariel Sans serif" w:hAnsi="Ariel Sans serif"/>
          <w:b w:val="1"/>
          <w:bCs w:val="1"/>
          <w:color w:val="1f1f1f"/>
          <w:sz w:val="21"/>
          <w:szCs w:val="21"/>
          <w:rtl w:val="0"/>
        </w:rPr>
        <w:t xml:space="preserve"> Communication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el Sans serif" w:cs="Ariel Sans serif" w:eastAsia="Ariel Sans serif" w:hAnsi="Ariel Sans serif"/>
          <w:b w:val="1"/>
          <w:bCs w:val="1"/>
          <w:color w:val="1f1f1f"/>
          <w:sz w:val="21"/>
          <w:szCs w:val="21"/>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el Sans serif" w:cs="Ariel Sans serif" w:eastAsia="Ariel Sans serif" w:hAnsi="Ariel Sans serif"/>
          <w:b w:val="1"/>
          <w:bCs w:val="1"/>
          <w:color w:val="1f1f1f"/>
          <w:sz w:val="21"/>
          <w:szCs w:val="21"/>
        </w:rPr>
      </w:pPr>
      <w:r w:rsidDel="00000000" w:rsidR="00000000" w:rsidRPr="00000000">
        <w:rPr>
          <w:rtl w:val="0"/>
        </w:rPr>
      </w:r>
    </w:p>
    <w:p w:rsidR="00000000" w:rsidDel="00000000" w:rsidP="00000000" w:rsidRDefault="00000000" w:rsidRPr="00000000" w14:paraId="000000B0">
      <w:pPr>
        <w:numPr>
          <w:ilvl w:val="0"/>
          <w:numId w:val="11"/>
        </w:numPr>
        <w:shd w:fill="ffffff" w:val="clear"/>
        <w:spacing w:after="0" w:before="24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Communication </w:t>
      </w:r>
      <w:r w:rsidDel="00000000" w:rsidR="00000000" w:rsidRPr="00000000">
        <w:rPr>
          <w:rFonts w:ascii="Ariel Sans serif" w:cs="Ariel Sans serif" w:eastAsia="Ariel Sans serif" w:hAnsi="Ariel Sans serif"/>
          <w:color w:val="1f1f1f"/>
          <w:sz w:val="21"/>
          <w:szCs w:val="21"/>
          <w:rtl w:val="0"/>
        </w:rPr>
        <w:t xml:space="preserve">is the exchange of thoughts, feelings, and ideas. It can be verbal (spoken or written) or non-verbal (</w:t>
      </w:r>
      <w:sdt>
        <w:sdtPr>
          <w:id w:val="-250055508"/>
          <w:tag w:val="goog_rdk_149"/>
        </w:sdtPr>
        <w:sdtContent>
          <w:commentRangeStart w:id="132"/>
        </w:sdtContent>
      </w:sdt>
      <w:r w:rsidDel="00000000" w:rsidR="00000000" w:rsidRPr="00000000">
        <w:rPr>
          <w:rFonts w:ascii="Ariel Sans serif" w:cs="Ariel Sans serif" w:eastAsia="Ariel Sans serif" w:hAnsi="Ariel Sans serif"/>
          <w:color w:val="1f1f1f"/>
          <w:sz w:val="21"/>
          <w:szCs w:val="21"/>
          <w:rtl w:val="0"/>
        </w:rPr>
        <w:t xml:space="preserve">gestures</w:t>
      </w:r>
      <w:commentRangeEnd w:id="132"/>
      <w:r w:rsidDel="00000000" w:rsidR="00000000" w:rsidRPr="00000000">
        <w:commentReference w:id="132"/>
      </w:r>
      <w:r w:rsidDel="00000000" w:rsidR="00000000" w:rsidRPr="00000000">
        <w:rPr>
          <w:rFonts w:ascii="Ariel Sans serif" w:cs="Ariel Sans serif" w:eastAsia="Ariel Sans serif" w:hAnsi="Ariel Sans serif"/>
          <w:color w:val="1f1f1f"/>
          <w:sz w:val="21"/>
          <w:szCs w:val="21"/>
          <w:rtl w:val="0"/>
        </w:rPr>
        <w:t xml:space="preserve">, facial expressions, body language).</w:t>
      </w:r>
      <w:r w:rsidDel="00000000" w:rsidR="00000000" w:rsidRPr="00000000">
        <w:rPr>
          <w:rtl w:val="0"/>
        </w:rPr>
      </w:r>
    </w:p>
    <w:p w:rsidR="00000000" w:rsidDel="00000000" w:rsidP="00000000" w:rsidRDefault="00000000" w:rsidRPr="00000000" w14:paraId="000000B1">
      <w:pPr>
        <w:numPr>
          <w:ilvl w:val="0"/>
          <w:numId w:val="11"/>
        </w:numPr>
        <w:shd w:fill="ffffff" w:val="clear"/>
        <w:spacing w:after="0" w:before="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Direct communication</w:t>
      </w:r>
      <w:r w:rsidDel="00000000" w:rsidR="00000000" w:rsidRPr="00000000">
        <w:rPr>
          <w:rFonts w:ascii="Ariel Sans serif" w:cs="Ariel Sans serif" w:eastAsia="Ariel Sans serif" w:hAnsi="Ariel Sans serif"/>
          <w:color w:val="1f1f1f"/>
          <w:sz w:val="21"/>
          <w:szCs w:val="21"/>
          <w:rtl w:val="0"/>
        </w:rPr>
        <w:t xml:space="preserve"> </w:t>
      </w:r>
      <w:sdt>
        <w:sdtPr>
          <w:id w:val="-497276986"/>
          <w:tag w:val="goog_rdk_150"/>
        </w:sdtPr>
        <w:sdtContent>
          <w:commentRangeStart w:id="133"/>
        </w:sdtContent>
      </w:sdt>
      <w:r w:rsidDel="00000000" w:rsidR="00000000" w:rsidRPr="00000000">
        <w:rPr>
          <w:rFonts w:ascii="Ariel Sans serif" w:cs="Ariel Sans serif" w:eastAsia="Ariel Sans serif" w:hAnsi="Ariel Sans serif"/>
          <w:color w:val="1f1f1f"/>
          <w:sz w:val="21"/>
          <w:szCs w:val="21"/>
          <w:rtl w:val="0"/>
        </w:rPr>
        <w:t xml:space="preserve">involves</w:t>
      </w:r>
      <w:commentRangeEnd w:id="133"/>
      <w:r w:rsidDel="00000000" w:rsidR="00000000" w:rsidRPr="00000000">
        <w:commentReference w:id="133"/>
      </w:r>
      <w:r w:rsidDel="00000000" w:rsidR="00000000" w:rsidRPr="00000000">
        <w:rPr>
          <w:rFonts w:ascii="Ariel Sans serif" w:cs="Ariel Sans serif" w:eastAsia="Ariel Sans serif" w:hAnsi="Ariel Sans serif"/>
          <w:color w:val="1f1f1f"/>
          <w:sz w:val="21"/>
          <w:szCs w:val="21"/>
          <w:rtl w:val="0"/>
        </w:rPr>
        <w:t xml:space="preserve"> talking directly to someone, while </w:t>
      </w:r>
      <w:r w:rsidDel="00000000" w:rsidR="00000000" w:rsidRPr="00000000">
        <w:rPr>
          <w:rFonts w:ascii="Ariel Sans serif" w:cs="Ariel Sans serif" w:eastAsia="Ariel Sans serif" w:hAnsi="Ariel Sans serif"/>
          <w:b w:val="1"/>
          <w:bCs w:val="1"/>
          <w:color w:val="1f1f1f"/>
          <w:sz w:val="21"/>
          <w:szCs w:val="21"/>
          <w:rtl w:val="0"/>
        </w:rPr>
        <w:t xml:space="preserve">indirect communication</w:t>
      </w:r>
      <w:r w:rsidDel="00000000" w:rsidR="00000000" w:rsidRPr="00000000">
        <w:rPr>
          <w:rFonts w:ascii="Ariel Sans serif" w:cs="Ariel Sans serif" w:eastAsia="Ariel Sans serif" w:hAnsi="Ariel Sans serif"/>
          <w:color w:val="1f1f1f"/>
          <w:sz w:val="21"/>
          <w:szCs w:val="21"/>
          <w:rtl w:val="0"/>
        </w:rPr>
        <w:t xml:space="preserve"> uses </w:t>
      </w:r>
      <w:sdt>
        <w:sdtPr>
          <w:id w:val="-854092820"/>
          <w:tag w:val="goog_rdk_151"/>
        </w:sdtPr>
        <w:sdtContent>
          <w:commentRangeStart w:id="134"/>
        </w:sdtContent>
      </w:sdt>
      <w:r w:rsidDel="00000000" w:rsidR="00000000" w:rsidRPr="00000000">
        <w:rPr>
          <w:rFonts w:ascii="Ariel Sans serif" w:cs="Ariel Sans serif" w:eastAsia="Ariel Sans serif" w:hAnsi="Ariel Sans serif"/>
          <w:color w:val="1f1f1f"/>
          <w:sz w:val="21"/>
          <w:szCs w:val="21"/>
          <w:rtl w:val="0"/>
        </w:rPr>
        <w:t xml:space="preserve">methods</w:t>
      </w:r>
      <w:commentRangeEnd w:id="134"/>
      <w:r w:rsidDel="00000000" w:rsidR="00000000" w:rsidRPr="00000000">
        <w:commentReference w:id="134"/>
      </w:r>
      <w:r w:rsidDel="00000000" w:rsidR="00000000" w:rsidRPr="00000000">
        <w:rPr>
          <w:rFonts w:ascii="Ariel Sans serif" w:cs="Ariel Sans serif" w:eastAsia="Ariel Sans serif" w:hAnsi="Ariel Sans serif"/>
          <w:color w:val="1f1f1f"/>
          <w:sz w:val="21"/>
          <w:szCs w:val="21"/>
          <w:rtl w:val="0"/>
        </w:rPr>
        <w:t xml:space="preserve"> like phone calls, text messages, and e</w:t>
      </w:r>
      <w:sdt>
        <w:sdtPr>
          <w:id w:val="-425639099"/>
          <w:tag w:val="goog_rdk_152"/>
        </w:sdtPr>
        <w:sdtContent>
          <w:ins w:author="Virata Pusuluri" w:id="17" w:date="2024-12-30T17:33:56Z">
            <w:r w:rsidDel="00000000" w:rsidR="00000000" w:rsidRPr="00000000">
              <w:rPr>
                <w:rFonts w:ascii="Ariel Sans serif" w:cs="Ariel Sans serif" w:eastAsia="Ariel Sans serif" w:hAnsi="Ariel Sans serif"/>
                <w:color w:val="1f1f1f"/>
                <w:sz w:val="21"/>
                <w:szCs w:val="21"/>
                <w:rtl w:val="0"/>
              </w:rPr>
              <w:t xml:space="preserve">-</w:t>
            </w:r>
          </w:ins>
        </w:sdtContent>
      </w:sdt>
      <w:r w:rsidDel="00000000" w:rsidR="00000000" w:rsidRPr="00000000">
        <w:rPr>
          <w:rFonts w:ascii="Ariel Sans serif" w:cs="Ariel Sans serif" w:eastAsia="Ariel Sans serif" w:hAnsi="Ariel Sans serif"/>
          <w:color w:val="1f1f1f"/>
          <w:sz w:val="21"/>
          <w:szCs w:val="21"/>
          <w:rtl w:val="0"/>
        </w:rPr>
        <w:t xml:space="preserve">mails.</w:t>
      </w:r>
      <w:r w:rsidDel="00000000" w:rsidR="00000000" w:rsidRPr="00000000">
        <w:rPr>
          <w:rtl w:val="0"/>
        </w:rPr>
      </w:r>
    </w:p>
    <w:p w:rsidR="00000000" w:rsidDel="00000000" w:rsidP="00000000" w:rsidRDefault="00000000" w:rsidRPr="00000000" w14:paraId="000000B2">
      <w:pPr>
        <w:numPr>
          <w:ilvl w:val="1"/>
          <w:numId w:val="11"/>
        </w:numPr>
        <w:shd w:fill="ffffff" w:val="clear"/>
        <w:spacing w:after="0" w:before="0" w:line="288" w:lineRule="auto"/>
        <w:ind w:left="1440" w:hanging="360"/>
        <w:rPr>
          <w:rFonts w:ascii="Ariel Sans serif" w:cs="Ariel Sans serif" w:eastAsia="Ariel Sans serif" w:hAnsi="Ariel Sans serif"/>
          <w:color w:val="1f1f1f"/>
          <w:sz w:val="21"/>
          <w:szCs w:val="21"/>
        </w:rPr>
      </w:pPr>
      <w:r w:rsidDel="00000000" w:rsidR="00000000" w:rsidRPr="00000000">
        <w:rPr>
          <w:rFonts w:ascii="Ariel Sans serif" w:cs="Ariel Sans serif" w:eastAsia="Ariel Sans serif" w:hAnsi="Ariel Sans serif"/>
          <w:color w:val="1f1f1f"/>
          <w:sz w:val="21"/>
          <w:szCs w:val="21"/>
          <w:rtl w:val="0"/>
        </w:rPr>
        <w:t xml:space="preserve">It's important to use </w:t>
      </w:r>
      <w:sdt>
        <w:sdtPr>
          <w:id w:val="-582545751"/>
          <w:tag w:val="goog_rdk_153"/>
        </w:sdtPr>
        <w:sdtContent>
          <w:commentRangeStart w:id="135"/>
        </w:sdtContent>
      </w:sdt>
      <w:r w:rsidDel="00000000" w:rsidR="00000000" w:rsidRPr="00000000">
        <w:rPr>
          <w:rFonts w:ascii="Ariel Sans serif" w:cs="Ariel Sans serif" w:eastAsia="Ariel Sans serif" w:hAnsi="Ariel Sans serif"/>
          <w:color w:val="1f1f1f"/>
          <w:sz w:val="21"/>
          <w:szCs w:val="21"/>
          <w:rtl w:val="0"/>
        </w:rPr>
        <w:t xml:space="preserve">appropriate</w:t>
      </w:r>
      <w:commentRangeEnd w:id="135"/>
      <w:r w:rsidDel="00000000" w:rsidR="00000000" w:rsidRPr="00000000">
        <w:commentReference w:id="135"/>
      </w:r>
      <w:r w:rsidDel="00000000" w:rsidR="00000000" w:rsidRPr="00000000">
        <w:rPr>
          <w:rFonts w:ascii="Ariel Sans serif" w:cs="Ariel Sans serif" w:eastAsia="Ariel Sans serif" w:hAnsi="Ariel Sans serif"/>
          <w:color w:val="1f1f1f"/>
          <w:sz w:val="21"/>
          <w:szCs w:val="21"/>
          <w:rtl w:val="0"/>
        </w:rPr>
        <w:t xml:space="preserve"> communication methods in different situations </w:t>
      </w:r>
    </w:p>
    <w:p w:rsidR="00000000" w:rsidDel="00000000" w:rsidP="00000000" w:rsidRDefault="00000000" w:rsidRPr="00000000" w14:paraId="000000B3">
      <w:pPr>
        <w:numPr>
          <w:ilvl w:val="0"/>
          <w:numId w:val="11"/>
        </w:numPr>
        <w:shd w:fill="ffffff" w:val="clear"/>
        <w:spacing w:after="0" w:before="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color w:val="1f1f1f"/>
          <w:sz w:val="21"/>
          <w:szCs w:val="21"/>
          <w:rtl w:val="0"/>
        </w:rPr>
        <w:t xml:space="preserve">Communication has </w:t>
      </w:r>
      <w:sdt>
        <w:sdtPr>
          <w:id w:val="1813899193"/>
          <w:tag w:val="goog_rdk_154"/>
        </w:sdtPr>
        <w:sdtContent>
          <w:commentRangeStart w:id="136"/>
        </w:sdtContent>
      </w:sdt>
      <w:r w:rsidDel="00000000" w:rsidR="00000000" w:rsidRPr="00000000">
        <w:rPr>
          <w:rFonts w:ascii="Ariel Sans serif" w:cs="Ariel Sans serif" w:eastAsia="Ariel Sans serif" w:hAnsi="Ariel Sans serif"/>
          <w:color w:val="1f1f1f"/>
          <w:sz w:val="21"/>
          <w:szCs w:val="21"/>
          <w:rtl w:val="0"/>
        </w:rPr>
        <w:t xml:space="preserve">evolved</w:t>
      </w:r>
      <w:commentRangeEnd w:id="136"/>
      <w:r w:rsidDel="00000000" w:rsidR="00000000" w:rsidRPr="00000000">
        <w:commentReference w:id="136"/>
      </w:r>
      <w:r w:rsidDel="00000000" w:rsidR="00000000" w:rsidRPr="00000000">
        <w:rPr>
          <w:rFonts w:ascii="Ariel Sans serif" w:cs="Ariel Sans serif" w:eastAsia="Ariel Sans serif" w:hAnsi="Ariel Sans serif"/>
          <w:color w:val="1f1f1f"/>
          <w:sz w:val="21"/>
          <w:szCs w:val="21"/>
          <w:rtl w:val="0"/>
        </w:rPr>
        <w:t xml:space="preserve"> from </w:t>
      </w:r>
      <w:sdt>
        <w:sdtPr>
          <w:id w:val="748968975"/>
          <w:tag w:val="goog_rdk_155"/>
        </w:sdtPr>
        <w:sdtContent>
          <w:commentRangeStart w:id="137"/>
        </w:sdtContent>
      </w:sdt>
      <w:r w:rsidDel="00000000" w:rsidR="00000000" w:rsidRPr="00000000">
        <w:rPr>
          <w:rFonts w:ascii="Ariel Sans serif" w:cs="Ariel Sans serif" w:eastAsia="Ariel Sans serif" w:hAnsi="Ariel Sans serif"/>
          <w:color w:val="1f1f1f"/>
          <w:sz w:val="21"/>
          <w:szCs w:val="21"/>
          <w:rtl w:val="0"/>
        </w:rPr>
        <w:t xml:space="preserve">primitive</w:t>
      </w:r>
      <w:commentRangeEnd w:id="137"/>
      <w:r w:rsidDel="00000000" w:rsidR="00000000" w:rsidRPr="00000000">
        <w:commentReference w:id="137"/>
      </w:r>
      <w:r w:rsidDel="00000000" w:rsidR="00000000" w:rsidRPr="00000000">
        <w:rPr>
          <w:rFonts w:ascii="Ariel Sans serif" w:cs="Ariel Sans serif" w:eastAsia="Ariel Sans serif" w:hAnsi="Ariel Sans serif"/>
          <w:color w:val="1f1f1f"/>
          <w:sz w:val="21"/>
          <w:szCs w:val="21"/>
          <w:rtl w:val="0"/>
        </w:rPr>
        <w:t xml:space="preserve"> methods (drumming, smoke signals) to </w:t>
      </w:r>
      <w:sdt>
        <w:sdtPr>
          <w:id w:val="1948759179"/>
          <w:tag w:val="goog_rdk_156"/>
        </w:sdtPr>
        <w:sdtContent>
          <w:commentRangeStart w:id="138"/>
        </w:sdtContent>
      </w:sdt>
      <w:r w:rsidDel="00000000" w:rsidR="00000000" w:rsidRPr="00000000">
        <w:rPr>
          <w:rFonts w:ascii="Ariel Sans serif" w:cs="Ariel Sans serif" w:eastAsia="Ariel Sans serif" w:hAnsi="Ariel Sans serif"/>
          <w:color w:val="1f1f1f"/>
          <w:sz w:val="21"/>
          <w:szCs w:val="21"/>
          <w:rtl w:val="0"/>
        </w:rPr>
        <w:t xml:space="preserve">modern</w:t>
      </w:r>
      <w:commentRangeEnd w:id="138"/>
      <w:r w:rsidDel="00000000" w:rsidR="00000000" w:rsidRPr="00000000">
        <w:commentReference w:id="138"/>
      </w:r>
      <w:r w:rsidDel="00000000" w:rsidR="00000000" w:rsidRPr="00000000">
        <w:rPr>
          <w:rFonts w:ascii="Ariel Sans serif" w:cs="Ariel Sans serif" w:eastAsia="Ariel Sans serif" w:hAnsi="Ariel Sans serif"/>
          <w:color w:val="1f1f1f"/>
          <w:sz w:val="21"/>
          <w:szCs w:val="21"/>
          <w:rtl w:val="0"/>
        </w:rPr>
        <w:t xml:space="preserve"> digital methods (email, text messages, social media).</w:t>
      </w:r>
      <w:r w:rsidDel="00000000" w:rsidR="00000000" w:rsidRPr="00000000">
        <w:rPr>
          <w:rtl w:val="0"/>
        </w:rPr>
      </w:r>
    </w:p>
    <w:p w:rsidR="00000000" w:rsidDel="00000000" w:rsidP="00000000" w:rsidRDefault="00000000" w:rsidRPr="00000000" w14:paraId="000000B4">
      <w:pPr>
        <w:numPr>
          <w:ilvl w:val="0"/>
          <w:numId w:val="11"/>
        </w:numPr>
        <w:shd w:fill="ffffff" w:val="clear"/>
        <w:spacing w:after="0" w:before="0" w:line="288" w:lineRule="auto"/>
        <w:ind w:left="72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Animals communicate</w:t>
      </w:r>
      <w:r w:rsidDel="00000000" w:rsidR="00000000" w:rsidRPr="00000000">
        <w:rPr>
          <w:rFonts w:ascii="Ariel Sans serif" w:cs="Ariel Sans serif" w:eastAsia="Ariel Sans serif" w:hAnsi="Ariel Sans serif"/>
          <w:color w:val="1f1f1f"/>
          <w:sz w:val="21"/>
          <w:szCs w:val="21"/>
          <w:rtl w:val="0"/>
        </w:rPr>
        <w:t xml:space="preserve"> using </w:t>
      </w:r>
      <w:sdt>
        <w:sdtPr>
          <w:id w:val="-2103315030"/>
          <w:tag w:val="goog_rdk_157"/>
        </w:sdtPr>
        <w:sdtContent>
          <w:commentRangeStart w:id="139"/>
        </w:sdtContent>
      </w:sdt>
      <w:r w:rsidDel="00000000" w:rsidR="00000000" w:rsidRPr="00000000">
        <w:rPr>
          <w:rFonts w:ascii="Ariel Sans serif" w:cs="Ariel Sans serif" w:eastAsia="Ariel Sans serif" w:hAnsi="Ariel Sans serif"/>
          <w:color w:val="1f1f1f"/>
          <w:sz w:val="21"/>
          <w:szCs w:val="21"/>
          <w:rtl w:val="0"/>
        </w:rPr>
        <w:t xml:space="preserve">visual</w:t>
      </w:r>
      <w:commentRangeEnd w:id="139"/>
      <w:r w:rsidDel="00000000" w:rsidR="00000000" w:rsidRPr="00000000">
        <w:commentReference w:id="139"/>
      </w:r>
      <w:r w:rsidDel="00000000" w:rsidR="00000000" w:rsidRPr="00000000">
        <w:rPr>
          <w:rFonts w:ascii="Ariel Sans serif" w:cs="Ariel Sans serif" w:eastAsia="Ariel Sans serif" w:hAnsi="Ariel Sans serif"/>
          <w:color w:val="1f1f1f"/>
          <w:sz w:val="21"/>
          <w:szCs w:val="21"/>
          <w:rtl w:val="0"/>
        </w:rPr>
        <w:t xml:space="preserve"> signals (body language), </w:t>
      </w:r>
      <w:sdt>
        <w:sdtPr>
          <w:id w:val="1077962171"/>
          <w:tag w:val="goog_rdk_158"/>
        </w:sdtPr>
        <w:sdtContent>
          <w:commentRangeStart w:id="140"/>
        </w:sdtContent>
      </w:sdt>
      <w:r w:rsidDel="00000000" w:rsidR="00000000" w:rsidRPr="00000000">
        <w:rPr>
          <w:rFonts w:ascii="Ariel Sans serif" w:cs="Ariel Sans serif" w:eastAsia="Ariel Sans serif" w:hAnsi="Ariel Sans serif"/>
          <w:color w:val="1f1f1f"/>
          <w:sz w:val="21"/>
          <w:szCs w:val="21"/>
          <w:rtl w:val="0"/>
        </w:rPr>
        <w:t xml:space="preserve">auditory</w:t>
      </w:r>
      <w:commentRangeEnd w:id="140"/>
      <w:r w:rsidDel="00000000" w:rsidR="00000000" w:rsidRPr="00000000">
        <w:commentReference w:id="140"/>
      </w:r>
      <w:r w:rsidDel="00000000" w:rsidR="00000000" w:rsidRPr="00000000">
        <w:rPr>
          <w:rFonts w:ascii="Ariel Sans serif" w:cs="Ariel Sans serif" w:eastAsia="Ariel Sans serif" w:hAnsi="Ariel Sans serif"/>
          <w:color w:val="1f1f1f"/>
          <w:sz w:val="21"/>
          <w:szCs w:val="21"/>
          <w:rtl w:val="0"/>
        </w:rPr>
        <w:t xml:space="preserve"> signals (sounds), tactile signals (touch), and chemical signals (scent or smell).</w:t>
      </w:r>
      <w:r w:rsidDel="00000000" w:rsidR="00000000" w:rsidRPr="00000000">
        <w:rPr>
          <w:rtl w:val="0"/>
        </w:rPr>
      </w:r>
    </w:p>
    <w:p w:rsidR="00000000" w:rsidDel="00000000" w:rsidP="00000000" w:rsidRDefault="00000000" w:rsidRPr="00000000" w14:paraId="000000B5">
      <w:pPr>
        <w:numPr>
          <w:ilvl w:val="1"/>
          <w:numId w:val="11"/>
        </w:numPr>
        <w:shd w:fill="ffffff" w:val="clear"/>
        <w:spacing w:after="0" w:before="0" w:line="288" w:lineRule="auto"/>
        <w:ind w:left="1440" w:hanging="360"/>
        <w:rPr>
          <w:rFonts w:ascii="Ariel Sans serif" w:cs="Ariel Sans serif" w:eastAsia="Ariel Sans serif" w:hAnsi="Ariel Sans serif"/>
          <w:color w:val="1f1f1f"/>
          <w:sz w:val="21"/>
          <w:szCs w:val="21"/>
          <w:u w:val="none"/>
        </w:rPr>
      </w:pPr>
      <w:r w:rsidDel="00000000" w:rsidR="00000000" w:rsidRPr="00000000">
        <w:rPr>
          <w:rFonts w:ascii="Ariel Sans serif" w:cs="Ariel Sans serif" w:eastAsia="Ariel Sans serif" w:hAnsi="Ariel Sans serif"/>
          <w:color w:val="1f1f1f"/>
          <w:sz w:val="21"/>
          <w:szCs w:val="21"/>
          <w:rtl w:val="0"/>
        </w:rPr>
        <w:t xml:space="preserve">Taste is not an </w:t>
      </w:r>
      <w:sdt>
        <w:sdtPr>
          <w:id w:val="-575317622"/>
          <w:tag w:val="goog_rdk_159"/>
        </w:sdtPr>
        <w:sdtContent>
          <w:commentRangeStart w:id="141"/>
        </w:sdtContent>
      </w:sdt>
      <w:r w:rsidDel="00000000" w:rsidR="00000000" w:rsidRPr="00000000">
        <w:rPr>
          <w:rFonts w:ascii="Ariel Sans serif" w:cs="Ariel Sans serif" w:eastAsia="Ariel Sans serif" w:hAnsi="Ariel Sans serif"/>
          <w:color w:val="1f1f1f"/>
          <w:sz w:val="21"/>
          <w:szCs w:val="21"/>
          <w:rtl w:val="0"/>
        </w:rPr>
        <w:t xml:space="preserve">obvious</w:t>
      </w:r>
      <w:commentRangeEnd w:id="141"/>
      <w:r w:rsidDel="00000000" w:rsidR="00000000" w:rsidRPr="00000000">
        <w:commentReference w:id="141"/>
      </w:r>
      <w:r w:rsidDel="00000000" w:rsidR="00000000" w:rsidRPr="00000000">
        <w:rPr>
          <w:rFonts w:ascii="Ariel Sans serif" w:cs="Ariel Sans serif" w:eastAsia="Ariel Sans serif" w:hAnsi="Ariel Sans serif"/>
          <w:color w:val="1f1f1f"/>
          <w:sz w:val="21"/>
          <w:szCs w:val="21"/>
          <w:rtl w:val="0"/>
        </w:rPr>
        <w:t xml:space="preserve"> form of animal communication, but some animals like ants, bees, cats butterflies use taste to communicate </w:t>
      </w:r>
      <w:r w:rsidDel="00000000" w:rsidR="00000000" w:rsidRPr="00000000">
        <w:rPr>
          <w:rtl w:val="0"/>
        </w:rPr>
      </w:r>
    </w:p>
    <w:p w:rsidR="00000000" w:rsidDel="00000000" w:rsidP="00000000" w:rsidRDefault="00000000" w:rsidRPr="00000000" w14:paraId="000000B6">
      <w:pPr>
        <w:numPr>
          <w:ilvl w:val="1"/>
          <w:numId w:val="11"/>
        </w:numPr>
        <w:shd w:fill="ffffff" w:val="clear"/>
        <w:spacing w:after="0" w:before="0" w:line="288" w:lineRule="auto"/>
        <w:ind w:left="1440" w:hanging="360"/>
        <w:rPr>
          <w:rFonts w:ascii="Ariel Sans serif" w:cs="Ariel Sans serif" w:eastAsia="Ariel Sans serif" w:hAnsi="Ariel Sans serif"/>
          <w:color w:val="1f1f1f"/>
          <w:sz w:val="21"/>
          <w:szCs w:val="21"/>
          <w:u w:val="none"/>
        </w:rPr>
      </w:pPr>
      <w:r w:rsidDel="00000000" w:rsidR="00000000" w:rsidRPr="00000000">
        <w:rPr>
          <w:rFonts w:ascii="Ariel Sans serif" w:cs="Ariel Sans serif" w:eastAsia="Ariel Sans serif" w:hAnsi="Ariel Sans serif"/>
          <w:color w:val="1f1f1f"/>
          <w:sz w:val="21"/>
          <w:szCs w:val="21"/>
          <w:rtl w:val="0"/>
        </w:rPr>
        <w:t xml:space="preserve">Some </w:t>
      </w:r>
      <w:sdt>
        <w:sdtPr>
          <w:id w:val="737529941"/>
          <w:tag w:val="goog_rdk_160"/>
        </w:sdtPr>
        <w:sdtContent>
          <w:commentRangeStart w:id="142"/>
        </w:sdtContent>
      </w:sdt>
      <w:r w:rsidDel="00000000" w:rsidR="00000000" w:rsidRPr="00000000">
        <w:rPr>
          <w:rFonts w:ascii="Ariel Sans serif" w:cs="Ariel Sans serif" w:eastAsia="Ariel Sans serif" w:hAnsi="Ariel Sans serif"/>
          <w:color w:val="1f1f1f"/>
          <w:sz w:val="21"/>
          <w:szCs w:val="21"/>
          <w:rtl w:val="0"/>
        </w:rPr>
        <w:t xml:space="preserve">prey</w:t>
      </w:r>
      <w:commentRangeEnd w:id="142"/>
      <w:r w:rsidDel="00000000" w:rsidR="00000000" w:rsidRPr="00000000">
        <w:commentReference w:id="142"/>
      </w:r>
      <w:r w:rsidDel="00000000" w:rsidR="00000000" w:rsidRPr="00000000">
        <w:rPr>
          <w:rFonts w:ascii="Ariel Sans serif" w:cs="Ariel Sans serif" w:eastAsia="Ariel Sans serif" w:hAnsi="Ariel Sans serif"/>
          <w:color w:val="1f1f1f"/>
          <w:sz w:val="21"/>
          <w:szCs w:val="21"/>
          <w:rtl w:val="0"/>
        </w:rPr>
        <w:t xml:space="preserve"> can recognize the scent of </w:t>
      </w:r>
      <w:sdt>
        <w:sdtPr>
          <w:id w:val="1974173766"/>
          <w:tag w:val="goog_rdk_161"/>
        </w:sdtPr>
        <w:sdtContent>
          <w:commentRangeStart w:id="143"/>
        </w:sdtContent>
      </w:sdt>
      <w:r w:rsidDel="00000000" w:rsidR="00000000" w:rsidRPr="00000000">
        <w:rPr>
          <w:rFonts w:ascii="Ariel Sans serif" w:cs="Ariel Sans serif" w:eastAsia="Ariel Sans serif" w:hAnsi="Ariel Sans serif"/>
          <w:color w:val="1f1f1f"/>
          <w:sz w:val="21"/>
          <w:szCs w:val="21"/>
          <w:rtl w:val="0"/>
        </w:rPr>
        <w:t xml:space="preserve">predators</w:t>
      </w:r>
      <w:commentRangeEnd w:id="143"/>
      <w:r w:rsidDel="00000000" w:rsidR="00000000" w:rsidRPr="00000000">
        <w:commentReference w:id="143"/>
      </w:r>
      <w:r w:rsidDel="00000000" w:rsidR="00000000" w:rsidRPr="00000000">
        <w:rPr>
          <w:rtl w:val="0"/>
        </w:rPr>
      </w:r>
    </w:p>
    <w:p w:rsidR="00000000" w:rsidDel="00000000" w:rsidP="00000000" w:rsidRDefault="00000000" w:rsidRPr="00000000" w14:paraId="000000B7">
      <w:pPr>
        <w:numPr>
          <w:ilvl w:val="1"/>
          <w:numId w:val="11"/>
        </w:numPr>
        <w:shd w:fill="ffffff" w:val="clear"/>
        <w:spacing w:after="0" w:before="0" w:line="288" w:lineRule="auto"/>
        <w:ind w:left="1440" w:hanging="360"/>
        <w:rPr>
          <w:rFonts w:ascii="Ariel Sans serif" w:cs="Ariel Sans serif" w:eastAsia="Ariel Sans serif" w:hAnsi="Ariel Sans serif"/>
        </w:rPr>
      </w:pPr>
      <w:r w:rsidDel="00000000" w:rsidR="00000000" w:rsidRPr="00000000">
        <w:rPr>
          <w:rFonts w:ascii="Ariel Sans serif" w:cs="Ariel Sans serif" w:eastAsia="Ariel Sans serif" w:hAnsi="Ariel Sans serif"/>
          <w:b w:val="1"/>
          <w:bCs w:val="1"/>
          <w:color w:val="1f1f1f"/>
          <w:sz w:val="21"/>
          <w:szCs w:val="21"/>
          <w:rtl w:val="0"/>
        </w:rPr>
        <w:t xml:space="preserve">Examples of animal communication:</w:t>
      </w:r>
      <w:r w:rsidDel="00000000" w:rsidR="00000000" w:rsidRPr="00000000">
        <w:rPr>
          <w:rFonts w:ascii="Ariel Sans serif" w:cs="Ariel Sans serif" w:eastAsia="Ariel Sans serif" w:hAnsi="Ariel Sans serif"/>
          <w:color w:val="1f1f1f"/>
          <w:sz w:val="21"/>
          <w:szCs w:val="21"/>
          <w:rtl w:val="0"/>
        </w:rPr>
        <w:t xml:space="preserve"> Bees perform a "waggle dance" to indicate food sources, dogs </w:t>
      </w:r>
      <w:sdt>
        <w:sdtPr>
          <w:id w:val="260599424"/>
          <w:tag w:val="goog_rdk_162"/>
        </w:sdtPr>
        <w:sdtContent>
          <w:commentRangeStart w:id="144"/>
        </w:sdtContent>
      </w:sdt>
      <w:r w:rsidDel="00000000" w:rsidR="00000000" w:rsidRPr="00000000">
        <w:rPr>
          <w:rFonts w:ascii="Ariel Sans serif" w:cs="Ariel Sans serif" w:eastAsia="Ariel Sans serif" w:hAnsi="Ariel Sans serif"/>
          <w:color w:val="1f1f1f"/>
          <w:sz w:val="21"/>
          <w:szCs w:val="21"/>
          <w:rtl w:val="0"/>
        </w:rPr>
        <w:t xml:space="preserve">wag</w:t>
      </w:r>
      <w:commentRangeEnd w:id="144"/>
      <w:r w:rsidDel="00000000" w:rsidR="00000000" w:rsidRPr="00000000">
        <w:commentReference w:id="144"/>
      </w:r>
      <w:r w:rsidDel="00000000" w:rsidR="00000000" w:rsidRPr="00000000">
        <w:rPr>
          <w:rFonts w:ascii="Ariel Sans serif" w:cs="Ariel Sans serif" w:eastAsia="Ariel Sans serif" w:hAnsi="Ariel Sans serif"/>
          <w:color w:val="1f1f1f"/>
          <w:sz w:val="21"/>
          <w:szCs w:val="21"/>
          <w:rtl w:val="0"/>
        </w:rPr>
        <w:t xml:space="preserve"> their tails when happy, and cats rub </w:t>
      </w:r>
      <w:sdt>
        <w:sdtPr>
          <w:id w:val="1892843973"/>
          <w:tag w:val="goog_rdk_163"/>
        </w:sdtPr>
        <w:sdtContent>
          <w:commentRangeStart w:id="145"/>
        </w:sdtContent>
      </w:sdt>
      <w:r w:rsidDel="00000000" w:rsidR="00000000" w:rsidRPr="00000000">
        <w:rPr>
          <w:rFonts w:ascii="Ariel Sans serif" w:cs="Ariel Sans serif" w:eastAsia="Ariel Sans serif" w:hAnsi="Ariel Sans serif"/>
          <w:color w:val="1f1f1f"/>
          <w:sz w:val="21"/>
          <w:szCs w:val="21"/>
          <w:rtl w:val="0"/>
        </w:rPr>
        <w:t xml:space="preserve">against</w:t>
      </w:r>
      <w:commentRangeEnd w:id="145"/>
      <w:r w:rsidDel="00000000" w:rsidR="00000000" w:rsidRPr="00000000">
        <w:commentReference w:id="145"/>
      </w:r>
      <w:r w:rsidDel="00000000" w:rsidR="00000000" w:rsidRPr="00000000">
        <w:rPr>
          <w:rFonts w:ascii="Ariel Sans serif" w:cs="Ariel Sans serif" w:eastAsia="Ariel Sans serif" w:hAnsi="Ariel Sans serif"/>
          <w:color w:val="1f1f1f"/>
          <w:sz w:val="21"/>
          <w:szCs w:val="21"/>
          <w:rtl w:val="0"/>
        </w:rPr>
        <w:t xml:space="preserve"> objects to mark their scent.</w:t>
      </w:r>
      <w:r w:rsidDel="00000000" w:rsidR="00000000" w:rsidRPr="00000000">
        <w:rPr>
          <w:rtl w:val="0"/>
        </w:rPr>
      </w:r>
    </w:p>
    <w:p w:rsidR="00000000" w:rsidDel="00000000" w:rsidP="00000000" w:rsidRDefault="00000000" w:rsidRPr="00000000" w14:paraId="000000B8">
      <w:pPr>
        <w:numPr>
          <w:ilvl w:val="2"/>
          <w:numId w:val="11"/>
        </w:numPr>
        <w:shd w:fill="ffffff" w:val="clear"/>
        <w:spacing w:before="0" w:line="288" w:lineRule="auto"/>
        <w:ind w:left="2160" w:hanging="360"/>
        <w:rPr>
          <w:rFonts w:ascii="Ariel Sans serif" w:cs="Ariel Sans serif" w:eastAsia="Ariel Sans serif" w:hAnsi="Ariel Sans serif"/>
          <w:color w:val="1f1f1f"/>
          <w:sz w:val="21"/>
          <w:szCs w:val="21"/>
          <w:u w:val="none"/>
        </w:rPr>
      </w:pPr>
      <w:r w:rsidDel="00000000" w:rsidR="00000000" w:rsidRPr="00000000">
        <w:rPr>
          <w:rFonts w:ascii="Ariel Sans serif" w:cs="Ariel Sans serif" w:eastAsia="Ariel Sans serif" w:hAnsi="Ariel Sans serif"/>
          <w:color w:val="1f1f1f"/>
          <w:sz w:val="21"/>
          <w:szCs w:val="21"/>
          <w:rtl w:val="0"/>
        </w:rPr>
        <w:t xml:space="preserve">Tigers are </w:t>
      </w:r>
      <w:sdt>
        <w:sdtPr>
          <w:id w:val="-401681200"/>
          <w:tag w:val="goog_rdk_164"/>
        </w:sdtPr>
        <w:sdtContent>
          <w:commentRangeStart w:id="146"/>
        </w:sdtContent>
      </w:sdt>
      <w:r w:rsidDel="00000000" w:rsidR="00000000" w:rsidRPr="00000000">
        <w:rPr>
          <w:rFonts w:ascii="Ariel Sans serif" w:cs="Ariel Sans serif" w:eastAsia="Ariel Sans serif" w:hAnsi="Ariel Sans serif"/>
          <w:color w:val="1f1f1f"/>
          <w:sz w:val="21"/>
          <w:szCs w:val="21"/>
          <w:rtl w:val="0"/>
        </w:rPr>
        <w:t xml:space="preserve">solitary</w:t>
      </w:r>
      <w:commentRangeEnd w:id="146"/>
      <w:r w:rsidDel="00000000" w:rsidR="00000000" w:rsidRPr="00000000">
        <w:commentReference w:id="146"/>
      </w:r>
      <w:r w:rsidDel="00000000" w:rsidR="00000000" w:rsidRPr="00000000">
        <w:rPr>
          <w:rFonts w:ascii="Ariel Sans serif" w:cs="Ariel Sans serif" w:eastAsia="Ariel Sans serif" w:hAnsi="Ariel Sans serif"/>
          <w:color w:val="1f1f1f"/>
          <w:sz w:val="21"/>
          <w:szCs w:val="21"/>
          <w:rtl w:val="0"/>
        </w:rPr>
        <w:t xml:space="preserve"> animals that </w:t>
      </w:r>
      <w:sdt>
        <w:sdtPr>
          <w:id w:val="1387231128"/>
          <w:tag w:val="goog_rdk_165"/>
        </w:sdtPr>
        <w:sdtContent>
          <w:commentRangeStart w:id="147"/>
        </w:sdtContent>
      </w:sdt>
      <w:r w:rsidDel="00000000" w:rsidR="00000000" w:rsidRPr="00000000">
        <w:rPr>
          <w:rFonts w:ascii="Ariel Sans serif" w:cs="Ariel Sans serif" w:eastAsia="Ariel Sans serif" w:hAnsi="Ariel Sans serif"/>
          <w:color w:val="1f1f1f"/>
          <w:sz w:val="21"/>
          <w:szCs w:val="21"/>
          <w:rtl w:val="0"/>
        </w:rPr>
        <w:t xml:space="preserve">rely</w:t>
      </w:r>
      <w:commentRangeEnd w:id="147"/>
      <w:r w:rsidDel="00000000" w:rsidR="00000000" w:rsidRPr="00000000">
        <w:commentReference w:id="147"/>
      </w:r>
      <w:r w:rsidDel="00000000" w:rsidR="00000000" w:rsidRPr="00000000">
        <w:rPr>
          <w:rFonts w:ascii="Ariel Sans serif" w:cs="Ariel Sans serif" w:eastAsia="Ariel Sans serif" w:hAnsi="Ariel Sans serif"/>
          <w:color w:val="1f1f1f"/>
          <w:sz w:val="21"/>
          <w:szCs w:val="21"/>
          <w:rtl w:val="0"/>
        </w:rPr>
        <w:t xml:space="preserve"> heavily on scent communication. By using a </w:t>
      </w:r>
      <w:sdt>
        <w:sdtPr>
          <w:id w:val="743357385"/>
          <w:tag w:val="goog_rdk_166"/>
        </w:sdtPr>
        <w:sdtContent>
          <w:commentRangeStart w:id="148"/>
        </w:sdtContent>
      </w:sdt>
      <w:r w:rsidDel="00000000" w:rsidR="00000000" w:rsidRPr="00000000">
        <w:rPr>
          <w:rFonts w:ascii="Ariel Sans serif" w:cs="Ariel Sans serif" w:eastAsia="Ariel Sans serif" w:hAnsi="Ariel Sans serif"/>
          <w:color w:val="1f1f1f"/>
          <w:sz w:val="21"/>
          <w:szCs w:val="21"/>
          <w:rtl w:val="0"/>
        </w:rPr>
        <w:t xml:space="preserve">combination</w:t>
      </w:r>
      <w:commentRangeEnd w:id="148"/>
      <w:r w:rsidDel="00000000" w:rsidR="00000000" w:rsidRPr="00000000">
        <w:commentReference w:id="148"/>
      </w:r>
      <w:r w:rsidDel="00000000" w:rsidR="00000000" w:rsidRPr="00000000">
        <w:rPr>
          <w:rFonts w:ascii="Ariel Sans serif" w:cs="Ariel Sans serif" w:eastAsia="Ariel Sans serif" w:hAnsi="Ariel Sans serif"/>
          <w:color w:val="1f1f1f"/>
          <w:sz w:val="21"/>
          <w:szCs w:val="21"/>
          <w:rtl w:val="0"/>
        </w:rPr>
        <w:t xml:space="preserve"> of </w:t>
      </w:r>
      <w:sdt>
        <w:sdtPr>
          <w:id w:val="820238310"/>
          <w:tag w:val="goog_rdk_167"/>
        </w:sdtPr>
        <w:sdtContent>
          <w:commentRangeStart w:id="149"/>
        </w:sdtContent>
      </w:sdt>
      <w:r w:rsidDel="00000000" w:rsidR="00000000" w:rsidRPr="00000000">
        <w:rPr>
          <w:rFonts w:ascii="Ariel Sans serif" w:cs="Ariel Sans serif" w:eastAsia="Ariel Sans serif" w:hAnsi="Ariel Sans serif"/>
          <w:color w:val="1f1f1f"/>
          <w:sz w:val="21"/>
          <w:szCs w:val="21"/>
          <w:rtl w:val="0"/>
        </w:rPr>
        <w:t xml:space="preserve">urine</w:t>
      </w:r>
      <w:commentRangeEnd w:id="149"/>
      <w:r w:rsidDel="00000000" w:rsidR="00000000" w:rsidRPr="00000000">
        <w:commentReference w:id="149"/>
      </w:r>
      <w:r w:rsidDel="00000000" w:rsidR="00000000" w:rsidRPr="00000000">
        <w:rPr>
          <w:rFonts w:ascii="Ariel Sans serif" w:cs="Ariel Sans serif" w:eastAsia="Ariel Sans serif" w:hAnsi="Ariel Sans serif"/>
          <w:color w:val="1f1f1f"/>
          <w:sz w:val="21"/>
          <w:szCs w:val="21"/>
          <w:rtl w:val="0"/>
        </w:rPr>
        <w:t xml:space="preserve"> spraying, scent rubbing, and </w:t>
      </w:r>
      <w:sdt>
        <w:sdtPr>
          <w:id w:val="-571833942"/>
          <w:tag w:val="goog_rdk_168"/>
        </w:sdtPr>
        <w:sdtContent>
          <w:commentRangeStart w:id="150"/>
        </w:sdtContent>
      </w:sdt>
      <w:r w:rsidDel="00000000" w:rsidR="00000000" w:rsidRPr="00000000">
        <w:rPr>
          <w:rFonts w:ascii="Ariel Sans serif" w:cs="Ariel Sans serif" w:eastAsia="Ariel Sans serif" w:hAnsi="Ariel Sans serif"/>
          <w:color w:val="1f1f1f"/>
          <w:sz w:val="21"/>
          <w:szCs w:val="21"/>
          <w:rtl w:val="0"/>
        </w:rPr>
        <w:t xml:space="preserve">feces</w:t>
      </w:r>
      <w:commentRangeEnd w:id="150"/>
      <w:r w:rsidDel="00000000" w:rsidR="00000000" w:rsidRPr="00000000">
        <w:commentReference w:id="150"/>
      </w:r>
      <w:r w:rsidDel="00000000" w:rsidR="00000000" w:rsidRPr="00000000">
        <w:rPr>
          <w:rFonts w:ascii="Ariel Sans serif" w:cs="Ariel Sans serif" w:eastAsia="Ariel Sans serif" w:hAnsi="Ariel Sans serif"/>
          <w:color w:val="1f1f1f"/>
          <w:sz w:val="21"/>
          <w:szCs w:val="21"/>
          <w:rtl w:val="0"/>
        </w:rPr>
        <w:t xml:space="preserve"> </w:t>
      </w:r>
      <w:sdt>
        <w:sdtPr>
          <w:id w:val="-883567997"/>
          <w:tag w:val="goog_rdk_169"/>
        </w:sdtPr>
        <w:sdtContent>
          <w:commentRangeStart w:id="151"/>
        </w:sdtContent>
      </w:sdt>
      <w:r w:rsidDel="00000000" w:rsidR="00000000" w:rsidRPr="00000000">
        <w:rPr>
          <w:rFonts w:ascii="Ariel Sans serif" w:cs="Ariel Sans serif" w:eastAsia="Ariel Sans serif" w:hAnsi="Ariel Sans serif"/>
          <w:color w:val="1f1f1f"/>
          <w:sz w:val="21"/>
          <w:szCs w:val="21"/>
          <w:rtl w:val="0"/>
        </w:rPr>
        <w:t xml:space="preserve">deposition</w:t>
      </w:r>
      <w:commentRangeEnd w:id="151"/>
      <w:r w:rsidDel="00000000" w:rsidR="00000000" w:rsidRPr="00000000">
        <w:commentReference w:id="151"/>
      </w:r>
      <w:r w:rsidDel="00000000" w:rsidR="00000000" w:rsidRPr="00000000">
        <w:rPr>
          <w:rFonts w:ascii="Ariel Sans serif" w:cs="Ariel Sans serif" w:eastAsia="Ariel Sans serif" w:hAnsi="Ariel Sans serif"/>
          <w:color w:val="1f1f1f"/>
          <w:sz w:val="21"/>
          <w:szCs w:val="21"/>
          <w:rtl w:val="0"/>
        </w:rPr>
        <w:t xml:space="preserve">, they </w:t>
      </w:r>
      <w:sdt>
        <w:sdtPr>
          <w:id w:val="-2029239788"/>
          <w:tag w:val="goog_rdk_170"/>
        </w:sdtPr>
        <w:sdtContent>
          <w:commentRangeStart w:id="152"/>
        </w:sdtContent>
      </w:sdt>
      <w:r w:rsidDel="00000000" w:rsidR="00000000" w:rsidRPr="00000000">
        <w:rPr>
          <w:rFonts w:ascii="Ariel Sans serif" w:cs="Ariel Sans serif" w:eastAsia="Ariel Sans serif" w:hAnsi="Ariel Sans serif"/>
          <w:color w:val="1f1f1f"/>
          <w:sz w:val="21"/>
          <w:szCs w:val="21"/>
          <w:rtl w:val="0"/>
        </w:rPr>
        <w:t xml:space="preserve">effectively</w:t>
      </w:r>
      <w:commentRangeEnd w:id="152"/>
      <w:r w:rsidDel="00000000" w:rsidR="00000000" w:rsidRPr="00000000">
        <w:commentReference w:id="152"/>
      </w:r>
      <w:r w:rsidDel="00000000" w:rsidR="00000000" w:rsidRPr="00000000">
        <w:rPr>
          <w:rFonts w:ascii="Ariel Sans serif" w:cs="Ariel Sans serif" w:eastAsia="Ariel Sans serif" w:hAnsi="Ariel Sans serif"/>
          <w:color w:val="1f1f1f"/>
          <w:sz w:val="21"/>
          <w:szCs w:val="21"/>
          <w:rtl w:val="0"/>
        </w:rPr>
        <w:t xml:space="preserve"> mark their </w:t>
      </w:r>
      <w:sdt>
        <w:sdtPr>
          <w:id w:val="1675850276"/>
          <w:tag w:val="goog_rdk_171"/>
        </w:sdtPr>
        <w:sdtContent>
          <w:commentRangeStart w:id="153"/>
        </w:sdtContent>
      </w:sdt>
      <w:r w:rsidDel="00000000" w:rsidR="00000000" w:rsidRPr="00000000">
        <w:rPr>
          <w:rFonts w:ascii="Ariel Sans serif" w:cs="Ariel Sans serif" w:eastAsia="Ariel Sans serif" w:hAnsi="Ariel Sans serif"/>
          <w:color w:val="1f1f1f"/>
          <w:sz w:val="21"/>
          <w:szCs w:val="21"/>
          <w:rtl w:val="0"/>
        </w:rPr>
        <w:t xml:space="preserve">territory</w:t>
      </w:r>
      <w:commentRangeEnd w:id="153"/>
      <w:r w:rsidDel="00000000" w:rsidR="00000000" w:rsidRPr="00000000">
        <w:commentReference w:id="153"/>
      </w:r>
      <w:r w:rsidDel="00000000" w:rsidR="00000000" w:rsidRPr="00000000">
        <w:rPr>
          <w:rFonts w:ascii="Ariel Sans serif" w:cs="Ariel Sans serif" w:eastAsia="Ariel Sans serif" w:hAnsi="Ariel Sans serif"/>
          <w:color w:val="1f1f1f"/>
          <w:sz w:val="21"/>
          <w:szCs w:val="21"/>
          <w:rtl w:val="0"/>
        </w:rPr>
        <w:t xml:space="preserve">, </w:t>
      </w:r>
      <w:sdt>
        <w:sdtPr>
          <w:id w:val="-878317368"/>
          <w:tag w:val="goog_rdk_172"/>
        </w:sdtPr>
        <w:sdtContent>
          <w:commentRangeStart w:id="154"/>
        </w:sdtContent>
      </w:sdt>
      <w:r w:rsidDel="00000000" w:rsidR="00000000" w:rsidRPr="00000000">
        <w:rPr>
          <w:rFonts w:ascii="Ariel Sans serif" w:cs="Ariel Sans serif" w:eastAsia="Ariel Sans serif" w:hAnsi="Ariel Sans serif"/>
          <w:color w:val="1f1f1f"/>
          <w:sz w:val="21"/>
          <w:szCs w:val="21"/>
          <w:rtl w:val="0"/>
        </w:rPr>
        <w:t xml:space="preserve">convey</w:t>
      </w:r>
      <w:commentRangeEnd w:id="154"/>
      <w:r w:rsidDel="00000000" w:rsidR="00000000" w:rsidRPr="00000000">
        <w:commentReference w:id="154"/>
      </w:r>
      <w:r w:rsidDel="00000000" w:rsidR="00000000" w:rsidRPr="00000000">
        <w:rPr>
          <w:rFonts w:ascii="Ariel Sans serif" w:cs="Ariel Sans serif" w:eastAsia="Ariel Sans serif" w:hAnsi="Ariel Sans serif"/>
          <w:color w:val="1f1f1f"/>
          <w:sz w:val="21"/>
          <w:szCs w:val="21"/>
          <w:rtl w:val="0"/>
        </w:rPr>
        <w:t xml:space="preserve"> </w:t>
      </w:r>
      <w:sdt>
        <w:sdtPr>
          <w:id w:val="1210090447"/>
          <w:tag w:val="goog_rdk_173"/>
        </w:sdtPr>
        <w:sdtContent>
          <w:commentRangeStart w:id="155"/>
        </w:sdtContent>
      </w:sdt>
      <w:r w:rsidDel="00000000" w:rsidR="00000000" w:rsidRPr="00000000">
        <w:rPr>
          <w:rFonts w:ascii="Ariel Sans serif" w:cs="Ariel Sans serif" w:eastAsia="Ariel Sans serif" w:hAnsi="Ariel Sans serif"/>
          <w:color w:val="1f1f1f"/>
          <w:sz w:val="21"/>
          <w:szCs w:val="21"/>
          <w:rtl w:val="0"/>
        </w:rPr>
        <w:t xml:space="preserve">crucial</w:t>
      </w:r>
      <w:commentRangeEnd w:id="155"/>
      <w:r w:rsidDel="00000000" w:rsidR="00000000" w:rsidRPr="00000000">
        <w:commentReference w:id="155"/>
      </w:r>
      <w:r w:rsidDel="00000000" w:rsidR="00000000" w:rsidRPr="00000000">
        <w:rPr>
          <w:rFonts w:ascii="Ariel Sans serif" w:cs="Ariel Sans serif" w:eastAsia="Ariel Sans serif" w:hAnsi="Ariel Sans serif"/>
          <w:color w:val="1f1f1f"/>
          <w:sz w:val="21"/>
          <w:szCs w:val="21"/>
          <w:rtl w:val="0"/>
        </w:rPr>
        <w:t xml:space="preserve"> information to other tigers, and maintain order within their </w:t>
      </w:r>
      <w:sdt>
        <w:sdtPr>
          <w:id w:val="-2064641258"/>
          <w:tag w:val="goog_rdk_174"/>
        </w:sdtPr>
        <w:sdtContent>
          <w:commentRangeStart w:id="156"/>
        </w:sdtContent>
      </w:sdt>
      <w:r w:rsidDel="00000000" w:rsidR="00000000" w:rsidRPr="00000000">
        <w:rPr>
          <w:rFonts w:ascii="Ariel Sans serif" w:cs="Ariel Sans serif" w:eastAsia="Ariel Sans serif" w:hAnsi="Ariel Sans serif"/>
          <w:color w:val="1f1f1f"/>
          <w:sz w:val="21"/>
          <w:szCs w:val="21"/>
          <w:rtl w:val="0"/>
        </w:rPr>
        <w:t xml:space="preserve">domain</w:t>
      </w:r>
      <w:commentRangeEnd w:id="156"/>
      <w:r w:rsidDel="00000000" w:rsidR="00000000" w:rsidRPr="00000000">
        <w:commentReference w:id="156"/>
      </w:r>
      <w:r w:rsidDel="00000000" w:rsidR="00000000" w:rsidRPr="00000000">
        <w:rPr>
          <w:rFonts w:ascii="Ariel Sans serif" w:cs="Ariel Sans serif" w:eastAsia="Ariel Sans serif" w:hAnsi="Ariel Sans serif"/>
          <w:color w:val="1f1f1f"/>
          <w:sz w:val="21"/>
          <w:szCs w:val="21"/>
          <w:rtl w:val="0"/>
        </w:rPr>
        <w:t xml:space="preserve">.</w:t>
      </w:r>
      <w:r w:rsidDel="00000000" w:rsidR="00000000" w:rsidRPr="00000000">
        <w:rPr>
          <w:rtl w:val="0"/>
        </w:rPr>
      </w:r>
    </w:p>
    <w:p w:rsidR="00000000" w:rsidDel="00000000" w:rsidP="00000000" w:rsidRDefault="00000000" w:rsidRPr="00000000" w14:paraId="000000B9">
      <w:pPr>
        <w:shd w:fill="ffffff" w:val="clear"/>
        <w:spacing w:before="240" w:line="288" w:lineRule="auto"/>
        <w:ind w:left="720" w:firstLine="0"/>
        <w:rPr>
          <w:rFonts w:ascii="Ariel Sans serif" w:cs="Ariel Sans serif" w:eastAsia="Ariel Sans serif" w:hAnsi="Ariel Sans serif"/>
          <w:color w:val="1f1f1f"/>
          <w:sz w:val="21"/>
          <w:szCs w:val="21"/>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el Sans serif" w:cs="Ariel Sans serif" w:eastAsia="Ariel Sans serif" w:hAnsi="Ariel Sans serif"/>
          <w:b w:val="1"/>
          <w:bCs w:val="1"/>
          <w:color w:val="1f1f1f"/>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el Sans serif" w:cs="Ariel Sans serif" w:eastAsia="Ariel Sans serif" w:hAnsi="Ariel Sans serif"/>
          <w:b w:val="1"/>
          <w:bCs w:val="1"/>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1"/>
          <w:bCs w:val="1"/>
          <w:i w:val="0"/>
          <w:iCs w:val="0"/>
          <w:smallCaps w:val="0"/>
          <w:strike w:val="0"/>
          <w:color w:val="1f1f1f"/>
          <w:sz w:val="21"/>
          <w:szCs w:val="21"/>
          <w:u w:val="none"/>
          <w:shd w:fill="auto" w:val="clear"/>
          <w:vertAlign w:val="baseline"/>
          <w:rtl w:val="0"/>
        </w:rPr>
        <w:t xml:space="preserve">Chapter 10: Games and </w:t>
      </w:r>
      <w:sdt>
        <w:sdtPr>
          <w:id w:val="1494977988"/>
          <w:tag w:val="goog_rdk_175"/>
        </w:sdtPr>
        <w:sdtContent>
          <w:commentRangeStart w:id="157"/>
        </w:sdtContent>
      </w:sdt>
      <w:r w:rsidDel="00000000" w:rsidR="00000000" w:rsidRPr="00000000">
        <w:rPr>
          <w:rFonts w:ascii="Ariel Sans serif" w:cs="Ariel Sans serif" w:eastAsia="Ariel Sans serif" w:hAnsi="Ariel Sans serif"/>
          <w:b w:val="1"/>
          <w:bCs w:val="1"/>
          <w:i w:val="0"/>
          <w:iCs w:val="0"/>
          <w:smallCaps w:val="0"/>
          <w:strike w:val="0"/>
          <w:color w:val="1f1f1f"/>
          <w:sz w:val="21"/>
          <w:szCs w:val="21"/>
          <w:u w:val="none"/>
          <w:shd w:fill="auto" w:val="clear"/>
          <w:vertAlign w:val="baseline"/>
          <w:rtl w:val="0"/>
        </w:rPr>
        <w:t xml:space="preserve">Recreation</w:t>
      </w:r>
      <w:commentRangeEnd w:id="157"/>
      <w:r w:rsidDel="00000000" w:rsidR="00000000" w:rsidRPr="00000000">
        <w:commentReference w:id="157"/>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75"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Games and Sports:</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Children engage (take part in)  in various (</w:t>
      </w:r>
      <w:r w:rsidDel="00000000" w:rsidR="00000000" w:rsidRPr="00000000">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tl w:val="0"/>
        </w:rPr>
        <w:t xml:space="preserve">రకరకాల)</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games and sports like hide-and-seek, running, jumping, kho-kho, kabaddi, and kite flying. Games that can be played inside a house are called indoor games. Games played in the open fields or play grounds are known as outdoor games.</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66"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tl w:val="0"/>
        </w:rPr>
      </w:r>
    </w:p>
    <w:tbl>
      <w:tblPr>
        <w:tblStyle w:val="Table1"/>
        <w:tblW w:w="9972.0" w:type="dxa"/>
        <w:jc w:val="left"/>
        <w:tblInd w:w="-50.0" w:type="dxa"/>
        <w:tblBorders>
          <w:top w:color="000000" w:space="0" w:sz="4" w:val="single"/>
          <w:left w:color="000000" w:space="0" w:sz="4" w:val="single"/>
        </w:tblBorders>
        <w:tblLayout w:type="fixed"/>
        <w:tblLook w:val="0000"/>
      </w:tblPr>
      <w:tblGrid>
        <w:gridCol w:w="4985"/>
        <w:gridCol w:w="4987"/>
        <w:tblGridChange w:id="0">
          <w:tblGrid>
            <w:gridCol w:w="4985"/>
            <w:gridCol w:w="4987"/>
          </w:tblGrid>
        </w:tblGridChange>
      </w:tblGrid>
      <w:tr>
        <w:trPr>
          <w:cantSplit w:val="0"/>
          <w:tblHeader w:val="0"/>
        </w:trPr>
        <w:tc>
          <w:tcPr>
            <w:tcBorders>
              <w:top w:color="000000" w:space="0" w:sz="4" w:val="single"/>
              <w:left w:color="000000" w:space="0" w:sz="4" w:val="single"/>
            </w:tcBorders>
            <w:shd w:fill="auto" w:val="clear"/>
          </w:tcPr>
          <w:sdt>
            <w:sdtPr>
              <w:id w:val="-321632386"/>
              <w:tag w:val="goog_rdk_179"/>
            </w:sdtPr>
            <w:sdtContent>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Virata Pusuluri" w:id="19" w:date="2025-06-05T14:35:42Z"/>
                    <w:rFonts w:ascii="Ariel Sans serif" w:cs="Ariel Sans serif" w:eastAsia="Ariel Sans serif" w:hAnsi="Ariel Sans serif"/>
                    <w:b w:val="1"/>
                    <w:bCs w:val="1"/>
                    <w:i w:val="1"/>
                    <w:iCs w:val="1"/>
                    <w:smallCaps w:val="0"/>
                    <w:strike w:val="0"/>
                    <w:color w:val="000000"/>
                    <w:sz w:val="21"/>
                    <w:szCs w:val="21"/>
                    <w:u w:val="single"/>
                    <w:shd w:fill="auto" w:val="clear"/>
                    <w:vertAlign w:val="baseline"/>
                    <w:rPrChange w:author="Virata Pusuluri" w:id="18" w:date="2025-06-05T14:35:38Z">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rPrChange>
                  </w:rPr>
                </w:pPr>
                <w:sdt>
                  <w:sdtPr>
                    <w:id w:val="-330891204"/>
                    <w:tag w:val="goog_rdk_176"/>
                  </w:sdtPr>
                  <w:sdtContent>
                    <w:r w:rsidDel="00000000" w:rsidR="00000000" w:rsidRPr="00000000">
                      <w:rPr>
                        <w:rFonts w:ascii="Ariel Sans serif" w:cs="Ariel Sans serif" w:eastAsia="Ariel Sans serif" w:hAnsi="Ariel Sans serif"/>
                        <w:b w:val="1"/>
                        <w:bCs w:val="1"/>
                        <w:i w:val="1"/>
                        <w:iCs w:val="1"/>
                        <w:smallCaps w:val="0"/>
                        <w:strike w:val="0"/>
                        <w:color w:val="000000"/>
                        <w:sz w:val="21"/>
                        <w:szCs w:val="21"/>
                        <w:u w:val="single"/>
                        <w:shd w:fill="auto" w:val="clear"/>
                        <w:vertAlign w:val="baseline"/>
                        <w:rtl w:val="0"/>
                        <w:rPrChange w:author="Virata Pusuluri" w:id="18" w:date="2025-06-05T14:35:38Z">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rPrChange>
                      </w:rPr>
                      <w:t xml:space="preserve">Indoor games</w:t>
                    </w:r>
                  </w:sdtContent>
                </w:sdt>
                <w:sdt>
                  <w:sdtPr>
                    <w:id w:val="-366586648"/>
                    <w:tag w:val="goog_rdk_177"/>
                  </w:sdtPr>
                  <w:sdtContent>
                    <w:ins w:author="Virata Pusuluri" w:id="19" w:date="2025-06-05T14:35:42Z"/>
                    <w:sdt>
                      <w:sdtPr>
                        <w:id w:val="-1306473123"/>
                        <w:tag w:val="goog_rdk_178"/>
                      </w:sdtPr>
                      <w:sdtContent>
                        <w:ins w:author="Virata Pusuluri" w:id="19" w:date="2025-06-05T14:35:42Z">
                          <w:r w:rsidDel="00000000" w:rsidR="00000000" w:rsidRPr="00000000">
                            <w:rPr>
                              <w:rFonts w:ascii="Ariel Sans serif" w:cs="Ariel Sans serif" w:eastAsia="Ariel Sans serif" w:hAnsi="Ariel Sans serif"/>
                              <w:b w:val="1"/>
                              <w:bCs w:val="1"/>
                              <w:i w:val="1"/>
                              <w:iCs w:val="1"/>
                              <w:smallCaps w:val="0"/>
                              <w:strike w:val="0"/>
                              <w:color w:val="000000"/>
                              <w:sz w:val="21"/>
                              <w:szCs w:val="21"/>
                              <w:u w:val="single"/>
                              <w:shd w:fill="auto" w:val="clear"/>
                              <w:vertAlign w:val="baseline"/>
                              <w:rtl w:val="0"/>
                              <w:rPrChange w:author="Virata Pusuluri" w:id="18" w:date="2025-06-05T14:35:38Z">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rPrChange>
                            </w:rPr>
                            <w:t xml:space="preserve">:</w:t>
                          </w:r>
                        </w:ins>
                      </w:sdtContent>
                    </w:sdt>
                    <w:ins w:author="Virata Pusuluri" w:id="19" w:date="2025-06-05T14:35:42Z"/>
                  </w:sdtContent>
                </w:sdt>
              </w:p>
            </w:sdtContent>
          </w:sdt>
          <w:sdt>
            <w:sdtPr>
              <w:id w:val="596352337"/>
              <w:tag w:val="goog_rdk_181"/>
            </w:sdtPr>
            <w:sdtContent>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el Sans serif" w:cs="Ariel Sans serif" w:eastAsia="Ariel Sans serif" w:hAnsi="Ariel Sans serif"/>
                    <w:b w:val="1"/>
                    <w:bCs w:val="1"/>
                    <w:i w:val="1"/>
                    <w:iCs w:val="1"/>
                    <w:sz w:val="21"/>
                    <w:szCs w:val="21"/>
                    <w:u w:val="single"/>
                    <w:rPrChange w:author="Virata Pusuluri" w:id="20" w:date="2025-06-05T14:35:42Z">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rPrChange>
                  </w:rPr>
                </w:pPr>
                <w:sdt>
                  <w:sdtPr>
                    <w:id w:val="832361285"/>
                    <w:tag w:val="goog_rdk_180"/>
                  </w:sdtPr>
                  <w:sdtContent>
                    <w:r w:rsidDel="00000000" w:rsidR="00000000" w:rsidRPr="00000000">
                      <w:rPr>
                        <w:rtl w:val="0"/>
                      </w:rPr>
                    </w:r>
                  </w:sdtContent>
                </w:sdt>
              </w:p>
            </w:sdtContent>
          </w:sdt>
        </w:tc>
        <w:tc>
          <w:tcPr>
            <w:tcBorders>
              <w:top w:color="000000" w:space="0" w:sz="4" w:val="single"/>
              <w:left w:color="000000" w:space="0" w:sz="4" w:val="single"/>
              <w:right w:color="000000" w:space="0" w:sz="4" w:val="single"/>
            </w:tcBorders>
            <w:shd w:fill="auto" w:val="clear"/>
          </w:tcPr>
          <w:sdt>
            <w:sdtPr>
              <w:id w:val="-480178943"/>
              <w:tag w:val="goog_rdk_186"/>
            </w:sdtPr>
            <w:sdtContent>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el Sans serif" w:cs="Ariel Sans serif" w:eastAsia="Ariel Sans serif" w:hAnsi="Ariel Sans serif"/>
                    <w:b w:val="1"/>
                    <w:bCs w:val="1"/>
                    <w:i w:val="1"/>
                    <w:iCs w:val="1"/>
                    <w:smallCaps w:val="0"/>
                    <w:strike w:val="0"/>
                    <w:color w:val="000000"/>
                    <w:sz w:val="21"/>
                    <w:szCs w:val="21"/>
                    <w:u w:val="single"/>
                    <w:shd w:fill="auto" w:val="clear"/>
                    <w:vertAlign w:val="baseline"/>
                    <w:rPrChange w:author="Virata Pusuluri" w:id="21" w:date="2025-06-05T14:35:53Z">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rPrChange>
                  </w:rPr>
                </w:pPr>
                <w:sdt>
                  <w:sdtPr>
                    <w:id w:val="-1576538185"/>
                    <w:tag w:val="goog_rdk_182"/>
                  </w:sdtPr>
                  <w:sdtContent>
                    <w:r w:rsidDel="00000000" w:rsidR="00000000" w:rsidRPr="00000000">
                      <w:rPr>
                        <w:rFonts w:ascii="Ariel Sans serif" w:cs="Ariel Sans serif" w:eastAsia="Ariel Sans serif" w:hAnsi="Ariel Sans serif"/>
                        <w:b w:val="1"/>
                        <w:bCs w:val="1"/>
                        <w:i w:val="1"/>
                        <w:iCs w:val="1"/>
                        <w:smallCaps w:val="0"/>
                        <w:strike w:val="0"/>
                        <w:color w:val="000000"/>
                        <w:sz w:val="21"/>
                        <w:szCs w:val="21"/>
                        <w:u w:val="single"/>
                        <w:shd w:fill="auto" w:val="clear"/>
                        <w:vertAlign w:val="baseline"/>
                        <w:rtl w:val="0"/>
                        <w:rPrChange w:author="Virata Pusuluri" w:id="21" w:date="2025-06-05T14:35:53Z">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rPrChange>
                      </w:rPr>
                      <w:t xml:space="preserve">Outdoor games</w:t>
                    </w:r>
                  </w:sdtContent>
                </w:sdt>
                <w:sdt>
                  <w:sdtPr>
                    <w:id w:val="-767319176"/>
                    <w:tag w:val="goog_rdk_183"/>
                  </w:sdtPr>
                  <w:sdtContent>
                    <w:ins w:author="Virata Pusuluri" w:id="22" w:date="2025-06-05T14:35:48Z"/>
                    <w:sdt>
                      <w:sdtPr>
                        <w:id w:val="-838644227"/>
                        <w:tag w:val="goog_rdk_184"/>
                      </w:sdtPr>
                      <w:sdtContent>
                        <w:ins w:author="Virata Pusuluri" w:id="22" w:date="2025-06-05T14:35:48Z">
                          <w:r w:rsidDel="00000000" w:rsidR="00000000" w:rsidRPr="00000000">
                            <w:rPr>
                              <w:rFonts w:ascii="Ariel Sans serif" w:cs="Ariel Sans serif" w:eastAsia="Ariel Sans serif" w:hAnsi="Ariel Sans serif"/>
                              <w:b w:val="1"/>
                              <w:bCs w:val="1"/>
                              <w:i w:val="1"/>
                              <w:iCs w:val="1"/>
                              <w:smallCaps w:val="0"/>
                              <w:strike w:val="0"/>
                              <w:color w:val="000000"/>
                              <w:sz w:val="21"/>
                              <w:szCs w:val="21"/>
                              <w:u w:val="single"/>
                              <w:shd w:fill="auto" w:val="clear"/>
                              <w:vertAlign w:val="baseline"/>
                              <w:rtl w:val="0"/>
                              <w:rPrChange w:author="Virata Pusuluri" w:id="21" w:date="2025-06-05T14:35:53Z">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rPrChange>
                            </w:rPr>
                            <w:t xml:space="preserve">:</w:t>
                          </w:r>
                        </w:ins>
                      </w:sdtContent>
                    </w:sdt>
                    <w:ins w:author="Virata Pusuluri" w:id="22" w:date="2025-06-05T14:35:48Z"/>
                  </w:sdtContent>
                </w:sdt>
                <w:sdt>
                  <w:sdtPr>
                    <w:id w:val="912444885"/>
                    <w:tag w:val="goog_rdk_185"/>
                  </w:sdtPr>
                  <w:sdtContent>
                    <w:r w:rsidDel="00000000" w:rsidR="00000000" w:rsidRPr="00000000">
                      <w:rPr>
                        <w:rtl w:val="0"/>
                      </w:rPr>
                    </w:r>
                  </w:sdtContent>
                </w:sdt>
              </w:p>
            </w:sdtContent>
          </w:sdt>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331" w:lineRule="auto"/>
              <w:ind w:left="66"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Chess</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331" w:lineRule="auto"/>
              <w:ind w:left="66"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Carroms</w:t>
              <w:br w:type="textWrapping"/>
              <w:t xml:space="preserve">Asta Chemma</w:t>
              <w:br w:type="textWrapping"/>
              <w:t xml:space="preserve">Vaamana gunthalu (board game)</w:t>
              <w:br w:type="textWrapping"/>
              <w:t xml:space="preserve">Skipping</w:t>
              <w:br w:type="textWrapping"/>
              <w:t xml:space="preserve">Hide and seek</w:t>
              <w:br w:type="textWrapping"/>
              <w:t xml:space="preserve">Kaalla gajja</w:t>
              <w:br w:type="textWrapping"/>
              <w:t xml:space="preserve">Kothi kommachi</w:t>
              <w:br w:type="textWrapping"/>
              <w:t xml:space="preserve">Bongarala aata (Top)</w:t>
              <w:br w:type="textWrapping"/>
              <w:t xml:space="preserve">Mukku gille aata</w:t>
              <w:br w:type="textWrapping"/>
              <w:t xml:space="preserve">Snakes and ladders</w:t>
            </w:r>
            <w:r w:rsidDel="00000000" w:rsidR="00000000" w:rsidRPr="00000000">
              <w:rPr>
                <w:rtl w:val="0"/>
              </w:rPr>
            </w:r>
          </w:p>
          <w:p w:rsidR="00000000" w:rsidDel="00000000" w:rsidP="00000000" w:rsidRDefault="00000000" w:rsidRPr="00000000" w14:paraId="000000C4">
            <w:pPr>
              <w:spacing w:after="0" w:before="0" w:line="331" w:lineRule="auto"/>
              <w:ind w:left="66" w:right="0" w:firstLine="0"/>
              <w:rPr>
                <w:rFonts w:ascii="Ariel Sans serif" w:cs="Ariel Sans serif" w:eastAsia="Ariel Sans serif" w:hAnsi="Ariel Sans serif"/>
                <w:smallCaps w:val="0"/>
                <w:strike w:val="0"/>
                <w:color w:val="000000"/>
                <w:sz w:val="21"/>
                <w:szCs w:val="21"/>
                <w:u w:val="no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rtl w:val="0"/>
              </w:rPr>
              <w:t xml:space="preserve">Puli-meka (Tiger-Sheep)</w:t>
            </w:r>
            <w:r w:rsidDel="00000000" w:rsidR="00000000" w:rsidRPr="00000000">
              <w:rPr>
                <w:rtl w:val="0"/>
              </w:rPr>
            </w:r>
          </w:p>
          <w:p w:rsidR="00000000" w:rsidDel="00000000" w:rsidP="00000000" w:rsidRDefault="00000000" w:rsidRPr="00000000" w14:paraId="000000C5">
            <w:pPr>
              <w:spacing w:after="0" w:before="0" w:line="331" w:lineRule="auto"/>
              <w:ind w:left="66" w:right="0" w:firstLine="0"/>
              <w:rPr>
                <w:rFonts w:ascii="Ariel Sans serif" w:cs="Ariel Sans serif" w:eastAsia="Ariel Sans serif" w:hAnsi="Ariel Sans serif"/>
                <w:smallCaps w:val="0"/>
                <w:strike w:val="0"/>
                <w:color w:val="000000"/>
                <w:sz w:val="21"/>
                <w:szCs w:val="21"/>
                <w:u w:val="no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rtl w:val="0"/>
              </w:rPr>
              <w:t xml:space="preserve">Cards</w:t>
            </w:r>
            <w:r w:rsidDel="00000000" w:rsidR="00000000" w:rsidRPr="00000000">
              <w:rPr>
                <w:rtl w:val="0"/>
              </w:rPr>
            </w:r>
          </w:p>
          <w:sdt>
            <w:sdtPr>
              <w:id w:val="1034807190"/>
              <w:tag w:val="goog_rdk_188"/>
            </w:sdtPr>
            <w:sdtContent>
              <w:p w:rsidR="00000000" w:rsidDel="00000000" w:rsidP="00000000" w:rsidRDefault="00000000" w:rsidRPr="00000000" w14:paraId="000000C6">
                <w:pPr>
                  <w:spacing w:after="0" w:before="0" w:line="331" w:lineRule="auto"/>
                  <w:ind w:left="66" w:right="0" w:firstLine="0"/>
                  <w:rPr>
                    <w:ins w:author="Virata Pusuluri" w:id="23" w:date="2025-06-05T14:34:24Z"/>
                    <w:rFonts w:ascii="Ariel Sans serif" w:cs="Ariel Sans serif" w:eastAsia="Ariel Sans serif" w:hAnsi="Ariel Sans serif"/>
                    <w:b w:val="0"/>
                    <w:bCs w:val="0"/>
                    <w:i w:val="0"/>
                    <w:iCs w:val="0"/>
                    <w:smallCaps w:val="0"/>
                    <w:strike w:val="0"/>
                    <w:color w:val="1f1f1f"/>
                    <w:sz w:val="21"/>
                    <w:szCs w:val="21"/>
                    <w:u w:val="no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rtl w:val="0"/>
                  </w:rPr>
                  <w:t xml:space="preserve">Puzzles</w:t>
                </w:r>
                <w:sdt>
                  <w:sdtPr>
                    <w:id w:val="-25080634"/>
                    <w:tag w:val="goog_rdk_187"/>
                  </w:sdtPr>
                  <w:sdtContent>
                    <w:ins w:author="Virata Pusuluri" w:id="23" w:date="2025-06-05T14:34:24Z">
                      <w:r w:rsidDel="00000000" w:rsidR="00000000" w:rsidRPr="00000000">
                        <w:rPr>
                          <w:rtl w:val="0"/>
                        </w:rPr>
                      </w:r>
                    </w:ins>
                  </w:sdtContent>
                </w:sdt>
              </w:p>
            </w:sdtContent>
          </w:sdt>
          <w:sdt>
            <w:sdtPr>
              <w:id w:val="-1735564462"/>
              <w:tag w:val="goog_rdk_192"/>
            </w:sdtPr>
            <w:sdtContent>
              <w:p w:rsidR="00000000" w:rsidDel="00000000" w:rsidP="00000000" w:rsidRDefault="00000000" w:rsidRPr="00000000" w14:paraId="000000C7">
                <w:pPr>
                  <w:spacing w:after="0" w:before="0" w:line="331" w:lineRule="auto"/>
                  <w:ind w:left="66" w:right="0" w:firstLine="0"/>
                  <w:rPr>
                    <w:rFonts w:ascii="Ariel Sans serif" w:cs="Ariel Sans serif" w:eastAsia="Ariel Sans serif" w:hAnsi="Ariel Sans serif"/>
                    <w:color w:val="1f1f1f"/>
                    <w:sz w:val="21"/>
                    <w:szCs w:val="21"/>
                    <w:rPrChange w:author="Virata Pusuluri" w:id="24" w:date="2025-06-05T14:34:24Z">
                      <w:rPr>
                        <w:rFonts w:ascii="Ariel Sans serif" w:cs="Ariel Sans serif" w:eastAsia="Ariel Sans serif" w:hAnsi="Ariel Sans serif"/>
                        <w:b w:val="0"/>
                        <w:bCs w:val="0"/>
                        <w:i w:val="0"/>
                        <w:iCs w:val="0"/>
                        <w:smallCaps w:val="0"/>
                        <w:strike w:val="0"/>
                        <w:color w:val="1f1f1f"/>
                        <w:sz w:val="21"/>
                        <w:szCs w:val="21"/>
                        <w:u w:val="none"/>
                      </w:rPr>
                    </w:rPrChange>
                  </w:rPr>
                </w:pPr>
                <w:sdt>
                  <w:sdtPr>
                    <w:id w:val="1881994479"/>
                    <w:tag w:val="goog_rdk_189"/>
                  </w:sdtPr>
                  <w:sdtContent>
                    <w:ins w:author="Virata Pusuluri" w:id="23" w:date="2025-06-05T14:34:24Z"/>
                    <w:sdt>
                      <w:sdtPr>
                        <w:id w:val="1225883962"/>
                        <w:tag w:val="goog_rdk_190"/>
                      </w:sdtPr>
                      <w:sdtContent>
                        <w:ins w:author="Virata Pusuluri" w:id="23" w:date="2025-06-05T14:34:24Z">
                          <w:r w:rsidDel="00000000" w:rsidR="00000000" w:rsidRPr="00000000">
                            <w:rPr>
                              <w:rFonts w:ascii="Ariel Sans serif" w:cs="Ariel Sans serif" w:eastAsia="Ariel Sans serif" w:hAnsi="Ariel Sans serif"/>
                              <w:color w:val="1f1f1f"/>
                              <w:sz w:val="21"/>
                              <w:szCs w:val="21"/>
                              <w:rtl w:val="0"/>
                              <w:rPrChange w:author="Virata Pusuluri" w:id="24" w:date="2025-06-05T14:34:24Z">
                                <w:rPr>
                                  <w:rFonts w:ascii="Ariel Sans serif" w:cs="Ariel Sans serif" w:eastAsia="Ariel Sans serif" w:hAnsi="Ariel Sans serif"/>
                                  <w:b w:val="0"/>
                                  <w:bCs w:val="0"/>
                                  <w:i w:val="0"/>
                                  <w:iCs w:val="0"/>
                                  <w:smallCaps w:val="0"/>
                                  <w:strike w:val="0"/>
                                  <w:color w:val="1f1f1f"/>
                                  <w:sz w:val="21"/>
                                  <w:szCs w:val="21"/>
                                  <w:u w:val="none"/>
                                </w:rPr>
                              </w:rPrChange>
                            </w:rPr>
                            <w:t xml:space="preserve">Gaadi aata</w:t>
                          </w:r>
                        </w:ins>
                      </w:sdtContent>
                    </w:sdt>
                    <w:ins w:author="Virata Pusuluri" w:id="23" w:date="2025-06-05T14:34:24Z"/>
                  </w:sdtContent>
                </w:sdt>
                <w:sdt>
                  <w:sdtPr>
                    <w:id w:val="-314077756"/>
                    <w:tag w:val="goog_rdk_191"/>
                  </w:sdtPr>
                  <w:sdtContent>
                    <w:r w:rsidDel="00000000" w:rsidR="00000000" w:rsidRPr="00000000">
                      <w:rPr>
                        <w:rtl w:val="0"/>
                      </w:rPr>
                    </w:r>
                  </w:sdtContent>
                </w:sdt>
              </w:p>
            </w:sdtContent>
          </w:sdt>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331" w:lineRule="auto"/>
              <w:ind w:left="66"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Kabaddi</w:t>
              <w:br w:type="textWrapping"/>
              <w:t xml:space="preserve">Kho-kho</w:t>
              <w:br w:type="textWrapping"/>
              <w:t xml:space="preserve">Cricket</w:t>
              <w:br w:type="textWrapping"/>
              <w:t xml:space="preserve">Volley</w:t>
            </w:r>
            <w:sdt>
              <w:sdtPr>
                <w:id w:val="-1657009181"/>
                <w:tag w:val="goog_rdk_193"/>
              </w:sdtPr>
              <w:sdtContent>
                <w:del w:author="Virata Pusuluri" w:id="25" w:date="2025-06-05T14:43:27Z">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delText xml:space="preserve"> </w:delText>
                  </w:r>
                </w:del>
              </w:sdtContent>
            </w:sdt>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ball</w:t>
              <w:br w:type="textWrapping"/>
              <w:t xml:space="preserve">Football (Soccer)</w:t>
              <w:br w:type="textWrapping"/>
              <w:t xml:space="preserve">Basket</w:t>
            </w:r>
            <w:sdt>
              <w:sdtPr>
                <w:id w:val="1846459284"/>
                <w:tag w:val="goog_rdk_194"/>
              </w:sdtPr>
              <w:sdtContent>
                <w:del w:author="Virata Pusuluri" w:id="26" w:date="2025-06-05T14:43:52Z">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delText xml:space="preserve"> </w:delText>
                  </w:r>
                </w:del>
              </w:sdtContent>
            </w:sdt>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ball</w:t>
              <w:br w:type="textWrapping"/>
              <w:t xml:space="preserve">Tennis</w:t>
              <w:br w:type="textWrapping"/>
              <w:t xml:space="preserve">Tennicoit</w:t>
              <w:br w:type="textWrapping"/>
              <w:t xml:space="preserve">Tag</w:t>
              <w:br w:type="textWrapping"/>
              <w:t xml:space="preserve">Freeze tag</w:t>
              <w:br w:type="textWrapping"/>
              <w:t xml:space="preserve">Edu</w:t>
            </w:r>
            <w:sdt>
              <w:sdtPr>
                <w:id w:val="-754027814"/>
                <w:tag w:val="goog_rdk_195"/>
              </w:sdtPr>
              <w:sdtContent>
                <w:ins w:author="Virata Pusuluri" w:id="27" w:date="2025-06-22T13:51:04Z"/>
                <w:sdt>
                  <w:sdtPr>
                    <w:id w:val="-1642862441"/>
                    <w:tag w:val="goog_rdk_196"/>
                  </w:sdtPr>
                  <w:sdtContent>
                    <w:ins w:author="Virata Pusuluri" w:id="27" w:date="2025-06-22T13:51:04Z">
                      <w:r w:rsidDel="00000000" w:rsidR="00000000" w:rsidRPr="00000000">
                        <w:rPr>
                          <w:rFonts w:ascii="Ariel Sans serif" w:cs="Ariel Sans serif" w:eastAsia="Ariel Sans serif" w:hAnsi="Ariel Sans serif"/>
                          <w:color w:val="1f1f1f"/>
                          <w:sz w:val="21"/>
                          <w:szCs w:val="21"/>
                          <w:rtl w:val="0"/>
                          <w:rPrChange w:author="Virata Pusuluri" w:id="28" w:date="2025-06-22T13:51:04Z">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rPrChange>
                        </w:rPr>
                        <w:t xml:space="preserve">-</w:t>
                      </w:r>
                    </w:ins>
                  </w:sdtContent>
                </w:sdt>
                <w:ins w:author="Virata Pusuluri" w:id="27" w:date="2025-06-22T13:51:04Z"/>
              </w:sdtContent>
            </w:sdt>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penkulata (Seven stones, Lagori)</w:t>
              <w:br w:type="textWrapping"/>
              <w:t xml:space="preserve">Tokkudu billa</w:t>
              <w:br w:type="textWrapping"/>
              <w:t xml:space="preserve">Nela banda</w:t>
              <w:br w:type="textWrapping"/>
              <w:t xml:space="preserve">Karra billa (Gilli-danda)</w:t>
              <w:br w:type="textWrapping"/>
              <w:t xml:space="preserve">Throw-ball</w:t>
            </w:r>
            <w:r w:rsidDel="00000000" w:rsidR="00000000" w:rsidRPr="00000000">
              <w:rPr>
                <w:rtl w:val="0"/>
              </w:rPr>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66"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66"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br w:type="textWrapping"/>
      </w:r>
    </w:p>
    <w:p w:rsidR="00000000" w:rsidDel="00000000" w:rsidP="00000000" w:rsidRDefault="00000000" w:rsidRPr="00000000" w14:paraId="000000C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75"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Benefits (advantages, good things we get):</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Games are not only fun but also essential (important) for physical (body) and mental (mind) well-being, promoting (supporting) fitness, teamwork (work as a team), and problem-solving skills (talent). Through games and sports children:</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331" w:lineRule="auto"/>
        <w:ind w:left="1473" w:right="0" w:hanging="283"/>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feel happy and gain (get) good health</w:t>
      </w:r>
    </w:p>
    <w:p w:rsidR="00000000" w:rsidDel="00000000" w:rsidP="00000000" w:rsidRDefault="00000000" w:rsidRPr="00000000" w14:paraId="000000C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331" w:lineRule="auto"/>
        <w:ind w:left="1473" w:right="0" w:hanging="283"/>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develop (grow)</w:t>
      </w:r>
      <w:sdt>
        <w:sdtPr>
          <w:id w:val="353413667"/>
          <w:tag w:val="goog_rdk_197"/>
        </w:sdtPr>
        <w:sdtContent>
          <w:del w:author="Virata Pusuluri" w:id="29" w:date="2024-10-29T11:49:57Z">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delText xml:space="preserve"> (</w:delText>
            </w:r>
          </w:del>
        </w:sdtContent>
      </w:sdt>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noble (good) qualities like cooperation (working together), unity (ఒకటిగా ఉండుట), mutual (each other or ఒకరికొకరు) understanding </w:t>
      </w:r>
      <w:sdt>
        <w:sdtPr>
          <w:id w:val="-326730385"/>
          <w:tag w:val="goog_rdk_198"/>
        </w:sdtPr>
        <w:sdtContent>
          <w:del w:author="Virata Pusuluri" w:id="30" w:date="2025-01-08T15:55:25Z">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delText xml:space="preserve"> </w:delText>
            </w:r>
          </w:del>
        </w:sdtContent>
      </w:sdt>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and leadership (guide others) qualities (లక్షణాలు)</w:t>
      </w:r>
    </w:p>
    <w:p w:rsidR="00000000" w:rsidDel="00000000" w:rsidP="00000000" w:rsidRDefault="00000000" w:rsidRPr="00000000" w14:paraId="000000C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331" w:lineRule="auto"/>
        <w:ind w:left="1473" w:right="0" w:hanging="283"/>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will be ready to work with teams (a group of people forming one side like in games)</w:t>
      </w:r>
    </w:p>
    <w:p w:rsidR="00000000" w:rsidDel="00000000" w:rsidP="00000000" w:rsidRDefault="00000000" w:rsidRPr="00000000" w14:paraId="000000C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331" w:lineRule="auto"/>
        <w:ind w:left="1473" w:right="0" w:hanging="283"/>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develop (grow) concentration (focus or దృష్టి) and patience (ఓపికా, work hard until you</w:t>
      </w:r>
      <w:sdt>
        <w:sdtPr>
          <w:id w:val="2079652972"/>
          <w:tag w:val="goog_rdk_199"/>
        </w:sdtPr>
        <w:sdtContent>
          <w:ins w:author="Virata Pusuluri" w:id="31" w:date="2025-06-05T14:45:36Z">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w:t>
            </w:r>
          </w:ins>
        </w:sdtContent>
      </w:sdt>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succeed or get success and not get irritated or worried if you are not able to do something)</w:t>
      </w:r>
    </w:p>
    <w:p w:rsidR="00000000" w:rsidDel="00000000" w:rsidP="00000000" w:rsidRDefault="00000000" w:rsidRPr="00000000" w14:paraId="000000D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331" w:lineRule="auto"/>
        <w:ind w:left="1473" w:right="0" w:hanging="283"/>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develop life skills such as accepting failure (losing) as well as enjoying success (win)</w:t>
      </w:r>
    </w:p>
    <w:p w:rsidR="00000000" w:rsidDel="00000000" w:rsidP="00000000" w:rsidRDefault="00000000" w:rsidRPr="00000000" w14:paraId="000000D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0"/>
        </w:tabs>
        <w:spacing w:after="140" w:before="0" w:line="331" w:lineRule="auto"/>
        <w:ind w:left="1473" w:right="0" w:hanging="283"/>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wait for their turn.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331" w:lineRule="auto"/>
        <w:ind w:left="709" w:right="0" w:firstLine="0"/>
        <w:jc w:val="left"/>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In a team, all players play together to win the match. While playing games, sometimes you may win and sometimes you may lose. Do not get disappointed (sad) and don’t fight when you lose the game! All players have to support and respect one another. This is called </w:t>
      </w:r>
      <w:r w:rsidDel="00000000" w:rsidR="00000000" w:rsidRPr="00000000">
        <w:rPr>
          <w:rFonts w:ascii="Ariel Sans serif" w:cs="Ariel Sans serif" w:eastAsia="Ariel Sans serif" w:hAnsi="Ariel Sans serif"/>
          <w:b w:val="1"/>
          <w:bCs w:val="1"/>
          <w:i w:val="0"/>
          <w:iCs w:val="0"/>
          <w:smallCaps w:val="0"/>
          <w:strike w:val="0"/>
          <w:color w:val="1f1f1f"/>
          <w:sz w:val="21"/>
          <w:szCs w:val="21"/>
          <w:u w:val="none"/>
          <w:shd w:fill="auto" w:val="clear"/>
          <w:vertAlign w:val="baseline"/>
          <w:rtl w:val="0"/>
        </w:rPr>
        <w:t xml:space="preserve">team spirit</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75"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Traditional (Which were there from a long time) Games:</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Traditional games like Gilli-danda and Lagori (seven stones, edu penkulaata) are still popular and offer </w:t>
      </w:r>
      <w:sdt>
        <w:sdtPr>
          <w:id w:val="-975757328"/>
          <w:tag w:val="goog_rdk_200"/>
        </w:sdtPr>
        <w:sdtContent>
          <w:commentRangeStart w:id="158"/>
        </w:sdtContent>
      </w:sdt>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unique</w:t>
      </w:r>
      <w:commentRangeEnd w:id="158"/>
      <w:r w:rsidDel="00000000" w:rsidR="00000000" w:rsidRPr="00000000">
        <w:commentReference w:id="158"/>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benefits.</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75"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Recreation:</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Recreation involves activities like singing, dancing, drawing, reading, watching </w:t>
      </w:r>
      <w:sdt>
        <w:sdtPr>
          <w:id w:val="1399430580"/>
          <w:tag w:val="goog_rdk_201"/>
        </w:sdtPr>
        <w:sdtContent>
          <w:commentRangeStart w:id="159"/>
        </w:sdtContent>
      </w:sdt>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TV</w:t>
      </w:r>
      <w:commentRangeEnd w:id="159"/>
      <w:r w:rsidDel="00000000" w:rsidR="00000000" w:rsidRPr="00000000">
        <w:commentReference w:id="159"/>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and spending time with family and friends, contributing (giving) to relaxation and overall happiness.</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75"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Balance:</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It's crucial (important) to balance games, sports, and studies for a well-rounded life.</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0"/>
        </w:tabs>
        <w:spacing w:after="0" w:before="0" w:line="331" w:lineRule="auto"/>
        <w:ind w:left="775" w:right="0" w:hanging="283"/>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1"/>
          <w:iCs w:val="1"/>
          <w:smallCaps w:val="0"/>
          <w:strike w:val="0"/>
          <w:color w:val="1f1f1f"/>
          <w:sz w:val="21"/>
          <w:szCs w:val="21"/>
          <w:u w:val="single"/>
          <w:shd w:fill="auto" w:val="clear"/>
          <w:vertAlign w:val="baseline"/>
          <w:rtl w:val="0"/>
        </w:rPr>
        <w:t xml:space="preserve">Respect and Sportsmanship:</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Always respect opponents (other team people) and play fairly (correctly), fostering (developing) a positive and enjoyable experience for everyone.</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66"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331" w:lineRule="auto"/>
        <w:ind w:left="0"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1f1f1f"/>
          <w:sz w:val="21"/>
          <w:szCs w:val="21"/>
          <w:u w:val="single"/>
          <w:shd w:fill="auto" w:val="clear"/>
          <w:vertAlign w:val="baseline"/>
          <w:rtl w:val="0"/>
        </w:rPr>
        <w:t xml:space="preserve">Remember</w:t>
      </w:r>
      <w:r w:rsidDel="00000000" w:rsidR="00000000" w:rsidRPr="00000000">
        <w:rPr>
          <w:rFonts w:ascii="Ariel Sans serif" w:cs="Ariel Sans serif" w:eastAsia="Ariel Sans serif" w:hAnsi="Ariel Sans serif"/>
          <w:b w:val="0"/>
          <w:bCs w:val="0"/>
          <w:i w:val="0"/>
          <w:iCs w:val="0"/>
          <w:smallCaps w:val="0"/>
          <w:strike w:val="0"/>
          <w:color w:val="1f1f1f"/>
          <w:sz w:val="21"/>
          <w:szCs w:val="21"/>
          <w:u w:val="none"/>
          <w:shd w:fill="auto" w:val="clear"/>
          <w:vertAlign w:val="baseline"/>
          <w:rtl w:val="0"/>
        </w:rPr>
        <w:t xml:space="preserve">: Games and recreation are vital (important) for a healthy and fulfilling life, promoting physical fitness, mental well-being, and social skills. It's essential (important) to maintain (keep) a balance between play and studies while upholding (supporting) values of respect and sportsmanship.</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Pr>
      </w:pPr>
      <w:r w:rsidDel="00000000" w:rsidR="00000000" w:rsidRPr="00000000">
        <w:rPr>
          <w:rFonts w:ascii="Ariel Sans serif" w:cs="Ariel Sans serif" w:eastAsia="Ariel Sans serif" w:hAnsi="Ariel Sans serif"/>
          <w:b w:val="0"/>
          <w:bCs w:val="0"/>
          <w:i w:val="0"/>
          <w:iCs w:val="0"/>
          <w:smallCaps w:val="0"/>
          <w:strike w:val="0"/>
          <w:color w:val="000000"/>
          <w:sz w:val="21"/>
          <w:szCs w:val="21"/>
          <w:u w:val="none"/>
          <w:shd w:fill="auto" w:val="clear"/>
          <w:vertAlign w:val="baseline"/>
          <w:rtl w:val="0"/>
        </w:rPr>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el Sans serif" w:cs="Ariel Sans serif" w:eastAsia="Ariel Sans serif" w:hAnsi="Ariel Sans serif"/>
          <w:b w:val="1"/>
          <w:bCs w:val="1"/>
          <w:sz w:val="21"/>
          <w:szCs w:val="21"/>
        </w:rPr>
      </w:pPr>
      <w:r w:rsidDel="00000000" w:rsidR="00000000" w:rsidRPr="00000000">
        <w:rPr>
          <w:rFonts w:ascii="Ariel Sans serif" w:cs="Ariel Sans serif" w:eastAsia="Ariel Sans serif" w:hAnsi="Ariel Sans serif"/>
          <w:b w:val="1"/>
          <w:bCs w:val="1"/>
          <w:sz w:val="21"/>
          <w:szCs w:val="21"/>
          <w:rtl w:val="0"/>
        </w:rPr>
        <w:t xml:space="preserve">Chapter 11: This is the Way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el Sans serif" w:cs="Ariel Sans serif" w:eastAsia="Ariel Sans serif" w:hAnsi="Ariel Sans serif"/>
          <w:sz w:val="21"/>
          <w:szCs w:val="21"/>
        </w:rPr>
      </w:pPr>
      <w:r w:rsidDel="00000000" w:rsidR="00000000" w:rsidRPr="00000000">
        <w:rPr>
          <w:rtl w:val="0"/>
        </w:rPr>
      </w:r>
    </w:p>
    <w:p w:rsidR="00000000" w:rsidDel="00000000" w:rsidP="00000000" w:rsidRDefault="00000000" w:rsidRPr="00000000" w14:paraId="000000DC">
      <w:pPr>
        <w:spacing w:after="140" w:line="276" w:lineRule="auto"/>
        <w:rPr>
          <w:rFonts w:ascii="Ariel Sans serif" w:cs="Ariel Sans serif" w:eastAsia="Ariel Sans serif" w:hAnsi="Ariel Sans serif"/>
          <w:sz w:val="21"/>
          <w:szCs w:val="21"/>
        </w:rPr>
      </w:pPr>
      <w:r w:rsidDel="00000000" w:rsidR="00000000" w:rsidRPr="00000000">
        <w:rPr>
          <w:rFonts w:ascii="Ariel Sans serif" w:cs="Ariel Sans serif" w:eastAsia="Ariel Sans serif" w:hAnsi="Ariel Sans serif"/>
          <w:sz w:val="21"/>
          <w:szCs w:val="21"/>
          <w:rtl w:val="0"/>
        </w:rPr>
        <w:t xml:space="preserve">This chapter focuses on </w:t>
      </w:r>
      <w:sdt>
        <w:sdtPr>
          <w:id w:val="-881416887"/>
          <w:tag w:val="goog_rdk_202"/>
        </w:sdtPr>
        <w:sdtContent>
          <w:commentRangeStart w:id="160"/>
        </w:sdtContent>
      </w:sdt>
      <w:r w:rsidDel="00000000" w:rsidR="00000000" w:rsidRPr="00000000">
        <w:rPr>
          <w:rFonts w:ascii="Ariel Sans serif" w:cs="Ariel Sans serif" w:eastAsia="Ariel Sans serif" w:hAnsi="Ariel Sans serif"/>
          <w:b w:val="1"/>
          <w:bCs w:val="1"/>
          <w:sz w:val="21"/>
          <w:szCs w:val="21"/>
          <w:rtl w:val="0"/>
        </w:rPr>
        <w:t xml:space="preserve">spatial</w:t>
      </w:r>
      <w:commentRangeEnd w:id="160"/>
      <w:r w:rsidDel="00000000" w:rsidR="00000000" w:rsidRPr="00000000">
        <w:commentReference w:id="160"/>
      </w:r>
      <w:r w:rsidDel="00000000" w:rsidR="00000000" w:rsidRPr="00000000">
        <w:rPr>
          <w:rFonts w:ascii="Ariel Sans serif" w:cs="Ariel Sans serif" w:eastAsia="Ariel Sans serif" w:hAnsi="Ariel Sans serif"/>
          <w:b w:val="1"/>
          <w:bCs w:val="1"/>
          <w:sz w:val="21"/>
          <w:szCs w:val="21"/>
          <w:rtl w:val="0"/>
        </w:rPr>
        <w:t xml:space="preserve"> awareness and </w:t>
      </w:r>
      <w:sdt>
        <w:sdtPr>
          <w:id w:val="1751201412"/>
          <w:tag w:val="goog_rdk_203"/>
        </w:sdtPr>
        <w:sdtContent>
          <w:commentRangeStart w:id="161"/>
        </w:sdtContent>
      </w:sdt>
      <w:r w:rsidDel="00000000" w:rsidR="00000000" w:rsidRPr="00000000">
        <w:rPr>
          <w:rFonts w:ascii="Ariel Sans serif" w:cs="Ariel Sans serif" w:eastAsia="Ariel Sans serif" w:hAnsi="Ariel Sans serif"/>
          <w:b w:val="1"/>
          <w:bCs w:val="1"/>
          <w:sz w:val="21"/>
          <w:szCs w:val="21"/>
          <w:rtl w:val="0"/>
        </w:rPr>
        <w:t xml:space="preserve">navigation</w:t>
      </w:r>
      <w:commentRangeEnd w:id="161"/>
      <w:r w:rsidDel="00000000" w:rsidR="00000000" w:rsidRPr="00000000">
        <w:commentReference w:id="161"/>
      </w:r>
      <w:r w:rsidDel="00000000" w:rsidR="00000000" w:rsidRPr="00000000">
        <w:rPr>
          <w:rFonts w:ascii="Ariel Sans serif" w:cs="Ariel Sans serif" w:eastAsia="Ariel Sans serif" w:hAnsi="Ariel Sans serif"/>
          <w:sz w:val="21"/>
          <w:szCs w:val="21"/>
          <w:rtl w:val="0"/>
        </w:rPr>
        <w:t xml:space="preserve"> and introduces </w:t>
      </w:r>
      <w:sdt>
        <w:sdtPr>
          <w:id w:val="1989808541"/>
          <w:tag w:val="goog_rdk_204"/>
        </w:sdtPr>
        <w:sdtContent>
          <w:commentRangeStart w:id="162"/>
        </w:sdtContent>
      </w:sdt>
      <w:r w:rsidDel="00000000" w:rsidR="00000000" w:rsidRPr="00000000">
        <w:rPr>
          <w:rFonts w:ascii="Ariel Sans serif" w:cs="Ariel Sans serif" w:eastAsia="Ariel Sans serif" w:hAnsi="Ariel Sans serif"/>
          <w:sz w:val="21"/>
          <w:szCs w:val="21"/>
          <w:rtl w:val="0"/>
        </w:rPr>
        <w:t xml:space="preserve">concepts</w:t>
      </w:r>
      <w:commentRangeEnd w:id="162"/>
      <w:r w:rsidDel="00000000" w:rsidR="00000000" w:rsidRPr="00000000">
        <w:commentReference w:id="162"/>
      </w:r>
      <w:r w:rsidDel="00000000" w:rsidR="00000000" w:rsidRPr="00000000">
        <w:rPr>
          <w:rFonts w:ascii="Ariel Sans serif" w:cs="Ariel Sans serif" w:eastAsia="Ariel Sans serif" w:hAnsi="Ariel Sans serif"/>
          <w:sz w:val="21"/>
          <w:szCs w:val="21"/>
          <w:rtl w:val="0"/>
        </w:rPr>
        <w:t xml:space="preserve"> such as </w:t>
      </w:r>
      <w:r w:rsidDel="00000000" w:rsidR="00000000" w:rsidRPr="00000000">
        <w:rPr>
          <w:rFonts w:ascii="Ariel Sans serif" w:cs="Ariel Sans serif" w:eastAsia="Ariel Sans serif" w:hAnsi="Ariel Sans serif"/>
          <w:b w:val="1"/>
          <w:bCs w:val="1"/>
          <w:sz w:val="21"/>
          <w:szCs w:val="21"/>
          <w:rtl w:val="0"/>
        </w:rPr>
        <w:t xml:space="preserve">directions, landmarks </w:t>
      </w:r>
      <w:r w:rsidDel="00000000" w:rsidR="00000000" w:rsidRPr="00000000">
        <w:rPr>
          <w:rFonts w:ascii="Roboto" w:cs="Roboto" w:eastAsia="Roboto" w:hAnsi="Roboto"/>
          <w:color w:val="1f1f1f"/>
          <w:sz w:val="21"/>
          <w:szCs w:val="21"/>
          <w:highlight w:val="white"/>
          <w:rtl w:val="0"/>
        </w:rPr>
        <w:t xml:space="preserve">(like a big tree</w:t>
      </w:r>
      <w:sdt>
        <w:sdtPr>
          <w:id w:val="1088995268"/>
          <w:tag w:val="goog_rdk_205"/>
        </w:sdtPr>
        <w:sdtContent>
          <w:ins w:author="Virata Pusuluri" w:id="32" w:date="2025-03-25T17:51:17Z">
            <w:r w:rsidDel="00000000" w:rsidR="00000000" w:rsidRPr="00000000">
              <w:rPr>
                <w:rFonts w:ascii="Roboto" w:cs="Roboto" w:eastAsia="Roboto" w:hAnsi="Roboto"/>
                <w:color w:val="1f1f1f"/>
                <w:sz w:val="21"/>
                <w:szCs w:val="21"/>
                <w:highlight w:val="white"/>
                <w:rtl w:val="0"/>
              </w:rPr>
              <w:t xml:space="preserve">,</w:t>
            </w:r>
          </w:ins>
        </w:sdtContent>
      </w:sdt>
      <w:r w:rsidDel="00000000" w:rsidR="00000000" w:rsidRPr="00000000">
        <w:rPr>
          <w:rFonts w:ascii="Roboto" w:cs="Roboto" w:eastAsia="Roboto" w:hAnsi="Roboto"/>
          <w:color w:val="1f1f1f"/>
          <w:sz w:val="21"/>
          <w:szCs w:val="21"/>
          <w:highlight w:val="white"/>
          <w:rtl w:val="0"/>
        </w:rPr>
        <w:t xml:space="preserve"> or a school</w:t>
      </w:r>
      <w:sdt>
        <w:sdtPr>
          <w:id w:val="-1561503231"/>
          <w:tag w:val="goog_rdk_206"/>
        </w:sdtPr>
        <w:sdtContent>
          <w:ins w:author="Virata Pusuluri" w:id="33" w:date="2025-03-25T17:51:20Z">
            <w:r w:rsidDel="00000000" w:rsidR="00000000" w:rsidRPr="00000000">
              <w:rPr>
                <w:rFonts w:ascii="Roboto" w:cs="Roboto" w:eastAsia="Roboto" w:hAnsi="Roboto"/>
                <w:color w:val="1f1f1f"/>
                <w:sz w:val="21"/>
                <w:szCs w:val="21"/>
                <w:highlight w:val="white"/>
                <w:rtl w:val="0"/>
              </w:rPr>
              <w:t xml:space="preserve">,</w:t>
            </w:r>
          </w:ins>
        </w:sdtContent>
      </w:sdt>
      <w:r w:rsidDel="00000000" w:rsidR="00000000" w:rsidRPr="00000000">
        <w:rPr>
          <w:rFonts w:ascii="Roboto" w:cs="Roboto" w:eastAsia="Roboto" w:hAnsi="Roboto"/>
          <w:color w:val="1f1f1f"/>
          <w:sz w:val="21"/>
          <w:szCs w:val="21"/>
          <w:highlight w:val="white"/>
          <w:rtl w:val="0"/>
        </w:rPr>
        <w:t xml:space="preserve"> or a park)</w:t>
      </w:r>
      <w:r w:rsidDel="00000000" w:rsidR="00000000" w:rsidRPr="00000000">
        <w:rPr>
          <w:rFonts w:ascii="Ariel Sans serif" w:cs="Ariel Sans serif" w:eastAsia="Ariel Sans serif" w:hAnsi="Ariel Sans serif"/>
          <w:b w:val="1"/>
          <w:bCs w:val="1"/>
          <w:sz w:val="21"/>
          <w:szCs w:val="21"/>
          <w:rtl w:val="0"/>
        </w:rPr>
        <w:t xml:space="preserve">, symbols, and maps</w:t>
      </w:r>
      <w:r w:rsidDel="00000000" w:rsidR="00000000" w:rsidRPr="00000000">
        <w:rPr>
          <w:rFonts w:ascii="Ariel Sans serif" w:cs="Ariel Sans serif" w:eastAsia="Ariel Sans serif" w:hAnsi="Ariel Sans serif"/>
          <w:sz w:val="21"/>
          <w:szCs w:val="21"/>
          <w:rtl w:val="0"/>
        </w:rPr>
        <w:t xml:space="preserve">.</w:t>
      </w:r>
    </w:p>
    <w:p w:rsidR="00000000" w:rsidDel="00000000" w:rsidP="00000000" w:rsidRDefault="00000000" w:rsidRPr="00000000" w14:paraId="000000DD">
      <w:pPr>
        <w:numPr>
          <w:ilvl w:val="0"/>
          <w:numId w:val="8"/>
        </w:numPr>
        <w:spacing w:after="240" w:before="240" w:line="276" w:lineRule="auto"/>
        <w:ind w:left="720" w:hanging="360"/>
        <w:rPr>
          <w:rFonts w:ascii="Ariel Sans serif" w:cs="Ariel Sans serif" w:eastAsia="Ariel Sans serif" w:hAnsi="Ariel Sans serif"/>
          <w:sz w:val="21"/>
          <w:szCs w:val="21"/>
        </w:rPr>
      </w:pPr>
      <w:r w:rsidDel="00000000" w:rsidR="00000000" w:rsidRPr="00000000">
        <w:rPr>
          <w:rFonts w:ascii="Ariel Sans serif" w:cs="Ariel Sans serif" w:eastAsia="Ariel Sans serif" w:hAnsi="Ariel Sans serif"/>
          <w:b w:val="1"/>
          <w:bCs w:val="1"/>
          <w:sz w:val="21"/>
          <w:szCs w:val="21"/>
          <w:rtl w:val="0"/>
        </w:rPr>
        <w:t xml:space="preserve">Directions and Locations:</w:t>
      </w:r>
      <w:r w:rsidDel="00000000" w:rsidR="00000000" w:rsidRPr="00000000">
        <w:rPr>
          <w:rFonts w:ascii="Ariel Sans serif" w:cs="Ariel Sans serif" w:eastAsia="Ariel Sans serif" w:hAnsi="Ariel Sans serif"/>
          <w:sz w:val="21"/>
          <w:szCs w:val="21"/>
          <w:rtl w:val="0"/>
        </w:rPr>
        <w:t xml:space="preserve"> </w:t>
      </w:r>
      <w:r w:rsidDel="00000000" w:rsidR="00000000" w:rsidRPr="00000000">
        <w:rPr>
          <w:rFonts w:ascii="Roboto" w:cs="Roboto" w:eastAsia="Roboto" w:hAnsi="Roboto"/>
          <w:color w:val="1f1f1f"/>
          <w:sz w:val="21"/>
          <w:szCs w:val="21"/>
          <w:rtl w:val="0"/>
        </w:rPr>
        <w:t xml:space="preserve">The sun rises in the east and sets in the west, which helps us find </w:t>
      </w:r>
      <w:r w:rsidDel="00000000" w:rsidR="00000000" w:rsidRPr="00000000">
        <w:rPr>
          <w:rFonts w:ascii="Ariel Sans serif" w:cs="Ariel Sans serif" w:eastAsia="Ariel Sans serif" w:hAnsi="Ariel Sans serif"/>
          <w:sz w:val="21"/>
          <w:szCs w:val="21"/>
          <w:rtl w:val="0"/>
        </w:rPr>
        <w:t xml:space="preserve">the four </w:t>
      </w:r>
      <w:sdt>
        <w:sdtPr>
          <w:id w:val="548088239"/>
          <w:tag w:val="goog_rdk_207"/>
        </w:sdtPr>
        <w:sdtContent>
          <w:commentRangeStart w:id="163"/>
        </w:sdtContent>
      </w:sdt>
      <w:r w:rsidDel="00000000" w:rsidR="00000000" w:rsidRPr="00000000">
        <w:rPr>
          <w:rFonts w:ascii="Ariel Sans serif" w:cs="Ariel Sans serif" w:eastAsia="Ariel Sans serif" w:hAnsi="Ariel Sans serif"/>
          <w:sz w:val="21"/>
          <w:szCs w:val="21"/>
          <w:rtl w:val="0"/>
        </w:rPr>
        <w:t xml:space="preserve">cardinal</w:t>
      </w:r>
      <w:commentRangeEnd w:id="163"/>
      <w:r w:rsidDel="00000000" w:rsidR="00000000" w:rsidRPr="00000000">
        <w:commentReference w:id="163"/>
      </w:r>
      <w:r w:rsidDel="00000000" w:rsidR="00000000" w:rsidRPr="00000000">
        <w:rPr>
          <w:rFonts w:ascii="Ariel Sans serif" w:cs="Ariel Sans serif" w:eastAsia="Ariel Sans serif" w:hAnsi="Ariel Sans serif"/>
          <w:sz w:val="21"/>
          <w:szCs w:val="21"/>
          <w:rtl w:val="0"/>
        </w:rPr>
        <w:t xml:space="preserve"> directions </w:t>
      </w:r>
      <w:r w:rsidDel="00000000" w:rsidR="00000000" w:rsidRPr="00000000">
        <w:rPr>
          <w:rFonts w:ascii="Ariel Sans serif" w:cs="Ariel Sans serif" w:eastAsia="Ariel Sans serif" w:hAnsi="Ariel Sans serif"/>
          <w:b w:val="1"/>
          <w:bCs w:val="1"/>
          <w:sz w:val="21"/>
          <w:szCs w:val="21"/>
          <w:rtl w:val="0"/>
        </w:rPr>
        <w:t xml:space="preserve">(north, south, east, west)</w:t>
      </w:r>
      <w:r w:rsidDel="00000000" w:rsidR="00000000" w:rsidRPr="00000000">
        <w:rPr>
          <w:rFonts w:ascii="Ariel Sans serif" w:cs="Ariel Sans serif" w:eastAsia="Ariel Sans serif" w:hAnsi="Ariel Sans serif"/>
          <w:sz w:val="21"/>
          <w:szCs w:val="21"/>
          <w:rtl w:val="0"/>
        </w:rPr>
        <w:t xml:space="preserve">. </w:t>
      </w:r>
    </w:p>
    <w:tbl>
      <w:tblPr>
        <w:tblStyle w:val="Table2"/>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520"/>
        <w:tblGridChange w:id="0">
          <w:tblGrid>
            <w:gridCol w:w="2280"/>
            <w:gridCol w:w="2520"/>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spacing w:line="276" w:lineRule="auto"/>
              <w:rPr>
                <w:rFonts w:ascii="Arial" w:cs="Arial" w:eastAsia="Arial" w:hAnsi="Arial"/>
                <w:sz w:val="20"/>
                <w:szCs w:val="20"/>
              </w:rPr>
            </w:pPr>
            <w:r w:rsidDel="00000000" w:rsidR="00000000" w:rsidRPr="00000000">
              <w:rPr>
                <w:rFonts w:ascii="Gautami" w:cs="Gautami" w:eastAsia="Gautami" w:hAnsi="Gautami"/>
                <w:sz w:val="20"/>
                <w:szCs w:val="20"/>
                <w:rtl w:val="0"/>
              </w:rPr>
              <w:t xml:space="preserve">తూర్పు</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spacing w:line="276" w:lineRule="auto"/>
              <w:rPr>
                <w:rFonts w:ascii="Arial" w:cs="Arial" w:eastAsia="Arial" w:hAnsi="Arial"/>
                <w:sz w:val="20"/>
                <w:szCs w:val="20"/>
              </w:rPr>
            </w:pPr>
            <w:r w:rsidDel="00000000" w:rsidR="00000000" w:rsidRPr="00000000">
              <w:rPr>
                <w:rFonts w:ascii="Gautami" w:cs="Gautami" w:eastAsia="Gautami" w:hAnsi="Gautami"/>
                <w:sz w:val="20"/>
                <w:szCs w:val="20"/>
                <w:rtl w:val="0"/>
              </w:rPr>
              <w:t xml:space="preserve">పడమర</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North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spacing w:line="276" w:lineRule="auto"/>
              <w:rPr>
                <w:rFonts w:ascii="Arial" w:cs="Arial" w:eastAsia="Arial" w:hAnsi="Arial"/>
                <w:sz w:val="20"/>
                <w:szCs w:val="20"/>
              </w:rPr>
            </w:pPr>
            <w:r w:rsidDel="00000000" w:rsidR="00000000" w:rsidRPr="00000000">
              <w:rPr>
                <w:rFonts w:ascii="Gautami" w:cs="Gautami" w:eastAsia="Gautami" w:hAnsi="Gautami"/>
                <w:sz w:val="20"/>
                <w:szCs w:val="20"/>
                <w:rtl w:val="0"/>
              </w:rPr>
              <w:t xml:space="preserve">ఉత్తరం</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South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spacing w:line="276" w:lineRule="auto"/>
              <w:rPr>
                <w:rFonts w:ascii="Arial" w:cs="Arial" w:eastAsia="Arial" w:hAnsi="Arial"/>
                <w:sz w:val="20"/>
                <w:szCs w:val="20"/>
              </w:rPr>
            </w:pPr>
            <w:r w:rsidDel="00000000" w:rsidR="00000000" w:rsidRPr="00000000">
              <w:rPr>
                <w:rFonts w:ascii="Gautami" w:cs="Gautami" w:eastAsia="Gautami" w:hAnsi="Gautami"/>
                <w:sz w:val="20"/>
                <w:szCs w:val="20"/>
                <w:rtl w:val="0"/>
              </w:rPr>
              <w:t xml:space="preserve">దక్షిణం</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North East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spacing w:line="276" w:lineRule="auto"/>
              <w:rPr>
                <w:rFonts w:ascii="Arial" w:cs="Arial" w:eastAsia="Arial" w:hAnsi="Arial"/>
                <w:sz w:val="20"/>
                <w:szCs w:val="20"/>
              </w:rPr>
            </w:pPr>
            <w:r w:rsidDel="00000000" w:rsidR="00000000" w:rsidRPr="00000000">
              <w:rPr>
                <w:rFonts w:ascii="Gautami" w:cs="Gautami" w:eastAsia="Gautami" w:hAnsi="Gautami"/>
                <w:sz w:val="20"/>
                <w:szCs w:val="20"/>
                <w:rtl w:val="0"/>
              </w:rPr>
              <w:t xml:space="preserve">ఈశాన్యం</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South East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spacing w:line="276" w:lineRule="auto"/>
              <w:rPr>
                <w:rFonts w:ascii="Arial" w:cs="Arial" w:eastAsia="Arial" w:hAnsi="Arial"/>
                <w:sz w:val="20"/>
                <w:szCs w:val="20"/>
              </w:rPr>
            </w:pPr>
            <w:r w:rsidDel="00000000" w:rsidR="00000000" w:rsidRPr="00000000">
              <w:rPr>
                <w:rFonts w:ascii="Gautami" w:cs="Gautami" w:eastAsia="Gautami" w:hAnsi="Gautami"/>
                <w:sz w:val="20"/>
                <w:szCs w:val="20"/>
                <w:rtl w:val="0"/>
              </w:rPr>
              <w:t xml:space="preserve">ఆగ్నేయం</w:t>
            </w:r>
            <w:r w:rsidDel="00000000" w:rsidR="00000000" w:rsidRPr="00000000">
              <w:rPr>
                <w:rtl w:val="0"/>
              </w:rPr>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South West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spacing w:line="276" w:lineRule="auto"/>
              <w:rPr>
                <w:rFonts w:ascii="Arial" w:cs="Arial" w:eastAsia="Arial" w:hAnsi="Arial"/>
                <w:sz w:val="20"/>
                <w:szCs w:val="20"/>
              </w:rPr>
            </w:pPr>
            <w:r w:rsidDel="00000000" w:rsidR="00000000" w:rsidRPr="00000000">
              <w:rPr>
                <w:rFonts w:ascii="Gautami" w:cs="Gautami" w:eastAsia="Gautami" w:hAnsi="Gautami"/>
                <w:sz w:val="22"/>
                <w:szCs w:val="22"/>
                <w:rtl w:val="0"/>
              </w:rPr>
              <w:t xml:space="preserve">నైరుతి</w:t>
            </w: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North West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spacing w:line="276" w:lineRule="auto"/>
              <w:rPr>
                <w:rFonts w:ascii="Arial" w:cs="Arial" w:eastAsia="Arial" w:hAnsi="Arial"/>
                <w:sz w:val="20"/>
                <w:szCs w:val="20"/>
              </w:rPr>
            </w:pPr>
            <w:r w:rsidDel="00000000" w:rsidR="00000000" w:rsidRPr="00000000">
              <w:rPr>
                <w:rFonts w:ascii="Gautami" w:cs="Gautami" w:eastAsia="Gautami" w:hAnsi="Gautami"/>
                <w:sz w:val="20"/>
                <w:szCs w:val="20"/>
                <w:rtl w:val="0"/>
              </w:rPr>
              <w:t xml:space="preserve">వాయువ్యం</w:t>
            </w:r>
            <w:r w:rsidDel="00000000" w:rsidR="00000000" w:rsidRPr="00000000">
              <w:rPr>
                <w:rtl w:val="0"/>
              </w:rPr>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spacing w:line="276" w:lineRule="auto"/>
              <w:rPr>
                <w:rFonts w:ascii="Arial" w:cs="Arial" w:eastAsia="Arial" w:hAnsi="Arial"/>
                <w:sz w:val="20"/>
                <w:szCs w:val="20"/>
              </w:rPr>
            </w:pPr>
            <w:sdt>
              <w:sdtPr>
                <w:id w:val="-1337484735"/>
                <w:tag w:val="goog_rdk_209"/>
              </w:sdtPr>
              <w:sdtContent>
                <w:ins w:author="Virata Pusuluri" w:id="34" w:date="2025-06-05T14:47:26Z">
                  <w:r w:rsidDel="00000000" w:rsidR="00000000" w:rsidRPr="00000000">
                    <w:rPr>
                      <w:rFonts w:ascii="Arial" w:cs="Arial" w:eastAsia="Arial" w:hAnsi="Arial"/>
                      <w:sz w:val="20"/>
                      <w:szCs w:val="20"/>
                      <w:rtl w:val="0"/>
                    </w:rPr>
                    <w:t xml:space="preserve">In the the clockwise direction</w:t>
                  </w:r>
                </w:ins>
              </w:sdtContent>
            </w:sdt>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spacing w:line="276" w:lineRule="auto"/>
              <w:rPr>
                <w:rFonts w:ascii="Arial" w:cs="Arial" w:eastAsia="Arial" w:hAnsi="Arial"/>
                <w:sz w:val="20"/>
                <w:szCs w:val="20"/>
              </w:rPr>
            </w:pPr>
            <w:r w:rsidDel="00000000" w:rsidR="00000000" w:rsidRPr="00000000">
              <w:rPr>
                <w:rFonts w:ascii="Gautami" w:cs="Gautami" w:eastAsia="Gautami" w:hAnsi="Gautami"/>
                <w:sz w:val="22"/>
                <w:szCs w:val="22"/>
                <w:rtl w:val="0"/>
              </w:rPr>
              <w:t xml:space="preserve">(Clockwise - ఈ,ఆ,నై,వా)</w:t>
            </w:r>
            <w:r w:rsidDel="00000000" w:rsidR="00000000" w:rsidRPr="00000000">
              <w:rPr>
                <w:rtl w:val="0"/>
              </w:rPr>
            </w:r>
          </w:p>
        </w:tc>
      </w:tr>
    </w:tbl>
    <w:p w:rsidR="00000000" w:rsidDel="00000000" w:rsidP="00000000" w:rsidRDefault="00000000" w:rsidRPr="00000000" w14:paraId="000000F0">
      <w:pPr>
        <w:numPr>
          <w:ilvl w:val="1"/>
          <w:numId w:val="8"/>
        </w:numPr>
        <w:spacing w:after="0" w:before="240" w:line="276" w:lineRule="auto"/>
        <w:ind w:left="1440" w:hanging="360"/>
        <w:rPr>
          <w:rFonts w:ascii="Ariel Sans serif" w:cs="Ariel Sans serif" w:eastAsia="Ariel Sans serif" w:hAnsi="Ariel Sans serif"/>
          <w:sz w:val="21"/>
          <w:szCs w:val="21"/>
        </w:rPr>
      </w:pPr>
      <w:r w:rsidDel="00000000" w:rsidR="00000000" w:rsidRPr="00000000">
        <w:rPr>
          <w:rFonts w:ascii="Ariel Sans serif" w:cs="Ariel Sans serif" w:eastAsia="Ariel Sans serif" w:hAnsi="Ariel Sans serif"/>
          <w:sz w:val="21"/>
          <w:szCs w:val="21"/>
          <w:rtl w:val="0"/>
        </w:rPr>
        <w:t xml:space="preserve">We also learn about relative location  (front, back, left, right)  (related to some object that we are talking about - Eg: in front of our house, behind the railway station, above the house etc.).</w:t>
      </w:r>
    </w:p>
    <w:p w:rsidR="00000000" w:rsidDel="00000000" w:rsidP="00000000" w:rsidRDefault="00000000" w:rsidRPr="00000000" w14:paraId="000000F1">
      <w:pPr>
        <w:numPr>
          <w:ilvl w:val="0"/>
          <w:numId w:val="8"/>
        </w:numPr>
        <w:spacing w:after="0" w:before="0" w:line="276" w:lineRule="auto"/>
        <w:ind w:left="720" w:hanging="360"/>
        <w:rPr>
          <w:rFonts w:ascii="Ariel Sans serif" w:cs="Ariel Sans serif" w:eastAsia="Ariel Sans serif" w:hAnsi="Ariel Sans serif"/>
          <w:sz w:val="21"/>
          <w:szCs w:val="21"/>
        </w:rPr>
      </w:pPr>
      <w:r w:rsidDel="00000000" w:rsidR="00000000" w:rsidRPr="00000000">
        <w:rPr>
          <w:rFonts w:ascii="Ariel Sans serif" w:cs="Ariel Sans serif" w:eastAsia="Ariel Sans serif" w:hAnsi="Ariel Sans serif"/>
          <w:b w:val="1"/>
          <w:bCs w:val="1"/>
          <w:sz w:val="21"/>
          <w:szCs w:val="21"/>
          <w:rtl w:val="0"/>
        </w:rPr>
        <w:t xml:space="preserve">Landmarks and Maps:</w:t>
      </w:r>
      <w:r w:rsidDel="00000000" w:rsidR="00000000" w:rsidRPr="00000000">
        <w:rPr>
          <w:rFonts w:ascii="Ariel Sans serif" w:cs="Ariel Sans serif" w:eastAsia="Ariel Sans serif" w:hAnsi="Ariel Sans serif"/>
          <w:sz w:val="21"/>
          <w:szCs w:val="21"/>
          <w:rtl w:val="0"/>
        </w:rPr>
        <w:t xml:space="preserve"> Landmarks </w:t>
      </w:r>
      <w:r w:rsidDel="00000000" w:rsidR="00000000" w:rsidRPr="00000000">
        <w:rPr>
          <w:rFonts w:ascii="Roboto" w:cs="Roboto" w:eastAsia="Roboto" w:hAnsi="Roboto"/>
          <w:color w:val="1f1f1f"/>
          <w:sz w:val="21"/>
          <w:szCs w:val="21"/>
          <w:rtl w:val="0"/>
        </w:rPr>
        <w:t xml:space="preserve">are special places that help us know where we are and help us to navigate. Maps </w:t>
      </w:r>
      <w:sdt>
        <w:sdtPr>
          <w:id w:val="-1257406205"/>
          <w:tag w:val="goog_rdk_210"/>
        </w:sdtPr>
        <w:sdtContent>
          <w:commentRangeStart w:id="164"/>
        </w:sdtContent>
      </w:sdt>
      <w:r w:rsidDel="00000000" w:rsidR="00000000" w:rsidRPr="00000000">
        <w:rPr>
          <w:rFonts w:ascii="Roboto" w:cs="Roboto" w:eastAsia="Roboto" w:hAnsi="Roboto"/>
          <w:color w:val="1f1f1f"/>
          <w:sz w:val="21"/>
          <w:szCs w:val="21"/>
          <w:rtl w:val="0"/>
        </w:rPr>
        <w:t xml:space="preserve">represent</w:t>
      </w:r>
      <w:commentRangeEnd w:id="164"/>
      <w:r w:rsidDel="00000000" w:rsidR="00000000" w:rsidRPr="00000000">
        <w:commentReference w:id="164"/>
      </w:r>
      <w:r w:rsidDel="00000000" w:rsidR="00000000" w:rsidRPr="00000000">
        <w:rPr>
          <w:rFonts w:ascii="Roboto" w:cs="Roboto" w:eastAsia="Roboto" w:hAnsi="Roboto"/>
          <w:color w:val="1f1f1f"/>
          <w:sz w:val="21"/>
          <w:szCs w:val="21"/>
          <w:rtl w:val="0"/>
        </w:rPr>
        <w:t xml:space="preserve"> an area and use symbols to show landmarks, making it easier to find our way.</w:t>
      </w:r>
      <w:r w:rsidDel="00000000" w:rsidR="00000000" w:rsidRPr="00000000">
        <w:rPr>
          <w:rtl w:val="0"/>
        </w:rPr>
      </w:r>
    </w:p>
    <w:p w:rsidR="00000000" w:rsidDel="00000000" w:rsidP="00000000" w:rsidRDefault="00000000" w:rsidRPr="00000000" w14:paraId="000000F2">
      <w:pPr>
        <w:numPr>
          <w:ilvl w:val="1"/>
          <w:numId w:val="8"/>
        </w:numPr>
        <w:spacing w:after="0" w:before="0" w:line="276" w:lineRule="auto"/>
        <w:ind w:left="1440" w:hanging="360"/>
        <w:rPr>
          <w:rFonts w:ascii="Roboto" w:cs="Roboto" w:eastAsia="Roboto" w:hAnsi="Roboto"/>
          <w:color w:val="1f1f1f"/>
          <w:sz w:val="21"/>
          <w:szCs w:val="21"/>
          <w:u w:val="none"/>
        </w:rPr>
      </w:pPr>
      <w:r w:rsidDel="00000000" w:rsidR="00000000" w:rsidRPr="00000000">
        <w:rPr>
          <w:rFonts w:ascii="Roboto" w:cs="Roboto" w:eastAsia="Roboto" w:hAnsi="Roboto"/>
          <w:color w:val="1f1f1f"/>
          <w:sz w:val="21"/>
          <w:szCs w:val="21"/>
          <w:rtl w:val="0"/>
        </w:rPr>
        <w:t xml:space="preserve">Maps show street names, location names, landmarks </w:t>
      </w:r>
      <w:r w:rsidDel="00000000" w:rsidR="00000000" w:rsidRPr="00000000">
        <w:rPr>
          <w:rtl w:val="0"/>
        </w:rPr>
      </w:r>
    </w:p>
    <w:p w:rsidR="00000000" w:rsidDel="00000000" w:rsidP="00000000" w:rsidRDefault="00000000" w:rsidRPr="00000000" w14:paraId="000000F3">
      <w:pPr>
        <w:numPr>
          <w:ilvl w:val="0"/>
          <w:numId w:val="8"/>
        </w:numPr>
        <w:shd w:fill="ffffff" w:val="clear"/>
        <w:spacing w:after="0" w:before="0" w:line="276"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Corners are where two directions meet and boundaries are the edges of a place.</w:t>
      </w:r>
    </w:p>
    <w:p w:rsidR="00000000" w:rsidDel="00000000" w:rsidP="00000000" w:rsidRDefault="00000000" w:rsidRPr="00000000" w14:paraId="000000F4">
      <w:pPr>
        <w:numPr>
          <w:ilvl w:val="0"/>
          <w:numId w:val="8"/>
        </w:numPr>
        <w:shd w:fill="ffffff" w:val="clear"/>
        <w:spacing w:before="0" w:line="276"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In olden days people used to find their way using the stars and the sun. Nowadays, we use </w:t>
      </w:r>
      <w:sdt>
        <w:sdtPr>
          <w:id w:val="-727235305"/>
          <w:tag w:val="goog_rdk_211"/>
        </w:sdtPr>
        <w:sdtContent>
          <w:commentRangeStart w:id="165"/>
        </w:sdtContent>
      </w:sdt>
      <w:r w:rsidDel="00000000" w:rsidR="00000000" w:rsidRPr="00000000">
        <w:rPr>
          <w:rFonts w:ascii="Roboto" w:cs="Roboto" w:eastAsia="Roboto" w:hAnsi="Roboto"/>
          <w:color w:val="1f1f1f"/>
          <w:sz w:val="21"/>
          <w:szCs w:val="21"/>
          <w:rtl w:val="0"/>
        </w:rPr>
        <w:t xml:space="preserve">compasses</w:t>
      </w:r>
      <w:commentRangeEnd w:id="165"/>
      <w:r w:rsidDel="00000000" w:rsidR="00000000" w:rsidRPr="00000000">
        <w:commentReference w:id="165"/>
      </w:r>
      <w:r w:rsidDel="00000000" w:rsidR="00000000" w:rsidRPr="00000000">
        <w:rPr>
          <w:rFonts w:ascii="Roboto" w:cs="Roboto" w:eastAsia="Roboto" w:hAnsi="Roboto"/>
          <w:color w:val="1f1f1f"/>
          <w:sz w:val="21"/>
          <w:szCs w:val="21"/>
          <w:rtl w:val="0"/>
        </w:rPr>
        <w:t xml:space="preserve"> and GPS (</w:t>
      </w:r>
      <w:sdt>
        <w:sdtPr>
          <w:id w:val="-871408219"/>
          <w:tag w:val="goog_rdk_212"/>
        </w:sdtPr>
        <w:sdtContent>
          <w:ins w:author="Virata Pusuluri" w:id="35" w:date="2025-06-05T14:48:56Z">
            <w:r w:rsidDel="00000000" w:rsidR="00000000" w:rsidRPr="00000000">
              <w:rPr>
                <w:rFonts w:ascii="Roboto" w:cs="Roboto" w:eastAsia="Roboto" w:hAnsi="Roboto"/>
                <w:color w:val="1f1f1f"/>
                <w:sz w:val="21"/>
                <w:szCs w:val="21"/>
                <w:rtl w:val="0"/>
              </w:rPr>
              <w:t xml:space="preserve">G</w:t>
            </w:r>
          </w:ins>
        </w:sdtContent>
      </w:sdt>
      <w:sdt>
        <w:sdtPr>
          <w:id w:val="2060196583"/>
          <w:tag w:val="goog_rdk_213"/>
        </w:sdtPr>
        <w:sdtContent>
          <w:del w:author="Virata Pusuluri" w:id="35" w:date="2025-06-05T14:48:56Z">
            <w:r w:rsidDel="00000000" w:rsidR="00000000" w:rsidRPr="00000000">
              <w:rPr>
                <w:rFonts w:ascii="Roboto" w:cs="Roboto" w:eastAsia="Roboto" w:hAnsi="Roboto"/>
                <w:color w:val="1f1f1f"/>
                <w:sz w:val="21"/>
                <w:szCs w:val="21"/>
                <w:rtl w:val="0"/>
              </w:rPr>
              <w:delText xml:space="preserve">g</w:delText>
            </w:r>
          </w:del>
        </w:sdtContent>
      </w:sdt>
      <w:r w:rsidDel="00000000" w:rsidR="00000000" w:rsidRPr="00000000">
        <w:rPr>
          <w:rFonts w:ascii="Roboto" w:cs="Roboto" w:eastAsia="Roboto" w:hAnsi="Roboto"/>
          <w:color w:val="1f1f1f"/>
          <w:sz w:val="21"/>
          <w:szCs w:val="21"/>
          <w:rtl w:val="0"/>
        </w:rPr>
        <w:t xml:space="preserve">lobal </w:t>
      </w:r>
      <w:sdt>
        <w:sdtPr>
          <w:id w:val="-654718966"/>
          <w:tag w:val="goog_rdk_214"/>
        </w:sdtPr>
        <w:sdtContent>
          <w:ins w:author="Virata Pusuluri" w:id="36" w:date="2025-06-05T14:49:00Z">
            <w:r w:rsidDel="00000000" w:rsidR="00000000" w:rsidRPr="00000000">
              <w:rPr>
                <w:rFonts w:ascii="Roboto" w:cs="Roboto" w:eastAsia="Roboto" w:hAnsi="Roboto"/>
                <w:color w:val="1f1f1f"/>
                <w:sz w:val="21"/>
                <w:szCs w:val="21"/>
                <w:rtl w:val="0"/>
              </w:rPr>
              <w:t xml:space="preserve">P</w:t>
            </w:r>
          </w:ins>
        </w:sdtContent>
      </w:sdt>
      <w:sdt>
        <w:sdtPr>
          <w:id w:val="341958073"/>
          <w:tag w:val="goog_rdk_215"/>
        </w:sdtPr>
        <w:sdtContent>
          <w:del w:author="Virata Pusuluri" w:id="36" w:date="2025-06-05T14:49:00Z">
            <w:r w:rsidDel="00000000" w:rsidR="00000000" w:rsidRPr="00000000">
              <w:rPr>
                <w:rFonts w:ascii="Roboto" w:cs="Roboto" w:eastAsia="Roboto" w:hAnsi="Roboto"/>
                <w:color w:val="1f1f1f"/>
                <w:sz w:val="21"/>
                <w:szCs w:val="21"/>
                <w:rtl w:val="0"/>
              </w:rPr>
              <w:delText xml:space="preserve">p</w:delText>
            </w:r>
          </w:del>
        </w:sdtContent>
      </w:sdt>
      <w:r w:rsidDel="00000000" w:rsidR="00000000" w:rsidRPr="00000000">
        <w:rPr>
          <w:rFonts w:ascii="Roboto" w:cs="Roboto" w:eastAsia="Roboto" w:hAnsi="Roboto"/>
          <w:color w:val="1f1f1f"/>
          <w:sz w:val="21"/>
          <w:szCs w:val="21"/>
          <w:rtl w:val="0"/>
        </w:rPr>
        <w:t xml:space="preserve">ositioning </w:t>
      </w:r>
      <w:sdt>
        <w:sdtPr>
          <w:id w:val="-738856644"/>
          <w:tag w:val="goog_rdk_216"/>
        </w:sdtPr>
        <w:sdtContent>
          <w:ins w:author="Virata Pusuluri" w:id="37" w:date="2025-06-05T14:49:05Z">
            <w:r w:rsidDel="00000000" w:rsidR="00000000" w:rsidRPr="00000000">
              <w:rPr>
                <w:rFonts w:ascii="Roboto" w:cs="Roboto" w:eastAsia="Roboto" w:hAnsi="Roboto"/>
                <w:color w:val="1f1f1f"/>
                <w:sz w:val="21"/>
                <w:szCs w:val="21"/>
                <w:rtl w:val="0"/>
              </w:rPr>
              <w:t xml:space="preserve">S</w:t>
            </w:r>
          </w:ins>
        </w:sdtContent>
      </w:sdt>
      <w:sdt>
        <w:sdtPr>
          <w:id w:val="1039095742"/>
          <w:tag w:val="goog_rdk_217"/>
        </w:sdtPr>
        <w:sdtContent>
          <w:del w:author="Virata Pusuluri" w:id="37" w:date="2025-06-05T14:49:05Z">
            <w:r w:rsidDel="00000000" w:rsidR="00000000" w:rsidRPr="00000000">
              <w:rPr>
                <w:rFonts w:ascii="Roboto" w:cs="Roboto" w:eastAsia="Roboto" w:hAnsi="Roboto"/>
                <w:color w:val="1f1f1f"/>
                <w:sz w:val="21"/>
                <w:szCs w:val="21"/>
                <w:rtl w:val="0"/>
              </w:rPr>
              <w:delText xml:space="preserve">s</w:delText>
            </w:r>
          </w:del>
        </w:sdtContent>
      </w:sdt>
      <w:r w:rsidDel="00000000" w:rsidR="00000000" w:rsidRPr="00000000">
        <w:rPr>
          <w:rFonts w:ascii="Roboto" w:cs="Roboto" w:eastAsia="Roboto" w:hAnsi="Roboto"/>
          <w:color w:val="1f1f1f"/>
          <w:sz w:val="21"/>
          <w:szCs w:val="21"/>
          <w:rtl w:val="0"/>
        </w:rPr>
        <w:t xml:space="preserve">ystem</w:t>
      </w:r>
      <w:sdt>
        <w:sdtPr>
          <w:id w:val="2011708570"/>
          <w:tag w:val="goog_rdk_218"/>
        </w:sdtPr>
        <w:sdtContent>
          <w:ins w:author="Virata Pusuluri" w:id="38" w:date="2024-12-30T17:35:37Z">
            <w:r w:rsidDel="00000000" w:rsidR="00000000" w:rsidRPr="00000000">
              <w:rPr>
                <w:rFonts w:ascii="Roboto" w:cs="Roboto" w:eastAsia="Roboto" w:hAnsi="Roboto"/>
                <w:color w:val="1f1f1f"/>
                <w:sz w:val="21"/>
                <w:szCs w:val="21"/>
                <w:rtl w:val="0"/>
              </w:rPr>
              <w:t xml:space="preserve"> = what maps use</w:t>
            </w:r>
          </w:ins>
        </w:sdtContent>
      </w:sdt>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0F5">
      <w:pPr>
        <w:spacing w:after="140" w:line="276"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el Sans serif" w:cs="Ariel Sans serif" w:eastAsia="Ariel Sans serif" w:hAnsi="Ariel Sans serif"/>
          <w:sz w:val="21"/>
          <w:szCs w:val="21"/>
        </w:rPr>
      </w:pPr>
      <w:r w:rsidDel="00000000" w:rsidR="00000000" w:rsidRPr="00000000">
        <w:rPr>
          <w:rtl w:val="0"/>
        </w:rPr>
      </w:r>
    </w:p>
    <w:sectPr>
      <w:pgSz w:h="15840" w:w="12240" w:orient="portrait"/>
      <w:pgMar w:bottom="1134" w:top="1134" w:left="1134" w:right="1134"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nitha Pusuluri" w:id="84" w:date="2024-12-12T16:45:58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w:t>
      </w:r>
    </w:p>
  </w:comment>
  <w:comment w:author="Virata Pusuluri" w:id="56" w:date="2024-12-30T17:25:50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Become bad</w:t>
      </w:r>
    </w:p>
  </w:comment>
  <w:comment w:author="Virata Pusuluri" w:id="158" w:date="2024-12-12T17:10:51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60323131"/>
          <w:tag w:val="goog_rdk_219"/>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కలపడం</w:t>
          </w:r>
        </w:sdtContent>
      </w:sdt>
    </w:p>
  </w:comment>
  <w:comment w:author="krishna pusuluri" w:id="47" w:date="2025-01-14T21:57:50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25359007"/>
          <w:tag w:val="goog_rdk_220"/>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shortage; నీటి కరువు</w:t>
          </w:r>
        </w:sdtContent>
      </w:sdt>
    </w:p>
  </w:comment>
  <w:comment w:author="Virata Pusuluri" w:id="31" w:date="2024-12-30T14:22:02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in less amount ; decrease</w:t>
      </w:r>
    </w:p>
  </w:comment>
  <w:comment w:author="Virata Pusuluri" w:id="53" w:date="2025-01-02T20:05:38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w:t>
      </w:r>
    </w:p>
  </w:comment>
  <w:comment w:author="Virata Pusuluri" w:id="156" w:date="2024-12-30T14:27:36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Region</w:t>
      </w:r>
    </w:p>
  </w:comment>
  <w:comment w:author="Virata Pusuluri" w:id="89" w:date="2024-10-17T18:36:41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Connected</w:t>
      </w:r>
    </w:p>
  </w:comment>
  <w:comment w:author="Virata Pusuluri" w:id="44" w:date="2025-01-08T20:58:17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w:t>
      </w:r>
    </w:p>
  </w:comment>
  <w:comment w:author="Virata Pusuluri" w:id="114" w:date="2024-10-17T18:46:57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 divided</w:t>
      </w:r>
    </w:p>
  </w:comment>
  <w:comment w:author="Virata Pusuluri" w:id="124" w:date="2024-10-29T00:39:34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w:t>
      </w:r>
    </w:p>
  </w:comment>
  <w:comment w:author="Virata Pusuluri" w:id="40" w:date="2025-01-08T14:58:58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water vapor rises, it cools and changes back into tiny water droplets, forming clouds.</w:t>
      </w:r>
    </w:p>
  </w:comment>
  <w:comment w:author="Virata Pusuluri" w:id="118" w:date="2024-10-17T18:53:29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w:t>
      </w:r>
    </w:p>
  </w:comment>
  <w:comment w:author="Virata Pusuluri" w:id="119" w:date="2024-10-17T18:54:31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hard</w:t>
      </w:r>
    </w:p>
  </w:comment>
  <w:comment w:author="Virata Pusuluri" w:id="83" w:date="2024-12-12T16:17:25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w:t>
      </w:r>
    </w:p>
  </w:comment>
  <w:comment w:author="Virata Pusuluri" w:id="154" w:date="2024-12-30T14:27:14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w:t>
      </w:r>
    </w:p>
  </w:comment>
  <w:comment w:author="Virata Pusuluri" w:id="109" w:date="2024-10-29T00:49:28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than</w:t>
      </w:r>
    </w:p>
  </w:comment>
  <w:comment w:author="Virata Pusuluri" w:id="100" w:date="2024-10-17T18:41:47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14800944"/>
          <w:tag w:val="goog_rdk_221"/>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చాలా సార్లు జరిగేవి</w:t>
          </w:r>
        </w:sdtContent>
      </w:sdt>
    </w:p>
  </w:comment>
  <w:comment w:author="Virata Pusuluri" w:id="15" w:date="2024-12-12T16:32:16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w:t>
      </w:r>
    </w:p>
  </w:comment>
  <w:comment w:author="Virata Pusuluri" w:id="155" w:date="2024-12-30T14:27:21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comment>
  <w:comment w:author="Sunitha Pusuluri" w:id="148" w:date="2024-12-30T18:44:19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mixture; mix</w:t>
      </w:r>
    </w:p>
  </w:comment>
  <w:comment w:author="Virata Pusuluri" w:id="82" w:date="2024-12-06T15:27:25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recognize</w:t>
      </w:r>
    </w:p>
  </w:comment>
  <w:comment w:author="Sunitha Pusuluri" w:id="144" w:date="2024-12-30T18:42:59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w:t>
      </w:r>
    </w:p>
  </w:comment>
  <w:comment w:author="Sunitha Pusuluri" w:id="145" w:date="2024-12-30T18:43:17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opposite</w:t>
      </w:r>
    </w:p>
  </w:comment>
  <w:comment w:author="Virata Pusuluri" w:id="132" w:date="2024-12-30T14:24:50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 movements</w:t>
      </w:r>
    </w:p>
  </w:comment>
  <w:comment w:author="Virata Pusuluri" w:id="106" w:date="2024-10-30T19:19:09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type of gas, Compressed Natural Gas</w:t>
      </w:r>
    </w:p>
  </w:comment>
  <w:comment w:author="Virata Pusuluri" w:id="51" w:date="2024-12-30T14:23:14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comment>
  <w:comment w:author="Virata Pusuluri" w:id="24" w:date="2024-12-12T16:38:27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Cooking styles</w:t>
      </w:r>
    </w:p>
  </w:comment>
  <w:comment w:author="Virata Pusuluri" w:id="123" w:date="2024-10-29T00:38:48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Drawing</w:t>
      </w:r>
    </w:p>
  </w:comment>
  <w:comment w:author="Virata Pusuluri" w:id="36" w:date="2024-12-30T17:23:39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Growing plants, etc</w:t>
      </w:r>
    </w:p>
  </w:comment>
  <w:comment w:author="Virata Pusuluri" w:id="115" w:date="2024-10-17T18:49:08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w:t>
      </w:r>
    </w:p>
  </w:comment>
  <w:comment w:author="Sunitha Pusuluri" w:id="151" w:date="2024-12-30T18:44:59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leaving</w:t>
      </w:r>
    </w:p>
  </w:comment>
  <w:comment w:author="Virata Pusuluri" w:id="61" w:date="2024-12-30T14:24:08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 know about</w:t>
      </w:r>
    </w:p>
  </w:comment>
  <w:comment w:author="Virata Pusuluri" w:id="45" w:date="2025-01-08T21:00:47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88606281"/>
          <w:tag w:val="goog_rdk_222"/>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ప్రయోజనాల ; అవసరం ఏమిటి</w:t>
          </w:r>
        </w:sdtContent>
      </w:sdt>
    </w:p>
  </w:comment>
  <w:comment w:author="Virata Pusuluri" w:id="103" w:date="2024-10-29T00:45:42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37802652"/>
          <w:tag w:val="goog_rdk_223"/>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ఇంధనం ; బలం ఇచ్చేది</w:t>
          </w:r>
        </w:sdtContent>
      </w:sdt>
    </w:p>
  </w:comment>
  <w:comment w:author="Sunitha Pusuluri" w:id="27" w:date="2024-12-12T16:40:26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w:t>
      </w:r>
    </w:p>
  </w:comment>
  <w:comment w:author="Virata Pusuluri" w:id="163" w:date="2024-12-30T14:29:15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 fundamental ; main</w:t>
      </w:r>
    </w:p>
  </w:comment>
  <w:comment w:author="Sunitha Pusuluri" w:id="149" w:date="2024-12-30T18:44:28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pee</w:t>
      </w:r>
    </w:p>
  </w:comment>
  <w:comment w:author="Virata Pusuluri" w:id="10" w:date="2024-12-04T20:38:02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w:t>
      </w:r>
    </w:p>
  </w:comment>
  <w:comment w:author="krishna pusuluri" w:id="75" w:date="2024-12-07T00:26:53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Money related</w:t>
      </w:r>
    </w:p>
  </w:comment>
  <w:comment w:author="krishna pusuluri" w:id="2" w:date="2024-10-29T16:05:37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scare</w:t>
      </w:r>
    </w:p>
  </w:comment>
  <w:comment w:author="Sunitha Pusuluri" w:id="133" w:date="2024-12-30T18:40:30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w:t>
      </w:r>
    </w:p>
  </w:comment>
  <w:comment w:author="Sunitha Pusuluri" w:id="72" w:date="2024-12-12T16:42:56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grow</w:t>
      </w:r>
    </w:p>
  </w:comment>
  <w:comment w:author="Virata Pusuluri" w:id="22" w:date="2024-12-12T16:37:52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13207237"/>
          <w:tag w:val="goog_rdk_224"/>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పద్ధతులు</w:t>
          </w:r>
        </w:sdtContent>
      </w:sdt>
    </w:p>
  </w:comment>
  <w:comment w:author="Virata Pusuluri" w:id="116" w:date="2024-10-17T18:50:21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20296252"/>
          <w:tag w:val="goog_rdk_225"/>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మట్టి</w:t>
          </w:r>
        </w:sdtContent>
      </w:sdt>
    </w:p>
  </w:comment>
  <w:comment w:author="Virata Pusuluri" w:id="157" w:date="2024-12-12T17:15:35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relaxation</w:t>
      </w:r>
    </w:p>
  </w:comment>
  <w:comment w:author="Virata Pusuluri" w:id="87" w:date="2024-12-06T15:31:55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w:t>
      </w:r>
    </w:p>
  </w:comment>
  <w:comment w:author="Virata Pusuluri" w:id="63" w:date="2025-06-05T14:27:34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where they live</w:t>
      </w:r>
    </w:p>
  </w:comment>
  <w:comment w:author="Sunitha Pusuluri" w:id="164" w:date="2024-12-30T19:05:25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w:t>
      </w:r>
    </w:p>
  </w:comment>
  <w:comment w:author="Virata Pusuluri" w:id="92" w:date="2024-10-30T19:21:42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Ways</w:t>
      </w:r>
    </w:p>
  </w:comment>
  <w:comment w:author="Virata Pusuluri" w:id="32" w:date="2024-12-30T14:22:11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w:t>
      </w:r>
    </w:p>
  </w:comment>
  <w:comment w:author="Sunitha Pusuluri" w:id="153" w:date="2024-12-30T18:45:30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boundary</w:t>
      </w:r>
    </w:p>
  </w:comment>
  <w:comment w:author="Virata Pusuluri" w:id="81" w:date="2024-12-12T16:18:03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have</w:t>
      </w:r>
    </w:p>
  </w:comment>
  <w:comment w:author="Virata Pusuluri" w:id="52" w:date="2024-12-30T17:25:29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w:t>
      </w:r>
    </w:p>
  </w:comment>
  <w:comment w:author="Sunitha Pusuluri" w:id="147" w:date="2024-12-30T18:44:00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depends</w:t>
      </w:r>
    </w:p>
  </w:comment>
  <w:comment w:author="Virata Pusuluri" w:id="121" w:date="2024-10-17T18:58:58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Cement</w:t>
      </w:r>
    </w:p>
  </w:comment>
  <w:comment w:author="Virata Pusuluri" w:id="12" w:date="2024-12-04T20:38:45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w:t>
      </w:r>
    </w:p>
  </w:comment>
  <w:comment w:author="Virata Pusuluri" w:id="120" w:date="2024-10-17T18:55:19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Thick</w:t>
      </w:r>
    </w:p>
  </w:comment>
  <w:comment w:author="Virata Pusuluri" w:id="131" w:date="2024-10-29T00:51:28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w:t>
      </w:r>
    </w:p>
  </w:comment>
  <w:comment w:author="Virata Pusuluri" w:id="41" w:date="2025-01-08T15:49:37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water droplets in clouds become heavy enough, they fall back to the Earth's surface as rain, snow, or ice.</w:t>
      </w:r>
    </w:p>
  </w:comment>
  <w:comment w:author="Virata Pusuluri" w:id="111" w:date="2024-10-29T00:51:51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Ways</w:t>
      </w:r>
    </w:p>
  </w:comment>
  <w:comment w:author="krishna pusuluri" w:id="129" w:date="2024-11-01T15:34:52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everyone</w:t>
      </w:r>
    </w:p>
  </w:comment>
  <w:comment w:author="Virata Pusuluri" w:id="125" w:date="2024-10-29T00:40:33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06327705"/>
          <w:tag w:val="goog_rdk_226"/>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దొరక్కుండా ఆపడం</w:t>
          </w:r>
        </w:sdtContent>
      </w:sdt>
    </w:p>
  </w:comment>
  <w:comment w:author="Virata Pusuluri" w:id="30" w:date="2024-12-30T14:21:28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it comes from</w:t>
      </w:r>
    </w:p>
  </w:comment>
  <w:comment w:author="Virata Pusuluri" w:id="108" w:date="2024-10-29T00:49:19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Uses</w:t>
      </w:r>
    </w:p>
  </w:comment>
  <w:comment w:author="Virata Pusuluri" w:id="21" w:date="2024-12-12T16:37:19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w:t>
      </w:r>
    </w:p>
  </w:comment>
  <w:comment w:author="Sunitha Pusuluri" w:id="66" w:date="2024-12-12T16:41:17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possible</w:t>
      </w:r>
    </w:p>
  </w:comment>
  <w:comment w:author="Virata Pusuluri" w:id="161" w:date="2024-12-30T14:28:06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move</w:t>
      </w:r>
    </w:p>
  </w:comment>
  <w:comment w:author="Virata Pusuluri" w:id="86" w:date="2025-06-05T14:30:47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w:t>
      </w:r>
    </w:p>
  </w:comment>
  <w:comment w:author="Virata Pusuluri" w:id="37" w:date="2024-12-30T14:22:42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Growing water animals</w:t>
      </w:r>
    </w:p>
  </w:comment>
  <w:comment w:author="Sunitha Pusuluri" w:id="79" w:date="2024-12-12T16:44:04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arranged properly</w:t>
      </w:r>
    </w:p>
  </w:comment>
  <w:comment w:author="Virata Pusuluri" w:id="6" w:date="2024-10-29T00:28:30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62288524"/>
          <w:tag w:val="goog_rdk_227"/>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చాలా ముఖ్యమైనది</w:t>
          </w:r>
        </w:sdtContent>
      </w:sdt>
    </w:p>
  </w:comment>
  <w:comment w:author="Virata Pusuluri" w:id="77" w:date="2024-12-06T15:24:30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02824733"/>
          <w:tag w:val="goog_rdk_228"/>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అవసరమైన</w:t>
          </w:r>
        </w:sdtContent>
      </w:sdt>
    </w:p>
  </w:comment>
  <w:comment w:author="Virata Pusuluri" w:id="105" w:date="2024-10-29T00:48:53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request to use</w:t>
      </w:r>
    </w:p>
  </w:comment>
  <w:comment w:author="Virata Pusuluri" w:id="139" w:date="2024-12-30T14:25:55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which we can understand with body parts.</w:t>
      </w:r>
    </w:p>
  </w:comment>
  <w:comment w:author="Virata Pusuluri" w:id="19" w:date="2024-12-12T16:36:24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w:t>
      </w:r>
    </w:p>
  </w:comment>
  <w:comment w:author="Virata Pusuluri" w:id="1" w:date="2024-10-29T00:23:52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important.</w:t>
      </w:r>
    </w:p>
  </w:comment>
  <w:comment w:author="Sunitha Pusuluri" w:id="25" w:date="2024-12-12T16:39:47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w:t>
      </w:r>
    </w:p>
  </w:comment>
  <w:comment w:author="Virata Pusuluri" w:id="130" w:date="2024-11-25T15:27:03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we need</w:t>
      </w:r>
    </w:p>
  </w:comment>
  <w:comment w:author="Virata Pusuluri" w:id="39" w:date="2025-01-02T20:04:59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Places where water is stored</w:t>
      </w:r>
    </w:p>
  </w:comment>
  <w:comment w:author="Virata Pusuluri" w:id="104" w:date="2024-10-29T00:48:18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comment>
  <w:comment w:author="Virata Pusuluri" w:id="42" w:date="2025-01-08T15:48:35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Ice</w:t>
      </w:r>
    </w:p>
  </w:comment>
  <w:comment w:author="Virata Pusuluri" w:id="11" w:date="2024-12-12T16:11:05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Veraity</w:t>
      </w:r>
    </w:p>
  </w:comment>
  <w:comment w:author="krishna pusuluri" w:id="70" w:date="2024-12-06T23:26:13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w:t>
      </w:r>
    </w:p>
  </w:comment>
  <w:comment w:author="krishna pusuluri" w:id="76" w:date="2024-12-07T00:27:18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how long they last</w:t>
      </w:r>
    </w:p>
  </w:comment>
  <w:comment w:author="Virata Pusuluri" w:id="33" w:date="2024-12-30T14:22:22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comment>
  <w:comment w:author="Virata Pusuluri" w:id="62" w:date="2024-12-30T17:28:31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Saving</w:t>
      </w:r>
    </w:p>
  </w:comment>
  <w:comment w:author="Sunitha Pusuluri" w:id="150" w:date="2024-12-30T18:44:50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potty</w:t>
      </w:r>
    </w:p>
  </w:comment>
  <w:comment w:author="Virata Pusuluri" w:id="23" w:date="2024-12-12T16:38:09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w:t>
      </w:r>
    </w:p>
  </w:comment>
  <w:comment w:author="Virata Pusuluri" w:id="13" w:date="2024-12-04T20:39:21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w:t>
      </w:r>
    </w:p>
  </w:comment>
  <w:comment w:author="Virata Pusuluri" w:id="93" w:date="2024-10-17T18:38:49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Along with</w:t>
      </w:r>
    </w:p>
  </w:comment>
  <w:comment w:author="Virata Pusuluri" w:id="94" w:date="2024-11-04T12:36:58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Virata Pusuluri" w:id="95" w:date="2024-11-04T12:37:00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Virata Pusuluri" w:id="96" w:date="2024-11-04T12:37:04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Virata Pusuluri" w:id="97" w:date="2024-11-04T12:37:07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Sunitha Pusuluri" w:id="146" w:date="2024-12-30T18:43:49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alone</w:t>
      </w:r>
    </w:p>
  </w:comment>
  <w:comment w:author="Virata Pusuluri" w:id="101" w:date="2024-10-17T18:45:34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98084054"/>
          <w:tag w:val="goog_rdk_229"/>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దాన్ని బట్టి</w:t>
          </w:r>
        </w:sdtContent>
      </w:sdt>
    </w:p>
  </w:comment>
  <w:comment w:author="krishna pusuluri" w:id="5" w:date="2024-10-29T16:08:28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treat them the same as everybody else and do not separate them out</w:t>
      </w:r>
    </w:p>
  </w:comment>
  <w:comment w:author="Virata Pusuluri" w:id="20" w:date="2024-12-12T16:36:59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Sickness</w:t>
      </w:r>
    </w:p>
  </w:comment>
  <w:comment w:author="Virata Pusuluri" w:id="162" w:date="2024-12-30T14:28:18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Ideas</w:t>
      </w:r>
    </w:p>
  </w:comment>
  <w:comment w:author="Virata Pusuluri" w:id="110" w:date="2024-11-01T14:25:09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w:t>
      </w:r>
    </w:p>
  </w:comment>
  <w:comment w:author="Sunitha Pusuluri" w:id="26" w:date="2024-12-12T16:40:12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importance</w:t>
      </w:r>
    </w:p>
  </w:comment>
  <w:comment w:author="Virata Pusuluri" w:id="140" w:date="2024-12-30T14:26:14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type</w:t>
      </w:r>
    </w:p>
  </w:comment>
  <w:comment w:author="Virata Pusuluri" w:id="160" w:date="2024-12-30T14:27:53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Space related</w:t>
      </w:r>
    </w:p>
  </w:comment>
  <w:comment w:author="Virata Pusuluri" w:id="113" w:date="2024-10-29T00:52:49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28409076"/>
          <w:tag w:val="goog_rdk_230"/>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గుర్రబ్బండులు</w:t>
          </w:r>
        </w:sdtContent>
      </w:sdt>
    </w:p>
  </w:comment>
  <w:comment w:author="krishna pusuluri" w:id="3" w:date="2024-10-29T16:05:50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surely; really</w:t>
      </w:r>
    </w:p>
  </w:comment>
  <w:comment w:author="Virata Pusuluri" w:id="112" w:date="2024-11-01T14:19:44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12338862"/>
          <w:tag w:val="goog_rdk_231"/>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ఎద్దుల బండి</w:t>
          </w:r>
        </w:sdtContent>
      </w:sdt>
    </w:p>
  </w:comment>
  <w:comment w:author="Virata Pusuluri" w:id="128" w:date="2024-10-29T00:43:16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w:t>
      </w:r>
    </w:p>
  </w:comment>
  <w:comment w:author="Sunitha Pusuluri" w:id="152" w:date="2024-12-30T18:45:14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successfully</w:t>
      </w:r>
    </w:p>
  </w:comment>
  <w:comment w:author="Virata Pusuluri" w:id="126" w:date="2024-11-01T14:01:33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comment>
  <w:comment w:author="Virata Pusuluri" w:id="18" w:date="2024-12-12T16:36:01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28146764"/>
          <w:tag w:val="goog_rdk_232"/>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ముఖ్యం</w:t>
          </w:r>
        </w:sdtContent>
      </w:sdt>
    </w:p>
  </w:comment>
  <w:comment w:author="Virata Pusuluri" w:id="49" w:date="2025-01-02T20:05:20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Problems</w:t>
      </w:r>
    </w:p>
  </w:comment>
  <w:comment w:author="krishna pusuluri" w:id="68" w:date="2024-12-07T00:25:11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somebody who steals others' properties</w:t>
      </w:r>
    </w:p>
  </w:comment>
  <w:comment w:author="Virata Pusuluri" w:id="16" w:date="2024-12-12T16:33:20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20293495"/>
          <w:tag w:val="goog_rdk_233"/>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అరగడం</w:t>
          </w:r>
        </w:sdtContent>
      </w:sdt>
    </w:p>
  </w:comment>
  <w:comment w:author="Virata Pusuluri" w:id="88" w:date="2024-11-04T12:38:24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Tells</w:t>
      </w:r>
    </w:p>
  </w:comment>
  <w:comment w:author="Virata Pusuluri" w:id="48" w:date="2024-12-30T14:23:00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w:t>
      </w:r>
    </w:p>
  </w:comment>
  <w:comment w:author="Virata Pusuluri" w:id="17" w:date="2024-12-12T16:34:43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70785364"/>
          <w:tag w:val="goog_rdk_234"/>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సుభ్రంగా ఉంటటం</w:t>
          </w:r>
        </w:sdtContent>
      </w:sdt>
    </w:p>
  </w:comment>
  <w:comment w:author="Virata Pusuluri" w:id="99" w:date="2024-10-17T18:40:22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w:t>
      </w:r>
    </w:p>
  </w:comment>
  <w:comment w:author="Virata Pusuluri" w:id="98" w:date="2024-10-29T00:34:48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88914333"/>
          <w:tag w:val="goog_rdk_235"/>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దీనినిబట్టి</w:t>
          </w:r>
        </w:sdtContent>
      </w:sdt>
    </w:p>
  </w:comment>
  <w:comment w:author="Virata Pusuluri" w:id="107" w:date="2024-11-01T14:29:45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Uses</w:t>
      </w:r>
    </w:p>
  </w:comment>
  <w:comment w:author="Virata Pusuluri" w:id="38" w:date="2025-01-08T20:54:13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that come directly from the ground even if we do not dig.</w:t>
      </w:r>
    </w:p>
  </w:comment>
  <w:comment w:author="Virata Pusuluri" w:id="59" w:date="2025-01-02T20:07:24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69468822"/>
          <w:tag w:val="goog_rdk_236"/>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People ; ఒక్కొక్కళ్ళు</w:t>
          </w:r>
        </w:sdtContent>
      </w:sdt>
    </w:p>
  </w:comment>
  <w:comment w:author="Virata Pusuluri" w:id="142" w:date="2024-12-31T15:47:05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animals eaten by the predator</w:t>
      </w:r>
    </w:p>
  </w:comment>
  <w:comment w:author="Virata Pusuluri" w:id="57" w:date="2024-12-30T17:28:08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w:t>
      </w:r>
    </w:p>
  </w:comment>
  <w:comment w:author="Virata Pusuluri" w:id="9" w:date="2024-12-04T20:37:40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w:t>
      </w:r>
    </w:p>
  </w:comment>
  <w:comment w:author="Virata Pusuluri" w:id="73" w:date="2024-12-06T15:23:23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various</w:t>
      </w:r>
    </w:p>
  </w:comment>
  <w:comment w:author="Virata Pusuluri" w:id="127" w:date="2024-10-29T00:42:15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w:t>
      </w:r>
    </w:p>
  </w:comment>
  <w:comment w:author="Sunitha Pusuluri" w:id="69" w:date="2024-12-12T16:41:49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live in the village</w:t>
      </w:r>
    </w:p>
  </w:comment>
  <w:comment w:author="Virata Pusuluri" w:id="55" w:date="2025-01-02T20:06:12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Stopping</w:t>
      </w:r>
    </w:p>
  </w:comment>
  <w:comment w:author="Sunitha Pusuluri" w:id="165" w:date="2025-01-09T23:40:02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device containing a magnetized pointer which shows the directions (using magnetic north)</w:t>
      </w:r>
    </w:p>
  </w:comment>
  <w:comment w:author="Virata Pusuluri" w:id="85" w:date="2024-12-06T15:30:39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 ; spread</w:t>
      </w:r>
    </w:p>
  </w:comment>
  <w:comment w:author="Virata Pusuluri" w:id="136" w:date="2024-12-30T14:25:17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Improved</w:t>
      </w:r>
    </w:p>
  </w:comment>
  <w:comment w:author="Virata Pusuluri" w:id="91" w:date="2024-10-29T00:51:05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 the way</w:t>
      </w:r>
    </w:p>
  </w:comment>
  <w:comment w:author="Virata Pusuluri" w:id="58" w:date="2025-01-02T20:06:52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comment>
  <w:comment w:author="Sunitha Pusuluri" w:id="65" w:date="2024-12-12T16:41:01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gives</w:t>
      </w:r>
    </w:p>
  </w:comment>
  <w:comment w:author="Virata Pusuluri" w:id="122" w:date="2024-10-29T00:36:45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w:t>
      </w:r>
    </w:p>
  </w:comment>
  <w:comment w:author="Virata Pusuluri" w:id="29" w:date="2024-12-30T14:21:10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w:t>
      </w:r>
    </w:p>
  </w:comment>
  <w:comment w:author="Virata Pusuluri" w:id="159" w:date="2024-12-12T17:16:20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Television</w:t>
      </w:r>
    </w:p>
  </w:comment>
  <w:comment w:author="Virata Pusuluri" w:id="43" w:date="2025-01-08T15:52:49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cycle is about evaporation, condensation, and precipitation.</w:t>
      </w:r>
    </w:p>
  </w:comment>
  <w:comment w:author="Virata Pusuluri" w:id="135" w:date="2024-12-30T14:25:02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w:t>
      </w:r>
    </w:p>
  </w:comment>
  <w:comment w:author="krishna pusuluri" w:id="67" w:date="2024-12-06T23:23:27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someone plans to do</w:t>
      </w:r>
    </w:p>
  </w:comment>
  <w:comment w:author="Virata Pusuluri" w:id="90" w:date="2024-11-01T14:11:08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comment>
  <w:comment w:author="Sunitha Pusuluri" w:id="28" w:date="2024-12-12T16:40:39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good things</w:t>
      </w:r>
    </w:p>
  </w:comment>
  <w:comment w:author="Virata Pusuluri" w:id="60" w:date="2024-12-30T14:23:49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Decrease</w:t>
      </w:r>
    </w:p>
  </w:comment>
  <w:comment w:author="Sunitha Pusuluri" w:id="74" w:date="2024-12-12T16:42:47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caused</w:t>
      </w:r>
    </w:p>
  </w:comment>
  <w:comment w:author="Sunitha Pusuluri" w:id="134" w:date="2024-12-30T18:40:47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ways</w:t>
      </w:r>
    </w:p>
  </w:comment>
  <w:comment w:author="Virata Pusuluri" w:id="8" w:date="2024-12-04T20:37:12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comment>
  <w:comment w:author="Virata Pusuluri" w:id="117" w:date="2024-10-17T18:51:21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Stones</w:t>
      </w:r>
    </w:p>
  </w:comment>
  <w:comment w:author="krishna pusuluri" w:id="80" w:date="2024-12-07T00:28:01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comment>
  <w:comment w:author="Sunitha Pusuluri" w:id="64" w:date="2024-12-12T16:47:12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place to live</w:t>
      </w:r>
    </w:p>
  </w:comment>
  <w:comment w:author="krishna pusuluri" w:id="0" w:date="2024-10-29T15:57:46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person's or animal's body apart from the limbs and head.</w:t>
      </w:r>
    </w:p>
  </w:comment>
  <w:comment w:author="Virata Pusuluri" w:id="138" w:date="2024-12-30T14:25:40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p>
  </w:comment>
  <w:comment w:author="Virata Pusuluri" w:id="7" w:date="2025-01-29T14:21:23Z">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Danger</w:t>
      </w:r>
    </w:p>
  </w:comment>
  <w:comment w:author="Virata Pusuluri" w:id="50" w:date="2024-12-30T17:25:05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w:t>
      </w:r>
    </w:p>
  </w:comment>
  <w:comment w:author="Sunitha Pusuluri" w:id="141" w:date="2024-12-30T18:42:17Z">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w:t>
      </w:r>
    </w:p>
  </w:comment>
  <w:comment w:author="Virata Pusuluri" w:id="4" w:date="2024-10-29T00:26:13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46310122"/>
          <w:tag w:val="goog_rdk_237"/>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సహాయం చేయడం అని.</w:t>
          </w:r>
        </w:sdtContent>
      </w:sdt>
    </w:p>
  </w:comment>
  <w:comment w:author="Virata Pusuluri" w:id="14" w:date="2024-12-12T16:12:21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w:t>
      </w:r>
    </w:p>
  </w:comment>
  <w:comment w:author="Virata Pusuluri" w:id="46" w:date="2025-01-08T21:06:14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to stay alive.</w:t>
      </w:r>
    </w:p>
  </w:comment>
  <w:comment w:author="Virata Pusuluri" w:id="54" w:date="2025-01-02T20:05:49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comment>
  <w:comment w:author="Sunitha Pusuluri" w:id="78" w:date="2024-12-12T16:43:55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cleanliness</w:t>
      </w:r>
    </w:p>
  </w:comment>
  <w:comment w:author="Virata Pusuluri" w:id="35" w:date="2025-01-02T20:03:24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Along with</w:t>
      </w:r>
    </w:p>
  </w:comment>
  <w:comment w:author="Virata Pusuluri" w:id="143" w:date="2024-12-30T14:26:42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Animals which attack</w:t>
      </w:r>
    </w:p>
  </w:comment>
  <w:comment w:author="Sunitha Pusuluri" w:id="71" w:date="2024-12-12T16:42:06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they live</w:t>
      </w:r>
    </w:p>
  </w:comment>
  <w:comment w:author="Virata Pusuluri" w:id="137" w:date="2024-12-30T14:25:30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and simple</w:t>
      </w:r>
    </w:p>
  </w:comment>
  <w:comment w:author="Virata Pusuluri" w:id="34" w:date="2025-01-02T20:02:51Z">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w:t>
      </w:r>
    </w:p>
  </w:comment>
  <w:comment w:author="Virata Pusuluri" w:id="102" w:date="2024-10-29T00:35:46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28865289"/>
          <w:tag w:val="goog_rdk_238"/>
        </w:sdtPr>
        <w:sdtContent>
          <w:r w:rsidDel="00000000" w:rsidR="00000000" w:rsidRPr="00000000">
            <w:rPr>
              <w:rFonts w:ascii="Gautami" w:cs="Gautami" w:eastAsia="Gautami" w:hAnsi="Gautami"/>
              <w:b w:val="0"/>
              <w:bCs w:val="0"/>
              <w:i w:val="0"/>
              <w:iCs w:val="0"/>
              <w:smallCaps w:val="0"/>
              <w:strike w:val="0"/>
              <w:color w:val="000000"/>
              <w:sz w:val="22"/>
              <w:szCs w:val="22"/>
              <w:u w:val="none"/>
              <w:shd w:fill="auto" w:val="clear"/>
              <w:vertAlign w:val="baseline"/>
              <w:rtl w:val="0"/>
            </w:rPr>
            <w:t xml:space="preserve">దొరకటం</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7" w15:done="0"/>
  <w15:commentEx w15:paraId="000000F8" w15:done="0"/>
  <w15:commentEx w15:paraId="000000F9" w15:done="0"/>
  <w15:commentEx w15:paraId="000000FA" w15:done="0"/>
  <w15:commentEx w15:paraId="000000FB" w15:done="0"/>
  <w15:commentEx w15:paraId="000000FC" w15:done="0"/>
  <w15:commentEx w15:paraId="000000FD" w15:done="0"/>
  <w15:commentEx w15:paraId="000000FE" w15:done="0"/>
  <w15:commentEx w15:paraId="000000FF" w15:done="0"/>
  <w15:commentEx w15:paraId="00000100" w15:done="0"/>
  <w15:commentEx w15:paraId="00000101" w15:done="0"/>
  <w15:commentEx w15:paraId="00000102" w15:done="0"/>
  <w15:commentEx w15:paraId="00000103" w15:done="0"/>
  <w15:commentEx w15:paraId="00000104" w15:done="0"/>
  <w15:commentEx w15:paraId="00000105" w15:done="0"/>
  <w15:commentEx w15:paraId="00000106" w15:done="0"/>
  <w15:commentEx w15:paraId="00000107" w15:done="0"/>
  <w15:commentEx w15:paraId="00000108" w15:done="0"/>
  <w15:commentEx w15:paraId="00000109" w15:done="0"/>
  <w15:commentEx w15:paraId="0000010A" w15:done="0"/>
  <w15:commentEx w15:paraId="0000010B" w15:done="0"/>
  <w15:commentEx w15:paraId="0000010C" w15:done="0"/>
  <w15:commentEx w15:paraId="0000010D" w15:done="0"/>
  <w15:commentEx w15:paraId="0000010E" w15:done="0"/>
  <w15:commentEx w15:paraId="0000010F" w15:done="0"/>
  <w15:commentEx w15:paraId="00000110" w15:done="0"/>
  <w15:commentEx w15:paraId="00000111" w15:done="0"/>
  <w15:commentEx w15:paraId="00000112" w15:done="0"/>
  <w15:commentEx w15:paraId="00000113" w15:done="0"/>
  <w15:commentEx w15:paraId="00000114" w15:done="0"/>
  <w15:commentEx w15:paraId="00000115" w15:done="0"/>
  <w15:commentEx w15:paraId="00000116" w15:done="0"/>
  <w15:commentEx w15:paraId="00000117" w15:done="0"/>
  <w15:commentEx w15:paraId="00000118" w15:done="0"/>
  <w15:commentEx w15:paraId="00000119" w15:done="0"/>
  <w15:commentEx w15:paraId="0000011A" w15:done="0"/>
  <w15:commentEx w15:paraId="0000011B" w15:done="0"/>
  <w15:commentEx w15:paraId="0000011C" w15:done="0"/>
  <w15:commentEx w15:paraId="0000011D" w15:done="0"/>
  <w15:commentEx w15:paraId="0000011E" w15:done="0"/>
  <w15:commentEx w15:paraId="0000011F" w15:done="0"/>
  <w15:commentEx w15:paraId="00000120" w15:done="0"/>
  <w15:commentEx w15:paraId="00000121" w15:done="0"/>
  <w15:commentEx w15:paraId="00000122" w15:done="0"/>
  <w15:commentEx w15:paraId="00000123" w15:done="0"/>
  <w15:commentEx w15:paraId="00000124" w15:done="0"/>
  <w15:commentEx w15:paraId="00000125" w15:done="0"/>
  <w15:commentEx w15:paraId="00000126" w15:done="0"/>
  <w15:commentEx w15:paraId="00000127" w15:done="0"/>
  <w15:commentEx w15:paraId="00000128" w15:done="0"/>
  <w15:commentEx w15:paraId="00000129" w15:done="0"/>
  <w15:commentEx w15:paraId="0000012A" w15:done="0"/>
  <w15:commentEx w15:paraId="0000012B" w15:done="0"/>
  <w15:commentEx w15:paraId="0000012C" w15:done="0"/>
  <w15:commentEx w15:paraId="0000012D" w15:done="0"/>
  <w15:commentEx w15:paraId="0000012E" w15:done="0"/>
  <w15:commentEx w15:paraId="0000012F" w15:done="0"/>
  <w15:commentEx w15:paraId="00000130" w15:done="0"/>
  <w15:commentEx w15:paraId="00000131" w15:done="0"/>
  <w15:commentEx w15:paraId="00000132" w15:done="0"/>
  <w15:commentEx w15:paraId="00000133" w15:done="0"/>
  <w15:commentEx w15:paraId="00000134" w15:done="0"/>
  <w15:commentEx w15:paraId="00000135" w15:done="0"/>
  <w15:commentEx w15:paraId="00000136" w15:done="0"/>
  <w15:commentEx w15:paraId="00000137" w15:done="0"/>
  <w15:commentEx w15:paraId="00000138" w15:done="0"/>
  <w15:commentEx w15:paraId="00000139" w15:done="0"/>
  <w15:commentEx w15:paraId="0000013A" w15:done="0"/>
  <w15:commentEx w15:paraId="0000013B" w15:done="0"/>
  <w15:commentEx w15:paraId="0000013C" w15:done="0"/>
  <w15:commentEx w15:paraId="0000013D" w15:done="0"/>
  <w15:commentEx w15:paraId="0000013E" w15:done="0"/>
  <w15:commentEx w15:paraId="0000013F" w15:done="0"/>
  <w15:commentEx w15:paraId="00000140" w15:done="0"/>
  <w15:commentEx w15:paraId="00000141" w15:done="0"/>
  <w15:commentEx w15:paraId="00000142" w15:done="0"/>
  <w15:commentEx w15:paraId="00000143" w15:done="0"/>
  <w15:commentEx w15:paraId="00000144" w15:done="0"/>
  <w15:commentEx w15:paraId="00000145" w15:done="0"/>
  <w15:commentEx w15:paraId="00000146" w15:done="0"/>
  <w15:commentEx w15:paraId="00000147" w15:done="0"/>
  <w15:commentEx w15:paraId="00000148" w15:done="0"/>
  <w15:commentEx w15:paraId="00000149" w15:done="0"/>
  <w15:commentEx w15:paraId="0000014A" w15:done="0"/>
  <w15:commentEx w15:paraId="0000014B" w15:done="0"/>
  <w15:commentEx w15:paraId="0000014C" w15:done="0"/>
  <w15:commentEx w15:paraId="0000014D" w15:done="0"/>
  <w15:commentEx w15:paraId="0000014E" w15:done="0"/>
  <w15:commentEx w15:paraId="0000014F" w15:done="0"/>
  <w15:commentEx w15:paraId="00000150" w15:done="0"/>
  <w15:commentEx w15:paraId="00000151" w15:done="0"/>
  <w15:commentEx w15:paraId="00000152" w15:paraIdParent="00000151" w15:done="0"/>
  <w15:commentEx w15:paraId="00000153" w15:paraIdParent="00000151" w15:done="0"/>
  <w15:commentEx w15:paraId="00000154" w15:paraIdParent="00000151" w15:done="0"/>
  <w15:commentEx w15:paraId="00000155" w15:paraIdParent="00000151" w15:done="0"/>
  <w15:commentEx w15:paraId="00000156" w15:done="0"/>
  <w15:commentEx w15:paraId="00000157" w15:done="0"/>
  <w15:commentEx w15:paraId="00000158" w15:done="0"/>
  <w15:commentEx w15:paraId="00000159" w15:done="0"/>
  <w15:commentEx w15:paraId="0000015A" w15:done="0"/>
  <w15:commentEx w15:paraId="0000015B" w15:done="0"/>
  <w15:commentEx w15:paraId="0000015C" w15:done="0"/>
  <w15:commentEx w15:paraId="0000015D" w15:done="0"/>
  <w15:commentEx w15:paraId="0000015E" w15:done="0"/>
  <w15:commentEx w15:paraId="0000015F" w15:done="0"/>
  <w15:commentEx w15:paraId="00000160" w15:done="0"/>
  <w15:commentEx w15:paraId="00000161" w15:done="0"/>
  <w15:commentEx w15:paraId="00000162" w15:done="0"/>
  <w15:commentEx w15:paraId="00000163" w15:done="0"/>
  <w15:commentEx w15:paraId="00000164" w15:done="0"/>
  <w15:commentEx w15:paraId="00000165" w15:done="0"/>
  <w15:commentEx w15:paraId="00000166" w15:done="0"/>
  <w15:commentEx w15:paraId="00000167" w15:done="0"/>
  <w15:commentEx w15:paraId="00000168" w15:done="0"/>
  <w15:commentEx w15:paraId="00000169" w15:done="0"/>
  <w15:commentEx w15:paraId="0000016A" w15:done="0"/>
  <w15:commentEx w15:paraId="0000016B" w15:done="0"/>
  <w15:commentEx w15:paraId="0000016C" w15:done="0"/>
  <w15:commentEx w15:paraId="0000016D" w15:done="0"/>
  <w15:commentEx w15:paraId="0000016E" w15:done="0"/>
  <w15:commentEx w15:paraId="0000016F" w15:done="0"/>
  <w15:commentEx w15:paraId="00000170" w15:done="0"/>
  <w15:commentEx w15:paraId="00000171" w15:done="0"/>
  <w15:commentEx w15:paraId="00000172" w15:done="0"/>
  <w15:commentEx w15:paraId="00000173" w15:done="0"/>
  <w15:commentEx w15:paraId="00000174" w15:done="0"/>
  <w15:commentEx w15:paraId="00000175" w15:done="0"/>
  <w15:commentEx w15:paraId="00000176" w15:done="0"/>
  <w15:commentEx w15:paraId="00000177" w15:done="0"/>
  <w15:commentEx w15:paraId="00000178" w15:done="0"/>
  <w15:commentEx w15:paraId="00000179" w15:done="0"/>
  <w15:commentEx w15:paraId="0000017A" w15:done="0"/>
  <w15:commentEx w15:paraId="0000017B" w15:done="0"/>
  <w15:commentEx w15:paraId="0000017C" w15:done="0"/>
  <w15:commentEx w15:paraId="0000017D" w15:done="0"/>
  <w15:commentEx w15:paraId="0000017E" w15:done="0"/>
  <w15:commentEx w15:paraId="0000017F" w15:done="0"/>
  <w15:commentEx w15:paraId="00000180" w15:done="0"/>
  <w15:commentEx w15:paraId="00000181" w15:done="0"/>
  <w15:commentEx w15:paraId="00000182" w15:done="0"/>
  <w15:commentEx w15:paraId="00000183" w15:done="0"/>
  <w15:commentEx w15:paraId="00000184" w15:done="0"/>
  <w15:commentEx w15:paraId="00000185" w15:done="0"/>
  <w15:commentEx w15:paraId="00000186" w15:done="0"/>
  <w15:commentEx w15:paraId="00000187" w15:done="0"/>
  <w15:commentEx w15:paraId="00000188" w15:done="0"/>
  <w15:commentEx w15:paraId="00000189" w15:done="0"/>
  <w15:commentEx w15:paraId="0000018A" w15:done="0"/>
  <w15:commentEx w15:paraId="0000018B" w15:done="0"/>
  <w15:commentEx w15:paraId="0000018C" w15:done="0"/>
  <w15:commentEx w15:paraId="0000018D" w15:done="0"/>
  <w15:commentEx w15:paraId="0000018E" w15:done="0"/>
  <w15:commentEx w15:paraId="0000018F" w15:done="0"/>
  <w15:commentEx w15:paraId="00000190" w15:done="0"/>
  <w15:commentEx w15:paraId="00000191" w15:done="0"/>
  <w15:commentEx w15:paraId="00000192" w15:done="0"/>
  <w15:commentEx w15:paraId="00000193" w15:done="0"/>
  <w15:commentEx w15:paraId="00000194" w15:done="0"/>
  <w15:commentEx w15:paraId="00000195" w15:done="0"/>
  <w15:commentEx w15:paraId="00000196" w15:done="0"/>
  <w15:commentEx w15:paraId="00000197" w15:done="0"/>
  <w15:commentEx w15:paraId="00000198" w15:done="0"/>
  <w15:commentEx w15:paraId="00000199" w15:done="0"/>
  <w15:commentEx w15:paraId="0000019A" w15:done="0"/>
  <w15:commentEx w15:paraId="0000019B" w15:done="0"/>
  <w15:commentEx w15:paraId="0000019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autam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el Sans serif"/>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color w:val="1f1f1f"/>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09" w:hanging="282.99999999999983"/>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9"/>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3">
    <w:lvl w:ilvl="0">
      <w:start w:val="1"/>
      <w:numFmt w:val="bullet"/>
      <w:lvlText w:val=""/>
      <w:lvlJc w:val="left"/>
      <w:pPr>
        <w:ind w:left="709" w:hanging="282.99999999999983"/>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9"/>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4">
    <w:lvl w:ilvl="0">
      <w:start w:val="1"/>
      <w:numFmt w:val="bullet"/>
      <w:lvlText w:val=""/>
      <w:lvlJc w:val="left"/>
      <w:pPr>
        <w:ind w:left="709" w:hanging="282.99999999999983"/>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9"/>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5">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6">
    <w:lvl w:ilvl="0">
      <w:start w:val="1"/>
      <w:numFmt w:val="bullet"/>
      <w:lvlText w:val=""/>
      <w:lvlJc w:val="left"/>
      <w:pPr>
        <w:ind w:left="709" w:hanging="282.99999999999983"/>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9"/>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7">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1f1f1f"/>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09" w:hanging="282.99999999999983"/>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9"/>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14">
    <w:lvl w:ilvl="0">
      <w:start w:val="1"/>
      <w:numFmt w:val="bullet"/>
      <w:lvlText w:val=""/>
      <w:lvlJc w:val="left"/>
      <w:pPr>
        <w:ind w:left="709" w:hanging="282.99999999999983"/>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9"/>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15">
    <w:lvl w:ilvl="0">
      <w:start w:val="1"/>
      <w:numFmt w:val="bullet"/>
      <w:lvlText w:val=""/>
      <w:lvlJc w:val="left"/>
      <w:pPr>
        <w:ind w:left="709" w:hanging="282.99999999999983"/>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9"/>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16">
    <w:lvl w:ilvl="0">
      <w:start w:val="1"/>
      <w:numFmt w:val="bullet"/>
      <w:lvlText w:val=""/>
      <w:lvlJc w:val="left"/>
      <w:pPr>
        <w:ind w:left="709" w:hanging="282.99999999999983"/>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9"/>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17">
    <w:lvl w:ilvl="0">
      <w:start w:val="1"/>
      <w:numFmt w:val="bullet"/>
      <w:lvlText w:val=""/>
      <w:lvlJc w:val="left"/>
      <w:pPr>
        <w:ind w:left="709" w:hanging="282.99999999999983"/>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9"/>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0.0" w:type="dxa"/>
        <w:bottom w:w="55.0" w:type="dxa"/>
        <w:right w:w="5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NfIBl4vibFlxFAKcZsmC1P84zQ==">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