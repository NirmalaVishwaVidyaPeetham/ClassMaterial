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AI Prompt: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Create HW exercises on each chapter. Give 5 multiple choice, 5 fill in the blanks, and 5 matching questions on each chapter. So there should be 15 per chapter for all 11 chapters.</w:t>
      </w:r>
    </w:p>
    <w:p w:rsidR="00000000" w:rsidDel="00000000" w:rsidP="00000000" w:rsidRDefault="00000000" w:rsidRPr="00000000" w14:paraId="00000003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Absolutely! Here are the homework exercises for each of the 11 chapters, with 5 multiple-choice, 5 fill-in-the-blanks, and 5 matching questions per chapter.</w:t>
      </w:r>
    </w:p>
    <w:p w:rsidR="00000000" w:rsidDel="00000000" w:rsidP="00000000" w:rsidRDefault="00000000" w:rsidRPr="00000000" w14:paraId="00000004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AI Prompt (alternative):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Create HW exercises on each chapter. Give 5 multiple choice, 5 fill in the blanks, and 5 matching questions on each chapter. So there should be 15 per chapter for all 11 chapters. Also, since the output may be too long, give the results for 4 chapters at once, followed by the next 4, then the last 3, so as to overcome any limitations on your output size.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Next</w:t>
      </w:r>
      <w:ins w:author="Virata Pusuluri" w:id="0" w:date="2025-06-24T13:07:17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t xml:space="preserve">,</w:t>
        </w:r>
      </w:ins>
      <w:del w:author="Virata Pusuluri" w:id="0" w:date="2025-06-24T13:07:17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Next</w:t>
      </w:r>
      <w:ins w:author="Virata Pusuluri" w:id="1" w:date="2025-06-24T13:07:20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t xml:space="preserve">,</w:t>
        </w:r>
      </w:ins>
      <w:del w:author="Virata Pusuluri" w:id="1" w:date="2025-06-24T13:07:20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1: Family</w:t>
      </w:r>
    </w:p>
    <w:p w:rsidR="00000000" w:rsidDel="00000000" w:rsidP="00000000" w:rsidRDefault="00000000" w:rsidRPr="00000000" w14:paraId="0000000A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a family typically consist of?</w:t>
        <w:br w:type="textWrapping"/>
        <w:br w:type="textWrapping"/>
        <w:t xml:space="preserve">a) Only parents and children</w:t>
        <w:br w:type="textWrapping"/>
        <w:br w:type="textWrapping"/>
        <w:t xml:space="preserve">b) Grandparents, parents, siblings, and sometimes pets</w:t>
        <w:br w:type="textWrapping"/>
        <w:br w:type="textWrapping"/>
        <w:t xml:space="preserve">c) Only grandparents</w:t>
        <w:br w:type="textWrapping"/>
        <w:br w:type="textWrapping"/>
        <w:t xml:space="preserve">d) Only siblings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right for all children according to the chapter?</w:t>
        <w:br w:type="textWrapping"/>
        <w:br w:type="textWrapping"/>
        <w:t xml:space="preserve">a) Working in fields</w:t>
        <w:br w:type="textWrapping"/>
        <w:br w:type="textWrapping"/>
        <w:t xml:space="preserve">b) Education</w:t>
        <w:br w:type="textWrapping"/>
        <w:br w:type="textWrapping"/>
        <w:t xml:space="preserve">c) Staying at home</w:t>
        <w:br w:type="textWrapping"/>
        <w:br w:type="textWrapping"/>
        <w:t xml:space="preserve">d) Watching TV all day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we do with differences in appearance?</w:t>
        <w:br w:type="textWrapping"/>
        <w:br w:type="textWrapping"/>
        <w:t xml:space="preserve">a) Ignore them</w:t>
        <w:br w:type="textWrapping"/>
        <w:br w:type="textWrapping"/>
        <w:t xml:space="preserve">b) Respect them</w:t>
        <w:br w:type="textWrapping"/>
        <w:br w:type="textWrapping"/>
        <w:t xml:space="preserve">c) Make fun of them</w:t>
        <w:br w:type="textWrapping"/>
        <w:br w:type="textWrapping"/>
        <w:t xml:space="preserve">d) Avoid people who look different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expected of each family member?</w:t>
        <w:br w:type="textWrapping"/>
        <w:br w:type="textWrapping"/>
        <w:t xml:space="preserve">a) To do whatever they want</w:t>
        <w:br w:type="textWrapping"/>
        <w:br w:type="textWrapping"/>
        <w:t xml:space="preserve">b) To contribute to the household</w:t>
        <w:br w:type="textWrapping"/>
        <w:br w:type="textWrapping"/>
        <w:t xml:space="preserve">c) To ignore each other</w:t>
        <w:br w:type="textWrapping"/>
        <w:br w:type="textWrapping"/>
        <w:t xml:space="preserve">d) To only watch TV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children NOT be doing?</w:t>
        <w:br w:type="textWrapping"/>
        <w:br w:type="textWrapping"/>
        <w:t xml:space="preserve">a) Playing</w:t>
        <w:br w:type="textWrapping"/>
        <w:br w:type="textWrapping"/>
        <w:t xml:space="preserve">b) Studying</w:t>
        <w:br w:type="textWrapping"/>
        <w:br w:type="textWrapping"/>
        <w:t xml:space="preserve">c) Working</w:t>
        <w:br w:type="textWrapping"/>
        <w:br w:type="textWrapping"/>
        <w:t xml:space="preserve">d) Sleeping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Families consist of grandparents, parents, and ______.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Each family member ______ to the household through shared tasks.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Children should be in ______, not working.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should ______ differences in appearance.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People in a village have various ______ that fulfill community needs.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Grandparents, parents, siblings a) Contribute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Each family member b) Love and care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Family members c) Family structure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Education d) Respect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Diversity e) Right for all children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2: Plants around Us</w:t>
      </w:r>
    </w:p>
    <w:p w:rsidR="00000000" w:rsidDel="00000000" w:rsidP="00000000" w:rsidRDefault="00000000" w:rsidRPr="00000000" w14:paraId="0000001E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part of the plant absorbs water and nutrients from the soil?</w:t>
        <w:br w:type="textWrapping"/>
        <w:br w:type="textWrapping"/>
        <w:t xml:space="preserve">a) Stem</w:t>
        <w:br w:type="textWrapping"/>
        <w:br w:type="textWrapping"/>
        <w:t xml:space="preserve">b) Leaves</w:t>
        <w:br w:type="textWrapping"/>
        <w:br w:type="textWrapping"/>
        <w:t xml:space="preserve">c) Roots</w:t>
        <w:br w:type="textWrapping"/>
        <w:br w:type="textWrapping"/>
        <w:t xml:space="preserve">d) Flowers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leaves produce through photosynthesis?</w:t>
        <w:br w:type="textWrapping"/>
        <w:br w:type="textWrapping"/>
        <w:t xml:space="preserve">a) Water</w:t>
        <w:br w:type="textWrapping"/>
        <w:br w:type="textWrapping"/>
        <w:t xml:space="preserve">b) Nutrients</w:t>
        <w:br w:type="textWrapping"/>
        <w:br w:type="textWrapping"/>
        <w:t xml:space="preserve">c) Food</w:t>
        <w:br w:type="textWrapping"/>
        <w:br w:type="textWrapping"/>
        <w:t xml:space="preserve">d) Soil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type of plant has a strong, woody stem (trunk)?</w:t>
        <w:br w:type="textWrapping"/>
        <w:br w:type="textWrapping"/>
        <w:t xml:space="preserve">a) Herb</w:t>
        <w:br w:type="textWrapping"/>
        <w:br w:type="textWrapping"/>
        <w:t xml:space="preserve">b) Shrub</w:t>
        <w:br w:type="textWrapping"/>
        <w:br w:type="textWrapping"/>
        <w:t xml:space="preserve">c) Creeper</w:t>
        <w:br w:type="textWrapping"/>
        <w:br w:type="textWrapping"/>
        <w:t xml:space="preserve">d) Tree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the stalk that attaches the leaf to the stem called?</w:t>
        <w:br w:type="textWrapping"/>
        <w:br w:type="textWrapping"/>
        <w:t xml:space="preserve">a) Vein</w:t>
        <w:br w:type="textWrapping"/>
        <w:br w:type="textWrapping"/>
        <w:t xml:space="preserve">b) Margin</w:t>
        <w:br w:type="textWrapping"/>
        <w:br w:type="textWrapping"/>
        <w:t xml:space="preserve">c) Petiole</w:t>
        <w:br w:type="textWrapping"/>
        <w:br w:type="textWrapping"/>
        <w:t xml:space="preserve">d) Apex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plants help prevent?</w:t>
        <w:br w:type="textWrapping"/>
        <w:br w:type="textWrapping"/>
        <w:t xml:space="preserve">a) Air pollution</w:t>
        <w:br w:type="textWrapping"/>
        <w:br w:type="textWrapping"/>
        <w:t xml:space="preserve">b) Soil erosion</w:t>
        <w:br w:type="textWrapping"/>
        <w:br w:type="textWrapping"/>
        <w:t xml:space="preserve">c) Noise pollution</w:t>
        <w:br w:type="textWrapping"/>
        <w:br w:type="textWrapping"/>
        <w:t xml:space="preserve">d) Light pollution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transport water and nutrients throughout the leaf.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grow along the ground.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Flowers are involved in ______.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Plants provide us with food, oxygen, and ______.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Roots ______ water and nutrients from the soil.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Roots a) Grow along the ground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Leaves b) Strong, woody stems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Creepers c) Absorb water and nutrients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Trees d) Produce food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Stems e) Transport resources and support the plant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3: Animals around Us</w:t>
      </w:r>
    </w:p>
    <w:p w:rsidR="00000000" w:rsidDel="00000000" w:rsidP="00000000" w:rsidRDefault="00000000" w:rsidRPr="00000000" w14:paraId="00000032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Which type of animal lives in forests?</w:t>
        <w:br w:type="textWrapping"/>
        <w:br w:type="textWrapping"/>
        <w:t xml:space="preserve">a) Domestic</w:t>
        <w:br w:type="textWrapping"/>
        <w:br w:type="textWrapping"/>
        <w:t xml:space="preserve">b) Wild</w:t>
        <w:br w:type="textWrapping"/>
        <w:br w:type="textWrapping"/>
        <w:t xml:space="preserve">c) Pet</w:t>
        <w:br w:type="textWrapping"/>
        <w:br w:type="textWrapping"/>
        <w:t xml:space="preserve">d) Farm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herbivores eat?</w:t>
        <w:br w:type="textWrapping"/>
        <w:br w:type="textWrapping"/>
        <w:t xml:space="preserve">a) Meat</w:t>
        <w:br w:type="textWrapping"/>
        <w:br w:type="textWrapping"/>
        <w:t xml:space="preserve">b) Plants</w:t>
        <w:br w:type="textWrapping"/>
        <w:br w:type="textWrapping"/>
        <w:t xml:space="preserve">c) Both meat and plants</w:t>
        <w:br w:type="textWrapping"/>
        <w:br w:type="textWrapping"/>
        <w:t xml:space="preserve">d) Dead animals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animal that hunts and kills other animals for food called?</w:t>
        <w:br w:type="textWrapping"/>
        <w:br w:type="textWrapping"/>
        <w:t xml:space="preserve">a) Prey</w:t>
        <w:br w:type="textWrapping"/>
        <w:br w:type="textWrapping"/>
        <w:t xml:space="preserve">b) Predator</w:t>
        <w:br w:type="textWrapping"/>
        <w:br w:type="textWrapping"/>
        <w:t xml:space="preserve">c) Scavenger</w:t>
        <w:br w:type="textWrapping"/>
        <w:br w:type="textWrapping"/>
        <w:t xml:space="preserve">d) Herbivore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How do dogs communicate?</w:t>
        <w:br w:type="textWrapping"/>
        <w:br w:type="textWrapping"/>
        <w:t xml:space="preserve">a) Meowing</w:t>
        <w:br w:type="textWrapping"/>
        <w:br w:type="textWrapping"/>
        <w:t xml:space="preserve">b) Chirping</w:t>
        <w:br w:type="textWrapping"/>
        <w:br w:type="textWrapping"/>
        <w:t xml:space="preserve">c) Barking</w:t>
        <w:br w:type="textWrapping"/>
        <w:br w:type="textWrapping"/>
        <w:t xml:space="preserve">d) Roaring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Where do birds typically live?</w:t>
        <w:br w:type="textWrapping"/>
        <w:br w:type="textWrapping"/>
        <w:t xml:space="preserve">a) Burrows</w:t>
        <w:br w:type="textWrapping"/>
        <w:br w:type="textWrapping"/>
        <w:t xml:space="preserve">b) Dens</w:t>
        <w:br w:type="textWrapping"/>
        <w:br w:type="textWrapping"/>
        <w:t xml:space="preserve">c) Nests</w:t>
        <w:br w:type="textWrapping"/>
        <w:br w:type="textWrapping"/>
        <w:t xml:space="preserve">d) Water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animals live with us and provide benefits like milk.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move in various ways: walking, ______, jumping, flying, and swimming.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eat both plants and meat.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communicate through sounds and other ______.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Predators hunt and kill ______ for food.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Domestic animals a) Hunt and kill other animals</w:t>
      </w:r>
      <w:ins w:author="Virata Pusuluri" w:id="2" w:date="2025-03-12T15:55:57Z">
        <w:r w:rsidDel="00000000" w:rsidR="00000000" w:rsidRPr="00000000">
          <w:rPr>
            <w:color w:val="1f1f1f"/>
            <w:sz w:val="21"/>
            <w:szCs w:val="21"/>
            <w:rtl w:val="0"/>
          </w:rPr>
          <w:t xml:space="preserve"> for food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Herbivores b) Live in forests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Predators c) Live with us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Wild animals d) Eat plants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Omnivores e) Eat both plants and meat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4: Our Body</w:t>
      </w:r>
    </w:p>
    <w:p w:rsidR="00000000" w:rsidDel="00000000" w:rsidP="00000000" w:rsidRDefault="00000000" w:rsidRPr="00000000" w14:paraId="00000046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we use our eyes for?</w:t>
        <w:br w:type="textWrapping"/>
        <w:br w:type="textWrapping"/>
        <w:t xml:space="preserve">a) Smelling</w:t>
        <w:br w:type="textWrapping"/>
        <w:br w:type="textWrapping"/>
        <w:t xml:space="preserve">b) Seeing</w:t>
        <w:br w:type="textWrapping"/>
        <w:br w:type="textWrapping"/>
        <w:t xml:space="preserve">c) Hearing</w:t>
        <w:br w:type="textWrapping"/>
        <w:br w:type="textWrapping"/>
        <w:t xml:space="preserve">d) Tasting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How many senses do we have?</w:t>
        <w:br w:type="textWrapping"/>
        <w:br w:type="textWrapping"/>
        <w:t xml:space="preserve">a) Three</w:t>
        <w:br w:type="textWrapping"/>
        <w:br w:type="textWrapping"/>
        <w:t xml:space="preserve">b) Four</w:t>
        <w:br w:type="textWrapping"/>
        <w:br w:type="textWrapping"/>
        <w:t xml:space="preserve">c) Five</w:t>
        <w:br w:type="textWrapping"/>
        <w:br w:type="textWrapping"/>
        <w:t xml:space="preserve">d) Six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you do if someone makes you uncomfortable with</w:t>
      </w:r>
      <w:ins w:author="Virata Pusuluri" w:id="3" w:date="2025-03-12T16:00:53Z">
        <w:r w:rsidDel="00000000" w:rsidR="00000000" w:rsidRPr="00000000">
          <w:rPr>
            <w:color w:val="1f1f1f"/>
            <w:sz w:val="21"/>
            <w:szCs w:val="21"/>
            <w:rtl w:val="0"/>
          </w:rPr>
          <w:t xml:space="preserve"> a</w:t>
        </w:r>
      </w:ins>
      <w:r w:rsidDel="00000000" w:rsidR="00000000" w:rsidRPr="00000000">
        <w:rPr>
          <w:color w:val="1f1f1f"/>
          <w:sz w:val="21"/>
          <w:szCs w:val="21"/>
          <w:rtl w:val="0"/>
        </w:rPr>
        <w:t xml:space="preserve"> bad touch?</w:t>
        <w:br w:type="textWrapping"/>
        <w:br w:type="textWrapping"/>
        <w:t xml:space="preserve">a) Stay silent</w:t>
        <w:br w:type="textWrapping"/>
        <w:br w:type="textWrapping"/>
        <w:t xml:space="preserve">b) Say "NO" loudly</w:t>
        <w:br w:type="textWrapping"/>
        <w:br w:type="textWrapping"/>
        <w:t xml:space="preserve">c) Laugh</w:t>
        <w:br w:type="textWrapping"/>
        <w:br w:type="textWrapping"/>
        <w:t xml:space="preserve">d) Ignore it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the national helpline for children in India?</w:t>
        <w:br w:type="textWrapping"/>
        <w:br w:type="textWrapping"/>
        <w:t xml:space="preserve">a) 911</w:t>
        <w:br w:type="textWrapping"/>
        <w:br w:type="textWrapping"/>
        <w:t xml:space="preserve">b) 100</w:t>
        <w:br w:type="textWrapping"/>
        <w:br w:type="textWrapping"/>
        <w:t xml:space="preserve">c) 1098</w:t>
        <w:br w:type="textWrapping"/>
        <w:br w:type="textWrapping"/>
        <w:t xml:space="preserve">d) 411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 healthy habit?</w:t>
        <w:br w:type="textWrapping"/>
        <w:br w:type="textWrapping"/>
        <w:t xml:space="preserve">a) Skipping meals</w:t>
        <w:br w:type="textWrapping"/>
        <w:br w:type="textWrapping"/>
        <w:t xml:space="preserve">b) Not washing hands</w:t>
        <w:br w:type="textWrapping"/>
        <w:br w:type="textWrapping"/>
        <w:t xml:space="preserve">c) Eating fruits and vegetables</w:t>
        <w:br w:type="textWrapping"/>
        <w:br w:type="textWrapping"/>
        <w:t xml:space="preserve">d) Staying up late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use our ______ to smell and breathe.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Good touch makes us feel ______ and cared for.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Private parts should never be ______ by others.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Maintaining a healthy body requires good ______.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should be ______ and inclusive to people with disabilities.</w:t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Eyes a) Five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Senses b) Say "NO" loudly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Bad touch c) See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Child Helpline 1098 d) Healthy habits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Brushing teeth e) India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5: Food</w:t>
      </w:r>
    </w:p>
    <w:p w:rsidR="00000000" w:rsidDel="00000000" w:rsidP="00000000" w:rsidRDefault="00000000" w:rsidRPr="00000000" w14:paraId="0000005A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food crucial for?</w:t>
        <w:br w:type="textWrapping"/>
        <w:br w:type="textWrapping"/>
        <w:t xml:space="preserve">a) Watching TV</w:t>
        <w:br w:type="textWrapping"/>
        <w:br w:type="textWrapping"/>
        <w:t xml:space="preserve">b) Playing games</w:t>
        <w:br w:type="textWrapping"/>
        <w:br w:type="textWrapping"/>
        <w:t xml:space="preserve">c) Energy, growth, and health</w:t>
        <w:br w:type="textWrapping"/>
        <w:br w:type="textWrapping"/>
        <w:t xml:space="preserve">d) Sleeping all day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are examples of food from plants?</w:t>
        <w:br w:type="textWrapping"/>
        <w:br w:type="textWrapping"/>
        <w:t xml:space="preserve">a) Meat and milk</w:t>
        <w:br w:type="textWrapping"/>
        <w:br w:type="textWrapping"/>
        <w:t xml:space="preserve">b) Fruits and vegetables</w:t>
        <w:br w:type="textWrapping"/>
        <w:br w:type="textWrapping"/>
        <w:t xml:space="preserve">c) Eggs and honey</w:t>
        <w:br w:type="textWrapping"/>
        <w:br w:type="textWrapping"/>
        <w:t xml:space="preserve">d) Fish and cheese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a balanced diet include?</w:t>
        <w:br w:type="textWrapping"/>
        <w:br w:type="textWrapping"/>
        <w:t xml:space="preserve">a) Only sweets</w:t>
        <w:br w:type="textWrapping"/>
        <w:br w:type="textWrapping"/>
        <w:t xml:space="preserve">b) Only meat</w:t>
        <w:br w:type="textWrapping"/>
        <w:br w:type="textWrapping"/>
        <w:t xml:space="preserve">c) Various food groups</w:t>
        <w:br w:type="textWrapping"/>
        <w:br w:type="textWrapping"/>
        <w:t xml:space="preserve">d) Only junk food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cooking enhance?</w:t>
        <w:br w:type="textWrapping"/>
        <w:br w:type="textWrapping"/>
        <w:t xml:space="preserve">a) Food's cost</w:t>
        <w:br w:type="textWrapping"/>
        <w:br w:type="textWrapping"/>
        <w:t xml:space="preserve">b) Food's digestibility, taste, and safety</w:t>
        <w:br w:type="textWrapping"/>
        <w:br w:type="textWrapping"/>
        <w:t xml:space="preserve">c) Food's size</w:t>
        <w:br w:type="textWrapping"/>
        <w:br w:type="textWrapping"/>
        <w:t xml:space="preserve">d) Food's color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 good food habit?</w:t>
        <w:br w:type="textWrapping"/>
        <w:br w:type="textWrapping"/>
        <w:t xml:space="preserve">a) Eating quickly</w:t>
        <w:br w:type="textWrapping"/>
        <w:br w:type="textWrapping"/>
        <w:t xml:space="preserve">b) Chewing well</w:t>
        <w:br w:type="textWrapping"/>
        <w:br w:type="textWrapping"/>
        <w:t xml:space="preserve">c) Wasting food</w:t>
        <w:br w:type="textWrapping"/>
        <w:br w:type="textWrapping"/>
        <w:t xml:space="preserve">d) Eating while watching TV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 obtain food from both plants and ______.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needs vary with age.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Proper ______ is essential to prevent illness.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______ diet includes various food groups.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can be prepared in diverse ways.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Food a) Balanced diet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Meat, milk, eggs b) Cooking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Various food groups c) From animals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Digestibility, taste, safety d) Crucial for survival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Boiling, frying e) Food preparation</w:t>
      </w:r>
    </w:p>
    <w:p w:rsidR="00000000" w:rsidDel="00000000" w:rsidP="00000000" w:rsidRDefault="00000000" w:rsidRPr="00000000" w14:paraId="0000006D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6: Water</w:t>
      </w:r>
    </w:p>
    <w:p w:rsidR="00000000" w:rsidDel="00000000" w:rsidP="00000000" w:rsidRDefault="00000000" w:rsidRPr="00000000" w14:paraId="0000006F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percentage of the Earth is covered by oceans?</w:t>
        <w:br w:type="textWrapping"/>
        <w:br w:type="textWrapping"/>
        <w:t xml:space="preserve">a) 25%</w:t>
        <w:br w:type="textWrapping"/>
        <w:br w:type="textWrapping"/>
        <w:t xml:space="preserve">b) 50%</w:t>
        <w:br w:type="textWrapping"/>
        <w:br w:type="textWrapping"/>
        <w:t xml:space="preserve">c) 71%</w:t>
        <w:br w:type="textWrapping"/>
        <w:br w:type="textWrapping"/>
        <w:t xml:space="preserve">d) 90%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process describes water changing from liquid to gas?</w:t>
        <w:br w:type="textWrapping"/>
        <w:br w:type="textWrapping"/>
        <w:t xml:space="preserve">a) Condensation</w:t>
        <w:br w:type="textWrapping"/>
        <w:br w:type="textWrapping"/>
        <w:t xml:space="preserve">b) Precipitation</w:t>
        <w:br w:type="textWrapping"/>
        <w:br w:type="textWrapping"/>
        <w:t xml:space="preserve">c) Evaporation</w:t>
        <w:br w:type="textWrapping"/>
        <w:br w:type="textWrapping"/>
        <w:t xml:space="preserve">d) Collection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falls back to Earth as rain, snow, or sleet?</w:t>
        <w:br w:type="textWrapping"/>
        <w:br w:type="textWrapping"/>
        <w:t xml:space="preserve">a) Evaporation</w:t>
        <w:br w:type="textWrapping"/>
        <w:br w:type="textWrapping"/>
        <w:t xml:space="preserve">b) Condensation</w:t>
        <w:br w:type="textWrapping"/>
        <w:br w:type="textWrapping"/>
        <w:t xml:space="preserve">c) Precipitation</w:t>
        <w:br w:type="textWrapping"/>
        <w:br w:type="textWrapping"/>
        <w:t xml:space="preserve">d) Collection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major concern regarding water?</w:t>
        <w:br w:type="textWrapping"/>
        <w:br w:type="textWrapping"/>
        <w:t xml:space="preserve">a) Overabundance</w:t>
        <w:br w:type="textWrapping"/>
        <w:br w:type="textWrapping"/>
        <w:t xml:space="preserve">b) Scarcity</w:t>
        <w:br w:type="textWrapping"/>
        <w:br w:type="textWrapping"/>
        <w:t xml:space="preserve">c) Lack of color</w:t>
        <w:br w:type="textWrapping"/>
        <w:br w:type="textWrapping"/>
        <w:t xml:space="preserve">d) Too much salt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way to make water safe to drink?</w:t>
        <w:br w:type="textWrapping"/>
        <w:br w:type="textWrapping"/>
        <w:t xml:space="preserve">a) Freezing</w:t>
        <w:br w:type="textWrapping"/>
        <w:br w:type="textWrapping"/>
        <w:t xml:space="preserve">b) Boiling</w:t>
        <w:br w:type="textWrapping"/>
        <w:br w:type="textWrapping"/>
        <w:t xml:space="preserve">c) Coloring</w:t>
        <w:br w:type="textWrapping"/>
        <w:br w:type="textWrapping"/>
        <w:t xml:space="preserve">d) Sweetening</w:t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About ______ of Earth is covered by oceans.</w:t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is the process of water changing from a liquid to a gas.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Rain, snow, or sleet are forms of ______.</w:t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water sources provide clean and purified drinking water.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Boiling, filtering, and purifying are methods for making water ______ to drink.</w:t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Evaporation a) Water droplets form clouds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Condensation b) Water collects in bodies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Precipitation c) Water to gas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Collection d) Rain, snow, sleet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71% e) Earth covered by oceans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7: Shelter</w:t>
      </w:r>
    </w:p>
    <w:p w:rsidR="00000000" w:rsidDel="00000000" w:rsidP="00000000" w:rsidRDefault="00000000" w:rsidRPr="00000000" w14:paraId="00000083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primary function of shelter?</w:t>
        <w:br w:type="textWrapping"/>
        <w:br w:type="textWrapping"/>
        <w:t xml:space="preserve">a) Decoration</w:t>
        <w:br w:type="textWrapping"/>
        <w:br w:type="textWrapping"/>
        <w:t xml:space="preserve">b) Protection</w:t>
        <w:br w:type="textWrapping"/>
        <w:br w:type="textWrapping"/>
        <w:t xml:space="preserve">c) Entertainment</w:t>
        <w:br w:type="textWrapping"/>
        <w:br w:type="textWrapping"/>
        <w:t xml:space="preserve">d) Storage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"pucca" house made of?</w:t>
        <w:br w:type="textWrapping"/>
        <w:br w:type="textWrapping"/>
        <w:t xml:space="preserve">a) Mud and straw</w:t>
        <w:br w:type="textWrapping"/>
        <w:br w:type="textWrapping"/>
        <w:t xml:space="preserve">b) Brick and cement</w:t>
        <w:br w:type="textWrapping"/>
        <w:br w:type="textWrapping"/>
        <w:t xml:space="preserve">c) Leaves and branches</w:t>
        <w:br w:type="textWrapping"/>
        <w:br w:type="textWrapping"/>
        <w:t xml:space="preserve">d) Snow and ice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village in Maharashtra, India, known for having no doors?</w:t>
        <w:br w:type="textWrapping"/>
        <w:br w:type="textWrapping"/>
        <w:t xml:space="preserve">a) Mumbai</w:t>
        <w:br w:type="textWrapping"/>
        <w:br w:type="textWrapping"/>
        <w:t xml:space="preserve">b) Pune</w:t>
        <w:br w:type="textWrapping"/>
        <w:br w:type="textWrapping"/>
        <w:t xml:space="preserve">c) Shani Shingnapur</w:t>
        <w:br w:type="textWrapping"/>
        <w:br w:type="textWrapping"/>
        <w:t xml:space="preserve">d) Nagpur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animals create for shelter?</w:t>
        <w:br w:type="textWrapping"/>
        <w:br w:type="textWrapping"/>
        <w:t xml:space="preserve">a) Roads</w:t>
        <w:br w:type="textWrapping"/>
        <w:br w:type="textWrapping"/>
        <w:t xml:space="preserve">b) Nests, burrows, dens</w:t>
        <w:br w:type="textWrapping"/>
        <w:br w:type="textWrapping"/>
        <w:t xml:space="preserve">c) Schools</w:t>
        <w:br w:type="textWrapping"/>
        <w:br w:type="textWrapping"/>
        <w:t xml:space="preserve">d) Hospitals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important for a healthy home?</w:t>
        <w:br w:type="textWrapping"/>
        <w:br w:type="textWrapping"/>
        <w:t xml:space="preserve">a) Loud music</w:t>
        <w:br w:type="textWrapping"/>
        <w:br w:type="textWrapping"/>
        <w:t xml:space="preserve">b) Cleanliness and tidiness</w:t>
        <w:br w:type="textWrapping"/>
        <w:br w:type="textWrapping"/>
        <w:t xml:space="preserve">c) Darkness</w:t>
        <w:br w:type="textWrapping"/>
        <w:br w:type="textWrapping"/>
        <w:t xml:space="preserve">d) Clutter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Shelter provides protection from weather elements and ______.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houses are made of mud and straw.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Pucca houses are made of brick, cement, and ______.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create shelters like nests, burrows, and ______.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Maintaining a ______ and organized house is vital for health.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Shelter a) Brick and cement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Kutcha house b) Nests, burrows, dens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Pucca house c) Protection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 shelters d) Mud and straw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Cleanliness e) Important for health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8: Travel</w:t>
      </w:r>
    </w:p>
    <w:p w:rsidR="00000000" w:rsidDel="00000000" w:rsidP="00000000" w:rsidRDefault="00000000" w:rsidRPr="00000000" w14:paraId="00000097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essential for connecting people and places?</w:t>
        <w:br w:type="textWrapping"/>
        <w:br w:type="textWrapping"/>
        <w:t xml:space="preserve">a) Entertainment</w:t>
        <w:br w:type="textWrapping"/>
        <w:br w:type="textWrapping"/>
        <w:t xml:space="preserve">b) Transportation</w:t>
        <w:br w:type="textWrapping"/>
        <w:br w:type="textWrapping"/>
        <w:t xml:space="preserve">c) Food</w:t>
        <w:br w:type="textWrapping"/>
        <w:br w:type="textWrapping"/>
        <w:t xml:space="preserve">d) Sleep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 driver of an airplane called?</w:t>
        <w:br w:type="textWrapping"/>
        <w:br w:type="textWrapping"/>
        <w:t xml:space="preserve">a) Sailor</w:t>
        <w:br w:type="textWrapping"/>
        <w:br w:type="textWrapping"/>
        <w:t xml:space="preserve">b) Captain</w:t>
        <w:br w:type="textWrapping"/>
        <w:br w:type="textWrapping"/>
        <w:t xml:space="preserve">c) Pilot</w:t>
        <w:br w:type="textWrapping"/>
        <w:br w:type="textWrapping"/>
        <w:t xml:space="preserve">d) Conductor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helps regulate traffic flow?</w:t>
        <w:br w:type="textWrapping"/>
        <w:br w:type="textWrapping"/>
        <w:t xml:space="preserve">a) Music</w:t>
        <w:br w:type="textWrapping"/>
        <w:br w:type="textWrapping"/>
        <w:t xml:space="preserve">b) Traffic signals</w:t>
        <w:br w:type="textWrapping"/>
        <w:br w:type="textWrapping"/>
        <w:t xml:space="preserve">c) Games</w:t>
        <w:br w:type="textWrapping"/>
        <w:br w:type="textWrapping"/>
        <w:t xml:space="preserve">d) Books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Where do trains stop for passengers?</w:t>
        <w:br w:type="textWrapping"/>
        <w:br w:type="textWrapping"/>
        <w:t xml:space="preserve">a) Bus stands</w:t>
        <w:br w:type="textWrapping"/>
        <w:br w:type="textWrapping"/>
        <w:t xml:space="preserve">b) Airports</w:t>
        <w:br w:type="textWrapping"/>
        <w:br w:type="textWrapping"/>
        <w:t xml:space="preserve">c) Railway stations</w:t>
        <w:br w:type="textWrapping"/>
        <w:br w:type="textWrapping"/>
        <w:t xml:space="preserve">d) Parks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should we be towards animals used for transportation?</w:t>
        <w:br w:type="textWrapping"/>
        <w:br w:type="textWrapping"/>
        <w:t xml:space="preserve">a) Indifferent</w:t>
        <w:br w:type="textWrapping"/>
        <w:br w:type="textWrapping"/>
        <w:t xml:space="preserve">b) Considerate</w:t>
        <w:br w:type="textWrapping"/>
        <w:br w:type="textWrapping"/>
        <w:t xml:space="preserve">c) Ignore</w:t>
        <w:br w:type="textWrapping"/>
        <w:br w:type="textWrapping"/>
        <w:t xml:space="preserve">d) Fearful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People travel by buses, autos, cars, ______, and airplanes.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Vehicles require ______ to operate.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Traffic ______, signs, and road markings help regulate traffic.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cross the road on Zebra crossings.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Bus stands, railway stations, and airports are public ______ facilities.</w:t>
      </w:r>
    </w:p>
    <w:p w:rsidR="00000000" w:rsidDel="00000000" w:rsidP="00000000" w:rsidRDefault="00000000" w:rsidRPr="00000000" w14:paraId="000000A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Pilot a) Public transportation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Fuel b) Follow rules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Traffic signals c) Airplane driver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Pedestrians d) Vehicle operation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Railway station e) Cross on Zebra crossings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9: </w:t>
      </w:r>
      <w:r w:rsidDel="00000000" w:rsidR="00000000" w:rsidRPr="00000000">
        <w:rPr>
          <w:b w:val="1"/>
          <w:bCs w:val="1"/>
          <w:strike w:val="1"/>
          <w:color w:val="1f1f1f"/>
          <w:sz w:val="21"/>
          <w:szCs w:val="21"/>
          <w:rtl w:val="0"/>
        </w:rPr>
        <w:t xml:space="preserve">Together with Everyone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Communication</w:t>
      </w:r>
    </w:p>
    <w:p w:rsidR="00000000" w:rsidDel="00000000" w:rsidP="00000000" w:rsidRDefault="00000000" w:rsidRPr="00000000" w14:paraId="000000AB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communication?</w:t>
        <w:br w:type="textWrapping"/>
        <w:br w:type="textWrapping"/>
        <w:t xml:space="preserve">a) Eating</w:t>
        <w:br w:type="textWrapping"/>
        <w:br w:type="textWrapping"/>
        <w:t xml:space="preserve">b) Sleeping</w:t>
        <w:br w:type="textWrapping"/>
        <w:br w:type="textWrapping"/>
        <w:t xml:space="preserve">c) Exchange of thoughts</w:t>
        <w:br w:type="textWrapping"/>
        <w:br w:type="textWrapping"/>
        <w:t xml:space="preserve">d) Running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non-verbal communication?</w:t>
        <w:br w:type="textWrapping"/>
        <w:br w:type="textWrapping"/>
        <w:t xml:space="preserve">a) Writing a letter</w:t>
        <w:br w:type="textWrapping"/>
        <w:br w:type="textWrapping"/>
        <w:t xml:space="preserve">b) Gestures</w:t>
        <w:br w:type="textWrapping"/>
        <w:br w:type="textWrapping"/>
        <w:t xml:space="preserve">c) Phone call</w:t>
        <w:br w:type="textWrapping"/>
        <w:br w:type="textWrapping"/>
        <w:t xml:space="preserve">d) Email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How do animals communicate?</w:t>
        <w:br w:type="textWrapping"/>
        <w:br w:type="textWrapping"/>
        <w:t xml:space="preserve">a) Only by talking</w:t>
        <w:br w:type="textWrapping"/>
        <w:br w:type="textWrapping"/>
        <w:t xml:space="preserve">b) Only by writing</w:t>
        <w:br w:type="textWrapping"/>
        <w:br w:type="textWrapping"/>
        <w:t xml:space="preserve">c) Sounds and signals</w:t>
        <w:br w:type="textWrapping"/>
        <w:br w:type="textWrapping"/>
        <w:t xml:space="preserve">d) Only by reading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bees perform to indicate food sources?</w:t>
        <w:br w:type="textWrapping"/>
        <w:br w:type="textWrapping"/>
        <w:t xml:space="preserve">a) Singing</w:t>
        <w:br w:type="textWrapping"/>
        <w:br w:type="textWrapping"/>
        <w:t xml:space="preserve">b) Waggle dance</w:t>
        <w:br w:type="textWrapping"/>
        <w:br w:type="textWrapping"/>
        <w:t xml:space="preserve">c) Running</w:t>
        <w:br w:type="textWrapping"/>
        <w:br w:type="textWrapping"/>
        <w:t xml:space="preserve">d) Jumping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 tactile signal in animal communication?</w:t>
        <w:br w:type="textWrapping"/>
        <w:br w:type="textWrapping"/>
        <w:t xml:space="preserve">a) Barking</w:t>
        <w:br w:type="textWrapping"/>
        <w:br w:type="textWrapping"/>
        <w:t xml:space="preserve">b) Chirping</w:t>
        <w:br w:type="textWrapping"/>
        <w:br w:type="textWrapping"/>
        <w:t xml:space="preserve">c) Touch</w:t>
        <w:br w:type="textWrapping"/>
        <w:br w:type="textWrapping"/>
        <w:t xml:space="preserve">d) Roaring</w:t>
      </w:r>
    </w:p>
    <w:p w:rsidR="00000000" w:rsidDel="00000000" w:rsidP="00000000" w:rsidRDefault="00000000" w:rsidRPr="00000000" w14:paraId="000000B2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Communication is the exchange of thoughts, feelings, and ______.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Direct communication involves talking ______ to someone.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 communicate through sounds and other ______.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Bees perform a ______ dance to indicate food sources.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Tigers rely heavily on ______ communication.</w:t>
      </w:r>
    </w:p>
    <w:p w:rsidR="00000000" w:rsidDel="00000000" w:rsidP="00000000" w:rsidRDefault="00000000" w:rsidRPr="00000000" w14:paraId="000000B8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Verbal communication a) Body language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Non-verbal communication b) Talking directly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Direct communication c) Waggle dance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Bee communication d) Spoken or written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Tiger communication e) Scent</w:t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10: Games and Recreation</w:t>
      </w:r>
    </w:p>
    <w:p w:rsidR="00000000" w:rsidDel="00000000" w:rsidP="00000000" w:rsidRDefault="00000000" w:rsidRPr="00000000" w14:paraId="000000BF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an indoor game?</w:t>
        <w:br w:type="textWrapping"/>
        <w:br w:type="textWrapping"/>
        <w:t xml:space="preserve">a) Cricket</w:t>
        <w:br w:type="textWrapping"/>
        <w:br w:type="textWrapping"/>
        <w:t xml:space="preserve">b) Chess</w:t>
        <w:br w:type="textWrapping"/>
        <w:br w:type="textWrapping"/>
        <w:t xml:space="preserve">c) Football</w:t>
        <w:br w:type="textWrapping"/>
        <w:br w:type="textWrapping"/>
        <w:t xml:space="preserve">d) Kabaddi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an outdoor game?</w:t>
        <w:br w:type="textWrapping"/>
        <w:br w:type="textWrapping"/>
        <w:t xml:space="preserve">a) Carroms</w:t>
        <w:br w:type="textWrapping"/>
        <w:br w:type="textWrapping"/>
        <w:t xml:space="preserve">b) Snakes and ladders</w:t>
        <w:br w:type="textWrapping"/>
        <w:br w:type="textWrapping"/>
        <w:t xml:space="preserve">c) Football</w:t>
        <w:br w:type="textWrapping"/>
        <w:br w:type="textWrapping"/>
        <w:t xml:space="preserve">d) Puzzles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games promote?</w:t>
        <w:br w:type="textWrapping"/>
        <w:br w:type="textWrapping"/>
        <w:t xml:space="preserve">a) Laziness</w:t>
        <w:br w:type="textWrapping"/>
        <w:br w:type="textWrapping"/>
        <w:t xml:space="preserve">b) Fitness and teamwork</w:t>
        <w:br w:type="textWrapping"/>
        <w:br w:type="textWrapping"/>
        <w:t xml:space="preserve">c) Boredom</w:t>
        <w:br w:type="textWrapping"/>
        <w:br w:type="textWrapping"/>
        <w:t xml:space="preserve">d) Loneliness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does “team spirit” mean?</w:t>
        <w:br w:type="textWrapping"/>
        <w:br w:type="textWrapping"/>
        <w:t xml:space="preserve">a) Fighting with teammates</w:t>
        <w:br w:type="textWrapping"/>
        <w:br w:type="textWrapping"/>
        <w:t xml:space="preserve">b) Supporting each other</w:t>
        <w:br w:type="textWrapping"/>
        <w:br w:type="textWrapping"/>
        <w:t xml:space="preserve">c) Ignoring each other</w:t>
        <w:br w:type="textWrapping"/>
        <w:br w:type="textWrapping"/>
        <w:t xml:space="preserve">d) Playing alone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is an example of recreation?</w:t>
        <w:br w:type="textWrapping"/>
        <w:br w:type="textWrapping"/>
        <w:t xml:space="preserve">a) Working all day</w:t>
        <w:br w:type="textWrapping"/>
        <w:br w:type="textWrapping"/>
        <w:t xml:space="preserve">b) Singing</w:t>
        <w:br w:type="textWrapping"/>
        <w:br w:type="textWrapping"/>
        <w:t xml:space="preserve">c) Doing nothing</w:t>
        <w:br w:type="textWrapping"/>
        <w:br w:type="textWrapping"/>
        <w:t xml:space="preserve">d) Arguing</w:t>
      </w:r>
    </w:p>
    <w:p w:rsidR="00000000" w:rsidDel="00000000" w:rsidP="00000000" w:rsidRDefault="00000000" w:rsidRPr="00000000" w14:paraId="000000C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Games played inside a house are called ______ games.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Games played in open fields are called ______ games.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Games promote physical and ______ well-being.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games like Gilli-danda are still popular.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Recreation includes activities like singing, dancing, and ______.</w:t>
      </w:r>
    </w:p>
    <w:p w:rsidR="00000000" w:rsidDel="00000000" w:rsidP="00000000" w:rsidRDefault="00000000" w:rsidRPr="00000000" w14:paraId="000000CC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Indoor games a) Playing in outdoor field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Outdoor games b) </w:t>
      </w:r>
      <w:r w:rsidDel="00000000" w:rsidR="00000000" w:rsidRPr="00000000">
        <w:rPr>
          <w:strike w:val="1"/>
          <w:color w:val="1f1f1f"/>
          <w:sz w:val="21"/>
          <w:szCs w:val="21"/>
          <w:rtl w:val="0"/>
        </w:rPr>
        <w:t xml:space="preserve">Team spirit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Relaxation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Benefits of games c) Chess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Respect opponents d) Physical and mental well-being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Recreation e) Play fairly</w:t>
      </w:r>
    </w:p>
    <w:p w:rsidR="00000000" w:rsidDel="00000000" w:rsidP="00000000" w:rsidRDefault="00000000" w:rsidRPr="00000000" w14:paraId="000000D2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11: This is the Way</w:t>
      </w:r>
    </w:p>
    <w:p w:rsidR="00000000" w:rsidDel="00000000" w:rsidP="00000000" w:rsidRDefault="00000000" w:rsidRPr="00000000" w14:paraId="000000D4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Where does the sun rise?</w:t>
        <w:br w:type="textWrapping"/>
        <w:br w:type="textWrapping"/>
        <w:t xml:space="preserve">a) North</w:t>
        <w:br w:type="textWrapping"/>
        <w:br w:type="textWrapping"/>
        <w:t xml:space="preserve">b) South</w:t>
        <w:br w:type="textWrapping"/>
        <w:br w:type="textWrapping"/>
        <w:t xml:space="preserve">c) East</w:t>
        <w:br w:type="textWrapping"/>
        <w:br w:type="textWrapping"/>
        <w:t xml:space="preserve">d) West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are North, South, East, and West called?</w:t>
        <w:br w:type="textWrapping"/>
        <w:br w:type="textWrapping"/>
        <w:t xml:space="preserve">a) Relative locations</w:t>
        <w:br w:type="textWrapping"/>
        <w:br w:type="textWrapping"/>
        <w:t xml:space="preserve">b) Landmarks</w:t>
        <w:br w:type="textWrapping"/>
        <w:br w:type="textWrapping"/>
        <w:t xml:space="preserve">c) Cardinal directions</w:t>
        <w:br w:type="textWrapping"/>
        <w:br w:type="textWrapping"/>
        <w:t xml:space="preserve">d) Boundaries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helps us know where we are and navigate?</w:t>
        <w:br w:type="textWrapping"/>
        <w:br w:type="textWrapping"/>
        <w:t xml:space="preserve">a) Colors</w:t>
        <w:br w:type="textWrapping"/>
        <w:br w:type="textWrapping"/>
        <w:t xml:space="preserve">b) Landmarks</w:t>
        <w:br w:type="textWrapping"/>
        <w:br w:type="textWrapping"/>
        <w:t xml:space="preserve">c) Sounds</w:t>
        <w:br w:type="textWrapping"/>
        <w:br w:type="textWrapping"/>
        <w:t xml:space="preserve">d) Smells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maps use to show landmarks?</w:t>
        <w:br w:type="textWrapping"/>
        <w:br w:type="textWrapping"/>
        <w:t xml:space="preserve">a) Colors</w:t>
        <w:br w:type="textWrapping"/>
        <w:br w:type="textWrapping"/>
        <w:t xml:space="preserve">b) Symbols</w:t>
        <w:br w:type="textWrapping"/>
        <w:br w:type="textWrapping"/>
        <w:t xml:space="preserve">c) Smells</w:t>
        <w:br w:type="textWrapping"/>
        <w:br w:type="textWrapping"/>
        <w:t xml:space="preserve">d) Sounds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What do we use nowadays to find our way?</w:t>
        <w:br w:type="textWrapping"/>
        <w:br w:type="textWrapping"/>
        <w:t xml:space="preserve">a) Stars only</w:t>
        <w:br w:type="textWrapping"/>
        <w:br w:type="textWrapping"/>
        <w:t xml:space="preserve">b) Sun only</w:t>
        <w:br w:type="textWrapping"/>
        <w:br w:type="textWrapping"/>
        <w:t xml:space="preserve">c) Compasses and GPS</w:t>
        <w:br w:type="textWrapping"/>
        <w:br w:type="textWrapping"/>
        <w:t xml:space="preserve">d) Shadows only</w:t>
      </w:r>
    </w:p>
    <w:p w:rsidR="00000000" w:rsidDel="00000000" w:rsidP="00000000" w:rsidRDefault="00000000" w:rsidRPr="00000000" w14:paraId="000000D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The sun sets in the ______.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______ locations are described as front, back, left, and right.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Maps represent an area and use ______ to show landmarks.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Corners are where two ______ meet.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In olden days, people used the ______ and the sun to find their way.</w:t>
      </w:r>
    </w:p>
    <w:p w:rsidR="00000000" w:rsidDel="00000000" w:rsidP="00000000" w:rsidRDefault="00000000" w:rsidRPr="00000000" w14:paraId="000000E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East a) Top of the map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North b) Opposite of East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West c) Uses symbols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Map d) Direction where the sun rises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GPS e) Global Positioning System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AI Prompt: Answer all these questions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Absolutely! Let's go through each chapter and answer the questions based on the provided document.</w:t>
      </w:r>
    </w:p>
    <w:p w:rsidR="00000000" w:rsidDel="00000000" w:rsidP="00000000" w:rsidRDefault="00000000" w:rsidRPr="00000000" w14:paraId="000000EE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1: Family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Grandparents, parents, siblings, and sometimes pets</w:t>
      </w:r>
    </w:p>
    <w:p w:rsidR="00000000" w:rsidDel="00000000" w:rsidP="00000000" w:rsidRDefault="00000000" w:rsidRPr="00000000" w14:paraId="000000F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Education</w:t>
      </w:r>
    </w:p>
    <w:p w:rsidR="00000000" w:rsidDel="00000000" w:rsidP="00000000" w:rsidRDefault="00000000" w:rsidRPr="00000000" w14:paraId="000000F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Respect them</w:t>
      </w:r>
    </w:p>
    <w:p w:rsidR="00000000" w:rsidDel="00000000" w:rsidP="00000000" w:rsidRDefault="00000000" w:rsidRPr="00000000" w14:paraId="000000F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To contribute to the household</w:t>
      </w:r>
    </w:p>
    <w:p w:rsidR="00000000" w:rsidDel="00000000" w:rsidP="00000000" w:rsidRDefault="00000000" w:rsidRPr="00000000" w14:paraId="000000F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Working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siblings</w:t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contribute</w:t>
      </w:r>
    </w:p>
    <w:p w:rsidR="00000000" w:rsidDel="00000000" w:rsidP="00000000" w:rsidRDefault="00000000" w:rsidRPr="00000000" w14:paraId="000000F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respect</w:t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roles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Family structure</w:t>
      </w:r>
    </w:p>
    <w:p w:rsidR="00000000" w:rsidDel="00000000" w:rsidP="00000000" w:rsidRDefault="00000000" w:rsidRPr="00000000" w14:paraId="000000F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Contribute</w:t>
      </w:r>
    </w:p>
    <w:p w:rsidR="00000000" w:rsidDel="00000000" w:rsidP="00000000" w:rsidRDefault="00000000" w:rsidRPr="00000000" w14:paraId="000000F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Love and care</w:t>
      </w:r>
    </w:p>
    <w:p w:rsidR="00000000" w:rsidDel="00000000" w:rsidP="00000000" w:rsidRDefault="00000000" w:rsidRPr="00000000" w14:paraId="0000010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Right for all children</w:t>
      </w:r>
    </w:p>
    <w:p w:rsidR="00000000" w:rsidDel="00000000" w:rsidP="00000000" w:rsidRDefault="00000000" w:rsidRPr="00000000" w14:paraId="00000101">
      <w:pPr>
        <w:numPr>
          <w:ilvl w:val="1"/>
          <w:numId w:val="22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Respect</w:t>
      </w:r>
    </w:p>
    <w:p w:rsidR="00000000" w:rsidDel="00000000" w:rsidP="00000000" w:rsidRDefault="00000000" w:rsidRPr="00000000" w14:paraId="00000102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2: Plants around Us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0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Roots</w:t>
      </w:r>
    </w:p>
    <w:p w:rsidR="00000000" w:rsidDel="00000000" w:rsidP="00000000" w:rsidRDefault="00000000" w:rsidRPr="00000000" w14:paraId="0000010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Food</w:t>
      </w:r>
    </w:p>
    <w:p w:rsidR="00000000" w:rsidDel="00000000" w:rsidP="00000000" w:rsidRDefault="00000000" w:rsidRPr="00000000" w14:paraId="000001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Tree</w:t>
      </w:r>
    </w:p>
    <w:p w:rsidR="00000000" w:rsidDel="00000000" w:rsidP="00000000" w:rsidRDefault="00000000" w:rsidRPr="00000000" w14:paraId="0000010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Petiole</w:t>
      </w:r>
    </w:p>
    <w:p w:rsidR="00000000" w:rsidDel="00000000" w:rsidP="00000000" w:rsidRDefault="00000000" w:rsidRPr="00000000" w14:paraId="0000010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Soil erosion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0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Veins</w:t>
      </w:r>
    </w:p>
    <w:p w:rsidR="00000000" w:rsidDel="00000000" w:rsidP="00000000" w:rsidRDefault="00000000" w:rsidRPr="00000000" w14:paraId="0000010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Creepers</w:t>
      </w:r>
    </w:p>
    <w:p w:rsidR="00000000" w:rsidDel="00000000" w:rsidP="00000000" w:rsidRDefault="00000000" w:rsidRPr="00000000" w14:paraId="0000010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reproduction</w:t>
      </w:r>
    </w:p>
    <w:p w:rsidR="00000000" w:rsidDel="00000000" w:rsidP="00000000" w:rsidRDefault="00000000" w:rsidRPr="00000000" w14:paraId="0000010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shelter</w:t>
      </w:r>
    </w:p>
    <w:p w:rsidR="00000000" w:rsidDel="00000000" w:rsidP="00000000" w:rsidRDefault="00000000" w:rsidRPr="00000000" w14:paraId="0000010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absorb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1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Absorb water and nutrients</w:t>
      </w:r>
    </w:p>
    <w:p w:rsidR="00000000" w:rsidDel="00000000" w:rsidP="00000000" w:rsidRDefault="00000000" w:rsidRPr="00000000" w14:paraId="0000011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Produce food</w:t>
      </w:r>
    </w:p>
    <w:p w:rsidR="00000000" w:rsidDel="00000000" w:rsidP="00000000" w:rsidRDefault="00000000" w:rsidRPr="00000000" w14:paraId="0000011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Grow along the ground</w:t>
      </w:r>
    </w:p>
    <w:p w:rsidR="00000000" w:rsidDel="00000000" w:rsidP="00000000" w:rsidRDefault="00000000" w:rsidRPr="00000000" w14:paraId="0000011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Strong, woody stems</w:t>
      </w:r>
    </w:p>
    <w:p w:rsidR="00000000" w:rsidDel="00000000" w:rsidP="00000000" w:rsidRDefault="00000000" w:rsidRPr="00000000" w14:paraId="00000114">
      <w:pPr>
        <w:numPr>
          <w:ilvl w:val="1"/>
          <w:numId w:val="35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Transport resources and support the plant</w:t>
      </w:r>
    </w:p>
    <w:p w:rsidR="00000000" w:rsidDel="00000000" w:rsidP="00000000" w:rsidRDefault="00000000" w:rsidRPr="00000000" w14:paraId="00000115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3: Animals around Us</w:t>
      </w:r>
    </w:p>
    <w:p w:rsidR="00000000" w:rsidDel="00000000" w:rsidP="00000000" w:rsidRDefault="00000000" w:rsidRPr="00000000" w14:paraId="000001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1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Wild</w:t>
      </w:r>
    </w:p>
    <w:p w:rsidR="00000000" w:rsidDel="00000000" w:rsidP="00000000" w:rsidRDefault="00000000" w:rsidRPr="00000000" w14:paraId="0000011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Plants</w:t>
      </w:r>
    </w:p>
    <w:p w:rsidR="00000000" w:rsidDel="00000000" w:rsidP="00000000" w:rsidRDefault="00000000" w:rsidRPr="00000000" w14:paraId="0000011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Predator</w:t>
      </w:r>
    </w:p>
    <w:p w:rsidR="00000000" w:rsidDel="00000000" w:rsidP="00000000" w:rsidRDefault="00000000" w:rsidRPr="00000000" w14:paraId="0000011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Barking</w:t>
      </w:r>
    </w:p>
    <w:p w:rsidR="00000000" w:rsidDel="00000000" w:rsidP="00000000" w:rsidRDefault="00000000" w:rsidRPr="00000000" w14:paraId="0000011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Nests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1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Domestic</w:t>
      </w:r>
    </w:p>
    <w:p w:rsidR="00000000" w:rsidDel="00000000" w:rsidP="00000000" w:rsidRDefault="00000000" w:rsidRPr="00000000" w14:paraId="0000011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running</w:t>
      </w:r>
    </w:p>
    <w:p w:rsidR="00000000" w:rsidDel="00000000" w:rsidP="00000000" w:rsidRDefault="00000000" w:rsidRPr="00000000" w14:paraId="0000011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Omnivores</w:t>
      </w:r>
    </w:p>
    <w:p w:rsidR="00000000" w:rsidDel="00000000" w:rsidP="00000000" w:rsidRDefault="00000000" w:rsidRPr="00000000" w14:paraId="0000012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signals</w:t>
      </w:r>
    </w:p>
    <w:p w:rsidR="00000000" w:rsidDel="00000000" w:rsidP="00000000" w:rsidRDefault="00000000" w:rsidRPr="00000000" w14:paraId="0000012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prey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2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Live with us</w:t>
      </w:r>
    </w:p>
    <w:p w:rsidR="00000000" w:rsidDel="00000000" w:rsidP="00000000" w:rsidRDefault="00000000" w:rsidRPr="00000000" w14:paraId="0000012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Eat plants</w:t>
      </w:r>
    </w:p>
    <w:p w:rsidR="00000000" w:rsidDel="00000000" w:rsidP="00000000" w:rsidRDefault="00000000" w:rsidRPr="00000000" w14:paraId="0000012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Hunt and kill other animals for food</w:t>
      </w:r>
    </w:p>
    <w:p w:rsidR="00000000" w:rsidDel="00000000" w:rsidP="00000000" w:rsidRDefault="00000000" w:rsidRPr="00000000" w14:paraId="0000012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Live in forests</w:t>
      </w:r>
    </w:p>
    <w:p w:rsidR="00000000" w:rsidDel="00000000" w:rsidP="00000000" w:rsidRDefault="00000000" w:rsidRPr="00000000" w14:paraId="00000127">
      <w:pPr>
        <w:numPr>
          <w:ilvl w:val="1"/>
          <w:numId w:val="31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Eat both plants and meat</w:t>
      </w:r>
    </w:p>
    <w:p w:rsidR="00000000" w:rsidDel="00000000" w:rsidP="00000000" w:rsidRDefault="00000000" w:rsidRPr="00000000" w14:paraId="00000128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4: Our Body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Seeing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Five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Say "NO" loudly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1098</w:t>
      </w:r>
    </w:p>
    <w:p w:rsidR="00000000" w:rsidDel="00000000" w:rsidP="00000000" w:rsidRDefault="00000000" w:rsidRPr="00000000" w14:paraId="000001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Eating fruits and vegetables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nose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safe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touched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habits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kind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See</w:t>
      </w:r>
    </w:p>
    <w:p w:rsidR="00000000" w:rsidDel="00000000" w:rsidP="00000000" w:rsidRDefault="00000000" w:rsidRPr="00000000" w14:paraId="000001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Five</w:t>
      </w:r>
    </w:p>
    <w:p w:rsidR="00000000" w:rsidDel="00000000" w:rsidP="00000000" w:rsidRDefault="00000000" w:rsidRPr="00000000" w14:paraId="000001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Say "NO" loudly</w:t>
      </w:r>
    </w:p>
    <w:p w:rsidR="00000000" w:rsidDel="00000000" w:rsidP="00000000" w:rsidRDefault="00000000" w:rsidRPr="00000000" w14:paraId="000001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India</w:t>
      </w:r>
    </w:p>
    <w:p w:rsidR="00000000" w:rsidDel="00000000" w:rsidP="00000000" w:rsidRDefault="00000000" w:rsidRPr="00000000" w14:paraId="0000013A">
      <w:pPr>
        <w:numPr>
          <w:ilvl w:val="1"/>
          <w:numId w:val="6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Healthy habits</w:t>
      </w:r>
    </w:p>
    <w:p w:rsidR="00000000" w:rsidDel="00000000" w:rsidP="00000000" w:rsidRDefault="00000000" w:rsidRPr="00000000" w14:paraId="0000013B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5: Food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Energy, growth, and health</w:t>
      </w:r>
    </w:p>
    <w:p w:rsidR="00000000" w:rsidDel="00000000" w:rsidP="00000000" w:rsidRDefault="00000000" w:rsidRPr="00000000" w14:paraId="000001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Fruits and vegetables</w:t>
      </w:r>
    </w:p>
    <w:p w:rsidR="00000000" w:rsidDel="00000000" w:rsidP="00000000" w:rsidRDefault="00000000" w:rsidRPr="00000000" w14:paraId="000001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Various food groups</w:t>
      </w:r>
    </w:p>
    <w:p w:rsidR="00000000" w:rsidDel="00000000" w:rsidP="00000000" w:rsidRDefault="00000000" w:rsidRPr="00000000" w14:paraId="000001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Food's digestibility, taste, and safety</w:t>
      </w:r>
    </w:p>
    <w:p w:rsidR="00000000" w:rsidDel="00000000" w:rsidP="00000000" w:rsidRDefault="00000000" w:rsidRPr="00000000" w14:paraId="000001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Chewing well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animals</w:t>
      </w:r>
    </w:p>
    <w:p w:rsidR="00000000" w:rsidDel="00000000" w:rsidP="00000000" w:rsidRDefault="00000000" w:rsidRPr="00000000" w14:paraId="000001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Food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hygiene</w:t>
      </w:r>
    </w:p>
    <w:p w:rsidR="00000000" w:rsidDel="00000000" w:rsidP="00000000" w:rsidRDefault="00000000" w:rsidRPr="00000000" w14:paraId="000001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balanced</w:t>
      </w:r>
    </w:p>
    <w:p w:rsidR="00000000" w:rsidDel="00000000" w:rsidP="00000000" w:rsidRDefault="00000000" w:rsidRPr="00000000" w14:paraId="0000014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Food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Crucial for survival</w:t>
      </w:r>
    </w:p>
    <w:p w:rsidR="00000000" w:rsidDel="00000000" w:rsidP="00000000" w:rsidRDefault="00000000" w:rsidRPr="00000000" w14:paraId="000001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From animals</w:t>
      </w:r>
    </w:p>
    <w:p w:rsidR="00000000" w:rsidDel="00000000" w:rsidP="00000000" w:rsidRDefault="00000000" w:rsidRPr="00000000" w14:paraId="000001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Balanced diet</w:t>
      </w:r>
    </w:p>
    <w:p w:rsidR="00000000" w:rsidDel="00000000" w:rsidP="00000000" w:rsidRDefault="00000000" w:rsidRPr="00000000" w14:paraId="000001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Cooking</w:t>
      </w:r>
    </w:p>
    <w:p w:rsidR="00000000" w:rsidDel="00000000" w:rsidP="00000000" w:rsidRDefault="00000000" w:rsidRPr="00000000" w14:paraId="0000014D">
      <w:pPr>
        <w:numPr>
          <w:ilvl w:val="1"/>
          <w:numId w:val="15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Food preparation</w:t>
      </w:r>
    </w:p>
    <w:p w:rsidR="00000000" w:rsidDel="00000000" w:rsidP="00000000" w:rsidRDefault="00000000" w:rsidRPr="00000000" w14:paraId="0000014E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6: Water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5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71%</w:t>
      </w:r>
    </w:p>
    <w:p w:rsidR="00000000" w:rsidDel="00000000" w:rsidP="00000000" w:rsidRDefault="00000000" w:rsidRPr="00000000" w14:paraId="0000015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Evaporation</w:t>
      </w:r>
    </w:p>
    <w:p w:rsidR="00000000" w:rsidDel="00000000" w:rsidP="00000000" w:rsidRDefault="00000000" w:rsidRPr="00000000" w14:paraId="0000015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Precipitation</w:t>
      </w:r>
    </w:p>
    <w:p w:rsidR="00000000" w:rsidDel="00000000" w:rsidP="00000000" w:rsidRDefault="00000000" w:rsidRPr="00000000" w14:paraId="0000015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Scarcity</w:t>
      </w:r>
    </w:p>
    <w:p w:rsidR="00000000" w:rsidDel="00000000" w:rsidP="00000000" w:rsidRDefault="00000000" w:rsidRPr="00000000" w14:paraId="0000015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Boiling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5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71%</w:t>
      </w:r>
    </w:p>
    <w:p w:rsidR="00000000" w:rsidDel="00000000" w:rsidP="00000000" w:rsidRDefault="00000000" w:rsidRPr="00000000" w14:paraId="0000015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Evaporation</w:t>
      </w:r>
    </w:p>
    <w:p w:rsidR="00000000" w:rsidDel="00000000" w:rsidP="00000000" w:rsidRDefault="00000000" w:rsidRPr="00000000" w14:paraId="0000015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precipitation</w:t>
      </w:r>
    </w:p>
    <w:p w:rsidR="00000000" w:rsidDel="00000000" w:rsidP="00000000" w:rsidRDefault="00000000" w:rsidRPr="00000000" w14:paraId="0000015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Clean</w:t>
      </w:r>
    </w:p>
    <w:p w:rsidR="00000000" w:rsidDel="00000000" w:rsidP="00000000" w:rsidRDefault="00000000" w:rsidRPr="00000000" w14:paraId="0000015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safe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5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Water to gas</w:t>
      </w:r>
    </w:p>
    <w:p w:rsidR="00000000" w:rsidDel="00000000" w:rsidP="00000000" w:rsidRDefault="00000000" w:rsidRPr="00000000" w14:paraId="0000015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Water droplets form clouds</w:t>
      </w:r>
    </w:p>
    <w:p w:rsidR="00000000" w:rsidDel="00000000" w:rsidP="00000000" w:rsidRDefault="00000000" w:rsidRPr="00000000" w14:paraId="0000015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Rain, snow, sleet</w:t>
      </w:r>
    </w:p>
    <w:p w:rsidR="00000000" w:rsidDel="00000000" w:rsidP="00000000" w:rsidRDefault="00000000" w:rsidRPr="00000000" w14:paraId="0000015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Water collects in bodies</w:t>
      </w:r>
    </w:p>
    <w:p w:rsidR="00000000" w:rsidDel="00000000" w:rsidP="00000000" w:rsidRDefault="00000000" w:rsidRPr="00000000" w14:paraId="00000160">
      <w:pPr>
        <w:numPr>
          <w:ilvl w:val="1"/>
          <w:numId w:val="36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Earth covered by oceans</w:t>
      </w:r>
    </w:p>
    <w:p w:rsidR="00000000" w:rsidDel="00000000" w:rsidP="00000000" w:rsidRDefault="00000000" w:rsidRPr="00000000" w14:paraId="00000161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7: Shelter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6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Protection</w:t>
      </w:r>
    </w:p>
    <w:p w:rsidR="00000000" w:rsidDel="00000000" w:rsidP="00000000" w:rsidRDefault="00000000" w:rsidRPr="00000000" w14:paraId="0000016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Brick and cement</w:t>
      </w:r>
    </w:p>
    <w:p w:rsidR="00000000" w:rsidDel="00000000" w:rsidP="00000000" w:rsidRDefault="00000000" w:rsidRPr="00000000" w14:paraId="0000016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Shani Shingnapur</w:t>
      </w:r>
    </w:p>
    <w:p w:rsidR="00000000" w:rsidDel="00000000" w:rsidP="00000000" w:rsidRDefault="00000000" w:rsidRPr="00000000" w14:paraId="0000016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Nests, burrows, dens</w:t>
      </w:r>
    </w:p>
    <w:p w:rsidR="00000000" w:rsidDel="00000000" w:rsidP="00000000" w:rsidRDefault="00000000" w:rsidRPr="00000000" w14:paraId="0000016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Cleanliness and tidiness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6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dangers</w:t>
      </w:r>
    </w:p>
    <w:p w:rsidR="00000000" w:rsidDel="00000000" w:rsidP="00000000" w:rsidRDefault="00000000" w:rsidRPr="00000000" w14:paraId="0000016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Kutcha</w:t>
      </w:r>
    </w:p>
    <w:p w:rsidR="00000000" w:rsidDel="00000000" w:rsidP="00000000" w:rsidRDefault="00000000" w:rsidRPr="00000000" w14:paraId="0000016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steel</w:t>
      </w:r>
    </w:p>
    <w:p w:rsidR="00000000" w:rsidDel="00000000" w:rsidP="00000000" w:rsidRDefault="00000000" w:rsidRPr="00000000" w14:paraId="0000016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dens</w:t>
      </w:r>
    </w:p>
    <w:p w:rsidR="00000000" w:rsidDel="00000000" w:rsidP="00000000" w:rsidRDefault="00000000" w:rsidRPr="00000000" w14:paraId="0000016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clean</w:t>
      </w:r>
    </w:p>
    <w:p w:rsidR="00000000" w:rsidDel="00000000" w:rsidP="00000000" w:rsidRDefault="00000000" w:rsidRPr="00000000" w14:paraId="000001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6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Protection</w:t>
      </w:r>
    </w:p>
    <w:p w:rsidR="00000000" w:rsidDel="00000000" w:rsidP="00000000" w:rsidRDefault="00000000" w:rsidRPr="00000000" w14:paraId="0000017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Mud and straw</w:t>
      </w:r>
    </w:p>
    <w:p w:rsidR="00000000" w:rsidDel="00000000" w:rsidP="00000000" w:rsidRDefault="00000000" w:rsidRPr="00000000" w14:paraId="0000017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Brick and cement</w:t>
      </w:r>
    </w:p>
    <w:p w:rsidR="00000000" w:rsidDel="00000000" w:rsidP="00000000" w:rsidRDefault="00000000" w:rsidRPr="00000000" w14:paraId="0000017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Nests, burrows, dens</w:t>
      </w:r>
    </w:p>
    <w:p w:rsidR="00000000" w:rsidDel="00000000" w:rsidP="00000000" w:rsidRDefault="00000000" w:rsidRPr="00000000" w14:paraId="00000173">
      <w:pPr>
        <w:numPr>
          <w:ilvl w:val="1"/>
          <w:numId w:val="30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Important for health</w:t>
      </w:r>
    </w:p>
    <w:p w:rsidR="00000000" w:rsidDel="00000000" w:rsidP="00000000" w:rsidRDefault="00000000" w:rsidRPr="00000000" w14:paraId="0000017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8: Travel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7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Transportation</w:t>
      </w:r>
    </w:p>
    <w:p w:rsidR="00000000" w:rsidDel="00000000" w:rsidP="00000000" w:rsidRDefault="00000000" w:rsidRPr="00000000" w14:paraId="0000017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Pilot</w:t>
      </w:r>
    </w:p>
    <w:p w:rsidR="00000000" w:rsidDel="00000000" w:rsidP="00000000" w:rsidRDefault="00000000" w:rsidRPr="00000000" w14:paraId="0000017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Traffic signals</w:t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Railway stations</w:t>
      </w:r>
    </w:p>
    <w:p w:rsidR="00000000" w:rsidDel="00000000" w:rsidP="00000000" w:rsidRDefault="00000000" w:rsidRPr="00000000" w14:paraId="0000017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Considerate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7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trains</w:t>
      </w:r>
    </w:p>
    <w:p w:rsidR="00000000" w:rsidDel="00000000" w:rsidP="00000000" w:rsidRDefault="00000000" w:rsidRPr="00000000" w14:paraId="0000017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fuel</w:t>
      </w:r>
    </w:p>
    <w:p w:rsidR="00000000" w:rsidDel="00000000" w:rsidP="00000000" w:rsidRDefault="00000000" w:rsidRPr="00000000" w14:paraId="0000017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signals</w:t>
      </w:r>
    </w:p>
    <w:p w:rsidR="00000000" w:rsidDel="00000000" w:rsidP="00000000" w:rsidRDefault="00000000" w:rsidRPr="00000000" w14:paraId="0000017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Pedestrians</w:t>
      </w:r>
    </w:p>
    <w:p w:rsidR="00000000" w:rsidDel="00000000" w:rsidP="00000000" w:rsidRDefault="00000000" w:rsidRPr="00000000" w14:paraId="0000018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public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8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Airplane driver</w:t>
      </w:r>
    </w:p>
    <w:p w:rsidR="00000000" w:rsidDel="00000000" w:rsidP="00000000" w:rsidRDefault="00000000" w:rsidRPr="00000000" w14:paraId="0000018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Vehicle operation</w:t>
      </w:r>
    </w:p>
    <w:p w:rsidR="00000000" w:rsidDel="00000000" w:rsidP="00000000" w:rsidRDefault="00000000" w:rsidRPr="00000000" w14:paraId="0000018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Follow rules</w:t>
      </w:r>
    </w:p>
    <w:p w:rsidR="00000000" w:rsidDel="00000000" w:rsidP="00000000" w:rsidRDefault="00000000" w:rsidRPr="00000000" w14:paraId="000001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Cross on Zebra crossings</w:t>
      </w:r>
    </w:p>
    <w:p w:rsidR="00000000" w:rsidDel="00000000" w:rsidP="00000000" w:rsidRDefault="00000000" w:rsidRPr="00000000" w14:paraId="00000186">
      <w:pPr>
        <w:numPr>
          <w:ilvl w:val="1"/>
          <w:numId w:val="19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Public transportation</w:t>
      </w:r>
    </w:p>
    <w:p w:rsidR="00000000" w:rsidDel="00000000" w:rsidP="00000000" w:rsidRDefault="00000000" w:rsidRPr="00000000" w14:paraId="00000187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9: Together with Everyone Communication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8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Exchange of thoughts</w:t>
      </w:r>
    </w:p>
    <w:p w:rsidR="00000000" w:rsidDel="00000000" w:rsidP="00000000" w:rsidRDefault="00000000" w:rsidRPr="00000000" w14:paraId="0000018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Gestures</w:t>
      </w:r>
    </w:p>
    <w:p w:rsidR="00000000" w:rsidDel="00000000" w:rsidP="00000000" w:rsidRDefault="00000000" w:rsidRPr="00000000" w14:paraId="0000018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Sounds and signals</w:t>
      </w:r>
    </w:p>
    <w:p w:rsidR="00000000" w:rsidDel="00000000" w:rsidP="00000000" w:rsidRDefault="00000000" w:rsidRPr="00000000" w14:paraId="0000018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Waggle dance</w:t>
      </w:r>
    </w:p>
    <w:p w:rsidR="00000000" w:rsidDel="00000000" w:rsidP="00000000" w:rsidRDefault="00000000" w:rsidRPr="00000000" w14:paraId="0000018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Touch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8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feelings</w:t>
      </w:r>
    </w:p>
    <w:p w:rsidR="00000000" w:rsidDel="00000000" w:rsidP="00000000" w:rsidRDefault="00000000" w:rsidRPr="00000000" w14:paraId="0000019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face</w:t>
      </w:r>
    </w:p>
    <w:p w:rsidR="00000000" w:rsidDel="00000000" w:rsidP="00000000" w:rsidRDefault="00000000" w:rsidRPr="00000000" w14:paraId="0000019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signals</w:t>
      </w:r>
    </w:p>
    <w:p w:rsidR="00000000" w:rsidDel="00000000" w:rsidP="00000000" w:rsidRDefault="00000000" w:rsidRPr="00000000" w14:paraId="0000019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waggle</w:t>
      </w:r>
    </w:p>
    <w:p w:rsidR="00000000" w:rsidDel="00000000" w:rsidP="00000000" w:rsidRDefault="00000000" w:rsidRPr="00000000" w14:paraId="0000019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scent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9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Spoken or written</w:t>
      </w:r>
    </w:p>
    <w:p w:rsidR="00000000" w:rsidDel="00000000" w:rsidP="00000000" w:rsidRDefault="00000000" w:rsidRPr="00000000" w14:paraId="0000019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Body language</w:t>
      </w:r>
    </w:p>
    <w:p w:rsidR="00000000" w:rsidDel="00000000" w:rsidP="00000000" w:rsidRDefault="00000000" w:rsidRPr="00000000" w14:paraId="0000019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Talking directly</w:t>
      </w:r>
    </w:p>
    <w:p w:rsidR="00000000" w:rsidDel="00000000" w:rsidP="00000000" w:rsidRDefault="00000000" w:rsidRPr="00000000" w14:paraId="0000019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Waggle dance</w:t>
      </w:r>
    </w:p>
    <w:p w:rsidR="00000000" w:rsidDel="00000000" w:rsidP="00000000" w:rsidRDefault="00000000" w:rsidRPr="00000000" w14:paraId="00000199">
      <w:pPr>
        <w:numPr>
          <w:ilvl w:val="1"/>
          <w:numId w:val="27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Scent</w:t>
      </w:r>
    </w:p>
    <w:p w:rsidR="00000000" w:rsidDel="00000000" w:rsidP="00000000" w:rsidRDefault="00000000" w:rsidRPr="00000000" w14:paraId="0000019A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10: Games and Recreation</w:t>
      </w:r>
    </w:p>
    <w:p w:rsidR="00000000" w:rsidDel="00000000" w:rsidP="00000000" w:rsidRDefault="00000000" w:rsidRPr="00000000" w14:paraId="0000019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9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Chess</w:t>
      </w:r>
    </w:p>
    <w:p w:rsidR="00000000" w:rsidDel="00000000" w:rsidP="00000000" w:rsidRDefault="00000000" w:rsidRPr="00000000" w14:paraId="0000019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Football</w:t>
      </w:r>
    </w:p>
    <w:p w:rsidR="00000000" w:rsidDel="00000000" w:rsidP="00000000" w:rsidRDefault="00000000" w:rsidRPr="00000000" w14:paraId="0000019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Fitness and teamwork</w:t>
      </w:r>
    </w:p>
    <w:p w:rsidR="00000000" w:rsidDel="00000000" w:rsidP="00000000" w:rsidRDefault="00000000" w:rsidRPr="00000000" w14:paraId="0000019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Supporting each other</w:t>
      </w:r>
    </w:p>
    <w:p w:rsidR="00000000" w:rsidDel="00000000" w:rsidP="00000000" w:rsidRDefault="00000000" w:rsidRPr="00000000" w14:paraId="000001A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Singing</w:t>
      </w:r>
    </w:p>
    <w:p w:rsidR="00000000" w:rsidDel="00000000" w:rsidP="00000000" w:rsidRDefault="00000000" w:rsidRPr="00000000" w14:paraId="000001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A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indoor</w:t>
      </w:r>
    </w:p>
    <w:p w:rsidR="00000000" w:rsidDel="00000000" w:rsidP="00000000" w:rsidRDefault="00000000" w:rsidRPr="00000000" w14:paraId="000001A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outdoor</w:t>
      </w:r>
    </w:p>
    <w:p w:rsidR="00000000" w:rsidDel="00000000" w:rsidP="00000000" w:rsidRDefault="00000000" w:rsidRPr="00000000" w14:paraId="000001A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mental</w:t>
      </w:r>
    </w:p>
    <w:p w:rsidR="00000000" w:rsidDel="00000000" w:rsidP="00000000" w:rsidRDefault="00000000" w:rsidRPr="00000000" w14:paraId="000001A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Traditional</w:t>
      </w:r>
    </w:p>
    <w:p w:rsidR="00000000" w:rsidDel="00000000" w:rsidP="00000000" w:rsidRDefault="00000000" w:rsidRPr="00000000" w14:paraId="000001A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dancing</w:t>
      </w:r>
    </w:p>
    <w:p w:rsidR="00000000" w:rsidDel="00000000" w:rsidP="00000000" w:rsidRDefault="00000000" w:rsidRPr="00000000" w14:paraId="000001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A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Chess</w:t>
      </w:r>
    </w:p>
    <w:p w:rsidR="00000000" w:rsidDel="00000000" w:rsidP="00000000" w:rsidRDefault="00000000" w:rsidRPr="00000000" w14:paraId="000001A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Playing in outdoor field</w:t>
      </w:r>
    </w:p>
    <w:p w:rsidR="00000000" w:rsidDel="00000000" w:rsidP="00000000" w:rsidRDefault="00000000" w:rsidRPr="00000000" w14:paraId="000001A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Physical and mental well-being</w:t>
      </w:r>
    </w:p>
    <w:p w:rsidR="00000000" w:rsidDel="00000000" w:rsidP="00000000" w:rsidRDefault="00000000" w:rsidRPr="00000000" w14:paraId="000001A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Play fairly</w:t>
      </w:r>
    </w:p>
    <w:p w:rsidR="00000000" w:rsidDel="00000000" w:rsidP="00000000" w:rsidRDefault="00000000" w:rsidRPr="00000000" w14:paraId="000001AC">
      <w:pPr>
        <w:numPr>
          <w:ilvl w:val="1"/>
          <w:numId w:val="41"/>
        </w:numPr>
        <w:spacing w:after="36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Team spirit Relaxation</w:t>
      </w:r>
    </w:p>
    <w:p w:rsidR="00000000" w:rsidDel="00000000" w:rsidP="00000000" w:rsidRDefault="00000000" w:rsidRPr="00000000" w14:paraId="000001AD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Chapter 11: This is the Way</w:t>
      </w:r>
    </w:p>
    <w:p w:rsidR="00000000" w:rsidDel="00000000" w:rsidP="00000000" w:rsidRDefault="00000000" w:rsidRPr="00000000" w14:paraId="000001A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Multiple Choice:</w:t>
      </w:r>
    </w:p>
    <w:p w:rsidR="00000000" w:rsidDel="00000000" w:rsidP="00000000" w:rsidRDefault="00000000" w:rsidRPr="00000000" w14:paraId="000001A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East</w:t>
      </w:r>
    </w:p>
    <w:p w:rsidR="00000000" w:rsidDel="00000000" w:rsidP="00000000" w:rsidRDefault="00000000" w:rsidRPr="00000000" w14:paraId="000001B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Cardinal directions</w:t>
      </w:r>
    </w:p>
    <w:p w:rsidR="00000000" w:rsidDel="00000000" w:rsidP="00000000" w:rsidRDefault="00000000" w:rsidRPr="00000000" w14:paraId="000001B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Landmarks</w:t>
      </w:r>
    </w:p>
    <w:p w:rsidR="00000000" w:rsidDel="00000000" w:rsidP="00000000" w:rsidRDefault="00000000" w:rsidRPr="00000000" w14:paraId="000001B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Symbols</w:t>
      </w:r>
    </w:p>
    <w:p w:rsidR="00000000" w:rsidDel="00000000" w:rsidP="00000000" w:rsidRDefault="00000000" w:rsidRPr="00000000" w14:paraId="000001B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Compasses and GPS</w:t>
      </w:r>
    </w:p>
    <w:p w:rsidR="00000000" w:rsidDel="00000000" w:rsidP="00000000" w:rsidRDefault="00000000" w:rsidRPr="00000000" w14:paraId="000001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Fill in the Blanks:</w:t>
      </w:r>
    </w:p>
    <w:p w:rsidR="00000000" w:rsidDel="00000000" w:rsidP="00000000" w:rsidRDefault="00000000" w:rsidRPr="00000000" w14:paraId="000001B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West</w:t>
      </w:r>
    </w:p>
    <w:p w:rsidR="00000000" w:rsidDel="00000000" w:rsidP="00000000" w:rsidRDefault="00000000" w:rsidRPr="00000000" w14:paraId="000001B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Relative</w:t>
      </w:r>
    </w:p>
    <w:p w:rsidR="00000000" w:rsidDel="00000000" w:rsidP="00000000" w:rsidRDefault="00000000" w:rsidRPr="00000000" w14:paraId="000001B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symbols</w:t>
      </w:r>
    </w:p>
    <w:p w:rsidR="00000000" w:rsidDel="00000000" w:rsidP="00000000" w:rsidRDefault="00000000" w:rsidRPr="00000000" w14:paraId="000001B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lines</w:t>
      </w:r>
    </w:p>
    <w:p w:rsidR="00000000" w:rsidDel="00000000" w:rsidP="00000000" w:rsidRDefault="00000000" w:rsidRPr="00000000" w14:paraId="000001B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stars</w:t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Matching:</w:t>
      </w:r>
    </w:p>
    <w:p w:rsidR="00000000" w:rsidDel="00000000" w:rsidP="00000000" w:rsidRDefault="00000000" w:rsidRPr="00000000" w14:paraId="000001B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d) Direction where the sun rises</w:t>
      </w:r>
    </w:p>
    <w:p w:rsidR="00000000" w:rsidDel="00000000" w:rsidP="00000000" w:rsidRDefault="00000000" w:rsidRPr="00000000" w14:paraId="000001B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a) Top of the map</w:t>
      </w:r>
    </w:p>
    <w:p w:rsidR="00000000" w:rsidDel="00000000" w:rsidP="00000000" w:rsidRDefault="00000000" w:rsidRPr="00000000" w14:paraId="000001B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b) Opposite of East</w:t>
      </w:r>
    </w:p>
    <w:p w:rsidR="00000000" w:rsidDel="00000000" w:rsidP="00000000" w:rsidRDefault="00000000" w:rsidRPr="00000000" w14:paraId="000001B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c) Uses symbols</w:t>
      </w:r>
    </w:p>
    <w:p w:rsidR="00000000" w:rsidDel="00000000" w:rsidP="00000000" w:rsidRDefault="00000000" w:rsidRPr="00000000" w14:paraId="000001BF">
      <w:pPr>
        <w:numPr>
          <w:ilvl w:val="1"/>
          <w:numId w:val="44"/>
        </w:numPr>
        <w:spacing w:after="120" w:before="0" w:beforeAutospacing="0" w:lineRule="auto"/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e) Global Positioning System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