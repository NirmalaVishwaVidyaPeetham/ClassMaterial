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AI Prompt: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Create HW exercises on each chapter. Give 5 multiple choice, 5 fill in the blanks, and 5 matching questions on each chapter. So there should be 15 per chapter for all 11 chapters.</w:t>
      </w:r>
    </w:p>
    <w:p w:rsidR="00000000" w:rsidDel="00000000" w:rsidP="00000000" w:rsidRDefault="00000000" w:rsidRPr="00000000" w14:paraId="00000003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Absolutely! Here are the homework exercises for each of the 11 chapters, with 5 multiple-choice, 5 fill-in-the-blanks, and 5 matching questions per chapter.</w:t>
      </w:r>
    </w:p>
    <w:p w:rsidR="00000000" w:rsidDel="00000000" w:rsidP="00000000" w:rsidRDefault="00000000" w:rsidRPr="00000000" w14:paraId="00000004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AI Prompt (alternative):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Create HW exercises on each chapter. Give 5 multiple choice, 5 fill in the blanks, and 5 matching questions on each chapter. So there should be 15 per chapter for all 11 chapters. Also, since the output may be too long, give the results for 4 chapters at once, followed by the next 4, then the last 3, so as to overcome any limitations on your output size.</w:t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Next.</w:t>
      </w:r>
    </w:p>
    <w:p w:rsidR="00000000" w:rsidDel="00000000" w:rsidP="00000000" w:rsidRDefault="00000000" w:rsidRPr="00000000" w14:paraId="00000007">
      <w:pPr>
        <w:shd w:fill="ffffff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Next.</w:t>
      </w:r>
    </w:p>
    <w:p w:rsidR="00000000" w:rsidDel="00000000" w:rsidP="00000000" w:rsidRDefault="00000000" w:rsidRPr="00000000" w14:paraId="00000008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Chapter 1: Family</w:t>
      </w:r>
    </w:p>
    <w:p w:rsidR="00000000" w:rsidDel="00000000" w:rsidP="00000000" w:rsidRDefault="00000000" w:rsidRPr="00000000" w14:paraId="0000000A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Multiple Choice: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does a family typically consist of?</w:t>
        <w:br w:type="textWrapping"/>
        <w:br w:type="textWrapping"/>
        <w:t xml:space="preserve">a) Only parents and children</w:t>
        <w:br w:type="textWrapping"/>
        <w:br w:type="textWrapping"/>
        <w:t xml:space="preserve">b) Grandparents, parents, siblings, and sometimes pets</w:t>
        <w:br w:type="textWrapping"/>
        <w:br w:type="textWrapping"/>
        <w:t xml:space="preserve">c) Only grandparents</w:t>
        <w:br w:type="textWrapping"/>
        <w:br w:type="textWrapping"/>
        <w:t xml:space="preserve">d) Only siblings</w:t>
      </w:r>
    </w:p>
    <w:p w:rsidR="00000000" w:rsidDel="00000000" w:rsidP="00000000" w:rsidRDefault="00000000" w:rsidRPr="00000000" w14:paraId="0000000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B)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a right for all children according to the chapter?</w:t>
        <w:br w:type="textWrapping"/>
        <w:br w:type="textWrapping"/>
        <w:t xml:space="preserve">a) Working in fields</w:t>
        <w:br w:type="textWrapping"/>
        <w:br w:type="textWrapping"/>
        <w:t xml:space="preserve">b) Education</w:t>
        <w:br w:type="textWrapping"/>
        <w:br w:type="textWrapping"/>
        <w:t xml:space="preserve">c) Staying at home</w:t>
        <w:br w:type="textWrapping"/>
        <w:br w:type="textWrapping"/>
        <w:t xml:space="preserve">d) Watching TV all day</w:t>
      </w:r>
    </w:p>
    <w:p w:rsidR="00000000" w:rsidDel="00000000" w:rsidP="00000000" w:rsidRDefault="00000000" w:rsidRPr="00000000" w14:paraId="0000000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B)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should we do with differences in appearance?</w:t>
        <w:br w:type="textWrapping"/>
        <w:br w:type="textWrapping"/>
        <w:t xml:space="preserve">a) Ignore them</w:t>
        <w:br w:type="textWrapping"/>
        <w:br w:type="textWrapping"/>
        <w:t xml:space="preserve">b) Respect them</w:t>
        <w:br w:type="textWrapping"/>
        <w:br w:type="textWrapping"/>
        <w:t xml:space="preserve">c) Make fun of them</w:t>
        <w:br w:type="textWrapping"/>
        <w:br w:type="textWrapping"/>
        <w:t xml:space="preserve">d) Avoid people who look different</w:t>
      </w:r>
    </w:p>
    <w:p w:rsidR="00000000" w:rsidDel="00000000" w:rsidP="00000000" w:rsidRDefault="00000000" w:rsidRPr="00000000" w14:paraId="0000001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B)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expected of each family member?</w:t>
        <w:br w:type="textWrapping"/>
        <w:br w:type="textWrapping"/>
        <w:t xml:space="preserve">a) To do whatever they want</w:t>
        <w:br w:type="textWrapping"/>
        <w:br w:type="textWrapping"/>
        <w:t xml:space="preserve">b) To contribute to the household</w:t>
        <w:br w:type="textWrapping"/>
        <w:br w:type="textWrapping"/>
        <w:t xml:space="preserve">c) To ignore each other</w:t>
        <w:br w:type="textWrapping"/>
        <w:br w:type="textWrapping"/>
        <w:t xml:space="preserve">d) To only watch TV</w:t>
      </w:r>
    </w:p>
    <w:p w:rsidR="00000000" w:rsidDel="00000000" w:rsidP="00000000" w:rsidRDefault="00000000" w:rsidRPr="00000000" w14:paraId="0000001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B)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should children NOT be doing?</w:t>
        <w:br w:type="textWrapping"/>
        <w:br w:type="textWrapping"/>
        <w:t xml:space="preserve">a) Playing</w:t>
        <w:br w:type="textWrapping"/>
        <w:br w:type="textWrapping"/>
        <w:t xml:space="preserve">b) Studying</w:t>
        <w:br w:type="textWrapping"/>
        <w:br w:type="textWrapping"/>
        <w:t xml:space="preserve">c) Working</w:t>
        <w:br w:type="textWrapping"/>
        <w:br w:type="textWrapping"/>
        <w:t xml:space="preserve">d) Sleeping</w:t>
      </w:r>
    </w:p>
    <w:p w:rsidR="00000000" w:rsidDel="00000000" w:rsidP="00000000" w:rsidRDefault="00000000" w:rsidRPr="00000000" w14:paraId="00000015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C)</w:t>
      </w:r>
    </w:p>
    <w:p w:rsidR="00000000" w:rsidDel="00000000" w:rsidP="00000000" w:rsidRDefault="00000000" w:rsidRPr="00000000" w14:paraId="00000016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Fill in the Blanks: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Families consist of grandparents, parents, and ______.</w:t>
      </w:r>
    </w:p>
    <w:p w:rsidR="00000000" w:rsidDel="00000000" w:rsidP="00000000" w:rsidRDefault="00000000" w:rsidRPr="00000000" w14:paraId="0000001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families consist of grandparents, parents and siblings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Each family member ______ to the household through shared tasks.</w:t>
      </w:r>
    </w:p>
    <w:p w:rsidR="00000000" w:rsidDel="00000000" w:rsidP="00000000" w:rsidRDefault="00000000" w:rsidRPr="00000000" w14:paraId="0000001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each family member contributes to the household  through shared tasks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Children should be in ______, not working.</w:t>
      </w:r>
    </w:p>
    <w:p w:rsidR="00000000" w:rsidDel="00000000" w:rsidP="00000000" w:rsidRDefault="00000000" w:rsidRPr="00000000" w14:paraId="0000001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children should be in education, not working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We should ______ differences in appearance.</w:t>
      </w:r>
    </w:p>
    <w:p w:rsidR="00000000" w:rsidDel="00000000" w:rsidP="00000000" w:rsidRDefault="00000000" w:rsidRPr="00000000" w14:paraId="0000001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we should respect differences in appearance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People in a village have various ______ that fulfill community needs.</w:t>
      </w:r>
    </w:p>
    <w:p w:rsidR="00000000" w:rsidDel="00000000" w:rsidP="00000000" w:rsidRDefault="00000000" w:rsidRPr="00000000" w14:paraId="00000020">
      <w:pPr>
        <w:numPr>
          <w:ilvl w:val="1"/>
          <w:numId w:val="18"/>
        </w:numPr>
        <w:spacing w:after="24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people in a village have various jobs that fulfill community needs</w:t>
      </w:r>
    </w:p>
    <w:p w:rsidR="00000000" w:rsidDel="00000000" w:rsidP="00000000" w:rsidRDefault="00000000" w:rsidRPr="00000000" w14:paraId="00000021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Matching: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Grandparents, parents, siblings a) Contribute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Each family member b) Love and care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Family members c) Family structure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Education d) Respect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Diversity e) Right for all children</w:t>
      </w:r>
    </w:p>
    <w:p w:rsidR="00000000" w:rsidDel="00000000" w:rsidP="00000000" w:rsidRDefault="00000000" w:rsidRPr="00000000" w14:paraId="0000002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Answers: </w:t>
      </w:r>
    </w:p>
    <w:p w:rsidR="00000000" w:rsidDel="00000000" w:rsidP="00000000" w:rsidRDefault="00000000" w:rsidRPr="00000000" w14:paraId="00000028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Grandparents, parents, siblings = contribute</w:t>
      </w:r>
    </w:p>
    <w:p w:rsidR="00000000" w:rsidDel="00000000" w:rsidP="00000000" w:rsidRDefault="00000000" w:rsidRPr="00000000" w14:paraId="00000029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Each family member = love and care</w:t>
      </w:r>
    </w:p>
    <w:p w:rsidR="00000000" w:rsidDel="00000000" w:rsidP="00000000" w:rsidRDefault="00000000" w:rsidRPr="00000000" w14:paraId="0000002A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Family members = respect</w:t>
      </w:r>
    </w:p>
    <w:p w:rsidR="00000000" w:rsidDel="00000000" w:rsidP="00000000" w:rsidRDefault="00000000" w:rsidRPr="00000000" w14:paraId="0000002B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Education = right for all children</w:t>
      </w:r>
    </w:p>
    <w:p w:rsidR="00000000" w:rsidDel="00000000" w:rsidP="00000000" w:rsidRDefault="00000000" w:rsidRPr="00000000" w14:paraId="0000002C">
      <w:pPr>
        <w:numPr>
          <w:ilvl w:val="2"/>
          <w:numId w:val="12"/>
        </w:numPr>
        <w:spacing w:after="24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Diversity = family structure</w:t>
      </w:r>
    </w:p>
    <w:p w:rsidR="00000000" w:rsidDel="00000000" w:rsidP="00000000" w:rsidRDefault="00000000" w:rsidRPr="00000000" w14:paraId="0000002D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Chapter 2: Plants around Us</w:t>
      </w:r>
    </w:p>
    <w:p w:rsidR="00000000" w:rsidDel="00000000" w:rsidP="00000000" w:rsidRDefault="00000000" w:rsidRPr="00000000" w14:paraId="0000002E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Multiple Choice: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part of the plant absorbs water and nutrients from the soil?</w:t>
        <w:br w:type="textWrapping"/>
        <w:br w:type="textWrapping"/>
        <w:t xml:space="preserve">a) Stem</w:t>
        <w:br w:type="textWrapping"/>
        <w:br w:type="textWrapping"/>
        <w:t xml:space="preserve">b) Leaves</w:t>
        <w:br w:type="textWrapping"/>
        <w:br w:type="textWrapping"/>
        <w:t xml:space="preserve">c) Roots</w:t>
        <w:br w:type="textWrapping"/>
        <w:br w:type="textWrapping"/>
        <w:t xml:space="preserve">d) Flowers</w:t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C)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do leaves produce through photosynthesis?</w:t>
        <w:br w:type="textWrapping"/>
        <w:br w:type="textWrapping"/>
        <w:t xml:space="preserve">a) Water</w:t>
        <w:br w:type="textWrapping"/>
        <w:br w:type="textWrapping"/>
        <w:t xml:space="preserve">b) Nutrients</w:t>
        <w:br w:type="textWrapping"/>
        <w:br w:type="textWrapping"/>
        <w:t xml:space="preserve">c) Food</w:t>
        <w:br w:type="textWrapping"/>
        <w:br w:type="textWrapping"/>
        <w:t xml:space="preserve">d) Soil</w:t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B) (or) C)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type of plant has a strong, woody stem (trunk)?</w:t>
        <w:br w:type="textWrapping"/>
        <w:br w:type="textWrapping"/>
        <w:t xml:space="preserve">a) Herb</w:t>
        <w:br w:type="textWrapping"/>
        <w:br w:type="textWrapping"/>
        <w:t xml:space="preserve">b) Shrub</w:t>
        <w:br w:type="textWrapping"/>
        <w:br w:type="textWrapping"/>
        <w:t xml:space="preserve">c) Creeper</w:t>
        <w:br w:type="textWrapping"/>
        <w:br w:type="textWrapping"/>
        <w:t xml:space="preserve">d) Tree</w:t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D)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the stalk that attaches the leaf to the stem called?</w:t>
        <w:br w:type="textWrapping"/>
        <w:br w:type="textWrapping"/>
        <w:t xml:space="preserve">a) Vein</w:t>
        <w:br w:type="textWrapping"/>
        <w:br w:type="textWrapping"/>
        <w:t xml:space="preserve">b) Margin</w:t>
        <w:br w:type="textWrapping"/>
        <w:br w:type="textWrapping"/>
        <w:t xml:space="preserve">c) Petiole</w:t>
        <w:br w:type="textWrapping"/>
        <w:br w:type="textWrapping"/>
        <w:t xml:space="preserve">d) Apex</w:t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C)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do plants help prevent?</w:t>
        <w:br w:type="textWrapping"/>
        <w:br w:type="textWrapping"/>
        <w:t xml:space="preserve">a) Air pollution</w:t>
        <w:br w:type="textWrapping"/>
        <w:br w:type="textWrapping"/>
        <w:t xml:space="preserve">b) Soil erosion</w:t>
        <w:br w:type="textWrapping"/>
        <w:br w:type="textWrapping"/>
        <w:t xml:space="preserve">c) Noise pollution</w:t>
        <w:br w:type="textWrapping"/>
        <w:br w:type="textWrapping"/>
        <w:t xml:space="preserve">d) Light pollution</w:t>
      </w:r>
    </w:p>
    <w:p w:rsidR="00000000" w:rsidDel="00000000" w:rsidP="00000000" w:rsidRDefault="00000000" w:rsidRPr="00000000" w14:paraId="00000039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B)</w:t>
      </w:r>
    </w:p>
    <w:p w:rsidR="00000000" w:rsidDel="00000000" w:rsidP="00000000" w:rsidRDefault="00000000" w:rsidRPr="00000000" w14:paraId="0000003A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Fill in the Blanks: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______ transport water and nutrients throughout the leaf.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petiole transport water and nutrients throughout the leaf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______ grow along the ground.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creepers grow along the ground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Flowers are involved in ______.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flowers are involved in leaves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Plants provide us with food, oxygen, and ______.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plants provide us with food, oxygen, and nutrients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Roots ______ water and nutrients from the soil.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roots provide water and nutrients from the soil</w:t>
      </w:r>
    </w:p>
    <w:p w:rsidR="00000000" w:rsidDel="00000000" w:rsidP="00000000" w:rsidRDefault="00000000" w:rsidRPr="00000000" w14:paraId="00000045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Matching:</w:t>
      </w:r>
    </w:p>
    <w:p w:rsidR="00000000" w:rsidDel="00000000" w:rsidP="00000000" w:rsidRDefault="00000000" w:rsidRPr="00000000" w14:paraId="0000004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Roots a) Grow along the ground</w:t>
      </w:r>
    </w:p>
    <w:p w:rsidR="00000000" w:rsidDel="00000000" w:rsidP="00000000" w:rsidRDefault="00000000" w:rsidRPr="00000000" w14:paraId="0000004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Leaves b) Strong, woody stems</w:t>
      </w:r>
    </w:p>
    <w:p w:rsidR="00000000" w:rsidDel="00000000" w:rsidP="00000000" w:rsidRDefault="00000000" w:rsidRPr="00000000" w14:paraId="0000004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Creepers c) Absorb water and nutrients</w:t>
      </w:r>
    </w:p>
    <w:p w:rsidR="00000000" w:rsidDel="00000000" w:rsidP="00000000" w:rsidRDefault="00000000" w:rsidRPr="00000000" w14:paraId="0000004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Trees d) Produce food</w:t>
      </w:r>
    </w:p>
    <w:p w:rsidR="00000000" w:rsidDel="00000000" w:rsidP="00000000" w:rsidRDefault="00000000" w:rsidRPr="00000000" w14:paraId="0000004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Stems e) Transport resources and support the plant</w:t>
      </w:r>
    </w:p>
    <w:p w:rsidR="00000000" w:rsidDel="00000000" w:rsidP="00000000" w:rsidRDefault="00000000" w:rsidRPr="00000000" w14:paraId="0000004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Answers: </w:t>
      </w:r>
    </w:p>
    <w:p w:rsidR="00000000" w:rsidDel="00000000" w:rsidP="00000000" w:rsidRDefault="00000000" w:rsidRPr="00000000" w14:paraId="0000004C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Roots = absorb water and nutrients</w:t>
      </w:r>
    </w:p>
    <w:p w:rsidR="00000000" w:rsidDel="00000000" w:rsidP="00000000" w:rsidRDefault="00000000" w:rsidRPr="00000000" w14:paraId="0000004D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Leaves = Produce food</w:t>
      </w:r>
    </w:p>
    <w:p w:rsidR="00000000" w:rsidDel="00000000" w:rsidP="00000000" w:rsidRDefault="00000000" w:rsidRPr="00000000" w14:paraId="0000004E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Creepers = grow along the ground</w:t>
      </w:r>
    </w:p>
    <w:p w:rsidR="00000000" w:rsidDel="00000000" w:rsidP="00000000" w:rsidRDefault="00000000" w:rsidRPr="00000000" w14:paraId="0000004F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Trees = strong, and woody stems</w:t>
      </w:r>
    </w:p>
    <w:p w:rsidR="00000000" w:rsidDel="00000000" w:rsidP="00000000" w:rsidRDefault="00000000" w:rsidRPr="00000000" w14:paraId="00000050">
      <w:pPr>
        <w:numPr>
          <w:ilvl w:val="2"/>
          <w:numId w:val="33"/>
        </w:numPr>
        <w:spacing w:after="24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Stems = transport resources and support the plant</w:t>
      </w:r>
    </w:p>
    <w:p w:rsidR="00000000" w:rsidDel="00000000" w:rsidP="00000000" w:rsidRDefault="00000000" w:rsidRPr="00000000" w14:paraId="00000051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Chapter 3: Animals around Us</w:t>
      </w:r>
    </w:p>
    <w:p w:rsidR="00000000" w:rsidDel="00000000" w:rsidP="00000000" w:rsidRDefault="00000000" w:rsidRPr="00000000" w14:paraId="00000052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Multiple Choice:</w:t>
      </w:r>
    </w:p>
    <w:p w:rsidR="00000000" w:rsidDel="00000000" w:rsidP="00000000" w:rsidRDefault="00000000" w:rsidRPr="00000000" w14:paraId="0000005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Which type of animal lives in forests?</w:t>
        <w:br w:type="textWrapping"/>
        <w:br w:type="textWrapping"/>
        <w:t xml:space="preserve">a) Domestic</w:t>
        <w:br w:type="textWrapping"/>
        <w:br w:type="textWrapping"/>
        <w:t xml:space="preserve">b) Wild</w:t>
        <w:br w:type="textWrapping"/>
        <w:br w:type="textWrapping"/>
        <w:t xml:space="preserve">c) Pet</w:t>
        <w:br w:type="textWrapping"/>
        <w:br w:type="textWrapping"/>
        <w:t xml:space="preserve">d) Farm</w:t>
      </w:r>
    </w:p>
    <w:p w:rsidR="00000000" w:rsidDel="00000000" w:rsidP="00000000" w:rsidRDefault="00000000" w:rsidRPr="00000000" w14:paraId="00000055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B}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do herbivores eat?</w:t>
        <w:br w:type="textWrapping"/>
        <w:br w:type="textWrapping"/>
        <w:t xml:space="preserve">a) Meat</w:t>
        <w:br w:type="textWrapping"/>
        <w:br w:type="textWrapping"/>
        <w:t xml:space="preserve">b) Plants</w:t>
        <w:br w:type="textWrapping"/>
        <w:br w:type="textWrapping"/>
        <w:t xml:space="preserve">c) Both meat and plants</w:t>
        <w:br w:type="textWrapping"/>
        <w:br w:type="textWrapping"/>
        <w:t xml:space="preserve">d) Dead animals</w:t>
      </w:r>
    </w:p>
    <w:p w:rsidR="00000000" w:rsidDel="00000000" w:rsidP="00000000" w:rsidRDefault="00000000" w:rsidRPr="00000000" w14:paraId="0000005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B)</w:t>
      </w:r>
    </w:p>
    <w:p w:rsidR="00000000" w:rsidDel="00000000" w:rsidP="00000000" w:rsidRDefault="00000000" w:rsidRPr="00000000" w14:paraId="0000005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an animal that hunts and kills other animals for food called?</w:t>
        <w:br w:type="textWrapping"/>
        <w:br w:type="textWrapping"/>
        <w:t xml:space="preserve">a) Prey</w:t>
        <w:br w:type="textWrapping"/>
        <w:br w:type="textWrapping"/>
        <w:t xml:space="preserve">b) Predator</w:t>
        <w:br w:type="textWrapping"/>
        <w:br w:type="textWrapping"/>
        <w:t xml:space="preserve">c) Scavenger</w:t>
        <w:br w:type="textWrapping"/>
        <w:br w:type="textWrapping"/>
        <w:t xml:space="preserve">d) Herbivore</w:t>
      </w:r>
    </w:p>
    <w:p w:rsidR="00000000" w:rsidDel="00000000" w:rsidP="00000000" w:rsidRDefault="00000000" w:rsidRPr="00000000" w14:paraId="0000005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How do dogs communicate?</w:t>
        <w:br w:type="textWrapping"/>
        <w:br w:type="textWrapping"/>
        <w:t xml:space="preserve">a) Meowing</w:t>
        <w:br w:type="textWrapping"/>
        <w:br w:type="textWrapping"/>
        <w:t xml:space="preserve">b) Chirping</w:t>
        <w:br w:type="textWrapping"/>
        <w:br w:type="textWrapping"/>
        <w:t xml:space="preserve">c) Barking</w:t>
        <w:br w:type="textWrapping"/>
        <w:br w:type="textWrapping"/>
        <w:t xml:space="preserve">d) Roaring</w:t>
      </w:r>
    </w:p>
    <w:p w:rsidR="00000000" w:rsidDel="00000000" w:rsidP="00000000" w:rsidRDefault="00000000" w:rsidRPr="00000000" w14:paraId="0000005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C)</w:t>
      </w:r>
    </w:p>
    <w:p w:rsidR="00000000" w:rsidDel="00000000" w:rsidP="00000000" w:rsidRDefault="00000000" w:rsidRPr="00000000" w14:paraId="0000005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Where do birds typically live?</w:t>
        <w:br w:type="textWrapping"/>
        <w:br w:type="textWrapping"/>
        <w:t xml:space="preserve">a) Burrows</w:t>
        <w:br w:type="textWrapping"/>
        <w:br w:type="textWrapping"/>
        <w:t xml:space="preserve">b) Dens</w:t>
        <w:br w:type="textWrapping"/>
        <w:br w:type="textWrapping"/>
        <w:t xml:space="preserve">c) Nests</w:t>
        <w:br w:type="textWrapping"/>
        <w:br w:type="textWrapping"/>
        <w:t xml:space="preserve">d) Water</w:t>
      </w:r>
    </w:p>
    <w:p w:rsidR="00000000" w:rsidDel="00000000" w:rsidP="00000000" w:rsidRDefault="00000000" w:rsidRPr="00000000" w14:paraId="0000005D">
      <w:pPr>
        <w:numPr>
          <w:ilvl w:val="1"/>
          <w:numId w:val="28"/>
        </w:numPr>
        <w:spacing w:after="24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C)</w:t>
      </w:r>
    </w:p>
    <w:p w:rsidR="00000000" w:rsidDel="00000000" w:rsidP="00000000" w:rsidRDefault="00000000" w:rsidRPr="00000000" w14:paraId="0000005E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Fill in the Blanks: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______ animals live with us and provide benefits like milk.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Domestic animals live with us, and provide benefits like milk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Animals move in various ways: walking, ______, jumping, flying, and swimming.</w:t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animals move in various ways: walking, crawling, jumping, flying, and swimming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______ eat both plants and meat.</w:t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omnivores eat both plants, and meat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Animals communicate through sounds and other ______.</w:t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animals communicate through sounds, and other bodily language 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Predators hunt and kill ______ for food.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predators hunt, and kill preys for food</w:t>
      </w:r>
    </w:p>
    <w:p w:rsidR="00000000" w:rsidDel="00000000" w:rsidP="00000000" w:rsidRDefault="00000000" w:rsidRPr="00000000" w14:paraId="00000069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Matching: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Domestic animals a) Hunt and kill other animals for food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Herbivores b) Live in forests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Predators c) Live with us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Wild animals d) Eat plants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Omnivores e) Eat both plants and meat</w:t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Answers:</w:t>
      </w:r>
    </w:p>
    <w:p w:rsidR="00000000" w:rsidDel="00000000" w:rsidP="00000000" w:rsidRDefault="00000000" w:rsidRPr="00000000" w14:paraId="0000007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Domestic animals = live with us</w:t>
      </w:r>
    </w:p>
    <w:p w:rsidR="00000000" w:rsidDel="00000000" w:rsidP="00000000" w:rsidRDefault="00000000" w:rsidRPr="00000000" w14:paraId="0000007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Herbivores = eat plants</w:t>
      </w:r>
    </w:p>
    <w:p w:rsidR="00000000" w:rsidDel="00000000" w:rsidP="00000000" w:rsidRDefault="00000000" w:rsidRPr="00000000" w14:paraId="0000007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Predators = hunt, and kill other animals for food</w:t>
      </w:r>
    </w:p>
    <w:p w:rsidR="00000000" w:rsidDel="00000000" w:rsidP="00000000" w:rsidRDefault="00000000" w:rsidRPr="00000000" w14:paraId="00000073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Wild animals = live in forests</w:t>
      </w:r>
    </w:p>
    <w:p w:rsidR="00000000" w:rsidDel="00000000" w:rsidP="00000000" w:rsidRDefault="00000000" w:rsidRPr="00000000" w14:paraId="00000074">
      <w:pPr>
        <w:numPr>
          <w:ilvl w:val="2"/>
          <w:numId w:val="3"/>
        </w:numPr>
        <w:spacing w:after="24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Omnivores = eat both plants and meat</w:t>
      </w:r>
    </w:p>
    <w:p w:rsidR="00000000" w:rsidDel="00000000" w:rsidP="00000000" w:rsidRDefault="00000000" w:rsidRPr="00000000" w14:paraId="00000075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Chapter 4: Our Body</w:t>
      </w:r>
    </w:p>
    <w:p w:rsidR="00000000" w:rsidDel="00000000" w:rsidP="00000000" w:rsidRDefault="00000000" w:rsidRPr="00000000" w14:paraId="00000076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Multiple Choice: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do we use our eyes for?</w:t>
        <w:br w:type="textWrapping"/>
        <w:br w:type="textWrapping"/>
        <w:t xml:space="preserve">a) Smelling</w:t>
        <w:br w:type="textWrapping"/>
        <w:br w:type="textWrapping"/>
        <w:t xml:space="preserve">b) Seeing</w:t>
        <w:br w:type="textWrapping"/>
        <w:br w:type="textWrapping"/>
        <w:t xml:space="preserve">c) Hearing</w:t>
        <w:br w:type="textWrapping"/>
        <w:br w:type="textWrapping"/>
        <w:t xml:space="preserve">d) Tasting</w:t>
      </w:r>
    </w:p>
    <w:p w:rsidR="00000000" w:rsidDel="00000000" w:rsidP="00000000" w:rsidRDefault="00000000" w:rsidRPr="00000000" w14:paraId="0000007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B)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ins w:author="Virata Pusuluri" w:id="1" w:date="2025-03-31T13:28:23Z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How many senses do we have?</w:t>
        <w:br w:type="textWrapping"/>
        <w:br w:type="textWrapping"/>
        <w:t xml:space="preserve">a) Three</w:t>
        <w:br w:type="textWrapping"/>
        <w:br w:type="textWrapping"/>
        <w:t xml:space="preserve">b) Four</w:t>
        <w:br w:type="textWrapping"/>
        <w:br w:type="textWrapping"/>
        <w:t xml:space="preserve">c) Five</w:t>
        <w:br w:type="textWrapping"/>
        <w:br w:type="textWrapping"/>
        <w:t xml:space="preserve">d) Six</w:t>
      </w:r>
      <w:ins w:author="Virata Pusuluri" w:id="1" w:date="2025-03-31T13:28:23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7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pPrChange w:author="Virata Pusuluri" w:id="0" w:date="2025-03-31T13:28:23Z">
          <w:pPr>
            <w:numPr>
              <w:ilvl w:val="0"/>
              <w:numId w:val="10"/>
            </w:numPr>
            <w:spacing w:after="240" w:before="240" w:lineRule="auto"/>
            <w:ind w:left="720" w:hanging="360"/>
          </w:pPr>
        </w:pPrChange>
      </w:pPr>
      <w:ins w:author="Virata Pusuluri" w:id="1" w:date="2025-03-31T13:28:23Z">
        <w:r w:rsidDel="00000000" w:rsidR="00000000" w:rsidRPr="00000000">
          <w:rPr>
            <w:color w:val="1f1f1f"/>
            <w:sz w:val="21"/>
            <w:szCs w:val="21"/>
            <w:rtl w:val="0"/>
          </w:rPr>
          <w:t xml:space="preserve">Answer: C)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should you do if someone makes you uncomfortable with a bad touch?</w:t>
        <w:br w:type="textWrapping"/>
        <w:br w:type="textWrapping"/>
        <w:t xml:space="preserve">a) Stay silent</w:t>
        <w:br w:type="textWrapping"/>
        <w:br w:type="textWrapping"/>
        <w:t xml:space="preserve">b) Say "NO" loudly</w:t>
        <w:br w:type="textWrapping"/>
        <w:br w:type="textWrapping"/>
        <w:t xml:space="preserve">c) Laugh</w:t>
        <w:br w:type="textWrapping"/>
        <w:br w:type="textWrapping"/>
        <w:t xml:space="preserve">d) Ignore it</w:t>
      </w:r>
    </w:p>
    <w:p w:rsidR="00000000" w:rsidDel="00000000" w:rsidP="00000000" w:rsidRDefault="00000000" w:rsidRPr="00000000" w14:paraId="0000007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B)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the national helpline for children in India?</w:t>
        <w:br w:type="textWrapping"/>
        <w:br w:type="textWrapping"/>
        <w:t xml:space="preserve">a) 911</w:t>
        <w:br w:type="textWrapping"/>
        <w:br w:type="textWrapping"/>
        <w:t xml:space="preserve">b) 100</w:t>
        <w:br w:type="textWrapping"/>
        <w:br w:type="textWrapping"/>
        <w:t xml:space="preserve">c) 1098</w:t>
        <w:br w:type="textWrapping"/>
        <w:br w:type="textWrapping"/>
        <w:t xml:space="preserve">d) 411</w:t>
      </w:r>
    </w:p>
    <w:p w:rsidR="00000000" w:rsidDel="00000000" w:rsidP="00000000" w:rsidRDefault="00000000" w:rsidRPr="00000000" w14:paraId="0000007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C)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an example of a healthy habit?</w:t>
        <w:br w:type="textWrapping"/>
        <w:br w:type="textWrapping"/>
        <w:t xml:space="preserve">a) Skipping meals</w:t>
        <w:br w:type="textWrapping"/>
        <w:br w:type="textWrapping"/>
        <w:t xml:space="preserve">b) Not washing hands</w:t>
        <w:br w:type="textWrapping"/>
        <w:br w:type="textWrapping"/>
        <w:t xml:space="preserve">c) Eating fruits and vegetables</w:t>
        <w:br w:type="textWrapping"/>
        <w:br w:type="textWrapping"/>
        <w:t xml:space="preserve">d) Staying up late</w:t>
      </w:r>
    </w:p>
    <w:p w:rsidR="00000000" w:rsidDel="00000000" w:rsidP="00000000" w:rsidRDefault="00000000" w:rsidRPr="00000000" w14:paraId="00000081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C)</w:t>
      </w:r>
    </w:p>
    <w:p w:rsidR="00000000" w:rsidDel="00000000" w:rsidP="00000000" w:rsidRDefault="00000000" w:rsidRPr="00000000" w14:paraId="00000082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Fill in the Blanks:</w:t>
      </w:r>
    </w:p>
    <w:p w:rsidR="00000000" w:rsidDel="00000000" w:rsidP="00000000" w:rsidRDefault="00000000" w:rsidRPr="00000000" w14:paraId="0000008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We use our ______ to smell and breathe.</w:t>
      </w:r>
    </w:p>
    <w:p w:rsidR="00000000" w:rsidDel="00000000" w:rsidP="00000000" w:rsidRDefault="00000000" w:rsidRPr="00000000" w14:paraId="0000008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we use our nose to smell, and breathe</w:t>
      </w:r>
    </w:p>
    <w:p w:rsidR="00000000" w:rsidDel="00000000" w:rsidP="00000000" w:rsidRDefault="00000000" w:rsidRPr="00000000" w14:paraId="0000008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Good touch makes us feel ______ and cared for.</w:t>
      </w:r>
    </w:p>
    <w:p w:rsidR="00000000" w:rsidDel="00000000" w:rsidP="00000000" w:rsidRDefault="00000000" w:rsidRPr="00000000" w14:paraId="0000008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good touch makes us feel comfortable and cared for</w:t>
      </w:r>
    </w:p>
    <w:p w:rsidR="00000000" w:rsidDel="00000000" w:rsidP="00000000" w:rsidRDefault="00000000" w:rsidRPr="00000000" w14:paraId="0000008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Private parts should never be ______ by others.</w:t>
      </w:r>
    </w:p>
    <w:p w:rsidR="00000000" w:rsidDel="00000000" w:rsidP="00000000" w:rsidRDefault="00000000" w:rsidRPr="00000000" w14:paraId="0000008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private parts should never be touched by others</w:t>
      </w:r>
    </w:p>
    <w:p w:rsidR="00000000" w:rsidDel="00000000" w:rsidP="00000000" w:rsidRDefault="00000000" w:rsidRPr="00000000" w14:paraId="0000008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Maintaining a healthy body requires good ______.</w:t>
      </w:r>
    </w:p>
    <w:p w:rsidR="00000000" w:rsidDel="00000000" w:rsidP="00000000" w:rsidRDefault="00000000" w:rsidRPr="00000000" w14:paraId="0000008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maintaining a healthy body requires good habits</w:t>
      </w:r>
    </w:p>
    <w:p w:rsidR="00000000" w:rsidDel="00000000" w:rsidP="00000000" w:rsidRDefault="00000000" w:rsidRPr="00000000" w14:paraId="0000008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We should be ______ and inclusive to people with disabilities.</w:t>
      </w:r>
    </w:p>
    <w:p w:rsidR="00000000" w:rsidDel="00000000" w:rsidP="00000000" w:rsidRDefault="00000000" w:rsidRPr="00000000" w14:paraId="0000008C">
      <w:pPr>
        <w:numPr>
          <w:ilvl w:val="1"/>
          <w:numId w:val="27"/>
        </w:numPr>
        <w:spacing w:after="24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we should be kind, and inclusive to people with disabilities</w:t>
      </w:r>
    </w:p>
    <w:p w:rsidR="00000000" w:rsidDel="00000000" w:rsidP="00000000" w:rsidRDefault="00000000" w:rsidRPr="00000000" w14:paraId="0000008D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Matching: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Eyes a) Five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Senses b) Say "NO" loudly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Bad touch c) See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Child Helpline 1098 d) Healthy habits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Brushing teeth e) India</w:t>
      </w:r>
    </w:p>
    <w:p w:rsidR="00000000" w:rsidDel="00000000" w:rsidP="00000000" w:rsidRDefault="00000000" w:rsidRPr="00000000" w14:paraId="0000009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Answers:</w:t>
      </w:r>
    </w:p>
    <w:p w:rsidR="00000000" w:rsidDel="00000000" w:rsidP="00000000" w:rsidRDefault="00000000" w:rsidRPr="00000000" w14:paraId="00000094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Eyes = see</w:t>
      </w:r>
    </w:p>
    <w:p w:rsidR="00000000" w:rsidDel="00000000" w:rsidP="00000000" w:rsidRDefault="00000000" w:rsidRPr="00000000" w14:paraId="00000095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Senses = five</w:t>
      </w:r>
    </w:p>
    <w:p w:rsidR="00000000" w:rsidDel="00000000" w:rsidP="00000000" w:rsidRDefault="00000000" w:rsidRPr="00000000" w14:paraId="00000096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Bad touch = say “NO” loudly</w:t>
      </w:r>
    </w:p>
    <w:p w:rsidR="00000000" w:rsidDel="00000000" w:rsidP="00000000" w:rsidRDefault="00000000" w:rsidRPr="00000000" w14:paraId="00000097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Child helpline 1098 = India</w:t>
      </w:r>
    </w:p>
    <w:p w:rsidR="00000000" w:rsidDel="00000000" w:rsidP="00000000" w:rsidRDefault="00000000" w:rsidRPr="00000000" w14:paraId="00000098">
      <w:pPr>
        <w:numPr>
          <w:ilvl w:val="2"/>
          <w:numId w:val="19"/>
        </w:numPr>
        <w:spacing w:after="24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Brushing teeth = healthy habits</w:t>
      </w:r>
    </w:p>
    <w:p w:rsidR="00000000" w:rsidDel="00000000" w:rsidP="00000000" w:rsidRDefault="00000000" w:rsidRPr="00000000" w14:paraId="00000099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Chapter 5: Food</w:t>
      </w:r>
    </w:p>
    <w:p w:rsidR="00000000" w:rsidDel="00000000" w:rsidP="00000000" w:rsidRDefault="00000000" w:rsidRPr="00000000" w14:paraId="0000009A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Multiple Choice:</w:t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food crucial for?</w:t>
        <w:br w:type="textWrapping"/>
        <w:br w:type="textWrapping"/>
        <w:t xml:space="preserve">a) Watching TV</w:t>
        <w:br w:type="textWrapping"/>
        <w:br w:type="textWrapping"/>
        <w:t xml:space="preserve">b) Playing games</w:t>
        <w:br w:type="textWrapping"/>
        <w:br w:type="textWrapping"/>
        <w:t xml:space="preserve">c) Energy, growth, and health</w:t>
        <w:br w:type="textWrapping"/>
        <w:br w:type="textWrapping"/>
        <w:t xml:space="preserve">d) Sleeping all day</w:t>
      </w:r>
    </w:p>
    <w:p w:rsidR="00000000" w:rsidDel="00000000" w:rsidP="00000000" w:rsidRDefault="00000000" w:rsidRPr="00000000" w14:paraId="0000009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C)</w:t>
      </w:r>
    </w:p>
    <w:p w:rsidR="00000000" w:rsidDel="00000000" w:rsidP="00000000" w:rsidRDefault="00000000" w:rsidRPr="00000000" w14:paraId="0000009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are examples of food from plants?</w:t>
        <w:br w:type="textWrapping"/>
        <w:br w:type="textWrapping"/>
        <w:t xml:space="preserve">a) Meat and milk</w:t>
        <w:br w:type="textWrapping"/>
        <w:br w:type="textWrapping"/>
        <w:t xml:space="preserve">b) Fruits and vegetables</w:t>
        <w:br w:type="textWrapping"/>
        <w:br w:type="textWrapping"/>
        <w:t xml:space="preserve">c) Eggs and honey</w:t>
        <w:br w:type="textWrapping"/>
        <w:br w:type="textWrapping"/>
        <w:t xml:space="preserve">d) Fish and cheese</w:t>
      </w:r>
    </w:p>
    <w:p w:rsidR="00000000" w:rsidDel="00000000" w:rsidP="00000000" w:rsidRDefault="00000000" w:rsidRPr="00000000" w14:paraId="0000009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B)</w:t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does a balanced diet include?</w:t>
        <w:br w:type="textWrapping"/>
        <w:br w:type="textWrapping"/>
        <w:t xml:space="preserve">a) Only sweets</w:t>
        <w:br w:type="textWrapping"/>
        <w:br w:type="textWrapping"/>
        <w:t xml:space="preserve">b) Only meat</w:t>
        <w:br w:type="textWrapping"/>
        <w:br w:type="textWrapping"/>
        <w:t xml:space="preserve">c) Various food groups</w:t>
        <w:br w:type="textWrapping"/>
        <w:br w:type="textWrapping"/>
        <w:t xml:space="preserve">d) Only junk food</w:t>
      </w:r>
    </w:p>
    <w:p w:rsidR="00000000" w:rsidDel="00000000" w:rsidP="00000000" w:rsidRDefault="00000000" w:rsidRPr="00000000" w14:paraId="000000A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C)</w:t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autami" w:cs="Gautami" w:eastAsia="Gautami" w:hAnsi="Gautami"/>
          <w:color w:val="1f1f1f"/>
          <w:sz w:val="21"/>
          <w:szCs w:val="21"/>
          <w:rtl w:val="0"/>
        </w:rPr>
        <w:t xml:space="preserve">What does cooking enhance (improve)?</w:t>
        <w:br w:type="textWrapping"/>
        <w:br w:type="textWrapping"/>
        <w:t xml:space="preserve">a) Food's cost</w:t>
        <w:br w:type="textWrapping"/>
        <w:br w:type="textWrapping"/>
        <w:t xml:space="preserve">b) Food's digestibility (అరగడం), taste, and safety</w:t>
        <w:br w:type="textWrapping"/>
        <w:br w:type="textWrapping"/>
        <w:t xml:space="preserve">c) Food's size</w:t>
        <w:br w:type="textWrapping"/>
        <w:br w:type="textWrapping"/>
        <w:t xml:space="preserve">d) Food's color</w:t>
      </w:r>
    </w:p>
    <w:p w:rsidR="00000000" w:rsidDel="00000000" w:rsidP="00000000" w:rsidRDefault="00000000" w:rsidRPr="00000000" w14:paraId="000000A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B)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an example of a good food habit?</w:t>
        <w:br w:type="textWrapping"/>
        <w:br w:type="textWrapping"/>
        <w:t xml:space="preserve">a) Eating quickly</w:t>
        <w:br w:type="textWrapping"/>
        <w:br w:type="textWrapping"/>
        <w:t xml:space="preserve">b) Chewing well</w:t>
        <w:br w:type="textWrapping"/>
        <w:br w:type="textWrapping"/>
        <w:t xml:space="preserve">c) Wasting food</w:t>
        <w:br w:type="textWrapping"/>
        <w:br w:type="textWrapping"/>
        <w:t xml:space="preserve">d) Eating while watching TV</w:t>
      </w:r>
    </w:p>
    <w:p w:rsidR="00000000" w:rsidDel="00000000" w:rsidP="00000000" w:rsidRDefault="00000000" w:rsidRPr="00000000" w14:paraId="000000A5">
      <w:pPr>
        <w:numPr>
          <w:ilvl w:val="1"/>
          <w:numId w:val="24"/>
        </w:numPr>
        <w:spacing w:after="24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A) (or) B)</w:t>
      </w:r>
    </w:p>
    <w:p w:rsidR="00000000" w:rsidDel="00000000" w:rsidP="00000000" w:rsidRDefault="00000000" w:rsidRPr="00000000" w14:paraId="000000A6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Fill in the Blanks:</w:t>
      </w:r>
    </w:p>
    <w:p w:rsidR="00000000" w:rsidDel="00000000" w:rsidP="00000000" w:rsidRDefault="00000000" w:rsidRPr="00000000" w14:paraId="000000A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We obtain food from both plants and ______.</w:t>
      </w:r>
    </w:p>
    <w:p w:rsidR="00000000" w:rsidDel="00000000" w:rsidP="00000000" w:rsidRDefault="00000000" w:rsidRPr="00000000" w14:paraId="000000A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we obtain food from both plants, and animals</w:t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______ needs vary with age.</w:t>
      </w:r>
    </w:p>
    <w:p w:rsidR="00000000" w:rsidDel="00000000" w:rsidP="00000000" w:rsidRDefault="00000000" w:rsidRPr="00000000" w14:paraId="000000A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food needs vary with age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Proper ______ is essential to prevent illness.</w:t>
      </w:r>
    </w:p>
    <w:p w:rsidR="00000000" w:rsidDel="00000000" w:rsidP="00000000" w:rsidRDefault="00000000" w:rsidRPr="00000000" w14:paraId="000000A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proper food is essential to prevent illness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 ______ diet includes various food groups.</w:t>
      </w:r>
    </w:p>
    <w:p w:rsidR="00000000" w:rsidDel="00000000" w:rsidP="00000000" w:rsidRDefault="00000000" w:rsidRPr="00000000" w14:paraId="000000A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a good diet includes various food groups</w:t>
      </w:r>
    </w:p>
    <w:p w:rsidR="00000000" w:rsidDel="00000000" w:rsidP="00000000" w:rsidRDefault="00000000" w:rsidRPr="00000000" w14:paraId="000000A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______ can be prepared in diverse ways.</w:t>
      </w:r>
    </w:p>
    <w:p w:rsidR="00000000" w:rsidDel="00000000" w:rsidP="00000000" w:rsidRDefault="00000000" w:rsidRPr="00000000" w14:paraId="000000B0">
      <w:pPr>
        <w:numPr>
          <w:ilvl w:val="1"/>
          <w:numId w:val="20"/>
        </w:numPr>
        <w:spacing w:after="24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food can be prepared in diverse ways</w:t>
      </w:r>
    </w:p>
    <w:p w:rsidR="00000000" w:rsidDel="00000000" w:rsidP="00000000" w:rsidRDefault="00000000" w:rsidRPr="00000000" w14:paraId="000000B1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Matching:</w:t>
      </w:r>
    </w:p>
    <w:p w:rsidR="00000000" w:rsidDel="00000000" w:rsidP="00000000" w:rsidRDefault="00000000" w:rsidRPr="00000000" w14:paraId="000000B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Food a) Balanced diet</w:t>
      </w:r>
    </w:p>
    <w:p w:rsidR="00000000" w:rsidDel="00000000" w:rsidP="00000000" w:rsidRDefault="00000000" w:rsidRPr="00000000" w14:paraId="000000B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Meat, milk, eggs b) Cooking</w:t>
      </w:r>
    </w:p>
    <w:p w:rsidR="00000000" w:rsidDel="00000000" w:rsidP="00000000" w:rsidRDefault="00000000" w:rsidRPr="00000000" w14:paraId="000000B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Various food groups c) From animals</w:t>
      </w:r>
    </w:p>
    <w:p w:rsidR="00000000" w:rsidDel="00000000" w:rsidP="00000000" w:rsidRDefault="00000000" w:rsidRPr="00000000" w14:paraId="000000B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Digestibility, taste, safety d) Crucial for survival</w:t>
      </w:r>
    </w:p>
    <w:p w:rsidR="00000000" w:rsidDel="00000000" w:rsidP="00000000" w:rsidRDefault="00000000" w:rsidRPr="00000000" w14:paraId="000000B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Boiling, frying e) Food preparation</w:t>
      </w:r>
    </w:p>
    <w:p w:rsidR="00000000" w:rsidDel="00000000" w:rsidP="00000000" w:rsidRDefault="00000000" w:rsidRPr="00000000" w14:paraId="000000B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Answers:</w:t>
      </w:r>
    </w:p>
    <w:p w:rsidR="00000000" w:rsidDel="00000000" w:rsidP="00000000" w:rsidRDefault="00000000" w:rsidRPr="00000000" w14:paraId="000000B8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Food = crucial for survival</w:t>
      </w:r>
    </w:p>
    <w:p w:rsidR="00000000" w:rsidDel="00000000" w:rsidP="00000000" w:rsidRDefault="00000000" w:rsidRPr="00000000" w14:paraId="000000B9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Meat, milk and eggs = from animals</w:t>
      </w:r>
    </w:p>
    <w:p w:rsidR="00000000" w:rsidDel="00000000" w:rsidP="00000000" w:rsidRDefault="00000000" w:rsidRPr="00000000" w14:paraId="000000BA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Various food groups = balanced diet</w:t>
      </w:r>
    </w:p>
    <w:p w:rsidR="00000000" w:rsidDel="00000000" w:rsidP="00000000" w:rsidRDefault="00000000" w:rsidRPr="00000000" w14:paraId="000000BB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Digestibility, taste, safety = cooking</w:t>
      </w:r>
    </w:p>
    <w:p w:rsidR="00000000" w:rsidDel="00000000" w:rsidP="00000000" w:rsidRDefault="00000000" w:rsidRPr="00000000" w14:paraId="000000BC">
      <w:pPr>
        <w:numPr>
          <w:ilvl w:val="2"/>
          <w:numId w:val="25"/>
        </w:numPr>
        <w:spacing w:after="240" w:before="0" w:beforeAutospacing="0" w:lineRule="auto"/>
        <w:ind w:left="216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Boiling, frying = food preparation</w:t>
      </w:r>
    </w:p>
    <w:p w:rsidR="00000000" w:rsidDel="00000000" w:rsidP="00000000" w:rsidRDefault="00000000" w:rsidRPr="00000000" w14:paraId="000000BD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Chapter 6: Water</w:t>
      </w:r>
    </w:p>
    <w:p w:rsidR="00000000" w:rsidDel="00000000" w:rsidP="00000000" w:rsidRDefault="00000000" w:rsidRPr="00000000" w14:paraId="000000BF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Multiple Choice:</w:t>
      </w:r>
    </w:p>
    <w:p w:rsidR="00000000" w:rsidDel="00000000" w:rsidP="00000000" w:rsidRDefault="00000000" w:rsidRPr="00000000" w14:paraId="000000C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percentage of the Earth is covered by oceans?</w:t>
        <w:br w:type="textWrapping"/>
        <w:br w:type="textWrapping"/>
        <w:t xml:space="preserve">a) 25%</w:t>
        <w:br w:type="textWrapping"/>
        <w:br w:type="textWrapping"/>
        <w:t xml:space="preserve">b) 50%</w:t>
        <w:br w:type="textWrapping"/>
        <w:br w:type="textWrapping"/>
        <w:t xml:space="preserve">c) 71%</w:t>
        <w:br w:type="textWrapping"/>
        <w:br w:type="textWrapping"/>
        <w:t xml:space="preserve">d) 90%</w:t>
      </w:r>
    </w:p>
    <w:p w:rsidR="00000000" w:rsidDel="00000000" w:rsidP="00000000" w:rsidRDefault="00000000" w:rsidRPr="00000000" w14:paraId="000000C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C)</w:t>
      </w:r>
    </w:p>
    <w:p w:rsidR="00000000" w:rsidDel="00000000" w:rsidP="00000000" w:rsidRDefault="00000000" w:rsidRPr="00000000" w14:paraId="000000C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process describes water changing from liquid to gas?</w:t>
        <w:br w:type="textWrapping"/>
        <w:br w:type="textWrapping"/>
        <w:t xml:space="preserve">a) Condensation</w:t>
        <w:br w:type="textWrapping"/>
        <w:br w:type="textWrapping"/>
        <w:t xml:space="preserve">b) Precipitation</w:t>
        <w:br w:type="textWrapping"/>
        <w:br w:type="textWrapping"/>
        <w:t xml:space="preserve">c) Evaporation</w:t>
        <w:br w:type="textWrapping"/>
        <w:br w:type="textWrapping"/>
        <w:t xml:space="preserve">d) Collection</w:t>
      </w:r>
    </w:p>
    <w:p w:rsidR="00000000" w:rsidDel="00000000" w:rsidP="00000000" w:rsidRDefault="00000000" w:rsidRPr="00000000" w14:paraId="000000C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C)</w:t>
      </w:r>
    </w:p>
    <w:p w:rsidR="00000000" w:rsidDel="00000000" w:rsidP="00000000" w:rsidRDefault="00000000" w:rsidRPr="00000000" w14:paraId="000000C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falls back to Earth as rain, snow, or sleet?</w:t>
        <w:br w:type="textWrapping"/>
        <w:br w:type="textWrapping"/>
        <w:t xml:space="preserve">a) Evaporation</w:t>
        <w:br w:type="textWrapping"/>
        <w:br w:type="textWrapping"/>
        <w:t xml:space="preserve">b) Condensation</w:t>
        <w:br w:type="textWrapping"/>
        <w:br w:type="textWrapping"/>
        <w:t xml:space="preserve">c) Precipitation</w:t>
        <w:br w:type="textWrapping"/>
        <w:br w:type="textWrapping"/>
        <w:t xml:space="preserve">d) Collection</w:t>
      </w:r>
    </w:p>
    <w:p w:rsidR="00000000" w:rsidDel="00000000" w:rsidP="00000000" w:rsidRDefault="00000000" w:rsidRPr="00000000" w14:paraId="000000C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C)</w:t>
      </w:r>
    </w:p>
    <w:p w:rsidR="00000000" w:rsidDel="00000000" w:rsidP="00000000" w:rsidRDefault="00000000" w:rsidRPr="00000000" w14:paraId="000000C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a major concern regarding water?</w:t>
        <w:br w:type="textWrapping"/>
        <w:br w:type="textWrapping"/>
        <w:t xml:space="preserve">a) Overabundance</w:t>
        <w:br w:type="textWrapping"/>
        <w:br w:type="textWrapping"/>
        <w:t xml:space="preserve">b) Scarcity</w:t>
        <w:br w:type="textWrapping"/>
        <w:br w:type="textWrapping"/>
        <w:t xml:space="preserve">c) Lack of color</w:t>
        <w:br w:type="textWrapping"/>
        <w:br w:type="textWrapping"/>
        <w:t xml:space="preserve">d) Too much salt</w:t>
      </w:r>
    </w:p>
    <w:p w:rsidR="00000000" w:rsidDel="00000000" w:rsidP="00000000" w:rsidRDefault="00000000" w:rsidRPr="00000000" w14:paraId="000000C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B)</w:t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a way to make water safe to drink?</w:t>
        <w:br w:type="textWrapping"/>
        <w:br w:type="textWrapping"/>
        <w:t xml:space="preserve">a) Freezing</w:t>
        <w:br w:type="textWrapping"/>
        <w:br w:type="textWrapping"/>
        <w:t xml:space="preserve">b) Boiling</w:t>
        <w:br w:type="textWrapping"/>
        <w:br w:type="textWrapping"/>
        <w:t xml:space="preserve">c) Coloring</w:t>
        <w:br w:type="textWrapping"/>
        <w:br w:type="textWrapping"/>
        <w:t xml:space="preserve">d) Sweetening</w:t>
      </w:r>
    </w:p>
    <w:p w:rsidR="00000000" w:rsidDel="00000000" w:rsidP="00000000" w:rsidRDefault="00000000" w:rsidRPr="00000000" w14:paraId="000000CA">
      <w:pPr>
        <w:numPr>
          <w:ilvl w:val="1"/>
          <w:numId w:val="26"/>
        </w:numPr>
        <w:spacing w:after="24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B)</w:t>
      </w:r>
    </w:p>
    <w:p w:rsidR="00000000" w:rsidDel="00000000" w:rsidP="00000000" w:rsidRDefault="00000000" w:rsidRPr="00000000" w14:paraId="000000CB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Fill in the Blanks:</w:t>
      </w:r>
    </w:p>
    <w:p w:rsidR="00000000" w:rsidDel="00000000" w:rsidP="00000000" w:rsidRDefault="00000000" w:rsidRPr="00000000" w14:paraId="000000C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About ______ of Earth is covered by oceans.</w:t>
      </w:r>
    </w:p>
    <w:p w:rsidR="00000000" w:rsidDel="00000000" w:rsidP="00000000" w:rsidRDefault="00000000" w:rsidRPr="00000000" w14:paraId="000000C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about 71% of Earth is covered by oceans</w:t>
      </w:r>
    </w:p>
    <w:p w:rsidR="00000000" w:rsidDel="00000000" w:rsidP="00000000" w:rsidRDefault="00000000" w:rsidRPr="00000000" w14:paraId="000000C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______ is the process of water changing from a liquid to a gas.</w:t>
      </w:r>
    </w:p>
    <w:p w:rsidR="00000000" w:rsidDel="00000000" w:rsidP="00000000" w:rsidRDefault="00000000" w:rsidRPr="00000000" w14:paraId="000000C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Evaporation is the process of water changing from a liquid to a gas</w:t>
      </w:r>
    </w:p>
    <w:p w:rsidR="00000000" w:rsidDel="00000000" w:rsidP="00000000" w:rsidRDefault="00000000" w:rsidRPr="00000000" w14:paraId="000000D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Rain, snow, or sleet are forms of ______.</w:t>
      </w:r>
    </w:p>
    <w:p w:rsidR="00000000" w:rsidDel="00000000" w:rsidP="00000000" w:rsidRDefault="00000000" w:rsidRPr="00000000" w14:paraId="000000D1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rain, snow, or sleet are the forms of precipitation</w:t>
      </w:r>
    </w:p>
    <w:p w:rsidR="00000000" w:rsidDel="00000000" w:rsidP="00000000" w:rsidRDefault="00000000" w:rsidRPr="00000000" w14:paraId="000000D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______ water sources provide clean and purified drinking water.</w:t>
      </w:r>
    </w:p>
    <w:p w:rsidR="00000000" w:rsidDel="00000000" w:rsidP="00000000" w:rsidRDefault="00000000" w:rsidRPr="00000000" w14:paraId="000000D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fresh water sources provide clean and purified drinking water</w:t>
      </w:r>
    </w:p>
    <w:p w:rsidR="00000000" w:rsidDel="00000000" w:rsidP="00000000" w:rsidRDefault="00000000" w:rsidRPr="00000000" w14:paraId="000000D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Boiling, filtering, and purifying are methods for making water ______ to drink.</w:t>
      </w:r>
    </w:p>
    <w:p w:rsidR="00000000" w:rsidDel="00000000" w:rsidP="00000000" w:rsidRDefault="00000000" w:rsidRPr="00000000" w14:paraId="000000D5">
      <w:pPr>
        <w:numPr>
          <w:ilvl w:val="1"/>
          <w:numId w:val="32"/>
        </w:numPr>
        <w:spacing w:after="24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Boiling, filtering, and purifying are methods for making water clean to drink</w:t>
      </w:r>
    </w:p>
    <w:p w:rsidR="00000000" w:rsidDel="00000000" w:rsidP="00000000" w:rsidRDefault="00000000" w:rsidRPr="00000000" w14:paraId="000000D6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Matching:</w:t>
      </w:r>
    </w:p>
    <w:p w:rsidR="00000000" w:rsidDel="00000000" w:rsidP="00000000" w:rsidRDefault="00000000" w:rsidRPr="00000000" w14:paraId="000000D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Evaporation a) Water droplets form clouds</w:t>
      </w:r>
    </w:p>
    <w:p w:rsidR="00000000" w:rsidDel="00000000" w:rsidP="00000000" w:rsidRDefault="00000000" w:rsidRPr="00000000" w14:paraId="000000D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Condensation b) Water collects in bodies</w:t>
      </w:r>
    </w:p>
    <w:p w:rsidR="00000000" w:rsidDel="00000000" w:rsidP="00000000" w:rsidRDefault="00000000" w:rsidRPr="00000000" w14:paraId="000000D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Precipitation c) Water to gas</w:t>
      </w:r>
    </w:p>
    <w:p w:rsidR="00000000" w:rsidDel="00000000" w:rsidP="00000000" w:rsidRDefault="00000000" w:rsidRPr="00000000" w14:paraId="000000D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Collection d) Rain, snow, sleet</w:t>
      </w:r>
    </w:p>
    <w:p w:rsidR="00000000" w:rsidDel="00000000" w:rsidP="00000000" w:rsidRDefault="00000000" w:rsidRPr="00000000" w14:paraId="000000D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71% e) Earth covered by oceans</w:t>
      </w:r>
    </w:p>
    <w:p w:rsidR="00000000" w:rsidDel="00000000" w:rsidP="00000000" w:rsidRDefault="00000000" w:rsidRPr="00000000" w14:paraId="000000DC">
      <w:pPr>
        <w:spacing w:after="240" w:before="240" w:lineRule="auto"/>
        <w:ind w:left="0" w:firstLine="0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0"/>
        </w:numPr>
        <w:spacing w:after="0" w:afterAutospacing="0" w:before="24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Answers:</w:t>
      </w:r>
    </w:p>
    <w:p w:rsidR="00000000" w:rsidDel="00000000" w:rsidP="00000000" w:rsidRDefault="00000000" w:rsidRPr="00000000" w14:paraId="000000DE">
      <w:pPr>
        <w:numPr>
          <w:ilvl w:val="2"/>
          <w:numId w:val="30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Evaporation = water to gas</w:t>
      </w:r>
    </w:p>
    <w:p w:rsidR="00000000" w:rsidDel="00000000" w:rsidP="00000000" w:rsidRDefault="00000000" w:rsidRPr="00000000" w14:paraId="000000DF">
      <w:pPr>
        <w:numPr>
          <w:ilvl w:val="2"/>
          <w:numId w:val="30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Condensation = water droplets form clouds</w:t>
      </w:r>
    </w:p>
    <w:p w:rsidR="00000000" w:rsidDel="00000000" w:rsidP="00000000" w:rsidRDefault="00000000" w:rsidRPr="00000000" w14:paraId="000000E0">
      <w:pPr>
        <w:numPr>
          <w:ilvl w:val="2"/>
          <w:numId w:val="30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Precipitation = rain, snow, and sleet</w:t>
      </w:r>
    </w:p>
    <w:p w:rsidR="00000000" w:rsidDel="00000000" w:rsidP="00000000" w:rsidRDefault="00000000" w:rsidRPr="00000000" w14:paraId="000000E1">
      <w:pPr>
        <w:numPr>
          <w:ilvl w:val="2"/>
          <w:numId w:val="30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Collection = water collects the in bodies</w:t>
      </w:r>
    </w:p>
    <w:p w:rsidR="00000000" w:rsidDel="00000000" w:rsidP="00000000" w:rsidRDefault="00000000" w:rsidRPr="00000000" w14:paraId="000000E2">
      <w:pPr>
        <w:numPr>
          <w:ilvl w:val="2"/>
          <w:numId w:val="30"/>
        </w:numPr>
        <w:spacing w:after="24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71% = Earth covered by oceans</w:t>
      </w:r>
    </w:p>
    <w:p w:rsidR="00000000" w:rsidDel="00000000" w:rsidP="00000000" w:rsidRDefault="00000000" w:rsidRPr="00000000" w14:paraId="000000E3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Chapter 7: Shelter</w:t>
      </w:r>
    </w:p>
    <w:p w:rsidR="00000000" w:rsidDel="00000000" w:rsidP="00000000" w:rsidRDefault="00000000" w:rsidRPr="00000000" w14:paraId="000000E4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Multiple Choice: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a primary function of shelter?`</w:t>
        <w:br w:type="textWrapping"/>
        <w:br w:type="textWrapping"/>
        <w:t xml:space="preserve">a) Decoration</w:t>
        <w:br w:type="textWrapping"/>
        <w:br w:type="textWrapping"/>
        <w:t xml:space="preserve">b) Protection</w:t>
        <w:br w:type="textWrapping"/>
        <w:br w:type="textWrapping"/>
        <w:t xml:space="preserve">c) Entertainment</w:t>
        <w:br w:type="textWrapping"/>
        <w:br w:type="textWrapping"/>
        <w:t xml:space="preserve">d) Storage</w:t>
      </w:r>
    </w:p>
    <w:p w:rsidR="00000000" w:rsidDel="00000000" w:rsidP="00000000" w:rsidRDefault="00000000" w:rsidRPr="00000000" w14:paraId="000000E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B)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a "pucca" house made of?</w:t>
        <w:br w:type="textWrapping"/>
        <w:br w:type="textWrapping"/>
        <w:t xml:space="preserve">a) Mud and straw</w:t>
        <w:br w:type="textWrapping"/>
        <w:br w:type="textWrapping"/>
        <w:t xml:space="preserve">b) Brick and cement</w:t>
        <w:br w:type="textWrapping"/>
        <w:br w:type="textWrapping"/>
        <w:t xml:space="preserve">c) Leaves and branches</w:t>
        <w:br w:type="textWrapping"/>
        <w:br w:type="textWrapping"/>
        <w:t xml:space="preserve">d) Snow and ice</w:t>
      </w:r>
    </w:p>
    <w:p w:rsidR="00000000" w:rsidDel="00000000" w:rsidP="00000000" w:rsidRDefault="00000000" w:rsidRPr="00000000" w14:paraId="000000E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B)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a village in Maharashtra, India, known for having no doors?</w:t>
        <w:br w:type="textWrapping"/>
        <w:br w:type="textWrapping"/>
        <w:t xml:space="preserve">a) Mumbai</w:t>
        <w:br w:type="textWrapping"/>
        <w:br w:type="textWrapping"/>
        <w:t xml:space="preserve">b) Pune</w:t>
        <w:br w:type="textWrapping"/>
        <w:br w:type="textWrapping"/>
        <w:t xml:space="preserve">c) Shani Shingnapur</w:t>
        <w:br w:type="textWrapping"/>
        <w:br w:type="textWrapping"/>
        <w:t xml:space="preserve">d) Nagpur</w:t>
      </w:r>
    </w:p>
    <w:p w:rsidR="00000000" w:rsidDel="00000000" w:rsidP="00000000" w:rsidRDefault="00000000" w:rsidRPr="00000000" w14:paraId="000000E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C)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do animals create for shelter?</w:t>
        <w:br w:type="textWrapping"/>
        <w:br w:type="textWrapping"/>
        <w:t xml:space="preserve">a) Roads</w:t>
        <w:br w:type="textWrapping"/>
        <w:br w:type="textWrapping"/>
        <w:t xml:space="preserve">b) Nests, burrows, dens</w:t>
        <w:br w:type="textWrapping"/>
        <w:br w:type="textWrapping"/>
        <w:t xml:space="preserve">c) Schools</w:t>
        <w:br w:type="textWrapping"/>
        <w:br w:type="textWrapping"/>
        <w:t xml:space="preserve">d) Hospitals</w:t>
      </w:r>
    </w:p>
    <w:p w:rsidR="00000000" w:rsidDel="00000000" w:rsidP="00000000" w:rsidRDefault="00000000" w:rsidRPr="00000000" w14:paraId="000000E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B)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important for a healthy home?</w:t>
        <w:br w:type="textWrapping"/>
        <w:br w:type="textWrapping"/>
        <w:t xml:space="preserve">a) Loud music</w:t>
        <w:br w:type="textWrapping"/>
        <w:br w:type="textWrapping"/>
        <w:t xml:space="preserve">b) Cleanliness and tidiness</w:t>
        <w:br w:type="textWrapping"/>
        <w:br w:type="textWrapping"/>
        <w:t xml:space="preserve">c) Darkness</w:t>
        <w:br w:type="textWrapping"/>
        <w:br w:type="textWrapping"/>
        <w:t xml:space="preserve">d) Clutter</w:t>
      </w:r>
    </w:p>
    <w:p w:rsidR="00000000" w:rsidDel="00000000" w:rsidP="00000000" w:rsidRDefault="00000000" w:rsidRPr="00000000" w14:paraId="000000EF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B)</w:t>
      </w:r>
    </w:p>
    <w:p w:rsidR="00000000" w:rsidDel="00000000" w:rsidP="00000000" w:rsidRDefault="00000000" w:rsidRPr="00000000" w14:paraId="000000F0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Fill in the Blanks: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Shelter provides protection from weather elements and ______.</w:t>
      </w:r>
    </w:p>
    <w:p w:rsidR="00000000" w:rsidDel="00000000" w:rsidP="00000000" w:rsidRDefault="00000000" w:rsidRPr="00000000" w14:paraId="000000F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shelter provides protection from weather elements, and wild animals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______ houses are made of mud and straw.</w:t>
      </w:r>
    </w:p>
    <w:p w:rsidR="00000000" w:rsidDel="00000000" w:rsidP="00000000" w:rsidRDefault="00000000" w:rsidRPr="00000000" w14:paraId="000000F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Kutcha houses are made out of mud, and straw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Pucca houses are made of brick, cement, and ______.</w:t>
      </w:r>
    </w:p>
    <w:p w:rsidR="00000000" w:rsidDel="00000000" w:rsidP="00000000" w:rsidRDefault="00000000" w:rsidRPr="00000000" w14:paraId="000000F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Pucca houses are made of brick, cement, and iron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Animals create shelters like nests, burrows, and ______.</w:t>
      </w:r>
    </w:p>
    <w:p w:rsidR="00000000" w:rsidDel="00000000" w:rsidP="00000000" w:rsidRDefault="00000000" w:rsidRPr="00000000" w14:paraId="000000F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animals create shelters like nests, burrows, and dens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Maintaining a ______ and organized house is vital for health.</w:t>
      </w:r>
    </w:p>
    <w:p w:rsidR="00000000" w:rsidDel="00000000" w:rsidP="00000000" w:rsidRDefault="00000000" w:rsidRPr="00000000" w14:paraId="000000FA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a clean and organized house is vital for health</w:t>
      </w:r>
    </w:p>
    <w:p w:rsidR="00000000" w:rsidDel="00000000" w:rsidP="00000000" w:rsidRDefault="00000000" w:rsidRPr="00000000" w14:paraId="000000FB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Matching: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Shelter a) Brick and cement</w:t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Kutcha house b) Nests, burrows, dens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Pucca house c) Protection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Animal shelters d) Mud and straw</w:t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Cleanliness e) Important for health</w:t>
      </w:r>
    </w:p>
    <w:p w:rsidR="00000000" w:rsidDel="00000000" w:rsidP="00000000" w:rsidRDefault="00000000" w:rsidRPr="00000000" w14:paraId="0000010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Answers:</w:t>
      </w:r>
    </w:p>
    <w:p w:rsidR="00000000" w:rsidDel="00000000" w:rsidP="00000000" w:rsidRDefault="00000000" w:rsidRPr="00000000" w14:paraId="00000102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Shelter = protection</w:t>
      </w:r>
    </w:p>
    <w:p w:rsidR="00000000" w:rsidDel="00000000" w:rsidP="00000000" w:rsidRDefault="00000000" w:rsidRPr="00000000" w14:paraId="00000103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Kutcha house = mud, and straw</w:t>
      </w:r>
    </w:p>
    <w:p w:rsidR="00000000" w:rsidDel="00000000" w:rsidP="00000000" w:rsidRDefault="00000000" w:rsidRPr="00000000" w14:paraId="00000104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Pucca house = brick, and cement</w:t>
      </w:r>
    </w:p>
    <w:p w:rsidR="00000000" w:rsidDel="00000000" w:rsidP="00000000" w:rsidRDefault="00000000" w:rsidRPr="00000000" w14:paraId="00000105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Animal shelters = nests, burrows, and dens</w:t>
      </w:r>
    </w:p>
    <w:p w:rsidR="00000000" w:rsidDel="00000000" w:rsidP="00000000" w:rsidRDefault="00000000" w:rsidRPr="00000000" w14:paraId="00000106">
      <w:pPr>
        <w:numPr>
          <w:ilvl w:val="2"/>
          <w:numId w:val="8"/>
        </w:numPr>
        <w:spacing w:after="24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Cleanliness = important for health</w:t>
      </w:r>
    </w:p>
    <w:p w:rsidR="00000000" w:rsidDel="00000000" w:rsidP="00000000" w:rsidRDefault="00000000" w:rsidRPr="00000000" w14:paraId="00000107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Chapter 8: Travel</w:t>
      </w:r>
    </w:p>
    <w:p w:rsidR="00000000" w:rsidDel="00000000" w:rsidP="00000000" w:rsidRDefault="00000000" w:rsidRPr="00000000" w14:paraId="00000108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Multiple Choice:</w:t>
      </w:r>
    </w:p>
    <w:p w:rsidR="00000000" w:rsidDel="00000000" w:rsidP="00000000" w:rsidRDefault="00000000" w:rsidRPr="00000000" w14:paraId="0000010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essential for connecting people and places?</w:t>
        <w:br w:type="textWrapping"/>
        <w:br w:type="textWrapping"/>
        <w:t xml:space="preserve">a) Entertainment</w:t>
        <w:br w:type="textWrapping"/>
        <w:br w:type="textWrapping"/>
        <w:t xml:space="preserve">b) Transportation</w:t>
        <w:br w:type="textWrapping"/>
        <w:br w:type="textWrapping"/>
        <w:t xml:space="preserve">c) Food</w:t>
        <w:br w:type="textWrapping"/>
        <w:br w:type="textWrapping"/>
        <w:t xml:space="preserve">d) Sleep</w:t>
      </w:r>
    </w:p>
    <w:p w:rsidR="00000000" w:rsidDel="00000000" w:rsidP="00000000" w:rsidRDefault="00000000" w:rsidRPr="00000000" w14:paraId="0000010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B)</w:t>
      </w:r>
    </w:p>
    <w:p w:rsidR="00000000" w:rsidDel="00000000" w:rsidP="00000000" w:rsidRDefault="00000000" w:rsidRPr="00000000" w14:paraId="000001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a driver of an airplane called?</w:t>
        <w:br w:type="textWrapping"/>
        <w:br w:type="textWrapping"/>
        <w:t xml:space="preserve">a) Sailor</w:t>
        <w:br w:type="textWrapping"/>
        <w:br w:type="textWrapping"/>
        <w:t xml:space="preserve">b) Captain</w:t>
        <w:br w:type="textWrapping"/>
        <w:br w:type="textWrapping"/>
        <w:t xml:space="preserve">c) Pilot</w:t>
        <w:br w:type="textWrapping"/>
        <w:br w:type="textWrapping"/>
        <w:t xml:space="preserve">d) Conductor</w:t>
      </w:r>
    </w:p>
    <w:p w:rsidR="00000000" w:rsidDel="00000000" w:rsidP="00000000" w:rsidRDefault="00000000" w:rsidRPr="00000000" w14:paraId="0000010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C)</w:t>
      </w:r>
    </w:p>
    <w:p w:rsidR="00000000" w:rsidDel="00000000" w:rsidP="00000000" w:rsidRDefault="00000000" w:rsidRPr="00000000" w14:paraId="0000010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helps regulate traffic flow?</w:t>
        <w:br w:type="textWrapping"/>
        <w:br w:type="textWrapping"/>
        <w:t xml:space="preserve">a) Music</w:t>
        <w:br w:type="textWrapping"/>
        <w:br w:type="textWrapping"/>
        <w:t xml:space="preserve">b) Traffic signals</w:t>
        <w:br w:type="textWrapping"/>
        <w:br w:type="textWrapping"/>
        <w:t xml:space="preserve">c) Games</w:t>
        <w:br w:type="textWrapping"/>
        <w:br w:type="textWrapping"/>
        <w:t xml:space="preserve">d) Books</w:t>
      </w:r>
    </w:p>
    <w:p w:rsidR="00000000" w:rsidDel="00000000" w:rsidP="00000000" w:rsidRDefault="00000000" w:rsidRPr="00000000" w14:paraId="0000010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B)</w:t>
      </w:r>
    </w:p>
    <w:p w:rsidR="00000000" w:rsidDel="00000000" w:rsidP="00000000" w:rsidRDefault="00000000" w:rsidRPr="00000000" w14:paraId="000001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Where do trains stop for passengers?</w:t>
        <w:br w:type="textWrapping"/>
        <w:br w:type="textWrapping"/>
        <w:t xml:space="preserve">a) Bus stands</w:t>
        <w:br w:type="textWrapping"/>
        <w:br w:type="textWrapping"/>
        <w:t xml:space="preserve">b) Airports</w:t>
        <w:br w:type="textWrapping"/>
        <w:br w:type="textWrapping"/>
        <w:t xml:space="preserve">c) Railway stations</w:t>
        <w:br w:type="textWrapping"/>
        <w:br w:type="textWrapping"/>
        <w:t xml:space="preserve">d) Parks</w:t>
      </w:r>
    </w:p>
    <w:p w:rsidR="00000000" w:rsidDel="00000000" w:rsidP="00000000" w:rsidRDefault="00000000" w:rsidRPr="00000000" w14:paraId="0000011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C)</w:t>
      </w:r>
    </w:p>
    <w:p w:rsidR="00000000" w:rsidDel="00000000" w:rsidP="00000000" w:rsidRDefault="00000000" w:rsidRPr="00000000" w14:paraId="0000011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should we be towards animals used for transportation?</w:t>
        <w:br w:type="textWrapping"/>
        <w:br w:type="textWrapping"/>
        <w:t xml:space="preserve">a) Indifferent</w:t>
        <w:br w:type="textWrapping"/>
        <w:br w:type="textWrapping"/>
        <w:t xml:space="preserve">b) Considerate</w:t>
        <w:br w:type="textWrapping"/>
        <w:br w:type="textWrapping"/>
        <w:t xml:space="preserve">c) Ignore</w:t>
        <w:br w:type="textWrapping"/>
        <w:br w:type="textWrapping"/>
        <w:t xml:space="preserve">d) Fearful</w:t>
      </w:r>
    </w:p>
    <w:p w:rsidR="00000000" w:rsidDel="00000000" w:rsidP="00000000" w:rsidRDefault="00000000" w:rsidRPr="00000000" w14:paraId="00000113">
      <w:pPr>
        <w:numPr>
          <w:ilvl w:val="1"/>
          <w:numId w:val="21"/>
        </w:numPr>
        <w:spacing w:after="24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B)</w:t>
      </w:r>
    </w:p>
    <w:p w:rsidR="00000000" w:rsidDel="00000000" w:rsidP="00000000" w:rsidRDefault="00000000" w:rsidRPr="00000000" w14:paraId="00000114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Fill in the Blanks:</w:t>
      </w:r>
    </w:p>
    <w:p w:rsidR="00000000" w:rsidDel="00000000" w:rsidP="00000000" w:rsidRDefault="00000000" w:rsidRPr="00000000" w14:paraId="0000011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People travel by buses, autos, cars, ______, and airplanes.</w:t>
      </w:r>
    </w:p>
    <w:p w:rsidR="00000000" w:rsidDel="00000000" w:rsidP="00000000" w:rsidRDefault="00000000" w:rsidRPr="00000000" w14:paraId="0000011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people travel by buses, autos, cars, trains, and airplanes/aeroplanes</w:t>
      </w:r>
    </w:p>
    <w:p w:rsidR="00000000" w:rsidDel="00000000" w:rsidP="00000000" w:rsidRDefault="00000000" w:rsidRPr="00000000" w14:paraId="000001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Vehicles require ______ to operate.</w:t>
      </w:r>
    </w:p>
    <w:p w:rsidR="00000000" w:rsidDel="00000000" w:rsidP="00000000" w:rsidRDefault="00000000" w:rsidRPr="00000000" w14:paraId="0000011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vehicles require fuel to operate</w:t>
      </w:r>
    </w:p>
    <w:p w:rsidR="00000000" w:rsidDel="00000000" w:rsidP="00000000" w:rsidRDefault="00000000" w:rsidRPr="00000000" w14:paraId="000001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Traffic ______, signs, and road markings help regulate traffic.</w:t>
      </w:r>
    </w:p>
    <w:p w:rsidR="00000000" w:rsidDel="00000000" w:rsidP="00000000" w:rsidRDefault="00000000" w:rsidRPr="00000000" w14:paraId="0000011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traffic signals, signs, and road markings help regulate traffic</w:t>
      </w:r>
    </w:p>
    <w:p w:rsidR="00000000" w:rsidDel="00000000" w:rsidP="00000000" w:rsidRDefault="00000000" w:rsidRPr="00000000" w14:paraId="000001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______ cross the road on Zebra crossings.</w:t>
      </w:r>
    </w:p>
    <w:p w:rsidR="00000000" w:rsidDel="00000000" w:rsidP="00000000" w:rsidRDefault="00000000" w:rsidRPr="00000000" w14:paraId="0000011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pedestrians cross the road on Zebra crossings</w:t>
      </w:r>
    </w:p>
    <w:p w:rsidR="00000000" w:rsidDel="00000000" w:rsidP="00000000" w:rsidRDefault="00000000" w:rsidRPr="00000000" w14:paraId="000001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Bus stands, railway stations, and airports are public ______ facilities.</w:t>
      </w:r>
    </w:p>
    <w:p w:rsidR="00000000" w:rsidDel="00000000" w:rsidP="00000000" w:rsidRDefault="00000000" w:rsidRPr="00000000" w14:paraId="0000011E">
      <w:pPr>
        <w:numPr>
          <w:ilvl w:val="1"/>
          <w:numId w:val="17"/>
        </w:numPr>
        <w:spacing w:after="24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bus stands, railway stations, and airports are public feature facilities</w:t>
      </w:r>
    </w:p>
    <w:p w:rsidR="00000000" w:rsidDel="00000000" w:rsidP="00000000" w:rsidRDefault="00000000" w:rsidRPr="00000000" w14:paraId="0000011F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Matching:</w:t>
      </w:r>
    </w:p>
    <w:p w:rsidR="00000000" w:rsidDel="00000000" w:rsidP="00000000" w:rsidRDefault="00000000" w:rsidRPr="00000000" w14:paraId="0000012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Pilot a) Public transportation</w:t>
      </w:r>
    </w:p>
    <w:p w:rsidR="00000000" w:rsidDel="00000000" w:rsidP="00000000" w:rsidRDefault="00000000" w:rsidRPr="00000000" w14:paraId="000001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Fuel b) Follow rules</w:t>
      </w:r>
    </w:p>
    <w:p w:rsidR="00000000" w:rsidDel="00000000" w:rsidP="00000000" w:rsidRDefault="00000000" w:rsidRPr="00000000" w14:paraId="000001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Traffic signals c) Airplane driver</w:t>
      </w:r>
    </w:p>
    <w:p w:rsidR="00000000" w:rsidDel="00000000" w:rsidP="00000000" w:rsidRDefault="00000000" w:rsidRPr="00000000" w14:paraId="0000012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Pedestrians d) Vehicle operation</w:t>
      </w:r>
    </w:p>
    <w:p w:rsidR="00000000" w:rsidDel="00000000" w:rsidP="00000000" w:rsidRDefault="00000000" w:rsidRPr="00000000" w14:paraId="000001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Railway station e) Cross on Zebra crossings</w:t>
      </w:r>
    </w:p>
    <w:p w:rsidR="00000000" w:rsidDel="00000000" w:rsidP="00000000" w:rsidRDefault="00000000" w:rsidRPr="00000000" w14:paraId="0000012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Answers:</w:t>
      </w:r>
    </w:p>
    <w:p w:rsidR="00000000" w:rsidDel="00000000" w:rsidP="00000000" w:rsidRDefault="00000000" w:rsidRPr="00000000" w14:paraId="00000126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Pilot = airplane/aeroplane driver</w:t>
      </w:r>
    </w:p>
    <w:p w:rsidR="00000000" w:rsidDel="00000000" w:rsidP="00000000" w:rsidRDefault="00000000" w:rsidRPr="00000000" w14:paraId="00000127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Fuel = vehicle operation</w:t>
      </w:r>
    </w:p>
    <w:p w:rsidR="00000000" w:rsidDel="00000000" w:rsidP="00000000" w:rsidRDefault="00000000" w:rsidRPr="00000000" w14:paraId="00000128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Traffic signals = follow rules</w:t>
      </w:r>
    </w:p>
    <w:p w:rsidR="00000000" w:rsidDel="00000000" w:rsidP="00000000" w:rsidRDefault="00000000" w:rsidRPr="00000000" w14:paraId="00000129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Pedestrians = cross on Zebra crossings</w:t>
      </w:r>
    </w:p>
    <w:p w:rsidR="00000000" w:rsidDel="00000000" w:rsidP="00000000" w:rsidRDefault="00000000" w:rsidRPr="00000000" w14:paraId="0000012A">
      <w:pPr>
        <w:numPr>
          <w:ilvl w:val="2"/>
          <w:numId w:val="16"/>
        </w:numPr>
        <w:spacing w:after="24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Railway station = public transportation</w:t>
      </w:r>
    </w:p>
    <w:p w:rsidR="00000000" w:rsidDel="00000000" w:rsidP="00000000" w:rsidRDefault="00000000" w:rsidRPr="00000000" w14:paraId="0000012B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Chapter 9: </w:t>
      </w:r>
      <w:r w:rsidDel="00000000" w:rsidR="00000000" w:rsidRPr="00000000">
        <w:rPr>
          <w:b w:val="1"/>
          <w:bCs w:val="1"/>
          <w:strike w:val="1"/>
          <w:color w:val="1f1f1f"/>
          <w:sz w:val="21"/>
          <w:szCs w:val="21"/>
          <w:rtl w:val="0"/>
        </w:rPr>
        <w:t xml:space="preserve">Together with Everyone 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Communication</w:t>
      </w:r>
    </w:p>
    <w:p w:rsidR="00000000" w:rsidDel="00000000" w:rsidP="00000000" w:rsidRDefault="00000000" w:rsidRPr="00000000" w14:paraId="0000012C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Multiple Choice:</w:t>
      </w:r>
    </w:p>
    <w:p w:rsidR="00000000" w:rsidDel="00000000" w:rsidP="00000000" w:rsidRDefault="00000000" w:rsidRPr="00000000" w14:paraId="0000012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communication?</w:t>
        <w:br w:type="textWrapping"/>
        <w:br w:type="textWrapping"/>
        <w:t xml:space="preserve">a) Eating</w:t>
        <w:br w:type="textWrapping"/>
        <w:br w:type="textWrapping"/>
        <w:t xml:space="preserve">b) Sleeping</w:t>
        <w:br w:type="textWrapping"/>
        <w:br w:type="textWrapping"/>
        <w:t xml:space="preserve">c) Exchange of thoughts</w:t>
        <w:br w:type="textWrapping"/>
        <w:br w:type="textWrapping"/>
        <w:t xml:space="preserve">d) Running</w:t>
      </w:r>
    </w:p>
    <w:p w:rsidR="00000000" w:rsidDel="00000000" w:rsidP="00000000" w:rsidRDefault="00000000" w:rsidRPr="00000000" w14:paraId="0000012F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C)</w:t>
      </w:r>
    </w:p>
    <w:p w:rsidR="00000000" w:rsidDel="00000000" w:rsidP="00000000" w:rsidRDefault="00000000" w:rsidRPr="00000000" w14:paraId="0000013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an example of non-verbal communication?</w:t>
        <w:br w:type="textWrapping"/>
        <w:br w:type="textWrapping"/>
        <w:t xml:space="preserve">a) Writing a letter</w:t>
        <w:br w:type="textWrapping"/>
        <w:br w:type="textWrapping"/>
        <w:t xml:space="preserve">b) Gestures</w:t>
        <w:br w:type="textWrapping"/>
        <w:br w:type="textWrapping"/>
        <w:t xml:space="preserve">c) Phone call</w:t>
        <w:br w:type="textWrapping"/>
        <w:br w:type="textWrapping"/>
        <w:t xml:space="preserve">d) Email</w:t>
      </w:r>
    </w:p>
    <w:p w:rsidR="00000000" w:rsidDel="00000000" w:rsidP="00000000" w:rsidRDefault="00000000" w:rsidRPr="00000000" w14:paraId="00000131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B)</w:t>
      </w:r>
    </w:p>
    <w:p w:rsidR="00000000" w:rsidDel="00000000" w:rsidP="00000000" w:rsidRDefault="00000000" w:rsidRPr="00000000" w14:paraId="0000013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How do animals communicate?</w:t>
        <w:br w:type="textWrapping"/>
        <w:br w:type="textWrapping"/>
        <w:t xml:space="preserve">a) Only by talking</w:t>
        <w:br w:type="textWrapping"/>
        <w:br w:type="textWrapping"/>
        <w:t xml:space="preserve">b) Only by writing</w:t>
        <w:br w:type="textWrapping"/>
        <w:br w:type="textWrapping"/>
        <w:t xml:space="preserve">c) Sounds and signals</w:t>
        <w:br w:type="textWrapping"/>
        <w:br w:type="textWrapping"/>
        <w:t xml:space="preserve">d) Only by reading</w:t>
      </w:r>
    </w:p>
    <w:p w:rsidR="00000000" w:rsidDel="00000000" w:rsidP="00000000" w:rsidRDefault="00000000" w:rsidRPr="00000000" w14:paraId="00000133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C)</w:t>
      </w:r>
    </w:p>
    <w:p w:rsidR="00000000" w:rsidDel="00000000" w:rsidP="00000000" w:rsidRDefault="00000000" w:rsidRPr="00000000" w14:paraId="0000013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do bees perform to indicate food sources?</w:t>
        <w:br w:type="textWrapping"/>
        <w:br w:type="textWrapping"/>
        <w:t xml:space="preserve">a) Singing</w:t>
        <w:br w:type="textWrapping"/>
        <w:br w:type="textWrapping"/>
        <w:t xml:space="preserve">b) Waggle dance</w:t>
        <w:br w:type="textWrapping"/>
        <w:br w:type="textWrapping"/>
        <w:t xml:space="preserve">c) Running</w:t>
        <w:br w:type="textWrapping"/>
        <w:br w:type="textWrapping"/>
        <w:t xml:space="preserve">d) Jumping</w:t>
      </w:r>
    </w:p>
    <w:p w:rsidR="00000000" w:rsidDel="00000000" w:rsidP="00000000" w:rsidRDefault="00000000" w:rsidRPr="00000000" w14:paraId="00000135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B)</w:t>
      </w:r>
    </w:p>
    <w:p w:rsidR="00000000" w:rsidDel="00000000" w:rsidP="00000000" w:rsidRDefault="00000000" w:rsidRPr="00000000" w14:paraId="0000013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an example of a tactile signal in animal communication?</w:t>
        <w:br w:type="textWrapping"/>
        <w:br w:type="textWrapping"/>
        <w:t xml:space="preserve">a) Barking</w:t>
        <w:br w:type="textWrapping"/>
        <w:br w:type="textWrapping"/>
        <w:t xml:space="preserve">b) Chirping</w:t>
        <w:br w:type="textWrapping"/>
        <w:br w:type="textWrapping"/>
        <w:t xml:space="preserve">c) Touch</w:t>
        <w:br w:type="textWrapping"/>
        <w:br w:type="textWrapping"/>
        <w:t xml:space="preserve">d) Roaring</w:t>
      </w:r>
    </w:p>
    <w:p w:rsidR="00000000" w:rsidDel="00000000" w:rsidP="00000000" w:rsidRDefault="00000000" w:rsidRPr="00000000" w14:paraId="00000137">
      <w:pPr>
        <w:numPr>
          <w:ilvl w:val="1"/>
          <w:numId w:val="31"/>
        </w:numPr>
        <w:spacing w:after="24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C)</w:t>
      </w:r>
    </w:p>
    <w:p w:rsidR="00000000" w:rsidDel="00000000" w:rsidP="00000000" w:rsidRDefault="00000000" w:rsidRPr="00000000" w14:paraId="00000138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Fill in the Blanks:</w:t>
      </w:r>
    </w:p>
    <w:p w:rsidR="00000000" w:rsidDel="00000000" w:rsidP="00000000" w:rsidRDefault="00000000" w:rsidRPr="00000000" w14:paraId="0000013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Communication is the exchange of thoughts, feelings, and ______.</w:t>
      </w:r>
    </w:p>
    <w:p w:rsidR="00000000" w:rsidDel="00000000" w:rsidP="00000000" w:rsidRDefault="00000000" w:rsidRPr="00000000" w14:paraId="0000013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communication is the exchange of thoughts, feelings and ideas</w:t>
      </w:r>
    </w:p>
    <w:p w:rsidR="00000000" w:rsidDel="00000000" w:rsidP="00000000" w:rsidRDefault="00000000" w:rsidRPr="00000000" w14:paraId="000001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Direct communication involves talking ______ to someone.</w:t>
      </w:r>
    </w:p>
    <w:p w:rsidR="00000000" w:rsidDel="00000000" w:rsidP="00000000" w:rsidRDefault="00000000" w:rsidRPr="00000000" w14:paraId="0000013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direct communication involves talking directly to someone</w:t>
      </w:r>
    </w:p>
    <w:p w:rsidR="00000000" w:rsidDel="00000000" w:rsidP="00000000" w:rsidRDefault="00000000" w:rsidRPr="00000000" w14:paraId="000001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Animals communicate through sounds and other ______.</w:t>
      </w:r>
    </w:p>
    <w:p w:rsidR="00000000" w:rsidDel="00000000" w:rsidP="00000000" w:rsidRDefault="00000000" w:rsidRPr="00000000" w14:paraId="0000013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animals communicate through sounds and other signals</w:t>
      </w:r>
    </w:p>
    <w:p w:rsidR="00000000" w:rsidDel="00000000" w:rsidP="00000000" w:rsidRDefault="00000000" w:rsidRPr="00000000" w14:paraId="000001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Bees perform a ______ dance to indicate food sources.</w:t>
      </w:r>
    </w:p>
    <w:p w:rsidR="00000000" w:rsidDel="00000000" w:rsidP="00000000" w:rsidRDefault="00000000" w:rsidRPr="00000000" w14:paraId="0000014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bees perform a waggle dance to indicate food sources</w:t>
      </w:r>
    </w:p>
    <w:p w:rsidR="00000000" w:rsidDel="00000000" w:rsidP="00000000" w:rsidRDefault="00000000" w:rsidRPr="00000000" w14:paraId="000001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Tigers rely heavily on ______ communication.</w:t>
      </w:r>
    </w:p>
    <w:p w:rsidR="00000000" w:rsidDel="00000000" w:rsidP="00000000" w:rsidRDefault="00000000" w:rsidRPr="00000000" w14:paraId="00000142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tigers rely heavily on scent communication</w:t>
      </w:r>
    </w:p>
    <w:p w:rsidR="00000000" w:rsidDel="00000000" w:rsidP="00000000" w:rsidRDefault="00000000" w:rsidRPr="00000000" w14:paraId="00000143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Matching:</w:t>
      </w:r>
    </w:p>
    <w:p w:rsidR="00000000" w:rsidDel="00000000" w:rsidP="00000000" w:rsidRDefault="00000000" w:rsidRPr="00000000" w14:paraId="0000014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Verbal communication a) Body language</w:t>
      </w:r>
    </w:p>
    <w:p w:rsidR="00000000" w:rsidDel="00000000" w:rsidP="00000000" w:rsidRDefault="00000000" w:rsidRPr="00000000" w14:paraId="0000014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Non-verbal communication b) Talking directly</w:t>
      </w:r>
    </w:p>
    <w:p w:rsidR="00000000" w:rsidDel="00000000" w:rsidP="00000000" w:rsidRDefault="00000000" w:rsidRPr="00000000" w14:paraId="0000014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Direct communication c) Waggle dance</w:t>
      </w:r>
    </w:p>
    <w:p w:rsidR="00000000" w:rsidDel="00000000" w:rsidP="00000000" w:rsidRDefault="00000000" w:rsidRPr="00000000" w14:paraId="0000014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Bee communication d) Spoken or written</w:t>
      </w:r>
    </w:p>
    <w:p w:rsidR="00000000" w:rsidDel="00000000" w:rsidP="00000000" w:rsidRDefault="00000000" w:rsidRPr="00000000" w14:paraId="0000014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Tiger communication e) Scent</w:t>
      </w:r>
    </w:p>
    <w:p w:rsidR="00000000" w:rsidDel="00000000" w:rsidP="00000000" w:rsidRDefault="00000000" w:rsidRPr="00000000" w14:paraId="0000014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Answers:</w:t>
      </w:r>
    </w:p>
    <w:p w:rsidR="00000000" w:rsidDel="00000000" w:rsidP="00000000" w:rsidRDefault="00000000" w:rsidRPr="00000000" w14:paraId="0000014A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Verbal communication = spoken, or written</w:t>
      </w:r>
    </w:p>
    <w:p w:rsidR="00000000" w:rsidDel="00000000" w:rsidP="00000000" w:rsidRDefault="00000000" w:rsidRPr="00000000" w14:paraId="0000014B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Non-verbal communication = body language</w:t>
      </w:r>
    </w:p>
    <w:p w:rsidR="00000000" w:rsidDel="00000000" w:rsidP="00000000" w:rsidRDefault="00000000" w:rsidRPr="00000000" w14:paraId="0000014C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Direct communication = talking directly</w:t>
      </w:r>
    </w:p>
    <w:p w:rsidR="00000000" w:rsidDel="00000000" w:rsidP="00000000" w:rsidRDefault="00000000" w:rsidRPr="00000000" w14:paraId="0000014D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Bee communication = waggle dance</w:t>
      </w:r>
    </w:p>
    <w:p w:rsidR="00000000" w:rsidDel="00000000" w:rsidP="00000000" w:rsidRDefault="00000000" w:rsidRPr="00000000" w14:paraId="0000014E">
      <w:pPr>
        <w:numPr>
          <w:ilvl w:val="2"/>
          <w:numId w:val="29"/>
        </w:numPr>
        <w:spacing w:after="24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Tiger communication = scent</w:t>
      </w:r>
    </w:p>
    <w:p w:rsidR="00000000" w:rsidDel="00000000" w:rsidP="00000000" w:rsidRDefault="00000000" w:rsidRPr="00000000" w14:paraId="0000014F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Chapter 10: Games and Recreation</w:t>
      </w:r>
    </w:p>
    <w:p w:rsidR="00000000" w:rsidDel="00000000" w:rsidP="00000000" w:rsidRDefault="00000000" w:rsidRPr="00000000" w14:paraId="00000150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Multiple Choice:</w:t>
      </w:r>
    </w:p>
    <w:p w:rsidR="00000000" w:rsidDel="00000000" w:rsidP="00000000" w:rsidRDefault="00000000" w:rsidRPr="00000000" w14:paraId="0000015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an example of an indoor game?</w:t>
        <w:br w:type="textWrapping"/>
        <w:br w:type="textWrapping"/>
        <w:t xml:space="preserve">a) Cricket</w:t>
        <w:br w:type="textWrapping"/>
        <w:br w:type="textWrapping"/>
        <w:t xml:space="preserve">b) Chess</w:t>
        <w:br w:type="textWrapping"/>
        <w:br w:type="textWrapping"/>
        <w:t xml:space="preserve">c) Football</w:t>
        <w:br w:type="textWrapping"/>
        <w:br w:type="textWrapping"/>
        <w:t xml:space="preserve">d) Kabaddi</w:t>
      </w:r>
    </w:p>
    <w:p w:rsidR="00000000" w:rsidDel="00000000" w:rsidP="00000000" w:rsidRDefault="00000000" w:rsidRPr="00000000" w14:paraId="0000015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B)</w:t>
      </w:r>
    </w:p>
    <w:p w:rsidR="00000000" w:rsidDel="00000000" w:rsidP="00000000" w:rsidRDefault="00000000" w:rsidRPr="00000000" w14:paraId="000001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an example of an outdoor game?</w:t>
        <w:br w:type="textWrapping"/>
        <w:br w:type="textWrapping"/>
        <w:t xml:space="preserve">a) Carroms</w:t>
        <w:br w:type="textWrapping"/>
        <w:br w:type="textWrapping"/>
        <w:t xml:space="preserve">b) Snakes and ladders</w:t>
        <w:br w:type="textWrapping"/>
        <w:br w:type="textWrapping"/>
        <w:t xml:space="preserve">c) Football</w:t>
        <w:br w:type="textWrapping"/>
        <w:br w:type="textWrapping"/>
        <w:t xml:space="preserve">d) Puzzles</w:t>
      </w:r>
    </w:p>
    <w:p w:rsidR="00000000" w:rsidDel="00000000" w:rsidP="00000000" w:rsidRDefault="00000000" w:rsidRPr="00000000" w14:paraId="0000015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C)</w:t>
      </w:r>
    </w:p>
    <w:p w:rsidR="00000000" w:rsidDel="00000000" w:rsidP="00000000" w:rsidRDefault="00000000" w:rsidRPr="00000000" w14:paraId="000001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do games promote?</w:t>
        <w:br w:type="textWrapping"/>
        <w:br w:type="textWrapping"/>
        <w:t xml:space="preserve">a) Laziness</w:t>
        <w:br w:type="textWrapping"/>
        <w:br w:type="textWrapping"/>
        <w:t xml:space="preserve">b) Fitness and teamwork</w:t>
        <w:br w:type="textWrapping"/>
        <w:br w:type="textWrapping"/>
        <w:t xml:space="preserve">c) Boredom</w:t>
        <w:br w:type="textWrapping"/>
        <w:br w:type="textWrapping"/>
        <w:t xml:space="preserve">d) Loneliness</w:t>
      </w:r>
    </w:p>
    <w:p w:rsidR="00000000" w:rsidDel="00000000" w:rsidP="00000000" w:rsidRDefault="00000000" w:rsidRPr="00000000" w14:paraId="0000015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B)</w:t>
      </w:r>
    </w:p>
    <w:p w:rsidR="00000000" w:rsidDel="00000000" w:rsidP="00000000" w:rsidRDefault="00000000" w:rsidRPr="00000000" w14:paraId="000001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does “team spirit” mean?</w:t>
        <w:br w:type="textWrapping"/>
        <w:br w:type="textWrapping"/>
        <w:t xml:space="preserve">a) Fighting with teammates</w:t>
        <w:br w:type="textWrapping"/>
        <w:br w:type="textWrapping"/>
        <w:t xml:space="preserve">b) Supporting each other</w:t>
        <w:br w:type="textWrapping"/>
        <w:br w:type="textWrapping"/>
        <w:t xml:space="preserve">c) Ignoring each other</w:t>
        <w:br w:type="textWrapping"/>
        <w:br w:type="textWrapping"/>
        <w:t xml:space="preserve">d) Playing alone</w:t>
      </w:r>
    </w:p>
    <w:p w:rsidR="00000000" w:rsidDel="00000000" w:rsidP="00000000" w:rsidRDefault="00000000" w:rsidRPr="00000000" w14:paraId="0000015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B)</w:t>
      </w:r>
    </w:p>
    <w:p w:rsidR="00000000" w:rsidDel="00000000" w:rsidP="00000000" w:rsidRDefault="00000000" w:rsidRPr="00000000" w14:paraId="000001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an example of recreation?</w:t>
        <w:br w:type="textWrapping"/>
        <w:br w:type="textWrapping"/>
        <w:t xml:space="preserve">a) Working all day</w:t>
        <w:br w:type="textWrapping"/>
        <w:br w:type="textWrapping"/>
        <w:t xml:space="preserve">b) Singing</w:t>
        <w:br w:type="textWrapping"/>
        <w:br w:type="textWrapping"/>
        <w:t xml:space="preserve">c) Doing nothing</w:t>
        <w:br w:type="textWrapping"/>
        <w:br w:type="textWrapping"/>
        <w:t xml:space="preserve">d) Arguing</w:t>
      </w:r>
    </w:p>
    <w:p w:rsidR="00000000" w:rsidDel="00000000" w:rsidP="00000000" w:rsidRDefault="00000000" w:rsidRPr="00000000" w14:paraId="0000015B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B)</w:t>
      </w:r>
    </w:p>
    <w:p w:rsidR="00000000" w:rsidDel="00000000" w:rsidP="00000000" w:rsidRDefault="00000000" w:rsidRPr="00000000" w14:paraId="0000015C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Fill in the Blanks: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Games played inside a house are called ______ games.</w:t>
      </w:r>
    </w:p>
    <w:p w:rsidR="00000000" w:rsidDel="00000000" w:rsidP="00000000" w:rsidRDefault="00000000" w:rsidRPr="00000000" w14:paraId="0000015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games played inside a house are called indoor games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Games played in open fields are called ______ games.</w:t>
      </w:r>
    </w:p>
    <w:p w:rsidR="00000000" w:rsidDel="00000000" w:rsidP="00000000" w:rsidRDefault="00000000" w:rsidRPr="00000000" w14:paraId="0000016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games played in open fields are called outdoor games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Games promote physical and ______ well-being.</w:t>
      </w:r>
    </w:p>
    <w:p w:rsidR="00000000" w:rsidDel="00000000" w:rsidP="00000000" w:rsidRDefault="00000000" w:rsidRPr="00000000" w14:paraId="0000016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games promote physical and mental well-being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______ games like Gilli-danda are still popular.</w:t>
      </w:r>
    </w:p>
    <w:p w:rsidR="00000000" w:rsidDel="00000000" w:rsidP="00000000" w:rsidRDefault="00000000" w:rsidRPr="00000000" w14:paraId="0000016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traditional games like Gilli-danda are still popular</w:t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Recreation includes activities like singing, dancing, and ______.</w:t>
      </w:r>
    </w:p>
    <w:p w:rsidR="00000000" w:rsidDel="00000000" w:rsidP="00000000" w:rsidRDefault="00000000" w:rsidRPr="00000000" w14:paraId="00000166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recreation includes activities like singing, dancing, and drawing</w:t>
      </w:r>
    </w:p>
    <w:p w:rsidR="00000000" w:rsidDel="00000000" w:rsidP="00000000" w:rsidRDefault="00000000" w:rsidRPr="00000000" w14:paraId="00000167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Matching:</w:t>
      </w:r>
    </w:p>
    <w:p w:rsidR="00000000" w:rsidDel="00000000" w:rsidP="00000000" w:rsidRDefault="00000000" w:rsidRPr="00000000" w14:paraId="0000016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Indoor games a) Playing in outdoor field</w:t>
      </w:r>
    </w:p>
    <w:p w:rsidR="00000000" w:rsidDel="00000000" w:rsidP="00000000" w:rsidRDefault="00000000" w:rsidRPr="00000000" w14:paraId="0000016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Outdoor games b) </w:t>
      </w:r>
      <w:r w:rsidDel="00000000" w:rsidR="00000000" w:rsidRPr="00000000">
        <w:rPr>
          <w:strike w:val="1"/>
          <w:color w:val="1f1f1f"/>
          <w:sz w:val="21"/>
          <w:szCs w:val="21"/>
          <w:rtl w:val="0"/>
        </w:rPr>
        <w:t xml:space="preserve">Team spirit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Relaxation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Benefits of games c) Chess</w:t>
      </w:r>
    </w:p>
    <w:p w:rsidR="00000000" w:rsidDel="00000000" w:rsidP="00000000" w:rsidRDefault="00000000" w:rsidRPr="00000000" w14:paraId="0000016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Respect opponents d) Physical and mental well-being</w:t>
      </w:r>
    </w:p>
    <w:p w:rsidR="00000000" w:rsidDel="00000000" w:rsidP="00000000" w:rsidRDefault="00000000" w:rsidRPr="00000000" w14:paraId="0000016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Recreation e) Play fairly</w:t>
      </w:r>
    </w:p>
    <w:p w:rsidR="00000000" w:rsidDel="00000000" w:rsidP="00000000" w:rsidRDefault="00000000" w:rsidRPr="00000000" w14:paraId="0000016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Answers:</w:t>
      </w:r>
    </w:p>
    <w:p w:rsidR="00000000" w:rsidDel="00000000" w:rsidP="00000000" w:rsidRDefault="00000000" w:rsidRPr="00000000" w14:paraId="0000016E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Indoor games = chess</w:t>
      </w:r>
    </w:p>
    <w:p w:rsidR="00000000" w:rsidDel="00000000" w:rsidP="00000000" w:rsidRDefault="00000000" w:rsidRPr="00000000" w14:paraId="0000016F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Outdoor games = playing in outdoor field</w:t>
      </w:r>
    </w:p>
    <w:p w:rsidR="00000000" w:rsidDel="00000000" w:rsidP="00000000" w:rsidRDefault="00000000" w:rsidRPr="00000000" w14:paraId="00000170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Benefits of games = physical, and mental well-being</w:t>
      </w:r>
    </w:p>
    <w:p w:rsidR="00000000" w:rsidDel="00000000" w:rsidP="00000000" w:rsidRDefault="00000000" w:rsidRPr="00000000" w14:paraId="00000171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Respect opponents = Play fairly</w:t>
      </w:r>
    </w:p>
    <w:p w:rsidR="00000000" w:rsidDel="00000000" w:rsidP="00000000" w:rsidRDefault="00000000" w:rsidRPr="00000000" w14:paraId="00000172">
      <w:pPr>
        <w:numPr>
          <w:ilvl w:val="2"/>
          <w:numId w:val="23"/>
        </w:numPr>
        <w:spacing w:after="24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Recreation = relaxation</w:t>
      </w:r>
    </w:p>
    <w:p w:rsidR="00000000" w:rsidDel="00000000" w:rsidP="00000000" w:rsidRDefault="00000000" w:rsidRPr="00000000" w14:paraId="00000173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Chapter 11: This is the Way</w:t>
      </w:r>
    </w:p>
    <w:p w:rsidR="00000000" w:rsidDel="00000000" w:rsidP="00000000" w:rsidRDefault="00000000" w:rsidRPr="00000000" w14:paraId="00000175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Multiple Choice:</w:t>
      </w:r>
    </w:p>
    <w:p w:rsidR="00000000" w:rsidDel="00000000" w:rsidP="00000000" w:rsidRDefault="00000000" w:rsidRPr="00000000" w14:paraId="0000017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Where does the sun rise?</w:t>
        <w:br w:type="textWrapping"/>
        <w:br w:type="textWrapping"/>
        <w:t xml:space="preserve">a) North</w:t>
        <w:br w:type="textWrapping"/>
        <w:br w:type="textWrapping"/>
        <w:t xml:space="preserve">b) South</w:t>
        <w:br w:type="textWrapping"/>
        <w:br w:type="textWrapping"/>
        <w:t xml:space="preserve">c) East</w:t>
        <w:br w:type="textWrapping"/>
        <w:br w:type="textWrapping"/>
        <w:t xml:space="preserve">d) West</w:t>
      </w:r>
    </w:p>
    <w:p w:rsidR="00000000" w:rsidDel="00000000" w:rsidP="00000000" w:rsidRDefault="00000000" w:rsidRPr="00000000" w14:paraId="0000017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C)</w:t>
      </w:r>
    </w:p>
    <w:p w:rsidR="00000000" w:rsidDel="00000000" w:rsidP="00000000" w:rsidRDefault="00000000" w:rsidRPr="00000000" w14:paraId="000001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are North, South, East, and West called?</w:t>
        <w:br w:type="textWrapping"/>
        <w:br w:type="textWrapping"/>
        <w:t xml:space="preserve">a) Relative locations</w:t>
        <w:br w:type="textWrapping"/>
        <w:br w:type="textWrapping"/>
        <w:t xml:space="preserve">b) Landmarks</w:t>
        <w:br w:type="textWrapping"/>
        <w:br w:type="textWrapping"/>
        <w:t xml:space="preserve">c) Cardinal directions</w:t>
        <w:br w:type="textWrapping"/>
        <w:br w:type="textWrapping"/>
        <w:t xml:space="preserve">d) Boundaries</w:t>
      </w:r>
    </w:p>
    <w:p w:rsidR="00000000" w:rsidDel="00000000" w:rsidP="00000000" w:rsidRDefault="00000000" w:rsidRPr="00000000" w14:paraId="0000017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C)</w:t>
      </w:r>
    </w:p>
    <w:p w:rsidR="00000000" w:rsidDel="00000000" w:rsidP="00000000" w:rsidRDefault="00000000" w:rsidRPr="00000000" w14:paraId="000001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helps us know where we are and navigate?</w:t>
        <w:br w:type="textWrapping"/>
        <w:br w:type="textWrapping"/>
        <w:t xml:space="preserve">a) Colors</w:t>
        <w:br w:type="textWrapping"/>
        <w:br w:type="textWrapping"/>
        <w:t xml:space="preserve">b) Landmarks</w:t>
        <w:br w:type="textWrapping"/>
        <w:br w:type="textWrapping"/>
        <w:t xml:space="preserve">c) Sounds</w:t>
        <w:br w:type="textWrapping"/>
        <w:br w:type="textWrapping"/>
        <w:t xml:space="preserve">d) Smells</w:t>
      </w:r>
    </w:p>
    <w:p w:rsidR="00000000" w:rsidDel="00000000" w:rsidP="00000000" w:rsidRDefault="00000000" w:rsidRPr="00000000" w14:paraId="0000017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B)</w:t>
      </w:r>
    </w:p>
    <w:p w:rsidR="00000000" w:rsidDel="00000000" w:rsidP="00000000" w:rsidRDefault="00000000" w:rsidRPr="00000000" w14:paraId="000001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do maps use to show landmarks?</w:t>
        <w:br w:type="textWrapping"/>
        <w:br w:type="textWrapping"/>
        <w:t xml:space="preserve">a) Colors</w:t>
        <w:br w:type="textWrapping"/>
        <w:br w:type="textWrapping"/>
        <w:t xml:space="preserve">b) Symbols</w:t>
        <w:br w:type="textWrapping"/>
        <w:br w:type="textWrapping"/>
        <w:t xml:space="preserve">c) Smells</w:t>
        <w:br w:type="textWrapping"/>
        <w:br w:type="textWrapping"/>
        <w:t xml:space="preserve">d) Sounds</w:t>
      </w:r>
    </w:p>
    <w:p w:rsidR="00000000" w:rsidDel="00000000" w:rsidP="00000000" w:rsidRDefault="00000000" w:rsidRPr="00000000" w14:paraId="0000017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B)</w:t>
      </w:r>
    </w:p>
    <w:p w:rsidR="00000000" w:rsidDel="00000000" w:rsidP="00000000" w:rsidRDefault="00000000" w:rsidRPr="00000000" w14:paraId="000001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do we use nowadays to find our way?</w:t>
        <w:br w:type="textWrapping"/>
        <w:br w:type="textWrapping"/>
        <w:t xml:space="preserve">a) Stars only</w:t>
        <w:br w:type="textWrapping"/>
        <w:br w:type="textWrapping"/>
        <w:t xml:space="preserve">b) Sun only</w:t>
        <w:br w:type="textWrapping"/>
        <w:br w:type="textWrapping"/>
        <w:t xml:space="preserve">c) Compasses and GPS</w:t>
        <w:br w:type="textWrapping"/>
        <w:br w:type="textWrapping"/>
        <w:t xml:space="preserve">d) Shadows only</w:t>
      </w:r>
    </w:p>
    <w:p w:rsidR="00000000" w:rsidDel="00000000" w:rsidP="00000000" w:rsidRDefault="00000000" w:rsidRPr="00000000" w14:paraId="00000180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C)</w:t>
      </w:r>
    </w:p>
    <w:p w:rsidR="00000000" w:rsidDel="00000000" w:rsidP="00000000" w:rsidRDefault="00000000" w:rsidRPr="00000000" w14:paraId="00000181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Fill in the Blanks:</w:t>
      </w:r>
    </w:p>
    <w:p w:rsidR="00000000" w:rsidDel="00000000" w:rsidP="00000000" w:rsidRDefault="00000000" w:rsidRPr="00000000" w14:paraId="0000018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The sun sets in the ______.</w:t>
      </w:r>
    </w:p>
    <w:p w:rsidR="00000000" w:rsidDel="00000000" w:rsidP="00000000" w:rsidRDefault="00000000" w:rsidRPr="00000000" w14:paraId="0000018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the sun sets in the West</w:t>
      </w:r>
    </w:p>
    <w:p w:rsidR="00000000" w:rsidDel="00000000" w:rsidP="00000000" w:rsidRDefault="00000000" w:rsidRPr="00000000" w14:paraId="0000018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______ locations are described as front, back, left, and right.</w:t>
      </w:r>
    </w:p>
    <w:p w:rsidR="00000000" w:rsidDel="00000000" w:rsidP="00000000" w:rsidRDefault="00000000" w:rsidRPr="00000000" w14:paraId="0000018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relative locations are described as front, back, left, and right</w:t>
      </w:r>
    </w:p>
    <w:p w:rsidR="00000000" w:rsidDel="00000000" w:rsidP="00000000" w:rsidRDefault="00000000" w:rsidRPr="00000000" w14:paraId="0000018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Maps represent an area and use ______ to show landmarks.</w:t>
      </w:r>
    </w:p>
    <w:p w:rsidR="00000000" w:rsidDel="00000000" w:rsidP="00000000" w:rsidRDefault="00000000" w:rsidRPr="00000000" w14:paraId="0000018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maps represent an area, and use GPS/compass to show landmarks</w:t>
      </w:r>
    </w:p>
    <w:p w:rsidR="00000000" w:rsidDel="00000000" w:rsidP="00000000" w:rsidRDefault="00000000" w:rsidRPr="00000000" w14:paraId="0000018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Corners are where two ______ meet.</w:t>
      </w:r>
    </w:p>
    <w:p w:rsidR="00000000" w:rsidDel="00000000" w:rsidP="00000000" w:rsidRDefault="00000000" w:rsidRPr="00000000" w14:paraId="0000018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corners are where two directions meet</w:t>
      </w:r>
    </w:p>
    <w:p w:rsidR="00000000" w:rsidDel="00000000" w:rsidP="00000000" w:rsidRDefault="00000000" w:rsidRPr="00000000" w14:paraId="0000018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In olden days, people used the ______ and the sun to find their way</w:t>
      </w:r>
    </w:p>
    <w:p w:rsidR="00000000" w:rsidDel="00000000" w:rsidP="00000000" w:rsidRDefault="00000000" w:rsidRPr="00000000" w14:paraId="0000018B">
      <w:pPr>
        <w:numPr>
          <w:ilvl w:val="1"/>
          <w:numId w:val="22"/>
        </w:numPr>
        <w:spacing w:after="24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in olden days, people used the stars and the sun to find their way</w:t>
      </w:r>
    </w:p>
    <w:p w:rsidR="00000000" w:rsidDel="00000000" w:rsidP="00000000" w:rsidRDefault="00000000" w:rsidRPr="00000000" w14:paraId="0000018C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Matching:</w:t>
      </w:r>
    </w:p>
    <w:p w:rsidR="00000000" w:rsidDel="00000000" w:rsidP="00000000" w:rsidRDefault="00000000" w:rsidRPr="00000000" w14:paraId="0000018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East a) Top of the map</w:t>
      </w:r>
    </w:p>
    <w:p w:rsidR="00000000" w:rsidDel="00000000" w:rsidP="00000000" w:rsidRDefault="00000000" w:rsidRPr="00000000" w14:paraId="000001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North b) Opposite of East</w:t>
      </w:r>
    </w:p>
    <w:p w:rsidR="00000000" w:rsidDel="00000000" w:rsidP="00000000" w:rsidRDefault="00000000" w:rsidRPr="00000000" w14:paraId="000001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West c) Uses symbols</w:t>
      </w:r>
    </w:p>
    <w:p w:rsidR="00000000" w:rsidDel="00000000" w:rsidP="00000000" w:rsidRDefault="00000000" w:rsidRPr="00000000" w14:paraId="000001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Map d) Direction where the sun rises</w:t>
      </w:r>
    </w:p>
    <w:p w:rsidR="00000000" w:rsidDel="00000000" w:rsidP="00000000" w:rsidRDefault="00000000" w:rsidRPr="00000000" w14:paraId="0000019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GPS e) Global Positioning System</w:t>
      </w:r>
    </w:p>
    <w:p w:rsidR="00000000" w:rsidDel="00000000" w:rsidP="00000000" w:rsidRDefault="00000000" w:rsidRPr="00000000" w14:paraId="0000019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Answers:</w:t>
      </w:r>
    </w:p>
    <w:p w:rsidR="00000000" w:rsidDel="00000000" w:rsidP="00000000" w:rsidRDefault="00000000" w:rsidRPr="00000000" w14:paraId="00000193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East = direction where the sun rises</w:t>
      </w:r>
    </w:p>
    <w:p w:rsidR="00000000" w:rsidDel="00000000" w:rsidP="00000000" w:rsidRDefault="00000000" w:rsidRPr="00000000" w14:paraId="00000194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North = top of the map</w:t>
      </w:r>
    </w:p>
    <w:p w:rsidR="00000000" w:rsidDel="00000000" w:rsidP="00000000" w:rsidRDefault="00000000" w:rsidRPr="00000000" w14:paraId="00000195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West = opposite of East</w:t>
      </w:r>
    </w:p>
    <w:p w:rsidR="00000000" w:rsidDel="00000000" w:rsidP="00000000" w:rsidRDefault="00000000" w:rsidRPr="00000000" w14:paraId="00000196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Map = uses symbols</w:t>
      </w:r>
    </w:p>
    <w:p w:rsidR="00000000" w:rsidDel="00000000" w:rsidP="00000000" w:rsidRDefault="00000000" w:rsidRPr="00000000" w14:paraId="00000197">
      <w:pPr>
        <w:numPr>
          <w:ilvl w:val="2"/>
          <w:numId w:val="15"/>
        </w:numPr>
        <w:spacing w:after="240" w:before="0" w:beforeAutospacing="0" w:lineRule="auto"/>
        <w:ind w:left="2160" w:hanging="360"/>
        <w:rPr>
          <w:color w:val="1f1f1f"/>
          <w:sz w:val="21"/>
          <w:szCs w:val="21"/>
          <w:u w:val="none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GPS = Global Positioning System</w:t>
      </w:r>
    </w:p>
    <w:p w:rsidR="00000000" w:rsidDel="00000000" w:rsidP="00000000" w:rsidRDefault="00000000" w:rsidRPr="00000000" w14:paraId="00000198">
      <w:pPr>
        <w:spacing w:after="240" w:before="240" w:lineRule="auto"/>
        <w:ind w:left="0" w:firstLine="0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  <w:sectPrChange w:author="Virata Pusuluri" w:id="0" w:date="2025-03-31T13:37:08Z">
        <w:sectPr w:rsidR="000000" w:rsidDel="000000" w:rsidRPr="000000" w:rsidSect="000000">
          <w:pgMar w:bottom="1440" w:top="1440" w:left="1440" w:right="1440" w:header="720" w:footer="720"/>
          <w:pgNumType w:start="1"/>
          <w:pgSz w:h="16834" w:w="11909" w:orient="portrait"/>
        </w:sectPr>
      </w:sectPrChange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autam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9">
    <w:pPr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A">
    <w:pPr>
      <w:rPr>
        <w:ins w:author="Virata Pusuluri" w:id="3" w:date="2025-03-31T13:37:08Z"/>
        <w:rPrChange w:author="Virata Pusuluri" w:id="0" w:date="2025-03-31T13:37:08Z">
          <w:rPr/>
        </w:rPrChange>
      </w:rPr>
    </w:pPr>
    <w:ins w:author="Virata Pusuluri" w:id="3" w:date="2025-03-31T13:37:08Z">
      <w:r w:rsidDel="00000000" w:rsidR="00000000" w:rsidRPr="00000000">
        <w:rPr>
          <w:rtl w:val="0"/>
          <w:rPrChange w:author="Virata Pusuluri" w:id="0" w:date="2025-03-31T13:37:08Z">
            <w:rPr/>
          </w:rPrChange>
        </w:rPr>
        <w:t xml:space="preserve"> </w:t>
      </w:r>
    </w:ins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