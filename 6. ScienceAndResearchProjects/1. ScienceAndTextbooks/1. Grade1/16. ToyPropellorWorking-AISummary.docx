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Prompt: Explain how a toy propellor works. Explain the upwards and downwards forces at different time points.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Okay, let's break down how a toy propeller works and the forces involved: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a Toy Propeller Works: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Rotation and Airflow: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you spin a propeller, its angled blades push air downwards.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faster the rotation, the more air is pushed.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Lift Generation: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the blades push air downwards, Newton's third law comes into play: for every action, there's an equal and opposite reaction.</w:t>
      </w:r>
      <w:r w:rsidDel="00000000" w:rsidR="00000000" w:rsidRPr="00000000">
        <w:rPr>
          <w:vertAlign w:val="superscript"/>
          <w:rtl w:val="0"/>
        </w:rPr>
        <w:t xml:space="preserve"> 1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fldChar w:fldCharType="begin"/>
        <w:instrText xml:space="preserve"> HYPERLINK "https://spacecenter.org/science-in-action-newtons-third-law-of-motion/#:~:text=What%20is%20Newton's%20Third%20Law,an%20equal%20and%20opposite%20reaction."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1. Science in Action: Newton's Third Law of Motion - Space Center Houston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Imagine you are sitting in a boat and your friend is another boat. If you push your friend</w:t>
      </w:r>
      <w:ins w:author="Virata Pusuluri" w:id="0" w:date="2025-10-27T16:46:55Z">
        <w:r w:rsidDel="00000000" w:rsidR="00000000" w:rsidRPr="00000000">
          <w:rPr>
            <w:rtl w:val="0"/>
          </w:rPr>
          <w:t xml:space="preserve">’</w:t>
        </w:r>
      </w:ins>
      <w:r w:rsidDel="00000000" w:rsidR="00000000" w:rsidRPr="00000000">
        <w:rPr>
          <w:rtl w:val="0"/>
        </w:rPr>
        <w:t xml:space="preserve">s boat they will move, but your boat also moves backwards. That’s Newton’s third law. 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downward push of air results in an upward push on the propeller, which we call "lift."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angle of the blades is crucial for generating lift.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Vertical Motion: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lift force is greater than</w:t>
      </w:r>
      <w:ins w:author="Virata Pusuluri" w:id="1" w:date="2025-06-10T15:02:21Z">
        <w:r w:rsidDel="00000000" w:rsidR="00000000" w:rsidRPr="00000000">
          <w:rPr>
            <w:rtl w:val="0"/>
          </w:rPr>
          <w:t xml:space="preserve"> (&gt;)</w:t>
        </w:r>
      </w:ins>
      <w:r w:rsidDel="00000000" w:rsidR="00000000" w:rsidRPr="00000000">
        <w:rPr>
          <w:rtl w:val="0"/>
        </w:rPr>
        <w:t xml:space="preserve"> the downward force of gravity (weight), the propeller will move upwards.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 the propeller slows down, the lift force decreases.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Eventually, gravity takes over, and the propeller descends.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Forces at Different Time Points: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Spin-Up: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Upward Force (Lift):</w:t>
      </w:r>
      <w:r w:rsidDel="00000000" w:rsidR="00000000" w:rsidRPr="00000000">
        <w:rPr>
          <w:rtl w:val="0"/>
        </w:rPr>
        <w:t xml:space="preserve"> At the beginning, you give the propeller a strong spin, generating a large initial lift force. This force is at its maximum.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Downward Force (Gravity):</w:t>
      </w:r>
      <w:r w:rsidDel="00000000" w:rsidR="00000000" w:rsidRPr="00000000">
        <w:rPr>
          <w:rtl w:val="0"/>
        </w:rPr>
        <w:t xml:space="preserve"> The downward force is the weight of the propeller, which remains constant.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Net Force:</w:t>
      </w:r>
      <w:r w:rsidDel="00000000" w:rsidR="00000000" w:rsidRPr="00000000">
        <w:rPr>
          <w:rtl w:val="0"/>
        </w:rPr>
        <w:t xml:space="preserve"> If the initial lift is greater than the weight, the net force is upwards, and the propeller rises.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Ascending Phase: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Upward Force (Lift):</w:t>
      </w:r>
      <w:r w:rsidDel="00000000" w:rsidR="00000000" w:rsidRPr="00000000">
        <w:rPr>
          <w:rtl w:val="0"/>
        </w:rPr>
        <w:t xml:space="preserve"> As the propeller rises, air drag will start to slow the propellor rotation. Because the rotation is slowing, the lift force steadily decreases.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Downward Force (Gravity):</w:t>
      </w:r>
      <w:r w:rsidDel="00000000" w:rsidR="00000000" w:rsidRPr="00000000">
        <w:rPr>
          <w:rtl w:val="0"/>
        </w:rPr>
        <w:t xml:space="preserve"> The weight of the propeller remains constant.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Net Force:</w:t>
      </w:r>
      <w:r w:rsidDel="00000000" w:rsidR="00000000" w:rsidRPr="00000000">
        <w:rPr>
          <w:rtl w:val="0"/>
        </w:rPr>
        <w:t xml:space="preserve"> The net force is still upwards, but it's decreasing as the lift force decreases.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Peak Altitude: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Upward Force (Lift):</w:t>
      </w:r>
      <w:r w:rsidDel="00000000" w:rsidR="00000000" w:rsidRPr="00000000">
        <w:rPr>
          <w:rtl w:val="0"/>
        </w:rPr>
        <w:t xml:space="preserve"> The lift force has decreased to a point where it's nearly equal to the weight of the propeller.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Downward Force (Gravity):</w:t>
      </w:r>
      <w:r w:rsidDel="00000000" w:rsidR="00000000" w:rsidRPr="00000000">
        <w:rPr>
          <w:rtl w:val="0"/>
        </w:rPr>
        <w:t xml:space="preserve"> The weight remains constant.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Net Force:</w:t>
      </w:r>
      <w:r w:rsidDel="00000000" w:rsidR="00000000" w:rsidRPr="00000000">
        <w:rPr>
          <w:rtl w:val="0"/>
        </w:rPr>
        <w:t xml:space="preserve"> The net force is close to zero, and the propeller momentarily stops rising.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Descending Phase: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Upward Force (Lift):</w:t>
      </w:r>
      <w:r w:rsidDel="00000000" w:rsidR="00000000" w:rsidRPr="00000000">
        <w:rPr>
          <w:rtl w:val="0"/>
        </w:rPr>
        <w:t xml:space="preserve"> The rotation speed continues to decrease, so the lift force becomes smaller than the weight.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Downward Force (Gravity):</w:t>
      </w:r>
      <w:r w:rsidDel="00000000" w:rsidR="00000000" w:rsidRPr="00000000">
        <w:rPr>
          <w:rtl w:val="0"/>
        </w:rPr>
        <w:t xml:space="preserve"> The weight remains constant.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Net Force:</w:t>
      </w:r>
      <w:r w:rsidDel="00000000" w:rsidR="00000000" w:rsidRPr="00000000">
        <w:rPr>
          <w:rtl w:val="0"/>
        </w:rPr>
        <w:t xml:space="preserve"> The net force is now downwards, and the propeller starts to descend.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Descent: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Upward Force (Lift):</w:t>
      </w:r>
      <w:r w:rsidDel="00000000" w:rsidR="00000000" w:rsidRPr="00000000">
        <w:rPr>
          <w:rtl w:val="0"/>
        </w:rPr>
        <w:t xml:space="preserve"> The lift force continues to decrease as the propeller slows down.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Downward Force (Gravity):</w:t>
      </w:r>
      <w:r w:rsidDel="00000000" w:rsidR="00000000" w:rsidRPr="00000000">
        <w:rPr>
          <w:rtl w:val="0"/>
        </w:rPr>
        <w:t xml:space="preserve"> The weight remains constant.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Net Force:</w:t>
      </w:r>
      <w:r w:rsidDel="00000000" w:rsidR="00000000" w:rsidRPr="00000000">
        <w:rPr>
          <w:rtl w:val="0"/>
        </w:rPr>
        <w:t xml:space="preserve"> The downward net force increases, and the propeller accelerates downwards.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Drag Force:</w:t>
      </w:r>
      <w:r w:rsidDel="00000000" w:rsidR="00000000" w:rsidRPr="00000000">
        <w:rPr>
          <w:rtl w:val="0"/>
        </w:rPr>
        <w:t xml:space="preserve"> An upward drag force also starts to increase as the propell</w:t>
      </w:r>
      <w:ins w:author="Virata Pusuluri" w:id="2" w:date="2025-10-27T16:47:57Z">
        <w:r w:rsidDel="00000000" w:rsidR="00000000" w:rsidRPr="00000000">
          <w:rPr>
            <w:rtl w:val="0"/>
          </w:rPr>
          <w:t xml:space="preserve">e</w:t>
        </w:r>
      </w:ins>
      <w:del w:author="Virata Pusuluri" w:id="2" w:date="2025-10-27T16:47:57Z">
        <w:r w:rsidDel="00000000" w:rsidR="00000000" w:rsidRPr="00000000">
          <w:rPr>
            <w:rtl w:val="0"/>
          </w:rPr>
          <w:delText xml:space="preserve">o</w:delText>
        </w:r>
      </w:del>
      <w:r w:rsidDel="00000000" w:rsidR="00000000" w:rsidRPr="00000000">
        <w:rPr>
          <w:rtl w:val="0"/>
        </w:rPr>
        <w:t xml:space="preserve">r accelerates downwards.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 Stop: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Eventually the propell</w:t>
      </w:r>
      <w:ins w:author="Virata Pusuluri" w:id="3" w:date="2025-10-27T16:48:08Z">
        <w:r w:rsidDel="00000000" w:rsidR="00000000" w:rsidRPr="00000000">
          <w:rPr>
            <w:rtl w:val="0"/>
          </w:rPr>
          <w:t xml:space="preserve">e</w:t>
        </w:r>
      </w:ins>
      <w:del w:author="Virata Pusuluri" w:id="3" w:date="2025-10-27T16:48:08Z">
        <w:r w:rsidDel="00000000" w:rsidR="00000000" w:rsidRPr="00000000">
          <w:rPr>
            <w:rtl w:val="0"/>
          </w:rPr>
          <w:delText xml:space="preserve">o</w:delText>
        </w:r>
      </w:del>
      <w:r w:rsidDel="00000000" w:rsidR="00000000" w:rsidRPr="00000000">
        <w:rPr>
          <w:rtl w:val="0"/>
        </w:rPr>
        <w:t xml:space="preserve">r will stop rotating, and then the lift force becomes zero. The propell</w:t>
      </w:r>
      <w:ins w:author="Virata Pusuluri" w:id="4" w:date="2025-10-27T16:48:13Z">
        <w:r w:rsidDel="00000000" w:rsidR="00000000" w:rsidRPr="00000000">
          <w:rPr>
            <w:rtl w:val="0"/>
          </w:rPr>
          <w:t xml:space="preserve">e</w:t>
        </w:r>
      </w:ins>
      <w:del w:author="Virata Pusuluri" w:id="4" w:date="2025-10-27T16:48:13Z">
        <w:r w:rsidDel="00000000" w:rsidR="00000000" w:rsidRPr="00000000">
          <w:rPr>
            <w:rtl w:val="0"/>
          </w:rPr>
          <w:delText xml:space="preserve">o</w:delText>
        </w:r>
      </w:del>
      <w:r w:rsidDel="00000000" w:rsidR="00000000" w:rsidRPr="00000000">
        <w:rPr>
          <w:rtl w:val="0"/>
        </w:rPr>
        <w:t xml:space="preserve">r will then fall straight down.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Factors: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Rotation Speed:</w:t>
      </w:r>
      <w:r w:rsidDel="00000000" w:rsidR="00000000" w:rsidRPr="00000000">
        <w:rPr>
          <w:rtl w:val="0"/>
        </w:rPr>
        <w:t xml:space="preserve"> Directly affects the lift force.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Blade Angle:</w:t>
      </w:r>
      <w:r w:rsidDel="00000000" w:rsidR="00000000" w:rsidRPr="00000000">
        <w:rPr>
          <w:rtl w:val="0"/>
        </w:rPr>
        <w:t xml:space="preserve"> Crucial for generating lift.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 Density</w:t>
      </w:r>
      <w:ins w:author="Virata Pusuluri" w:id="5" w:date="2025-03-24T14:11:38Z">
        <w:r w:rsidDel="00000000" w:rsidR="00000000" w:rsidRPr="00000000">
          <w:rPr>
            <w:b w:val="1"/>
            <w:bCs w:val="1"/>
            <w:rtl w:val="0"/>
          </w:rPr>
          <w:t xml:space="preserve"> (గాలి సాంద్రత, like </w:t>
        </w:r>
        <w:r w:rsidDel="00000000" w:rsidR="00000000" w:rsidRPr="00000000">
          <w:rPr>
            <w:b w:val="1"/>
            <w:bCs w:val="1"/>
            <w:rtl w:val="0"/>
            <w:rPrChange w:author="Virata Pusuluri" w:id="6" w:date="2025-03-24T14:11:38Z">
              <w:rPr>
                <w:b w:val="1"/>
                <w:bCs w:val="1"/>
              </w:rPr>
            </w:rPrChange>
          </w:rPr>
          <w:t xml:space="preserve">thickness</w:t>
        </w:r>
        <w:r w:rsidDel="00000000" w:rsidR="00000000" w:rsidRPr="00000000">
          <w:rPr>
            <w:b w:val="1"/>
            <w:bCs w:val="1"/>
            <w:rtl w:val="0"/>
          </w:rPr>
          <w:t xml:space="preserve">)</w:t>
        </w:r>
      </w:ins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Affects the magnitude of lift and drag.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Propeller Weight:</w:t>
      </w:r>
      <w:r w:rsidDel="00000000" w:rsidR="00000000" w:rsidRPr="00000000">
        <w:rPr>
          <w:rtl w:val="0"/>
        </w:rPr>
        <w:t xml:space="preserve"> The constant downward force.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 Drag:</w:t>
      </w:r>
      <w:r w:rsidDel="00000000" w:rsidR="00000000" w:rsidRPr="00000000">
        <w:rPr>
          <w:rtl w:val="0"/>
        </w:rPr>
        <w:t xml:space="preserve"> Opposes the propeller's motion, both rotational and vertical.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