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left="0" w:right="0" w:firstLine="0"/>
        <w:jc w:val="center"/>
        <w:rPr>
          <w:b w:val="0"/>
          <w:bCs w:val="0"/>
          <w:i w:val="0"/>
          <w:iCs w:val="0"/>
        </w:rPr>
      </w:pPr>
      <w:r w:rsidDel="00000000" w:rsidR="00000000" w:rsidRPr="00000000">
        <w:rPr>
          <w:b w:val="1"/>
          <w:bCs w:val="1"/>
          <w:i w:val="0"/>
          <w:iCs w:val="0"/>
          <w:smallCaps w:val="0"/>
          <w:color w:val="1f1f1f"/>
          <w:u w:val="single"/>
          <w:rtl w:val="0"/>
        </w:rPr>
        <w:t xml:space="preserve">Sangeetha Vidya Bodhini – English Translation – Using AI and fixing errors </w:t>
      </w:r>
      <w:r w:rsidDel="00000000" w:rsidR="00000000" w:rsidRPr="00000000">
        <w:rPr>
          <w:b w:val="1"/>
          <w:bCs w:val="1"/>
          <w:i w:val="0"/>
          <w:iCs w:val="0"/>
          <w:smallCaps w:val="0"/>
          <w:color w:val="1f1f1f"/>
          <w:u w:val="single"/>
          <w:rtl w:val="0"/>
        </w:rPr>
        <w:t xml:space="preserve">manually</w:t>
      </w:r>
      <w:r w:rsidDel="00000000" w:rsidR="00000000" w:rsidRPr="00000000">
        <w:rPr>
          <w:b w:val="1"/>
          <w:bCs w:val="1"/>
          <w:color w:val="1f1f1f"/>
          <w:u w:val="single"/>
          <w:rtl w:val="0"/>
        </w:rPr>
        <w:t xml:space="preserve"> (by hand)</w:t>
      </w:r>
      <w:r w:rsidDel="00000000" w:rsidR="00000000" w:rsidRPr="00000000">
        <w:rPr>
          <w:rtl w:val="0"/>
        </w:rPr>
      </w:r>
    </w:p>
    <w:p w:rsidR="00000000" w:rsidDel="00000000" w:rsidP="00000000" w:rsidRDefault="00000000" w:rsidRPr="00000000" w14:paraId="00000002">
      <w:pPr>
        <w:widowControl w:val="1"/>
        <w:ind w:left="0" w:right="0" w:firstLine="0"/>
        <w:rPr>
          <w:b w:val="1"/>
          <w:bCs w:val="1"/>
          <w:smallCaps w:val="0"/>
          <w:color w:val="1f1f1f"/>
        </w:rPr>
      </w:pPr>
      <w:r w:rsidDel="00000000" w:rsidR="00000000" w:rsidRPr="00000000">
        <w:rPr>
          <w:rtl w:val="0"/>
        </w:rPr>
      </w:r>
    </w:p>
    <w:p w:rsidR="00000000" w:rsidDel="00000000" w:rsidP="00000000" w:rsidRDefault="00000000" w:rsidRPr="00000000" w14:paraId="00000003">
      <w:pPr>
        <w:widowControl w:val="1"/>
        <w:ind w:left="0" w:right="0" w:firstLine="0"/>
        <w:rPr>
          <w:b w:val="0"/>
          <w:bCs w:val="0"/>
          <w:i w:val="0"/>
          <w:iCs w:val="0"/>
        </w:rPr>
      </w:pPr>
      <w:r w:rsidDel="00000000" w:rsidR="00000000" w:rsidRPr="00000000">
        <w:rPr>
          <w:b w:val="1"/>
          <w:bCs w:val="1"/>
          <w:i w:val="0"/>
          <w:iCs w:val="0"/>
          <w:smallCaps w:val="0"/>
          <w:color w:val="1f1f1f"/>
          <w:rtl w:val="0"/>
        </w:rPr>
        <w:t xml:space="preserve">1: Sangeetham (Music)</w:t>
      </w:r>
      <w:r w:rsidDel="00000000" w:rsidR="00000000" w:rsidRPr="00000000">
        <w:rPr>
          <w:b w:val="0"/>
          <w:bCs w:val="0"/>
          <w:i w:val="0"/>
          <w:iCs w:val="0"/>
          <w:smallCaps w:val="0"/>
          <w:color w:val="1f1f1f"/>
          <w:rtl w:val="0"/>
        </w:rPr>
        <w:t xml:space="preserve"> </w:t>
      </w:r>
      <w:r w:rsidDel="00000000" w:rsidR="00000000" w:rsidRPr="00000000">
        <w:rPr>
          <w:rtl w:val="0"/>
        </w:rPr>
      </w:r>
    </w:p>
    <w:p w:rsidR="00000000" w:rsidDel="00000000" w:rsidP="00000000" w:rsidRDefault="00000000" w:rsidRPr="00000000" w14:paraId="00000004">
      <w:pPr>
        <w:widowControl w:val="1"/>
        <w:ind w:left="0" w:right="0" w:firstLine="0"/>
        <w:rPr>
          <w:b w:val="0"/>
          <w:bCs w:val="0"/>
          <w:i w:val="0"/>
          <w:iCs w:val="0"/>
          <w:smallCaps w:val="0"/>
          <w:color w:val="1f1f1f"/>
        </w:rPr>
      </w:pPr>
      <w:r w:rsidDel="00000000" w:rsidR="00000000" w:rsidRPr="00000000">
        <w:rPr>
          <w:b w:val="0"/>
          <w:bCs w:val="0"/>
          <w:i w:val="0"/>
          <w:iCs w:val="0"/>
          <w:smallCaps w:val="0"/>
          <w:color w:val="1f1f1f"/>
          <w:rtl w:val="0"/>
        </w:rPr>
        <w:t xml:space="preserve">The science that explains music is called </w:t>
      </w:r>
      <w:r w:rsidDel="00000000" w:rsidR="00000000" w:rsidRPr="00000000">
        <w:rPr>
          <w:b w:val="0"/>
          <w:bCs w:val="0"/>
          <w:i w:val="0"/>
          <w:iCs w:val="0"/>
          <w:smallCaps w:val="0"/>
          <w:color w:val="1f1f1f"/>
          <w:rtl w:val="0"/>
        </w:rPr>
        <w:t xml:space="preserve">Sangeeta</w:t>
      </w:r>
      <w:r w:rsidDel="00000000" w:rsidR="00000000" w:rsidRPr="00000000">
        <w:rPr>
          <w:b w:val="0"/>
          <w:bCs w:val="0"/>
          <w:i w:val="0"/>
          <w:iCs w:val="0"/>
          <w:smallCaps w:val="0"/>
          <w:color w:val="1f1f1f"/>
          <w:rtl w:val="0"/>
        </w:rPr>
        <w:t xml:space="preserve"> </w:t>
      </w:r>
      <w:r w:rsidDel="00000000" w:rsidR="00000000" w:rsidRPr="00000000">
        <w:rPr>
          <w:b w:val="0"/>
          <w:bCs w:val="0"/>
          <w:i w:val="0"/>
          <w:iCs w:val="0"/>
          <w:smallCaps w:val="0"/>
          <w:color w:val="1f1f1f"/>
          <w:rtl w:val="0"/>
        </w:rPr>
        <w:t xml:space="preserve">Shastra</w:t>
      </w:r>
      <w:r w:rsidDel="00000000" w:rsidR="00000000" w:rsidRPr="00000000">
        <w:rPr>
          <w:b w:val="0"/>
          <w:bCs w:val="0"/>
          <w:i w:val="0"/>
          <w:iCs w:val="0"/>
          <w:smallCaps w:val="0"/>
          <w:color w:val="1f1f1f"/>
          <w:rtl w:val="0"/>
        </w:rPr>
        <w:t xml:space="preserve"> </w:t>
      </w:r>
      <w:r w:rsidDel="00000000" w:rsidR="00000000" w:rsidRPr="00000000">
        <w:rPr>
          <w:color w:val="1f1f1f"/>
          <w:rtl w:val="0"/>
        </w:rPr>
        <w:t xml:space="preserve">(sʰa:sθra ; శాస్త్ర)</w:t>
      </w:r>
      <w:r w:rsidDel="00000000" w:rsidR="00000000" w:rsidRPr="00000000">
        <w:rPr>
          <w:b w:val="0"/>
          <w:bCs w:val="0"/>
          <w:i w:val="0"/>
          <w:iCs w:val="0"/>
          <w:smallCaps w:val="0"/>
          <w:color w:val="1f1f1f"/>
          <w:rtl w:val="0"/>
        </w:rPr>
        <w:t xml:space="preserve">. Some say that it is called </w:t>
      </w:r>
      <w:r w:rsidDel="00000000" w:rsidR="00000000" w:rsidRPr="00000000">
        <w:rPr>
          <w:b w:val="0"/>
          <w:bCs w:val="0"/>
          <w:i w:val="0"/>
          <w:iCs w:val="0"/>
          <w:smallCaps w:val="0"/>
          <w:color w:val="1f1f1f"/>
          <w:rtl w:val="0"/>
        </w:rPr>
        <w:t xml:space="preserve">Bharata</w:t>
      </w:r>
      <w:r w:rsidDel="00000000" w:rsidR="00000000" w:rsidRPr="00000000">
        <w:rPr>
          <w:b w:val="0"/>
          <w:bCs w:val="0"/>
          <w:i w:val="0"/>
          <w:iCs w:val="0"/>
          <w:smallCaps w:val="0"/>
          <w:color w:val="1f1f1f"/>
          <w:rtl w:val="0"/>
        </w:rPr>
        <w:t xml:space="preserve"> (bʰaraθa ; భరత) </w:t>
      </w:r>
      <w:r w:rsidDel="00000000" w:rsidR="00000000" w:rsidRPr="00000000">
        <w:rPr>
          <w:b w:val="0"/>
          <w:bCs w:val="0"/>
          <w:i w:val="0"/>
          <w:iCs w:val="0"/>
          <w:smallCaps w:val="0"/>
          <w:color w:val="1f1f1f"/>
          <w:rtl w:val="0"/>
        </w:rPr>
        <w:t xml:space="preserve">Shastra</w:t>
      </w:r>
      <w:r w:rsidDel="00000000" w:rsidR="00000000" w:rsidRPr="00000000">
        <w:rPr>
          <w:b w:val="0"/>
          <w:bCs w:val="0"/>
          <w:i w:val="0"/>
          <w:iCs w:val="0"/>
          <w:smallCaps w:val="0"/>
          <w:color w:val="1f1f1f"/>
          <w:rtl w:val="0"/>
        </w:rPr>
        <w:t xml:space="preserve"> (</w:t>
      </w:r>
      <w:r w:rsidDel="00000000" w:rsidR="00000000" w:rsidRPr="00000000">
        <w:rPr>
          <w:color w:val="1f1f1f"/>
          <w:rtl w:val="0"/>
        </w:rPr>
        <w:t xml:space="preserve">sʰ</w:t>
      </w:r>
      <w:r w:rsidDel="00000000" w:rsidR="00000000" w:rsidRPr="00000000">
        <w:rPr>
          <w:b w:val="0"/>
          <w:bCs w:val="0"/>
          <w:i w:val="0"/>
          <w:iCs w:val="0"/>
          <w:smallCaps w:val="0"/>
          <w:color w:val="1f1f1f"/>
          <w:rtl w:val="0"/>
        </w:rPr>
        <w:t xml:space="preserve">a:sθra ; శాస్త్ర) because it was composed by the sage </w:t>
      </w:r>
      <w:r w:rsidDel="00000000" w:rsidR="00000000" w:rsidRPr="00000000">
        <w:rPr>
          <w:b w:val="0"/>
          <w:bCs w:val="0"/>
          <w:i w:val="0"/>
          <w:iCs w:val="0"/>
          <w:smallCaps w:val="0"/>
          <w:color w:val="1f1f1f"/>
          <w:rtl w:val="0"/>
        </w:rPr>
        <w:t xml:space="preserve">Bharata</w:t>
      </w:r>
      <w:r w:rsidDel="00000000" w:rsidR="00000000" w:rsidRPr="00000000">
        <w:rPr>
          <w:b w:val="0"/>
          <w:bCs w:val="0"/>
          <w:i w:val="0"/>
          <w:iCs w:val="0"/>
          <w:smallCaps w:val="0"/>
          <w:color w:val="1f1f1f"/>
          <w:rtl w:val="0"/>
        </w:rPr>
        <w:t xml:space="preserve"> (bʰaraθa ; భరత). Others say that the three elements of music are Bhava (emotion), </w:t>
      </w:r>
      <w:r w:rsidDel="00000000" w:rsidR="00000000" w:rsidRPr="00000000">
        <w:rPr>
          <w:b w:val="0"/>
          <w:bCs w:val="0"/>
          <w:i w:val="0"/>
          <w:iCs w:val="0"/>
          <w:smallCaps w:val="0"/>
          <w:color w:val="1f1f1f"/>
          <w:rtl w:val="0"/>
        </w:rPr>
        <w:t xml:space="preserve">Raga</w:t>
      </w:r>
      <w:r w:rsidDel="00000000" w:rsidR="00000000" w:rsidRPr="00000000">
        <w:rPr>
          <w:b w:val="0"/>
          <w:bCs w:val="0"/>
          <w:i w:val="0"/>
          <w:iCs w:val="0"/>
          <w:smallCaps w:val="0"/>
          <w:color w:val="1f1f1f"/>
          <w:rtl w:val="0"/>
        </w:rPr>
        <w:t xml:space="preserve"> (melody</w:t>
      </w:r>
      <w:r w:rsidDel="00000000" w:rsidR="00000000" w:rsidRPr="00000000">
        <w:rPr>
          <w:color w:val="1f1f1f"/>
          <w:rtl w:val="0"/>
        </w:rPr>
        <w:t xml:space="preserve"> - ra:gamu ; రాగము</w:t>
      </w:r>
      <w:r w:rsidDel="00000000" w:rsidR="00000000" w:rsidRPr="00000000">
        <w:rPr>
          <w:b w:val="0"/>
          <w:bCs w:val="0"/>
          <w:i w:val="0"/>
          <w:iCs w:val="0"/>
          <w:smallCaps w:val="0"/>
          <w:color w:val="1f1f1f"/>
          <w:rtl w:val="0"/>
        </w:rPr>
        <w:t xml:space="preserve">), and </w:t>
      </w:r>
      <w:r w:rsidDel="00000000" w:rsidR="00000000" w:rsidRPr="00000000">
        <w:rPr>
          <w:b w:val="0"/>
          <w:bCs w:val="0"/>
          <w:i w:val="0"/>
          <w:iCs w:val="0"/>
          <w:smallCaps w:val="0"/>
          <w:color w:val="1f1f1f"/>
          <w:rtl w:val="0"/>
        </w:rPr>
        <w:t xml:space="preserve">Tala</w:t>
      </w:r>
      <w:r w:rsidDel="00000000" w:rsidR="00000000" w:rsidRPr="00000000">
        <w:rPr>
          <w:b w:val="0"/>
          <w:bCs w:val="0"/>
          <w:i w:val="0"/>
          <w:iCs w:val="0"/>
          <w:smallCaps w:val="0"/>
          <w:color w:val="1f1f1f"/>
          <w:rtl w:val="0"/>
        </w:rPr>
        <w:t xml:space="preserve"> (rhythm </w:t>
      </w:r>
      <w:r w:rsidDel="00000000" w:rsidR="00000000" w:rsidRPr="00000000">
        <w:rPr>
          <w:color w:val="1f1f1f"/>
          <w:rtl w:val="0"/>
        </w:rPr>
        <w:t xml:space="preserve">- ta:la</w:t>
      </w:r>
      <w:r w:rsidDel="00000000" w:rsidR="00000000" w:rsidRPr="00000000">
        <w:rPr>
          <w:rFonts w:ascii="Arial" w:cs="Arial" w:eastAsia="Arial" w:hAnsi="Arial"/>
          <w:sz w:val="20"/>
          <w:szCs w:val="20"/>
          <w:rtl w:val="0"/>
        </w:rPr>
        <w:t xml:space="preserve">ṁ</w:t>
      </w:r>
      <w:r w:rsidDel="00000000" w:rsidR="00000000" w:rsidRPr="00000000">
        <w:rPr>
          <w:color w:val="1f1f1f"/>
          <w:rtl w:val="0"/>
        </w:rPr>
        <w:t xml:space="preserve"> ; తాళం</w:t>
      </w:r>
      <w:r w:rsidDel="00000000" w:rsidR="00000000" w:rsidRPr="00000000">
        <w:rPr>
          <w:b w:val="0"/>
          <w:bCs w:val="0"/>
          <w:i w:val="0"/>
          <w:iCs w:val="0"/>
          <w:smallCaps w:val="0"/>
          <w:color w:val="1f1f1f"/>
          <w:rtl w:val="0"/>
        </w:rPr>
        <w:t xml:space="preserve">). These three together form </w:t>
      </w:r>
      <w:r w:rsidDel="00000000" w:rsidR="00000000" w:rsidRPr="00000000">
        <w:rPr>
          <w:b w:val="0"/>
          <w:bCs w:val="0"/>
          <w:i w:val="0"/>
          <w:iCs w:val="0"/>
          <w:smallCaps w:val="0"/>
          <w:color w:val="1f1f1f"/>
          <w:rtl w:val="0"/>
        </w:rPr>
        <w:t xml:space="preserve">Bhava-Raga-Tala</w:t>
      </w:r>
      <w:r w:rsidDel="00000000" w:rsidR="00000000" w:rsidRPr="00000000">
        <w:rPr>
          <w:b w:val="0"/>
          <w:bCs w:val="0"/>
          <w:i w:val="0"/>
          <w:iCs w:val="0"/>
          <w:smallCaps w:val="0"/>
          <w:color w:val="1f1f1f"/>
          <w:rtl w:val="0"/>
        </w:rPr>
        <w:t xml:space="preserve"> (bʰa:va-ra:ɡa-θ:ɭamu ; భావ-రాగ-తాళము). Sangeeta is said to </w:t>
      </w:r>
      <w:r w:rsidDel="00000000" w:rsidR="00000000" w:rsidRPr="00000000">
        <w:rPr>
          <w:b w:val="0"/>
          <w:bCs w:val="0"/>
          <w:i w:val="0"/>
          <w:iCs w:val="0"/>
          <w:smallCaps w:val="0"/>
          <w:color w:val="1f1f1f"/>
          <w:rtl w:val="0"/>
        </w:rPr>
        <w:t xml:space="preserve">consist</w:t>
      </w:r>
      <w:r w:rsidDel="00000000" w:rsidR="00000000" w:rsidRPr="00000000">
        <w:rPr>
          <w:b w:val="0"/>
          <w:bCs w:val="0"/>
          <w:i w:val="0"/>
          <w:iCs w:val="0"/>
          <w:smallCaps w:val="0"/>
          <w:color w:val="1f1f1f"/>
          <w:rtl w:val="0"/>
        </w:rPr>
        <w:t xml:space="preserve"> of (consist of</w:t>
      </w:r>
      <w:r w:rsidDel="00000000" w:rsidR="00000000" w:rsidRPr="00000000">
        <w:rPr>
          <w:color w:val="1f1f1f"/>
          <w:rtl w:val="0"/>
        </w:rPr>
        <w:t xml:space="preserve"> = కలిగి ఉండటం</w:t>
      </w:r>
      <w:r w:rsidDel="00000000" w:rsidR="00000000" w:rsidRPr="00000000">
        <w:rPr>
          <w:b w:val="0"/>
          <w:bCs w:val="0"/>
          <w:i w:val="0"/>
          <w:iCs w:val="0"/>
          <w:smallCaps w:val="0"/>
          <w:color w:val="1f1f1f"/>
          <w:rtl w:val="0"/>
        </w:rPr>
        <w:t xml:space="preserve">) these three elements, with </w:t>
      </w:r>
      <w:r w:rsidDel="00000000" w:rsidR="00000000" w:rsidRPr="00000000">
        <w:rPr>
          <w:b w:val="0"/>
          <w:bCs w:val="0"/>
          <w:i w:val="0"/>
          <w:iCs w:val="0"/>
          <w:smallCaps w:val="0"/>
          <w:color w:val="1f1f1f"/>
          <w:rtl w:val="0"/>
        </w:rPr>
        <w:t xml:space="preserve">Bhava</w:t>
      </w:r>
      <w:r w:rsidDel="00000000" w:rsidR="00000000" w:rsidRPr="00000000">
        <w:rPr>
          <w:b w:val="0"/>
          <w:bCs w:val="0"/>
          <w:i w:val="0"/>
          <w:iCs w:val="0"/>
          <w:smallCaps w:val="0"/>
          <w:color w:val="1f1f1f"/>
          <w:rtl w:val="0"/>
        </w:rPr>
        <w:t xml:space="preserve"> (bʰa:va</w:t>
      </w:r>
      <w:r w:rsidDel="00000000" w:rsidR="00000000" w:rsidRPr="00000000">
        <w:rPr>
          <w:rFonts w:ascii="Arial" w:cs="Arial" w:eastAsia="Arial" w:hAnsi="Arial"/>
          <w:sz w:val="20"/>
          <w:szCs w:val="20"/>
          <w:rtl w:val="0"/>
        </w:rPr>
        <w:t xml:space="preserve">ṁ</w:t>
      </w:r>
      <w:r w:rsidDel="00000000" w:rsidR="00000000" w:rsidRPr="00000000">
        <w:rPr>
          <w:b w:val="0"/>
          <w:bCs w:val="0"/>
          <w:i w:val="0"/>
          <w:iCs w:val="0"/>
          <w:smallCaps w:val="0"/>
          <w:color w:val="1f1f1f"/>
          <w:rtl w:val="0"/>
        </w:rPr>
        <w:t xml:space="preserve"> ; భావం) as the </w:t>
      </w:r>
      <w:r w:rsidDel="00000000" w:rsidR="00000000" w:rsidRPr="00000000">
        <w:rPr>
          <w:b w:val="0"/>
          <w:bCs w:val="0"/>
          <w:i w:val="0"/>
          <w:iCs w:val="0"/>
          <w:smallCaps w:val="0"/>
          <w:color w:val="1f1f1f"/>
          <w:rtl w:val="0"/>
        </w:rPr>
        <w:t xml:space="preserve">primary</w:t>
      </w:r>
      <w:r w:rsidDel="00000000" w:rsidR="00000000" w:rsidRPr="00000000">
        <w:rPr>
          <w:b w:val="0"/>
          <w:bCs w:val="0"/>
          <w:i w:val="0"/>
          <w:iCs w:val="0"/>
          <w:smallCaps w:val="0"/>
          <w:color w:val="1f1f1f"/>
          <w:rtl w:val="0"/>
        </w:rPr>
        <w:t xml:space="preserve"> (</w:t>
      </w:r>
      <w:r w:rsidDel="00000000" w:rsidR="00000000" w:rsidRPr="00000000">
        <w:rPr>
          <w:color w:val="1f1f1f"/>
          <w:rtl w:val="0"/>
        </w:rPr>
        <w:t xml:space="preserve">main)</w:t>
      </w:r>
      <w:r w:rsidDel="00000000" w:rsidR="00000000" w:rsidRPr="00000000">
        <w:rPr>
          <w:b w:val="0"/>
          <w:bCs w:val="0"/>
          <w:i w:val="0"/>
          <w:iCs w:val="0"/>
          <w:smallCaps w:val="0"/>
          <w:color w:val="1f1f1f"/>
          <w:rtl w:val="0"/>
        </w:rPr>
        <w:t xml:space="preserve"> element, and </w:t>
      </w:r>
      <w:r w:rsidDel="00000000" w:rsidR="00000000" w:rsidRPr="00000000">
        <w:rPr>
          <w:b w:val="0"/>
          <w:bCs w:val="0"/>
          <w:i w:val="0"/>
          <w:iCs w:val="0"/>
          <w:smallCaps w:val="0"/>
          <w:color w:val="1f1f1f"/>
          <w:rtl w:val="0"/>
        </w:rPr>
        <w:t xml:space="preserve">Raga</w:t>
      </w:r>
      <w:r w:rsidDel="00000000" w:rsidR="00000000" w:rsidRPr="00000000">
        <w:rPr>
          <w:b w:val="0"/>
          <w:bCs w:val="0"/>
          <w:i w:val="0"/>
          <w:iCs w:val="0"/>
          <w:smallCaps w:val="0"/>
          <w:color w:val="1f1f1f"/>
          <w:rtl w:val="0"/>
        </w:rPr>
        <w:t xml:space="preserve"> </w:t>
      </w:r>
      <w:r w:rsidDel="00000000" w:rsidR="00000000" w:rsidRPr="00000000">
        <w:rPr>
          <w:color w:val="1f1f1f"/>
          <w:rtl w:val="0"/>
        </w:rPr>
        <w:t xml:space="preserve">(ra:ɡamu ; రాగము)</w:t>
      </w:r>
      <w:r w:rsidDel="00000000" w:rsidR="00000000" w:rsidRPr="00000000">
        <w:rPr>
          <w:b w:val="0"/>
          <w:bCs w:val="0"/>
          <w:i w:val="0"/>
          <w:iCs w:val="0"/>
          <w:smallCaps w:val="0"/>
          <w:color w:val="1f1f1f"/>
          <w:rtl w:val="0"/>
        </w:rPr>
        <w:t xml:space="preserve"> and </w:t>
      </w:r>
      <w:r w:rsidDel="00000000" w:rsidR="00000000" w:rsidRPr="00000000">
        <w:rPr>
          <w:b w:val="0"/>
          <w:bCs w:val="0"/>
          <w:i w:val="0"/>
          <w:iCs w:val="0"/>
          <w:smallCaps w:val="0"/>
          <w:color w:val="1f1f1f"/>
          <w:rtl w:val="0"/>
        </w:rPr>
        <w:t xml:space="preserve">Tala</w:t>
      </w:r>
      <w:r w:rsidDel="00000000" w:rsidR="00000000" w:rsidRPr="00000000">
        <w:rPr>
          <w:b w:val="0"/>
          <w:bCs w:val="0"/>
          <w:i w:val="0"/>
          <w:iCs w:val="0"/>
          <w:smallCaps w:val="0"/>
          <w:color w:val="1f1f1f"/>
          <w:rtl w:val="0"/>
        </w:rPr>
        <w:t xml:space="preserve"> (θa:ɭa</w:t>
      </w:r>
      <w:r w:rsidDel="00000000" w:rsidR="00000000" w:rsidRPr="00000000">
        <w:rPr>
          <w:rFonts w:ascii="Arial" w:cs="Arial" w:eastAsia="Arial" w:hAnsi="Arial"/>
          <w:sz w:val="20"/>
          <w:szCs w:val="20"/>
          <w:rtl w:val="0"/>
        </w:rPr>
        <w:t xml:space="preserve">ṁ</w:t>
      </w:r>
      <w:r w:rsidDel="00000000" w:rsidR="00000000" w:rsidRPr="00000000">
        <w:rPr>
          <w:b w:val="0"/>
          <w:bCs w:val="0"/>
          <w:i w:val="0"/>
          <w:iCs w:val="0"/>
          <w:smallCaps w:val="0"/>
          <w:color w:val="1f1f1f"/>
          <w:rtl w:val="0"/>
        </w:rPr>
        <w:t xml:space="preserve"> ; తాళం)</w:t>
      </w:r>
      <w:r w:rsidDel="00000000" w:rsidR="00000000" w:rsidRPr="00000000">
        <w:rPr>
          <w:color w:val="1f1f1f"/>
          <w:rtl w:val="0"/>
        </w:rPr>
        <w:t xml:space="preserve"> </w:t>
      </w:r>
      <w:r w:rsidDel="00000000" w:rsidR="00000000" w:rsidRPr="00000000">
        <w:rPr>
          <w:b w:val="0"/>
          <w:bCs w:val="0"/>
          <w:i w:val="0"/>
          <w:iCs w:val="0"/>
          <w:smallCaps w:val="0"/>
          <w:color w:val="1f1f1f"/>
          <w:rtl w:val="0"/>
        </w:rPr>
        <w:t xml:space="preserve">as supporting elements. Some say that Sangeeta is formed by the combination of Raga, </w:t>
      </w:r>
      <w:r w:rsidDel="00000000" w:rsidR="00000000" w:rsidRPr="00000000">
        <w:rPr>
          <w:b w:val="0"/>
          <w:bCs w:val="0"/>
          <w:i w:val="0"/>
          <w:iCs w:val="0"/>
          <w:smallCaps w:val="0"/>
          <w:color w:val="1f1f1f"/>
          <w:rtl w:val="0"/>
        </w:rPr>
        <w:t xml:space="preserve">Swara</w:t>
      </w:r>
      <w:r w:rsidDel="00000000" w:rsidR="00000000" w:rsidRPr="00000000">
        <w:rPr>
          <w:b w:val="0"/>
          <w:bCs w:val="0"/>
          <w:i w:val="0"/>
          <w:iCs w:val="0"/>
          <w:smallCaps w:val="0"/>
          <w:color w:val="1f1f1f"/>
          <w:rtl w:val="0"/>
        </w:rPr>
        <w:t xml:space="preserve"> (notes -</w:t>
      </w:r>
      <w:r w:rsidDel="00000000" w:rsidR="00000000" w:rsidRPr="00000000">
        <w:rPr>
          <w:color w:val="1f1f1f"/>
          <w:rtl w:val="0"/>
        </w:rPr>
        <w:t xml:space="preserve"> svara</w:t>
      </w:r>
      <w:r w:rsidDel="00000000" w:rsidR="00000000" w:rsidRPr="00000000">
        <w:rPr>
          <w:rFonts w:ascii="Arial" w:cs="Arial" w:eastAsia="Arial" w:hAnsi="Arial"/>
          <w:sz w:val="20"/>
          <w:szCs w:val="20"/>
          <w:rtl w:val="0"/>
        </w:rPr>
        <w:t xml:space="preserve">ṁ</w:t>
      </w:r>
      <w:r w:rsidDel="00000000" w:rsidR="00000000" w:rsidRPr="00000000">
        <w:rPr>
          <w:color w:val="1f1f1f"/>
          <w:rtl w:val="0"/>
        </w:rPr>
        <w:t xml:space="preserve"> ; స్వరం</w:t>
      </w:r>
      <w:r w:rsidDel="00000000" w:rsidR="00000000" w:rsidRPr="00000000">
        <w:rPr>
          <w:b w:val="0"/>
          <w:bCs w:val="0"/>
          <w:i w:val="0"/>
          <w:iCs w:val="0"/>
          <w:smallCaps w:val="0"/>
          <w:color w:val="1f1f1f"/>
          <w:rtl w:val="0"/>
        </w:rPr>
        <w:t xml:space="preserve">), and </w:t>
      </w:r>
      <w:r w:rsidDel="00000000" w:rsidR="00000000" w:rsidRPr="00000000">
        <w:rPr>
          <w:b w:val="0"/>
          <w:bCs w:val="0"/>
          <w:i w:val="0"/>
          <w:iCs w:val="0"/>
          <w:smallCaps w:val="0"/>
          <w:color w:val="1f1f1f"/>
          <w:rtl w:val="0"/>
        </w:rPr>
        <w:t xml:space="preserve">Tala</w:t>
      </w:r>
      <w:r w:rsidDel="00000000" w:rsidR="00000000" w:rsidRPr="00000000">
        <w:rPr>
          <w:b w:val="0"/>
          <w:bCs w:val="0"/>
          <w:i w:val="0"/>
          <w:iCs w:val="0"/>
          <w:smallCaps w:val="0"/>
          <w:color w:val="1f1f1f"/>
          <w:rtl w:val="0"/>
        </w:rPr>
        <w:t xml:space="preserve"> (θa:ɭa</w:t>
      </w:r>
      <w:r w:rsidDel="00000000" w:rsidR="00000000" w:rsidRPr="00000000">
        <w:rPr>
          <w:rFonts w:ascii="Arial" w:cs="Arial" w:eastAsia="Arial" w:hAnsi="Arial"/>
          <w:sz w:val="20"/>
          <w:szCs w:val="20"/>
          <w:rtl w:val="0"/>
        </w:rPr>
        <w:t xml:space="preserve">ṁ</w:t>
      </w:r>
      <w:r w:rsidDel="00000000" w:rsidR="00000000" w:rsidRPr="00000000">
        <w:rPr>
          <w:b w:val="0"/>
          <w:bCs w:val="0"/>
          <w:i w:val="0"/>
          <w:iCs w:val="0"/>
          <w:smallCaps w:val="0"/>
          <w:color w:val="1f1f1f"/>
          <w:rtl w:val="0"/>
        </w:rPr>
        <w:t xml:space="preserve"> ; తాళం). Yet others say that the </w:t>
      </w:r>
      <w:r w:rsidDel="00000000" w:rsidR="00000000" w:rsidRPr="00000000">
        <w:rPr>
          <w:b w:val="0"/>
          <w:bCs w:val="0"/>
          <w:i w:val="0"/>
          <w:iCs w:val="0"/>
          <w:smallCaps w:val="0"/>
          <w:color w:val="1f1f1f"/>
          <w:rtl w:val="0"/>
        </w:rPr>
        <w:t xml:space="preserve">Omkara</w:t>
      </w:r>
      <w:r w:rsidDel="00000000" w:rsidR="00000000" w:rsidRPr="00000000">
        <w:rPr>
          <w:b w:val="0"/>
          <w:bCs w:val="0"/>
          <w:i w:val="0"/>
          <w:iCs w:val="0"/>
          <w:smallCaps w:val="0"/>
          <w:color w:val="1f1f1f"/>
          <w:rtl w:val="0"/>
        </w:rPr>
        <w:t xml:space="preserve"> (o:mka:ramu ; ఓంకారము) is the form of Parabrahman, and from it the entire universe is born. From the three letters in </w:t>
      </w:r>
      <w:r w:rsidDel="00000000" w:rsidR="00000000" w:rsidRPr="00000000">
        <w:rPr>
          <w:b w:val="0"/>
          <w:bCs w:val="0"/>
          <w:i w:val="0"/>
          <w:iCs w:val="0"/>
          <w:smallCaps w:val="0"/>
          <w:color w:val="1f1f1f"/>
          <w:rtl w:val="0"/>
        </w:rPr>
        <w:t xml:space="preserve">Omkara</w:t>
      </w:r>
      <w:r w:rsidDel="00000000" w:rsidR="00000000" w:rsidRPr="00000000">
        <w:rPr>
          <w:b w:val="0"/>
          <w:bCs w:val="0"/>
          <w:i w:val="0"/>
          <w:iCs w:val="0"/>
          <w:smallCaps w:val="0"/>
          <w:color w:val="1f1f1f"/>
          <w:rtl w:val="0"/>
        </w:rPr>
        <w:t xml:space="preserve"> (o:</w:t>
      </w:r>
      <w:r w:rsidDel="00000000" w:rsidR="00000000" w:rsidRPr="00000000">
        <w:rPr>
          <w:rFonts w:ascii="Arial" w:cs="Arial" w:eastAsia="Arial" w:hAnsi="Arial"/>
          <w:sz w:val="20"/>
          <w:szCs w:val="20"/>
          <w:rtl w:val="0"/>
        </w:rPr>
        <w:t xml:space="preserve">ṁ</w:t>
      </w:r>
      <w:r w:rsidDel="00000000" w:rsidR="00000000" w:rsidRPr="00000000">
        <w:rPr>
          <w:b w:val="0"/>
          <w:bCs w:val="0"/>
          <w:i w:val="0"/>
          <w:iCs w:val="0"/>
          <w:smallCaps w:val="0"/>
          <w:color w:val="1f1f1f"/>
          <w:rtl w:val="0"/>
        </w:rPr>
        <w:t xml:space="preserve">ka:ramu ; ఓంకారము), A, U, and M, Sangeeta is born. </w:t>
      </w:r>
      <w:r w:rsidDel="00000000" w:rsidR="00000000" w:rsidRPr="00000000">
        <w:rPr>
          <w:b w:val="0"/>
          <w:bCs w:val="0"/>
          <w:i w:val="0"/>
          <w:iCs w:val="0"/>
          <w:smallCaps w:val="0"/>
          <w:color w:val="ff0000"/>
          <w:rtl w:val="0"/>
        </w:rPr>
        <w:t xml:space="preserve">A is the form of Vishnu, U is the form of Brahma, and M is the form of Shiva (</w:t>
      </w:r>
      <w:r w:rsidDel="00000000" w:rsidR="00000000" w:rsidRPr="00000000">
        <w:rPr>
          <w:rFonts w:ascii="Roboto" w:cs="Roboto" w:eastAsia="Roboto" w:hAnsi="Roboto"/>
          <w:color w:val="444746"/>
          <w:sz w:val="21"/>
          <w:szCs w:val="21"/>
          <w:highlight w:val="white"/>
          <w:rtl w:val="0"/>
        </w:rPr>
        <w:t xml:space="preserve">To be checked and corrected.)</w:t>
      </w:r>
      <w:r w:rsidDel="00000000" w:rsidR="00000000" w:rsidRPr="00000000">
        <w:rPr>
          <w:b w:val="0"/>
          <w:bCs w:val="0"/>
          <w:i w:val="0"/>
          <w:iCs w:val="0"/>
          <w:smallCaps w:val="0"/>
          <w:color w:val="1f1f1f"/>
          <w:rtl w:val="0"/>
        </w:rPr>
        <w:t xml:space="preserve">.</w:t>
      </w:r>
      <w:r w:rsidDel="00000000" w:rsidR="00000000" w:rsidRPr="00000000">
        <w:rPr>
          <w:b w:val="0"/>
          <w:bCs w:val="0"/>
          <w:i w:val="0"/>
          <w:iCs w:val="0"/>
          <w:smallCaps w:val="0"/>
          <w:color w:val="1f1f1f"/>
          <w:rtl w:val="0"/>
        </w:rPr>
        <w:t xml:space="preserve"> No matter how you look at it, music is a </w:t>
      </w:r>
      <w:r w:rsidDel="00000000" w:rsidR="00000000" w:rsidRPr="00000000">
        <w:rPr>
          <w:b w:val="0"/>
          <w:bCs w:val="0"/>
          <w:i w:val="0"/>
          <w:iCs w:val="0"/>
          <w:smallCaps w:val="0"/>
          <w:color w:val="1f1f1f"/>
          <w:rtl w:val="0"/>
        </w:rPr>
        <w:t xml:space="preserve">deligh</w:t>
      </w:r>
      <w:del w:author="Virata Pusuluri" w:id="1" w:date="2025-06-25T20:27:16Z">
        <w:r w:rsidDel="00000000" w:rsidR="00000000" w:rsidRPr="00000000">
          <w:rPr>
            <w:b w:val="0"/>
            <w:bCs w:val="0"/>
            <w:i w:val="0"/>
            <w:iCs w:val="0"/>
            <w:smallCaps w:val="0"/>
            <w:color w:val="1f1f1f"/>
            <w:rtl w:val="0"/>
          </w:rPr>
          <w:delText xml:space="preserve">t</w:delText>
        </w:r>
      </w:del>
      <w:r w:rsidDel="00000000" w:rsidR="00000000" w:rsidRPr="00000000">
        <w:rPr>
          <w:b w:val="0"/>
          <w:bCs w:val="0"/>
          <w:i w:val="0"/>
          <w:iCs w:val="0"/>
          <w:smallCaps w:val="0"/>
          <w:color w:val="1f1f1f"/>
          <w:rtl w:val="0"/>
        </w:rPr>
        <w:t xml:space="preserve">ful</w:t>
      </w:r>
      <w:r w:rsidDel="00000000" w:rsidR="00000000" w:rsidRPr="00000000">
        <w:rPr>
          <w:b w:val="0"/>
          <w:bCs w:val="0"/>
          <w:i w:val="0"/>
          <w:iCs w:val="0"/>
          <w:smallCaps w:val="0"/>
          <w:color w:val="1f1f1f"/>
          <w:rtl w:val="0"/>
        </w:rPr>
        <w:t xml:space="preserve"> (</w:t>
      </w:r>
      <w:r w:rsidDel="00000000" w:rsidR="00000000" w:rsidRPr="00000000">
        <w:rPr>
          <w:rFonts w:ascii="Roboto" w:cs="Roboto" w:eastAsia="Roboto" w:hAnsi="Roboto"/>
          <w:color w:val="444746"/>
          <w:sz w:val="21"/>
          <w:szCs w:val="21"/>
          <w:rtl w:val="0"/>
        </w:rPr>
        <w:t xml:space="preserve">fantastic ; great)</w:t>
      </w:r>
      <w:r w:rsidDel="00000000" w:rsidR="00000000" w:rsidRPr="00000000">
        <w:rPr>
          <w:b w:val="0"/>
          <w:bCs w:val="0"/>
          <w:i w:val="0"/>
          <w:iCs w:val="0"/>
          <w:smallCaps w:val="0"/>
          <w:color w:val="1f1f1f"/>
          <w:rtl w:val="0"/>
        </w:rPr>
        <w:t xml:space="preserve"> blend of singing and </w:t>
      </w:r>
      <w:r w:rsidDel="00000000" w:rsidR="00000000" w:rsidRPr="00000000">
        <w:rPr>
          <w:b w:val="0"/>
          <w:bCs w:val="0"/>
          <w:i w:val="0"/>
          <w:iCs w:val="0"/>
          <w:smallCaps w:val="0"/>
          <w:color w:val="1f1f1f"/>
          <w:rtl w:val="0"/>
        </w:rPr>
        <w:t xml:space="preserve">artistic</w:t>
      </w:r>
      <w:r w:rsidDel="00000000" w:rsidR="00000000" w:rsidRPr="00000000">
        <w:rPr>
          <w:b w:val="0"/>
          <w:bCs w:val="0"/>
          <w:i w:val="0"/>
          <w:iCs w:val="0"/>
          <w:smallCaps w:val="0"/>
          <w:color w:val="1f1f1f"/>
          <w:rtl w:val="0"/>
        </w:rPr>
        <w:t xml:space="preserve"> (</w:t>
      </w:r>
      <w:r w:rsidDel="00000000" w:rsidR="00000000" w:rsidRPr="00000000">
        <w:rPr>
          <w:rFonts w:ascii="Roboto" w:cs="Roboto" w:eastAsia="Roboto" w:hAnsi="Roboto"/>
          <w:color w:val="444746"/>
          <w:sz w:val="21"/>
          <w:szCs w:val="21"/>
          <w:rtl w:val="0"/>
        </w:rPr>
        <w:t xml:space="preserve">creative)</w:t>
      </w:r>
      <w:r w:rsidDel="00000000" w:rsidR="00000000" w:rsidRPr="00000000">
        <w:rPr>
          <w:b w:val="0"/>
          <w:bCs w:val="0"/>
          <w:i w:val="0"/>
          <w:iCs w:val="0"/>
          <w:smallCaps w:val="0"/>
          <w:color w:val="1f1f1f"/>
          <w:rtl w:val="0"/>
        </w:rPr>
        <w:t xml:space="preserve"> skill. It is considered very beneficial by elders.</w:t>
      </w:r>
    </w:p>
    <w:p w:rsidR="00000000" w:rsidDel="00000000" w:rsidP="00000000" w:rsidRDefault="00000000" w:rsidRPr="00000000" w14:paraId="00000005">
      <w:pPr>
        <w:ind w:left="0" w:right="0" w:firstLine="0"/>
        <w:jc w:val="center"/>
        <w:rPr>
          <w:b w:val="0"/>
          <w:bCs w:val="0"/>
          <w:i w:val="0"/>
          <w:iCs w:val="0"/>
          <w:smallCaps w:val="0"/>
          <w:color w:val="1f1f1f"/>
        </w:rPr>
      </w:pPr>
      <w:r w:rsidDel="00000000" w:rsidR="00000000" w:rsidRPr="00000000">
        <w:rPr>
          <w:rtl w:val="0"/>
        </w:rPr>
      </w:r>
    </w:p>
    <w:p w:rsidR="00000000" w:rsidDel="00000000" w:rsidP="00000000" w:rsidRDefault="00000000" w:rsidRPr="00000000" w14:paraId="00000006">
      <w:pPr>
        <w:ind w:left="0" w:right="0" w:firstLine="0"/>
        <w:jc w:val="center"/>
        <w:rPr>
          <w:b w:val="0"/>
          <w:bCs w:val="0"/>
          <w:i w:val="0"/>
          <w:iCs w:val="0"/>
          <w:smallCaps w:val="0"/>
          <w:color w:val="1f1f1f"/>
        </w:rPr>
      </w:pPr>
      <w:r w:rsidDel="00000000" w:rsidR="00000000" w:rsidRPr="00000000">
        <w:rPr>
          <w:rtl w:val="0"/>
        </w:rPr>
      </w:r>
    </w:p>
    <w:p w:rsidR="00000000" w:rsidDel="00000000" w:rsidP="00000000" w:rsidRDefault="00000000" w:rsidRPr="00000000" w14:paraId="00000007">
      <w:pPr>
        <w:ind w:left="0" w:right="0" w:firstLine="0"/>
        <w:jc w:val="left"/>
        <w:rPr>
          <w:b w:val="0"/>
          <w:bCs w:val="0"/>
          <w:i w:val="0"/>
          <w:iCs w:val="0"/>
        </w:rPr>
      </w:pPr>
      <w:r w:rsidDel="00000000" w:rsidR="00000000" w:rsidRPr="00000000">
        <w:rPr>
          <w:rFonts w:ascii="Arial" w:cs="Arial" w:eastAsia="Arial" w:hAnsi="Arial"/>
          <w:b w:val="1"/>
          <w:bCs w:val="1"/>
          <w:i w:val="0"/>
          <w:iCs w:val="0"/>
          <w:smallCaps w:val="0"/>
          <w:color w:val="1f1f1f"/>
          <w:sz w:val="21"/>
          <w:szCs w:val="21"/>
          <w:rtl w:val="0"/>
        </w:rPr>
        <w:t xml:space="preserve">2. </w:t>
      </w:r>
      <w:r w:rsidDel="00000000" w:rsidR="00000000" w:rsidRPr="00000000">
        <w:rPr>
          <w:rFonts w:ascii="Arial" w:cs="Arial" w:eastAsia="Arial" w:hAnsi="Arial"/>
          <w:b w:val="1"/>
          <w:bCs w:val="1"/>
          <w:i w:val="0"/>
          <w:iCs w:val="0"/>
          <w:smallCaps w:val="0"/>
          <w:color w:val="1f1f1f"/>
          <w:sz w:val="21"/>
          <w:szCs w:val="21"/>
          <w:rtl w:val="0"/>
        </w:rPr>
        <w:t xml:space="preserve">Swaras</w:t>
      </w:r>
      <w:r w:rsidDel="00000000" w:rsidR="00000000" w:rsidRPr="00000000">
        <w:rPr>
          <w:rFonts w:ascii="Arial" w:cs="Arial" w:eastAsia="Arial" w:hAnsi="Arial"/>
          <w:b w:val="1"/>
          <w:bCs w:val="1"/>
          <w:i w:val="0"/>
          <w:iCs w:val="0"/>
          <w:smallCaps w:val="0"/>
          <w:color w:val="1f1f1f"/>
          <w:sz w:val="21"/>
          <w:szCs w:val="21"/>
          <w:rtl w:val="0"/>
        </w:rPr>
        <w:t xml:space="preserve"> (Notes)</w:t>
      </w:r>
      <w:r w:rsidDel="00000000" w:rsidR="00000000" w:rsidRPr="00000000">
        <w:rPr>
          <w:rtl w:val="0"/>
        </w:rPr>
      </w:r>
    </w:p>
    <w:p w:rsidR="00000000" w:rsidDel="00000000" w:rsidP="00000000" w:rsidRDefault="00000000" w:rsidRPr="00000000" w14:paraId="00000008">
      <w:pPr>
        <w:ind w:left="0" w:right="0" w:firstLine="0"/>
        <w:jc w:val="left"/>
        <w:rPr>
          <w:rFonts w:ascii="Arial" w:cs="Arial" w:eastAsia="Arial" w:hAnsi="Arial"/>
          <w:b w:val="0"/>
          <w:bCs w:val="0"/>
          <w:i w:val="0"/>
          <w:iCs w:val="0"/>
          <w:smallCaps w:val="0"/>
          <w:color w:val="1f1f1f"/>
          <w:sz w:val="21"/>
          <w:szCs w:val="21"/>
        </w:rPr>
      </w:pPr>
      <w:r w:rsidDel="00000000" w:rsidR="00000000" w:rsidRPr="00000000">
        <w:rPr>
          <w:rFonts w:ascii="Gautami" w:cs="Gautami" w:eastAsia="Gautami" w:hAnsi="Gautami"/>
          <w:b w:val="0"/>
          <w:bCs w:val="0"/>
          <w:i w:val="0"/>
          <w:iCs w:val="0"/>
          <w:smallCaps w:val="0"/>
          <w:color w:val="1f1f1f"/>
          <w:sz w:val="21"/>
          <w:szCs w:val="21"/>
          <w:rtl w:val="0"/>
        </w:rPr>
        <w:t xml:space="preserve">Swaras (notes - svara:lu ; స్వరాలు) are the foundation of Sangeeta </w:t>
      </w:r>
      <w:r w:rsidDel="00000000" w:rsidR="00000000" w:rsidRPr="00000000">
        <w:rPr>
          <w:rFonts w:ascii="Arial" w:cs="Arial" w:eastAsia="Arial" w:hAnsi="Arial"/>
          <w:b w:val="0"/>
          <w:bCs w:val="0"/>
          <w:i w:val="0"/>
          <w:iCs w:val="0"/>
          <w:smallCaps w:val="0"/>
          <w:color w:val="1f1f1f"/>
          <w:sz w:val="21"/>
          <w:szCs w:val="21"/>
          <w:rtl w:val="0"/>
        </w:rPr>
        <w:t xml:space="preserve">Shastra</w:t>
      </w:r>
      <w:r w:rsidDel="00000000" w:rsidR="00000000" w:rsidRPr="00000000">
        <w:rPr>
          <w:rFonts w:ascii="Arial" w:cs="Arial" w:eastAsia="Arial" w:hAnsi="Arial"/>
          <w:b w:val="0"/>
          <w:bCs w:val="0"/>
          <w:i w:val="0"/>
          <w:iCs w:val="0"/>
          <w:smallCaps w:val="0"/>
          <w:color w:val="1f1f1f"/>
          <w:sz w:val="21"/>
          <w:szCs w:val="21"/>
          <w:rtl w:val="0"/>
        </w:rPr>
        <w:t xml:space="preserve"> (the science of music - </w:t>
      </w:r>
      <w:r w:rsidDel="00000000" w:rsidR="00000000" w:rsidRPr="00000000">
        <w:rPr>
          <w:rFonts w:ascii="Roboto" w:cs="Roboto" w:eastAsia="Roboto" w:hAnsi="Roboto"/>
          <w:color w:val="444746"/>
          <w:sz w:val="21"/>
          <w:szCs w:val="21"/>
          <w:rtl w:val="0"/>
        </w:rPr>
        <w:t xml:space="preserve">sʰ</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a:sθra ; శాస్త్ర). This includes </w:t>
      </w:r>
      <w:r w:rsidDel="00000000" w:rsidR="00000000" w:rsidRPr="00000000">
        <w:rPr>
          <w:rFonts w:ascii="Arial" w:cs="Arial" w:eastAsia="Arial" w:hAnsi="Arial"/>
          <w:b w:val="0"/>
          <w:bCs w:val="0"/>
          <w:i w:val="0"/>
          <w:iCs w:val="0"/>
          <w:smallCaps w:val="0"/>
          <w:color w:val="1f1f1f"/>
          <w:sz w:val="21"/>
          <w:szCs w:val="21"/>
          <w:rtl w:val="0"/>
        </w:rPr>
        <w:t xml:space="preserve">Sarali</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 (saraɭi: ; సరళీ) Swaras (simple notes), </w:t>
      </w:r>
      <w:r w:rsidDel="00000000" w:rsidR="00000000" w:rsidRPr="00000000">
        <w:rPr>
          <w:rFonts w:ascii="Arial" w:cs="Arial" w:eastAsia="Arial" w:hAnsi="Arial"/>
          <w:b w:val="0"/>
          <w:bCs w:val="0"/>
          <w:i w:val="0"/>
          <w:iCs w:val="0"/>
          <w:smallCaps w:val="0"/>
          <w:color w:val="1f1f1f"/>
          <w:sz w:val="21"/>
          <w:szCs w:val="21"/>
          <w:rtl w:val="0"/>
        </w:rPr>
        <w:t xml:space="preserve">Janta</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Arial Unicode MS" w:cs="Arial Unicode MS" w:eastAsia="Arial Unicode MS" w:hAnsi="Arial Unicode MS"/>
          <w:color w:val="1f1f1f"/>
          <w:sz w:val="21"/>
          <w:szCs w:val="21"/>
          <w:rtl w:val="0"/>
        </w:rPr>
        <w:t xml:space="preserve">(dʒanta ; జంట) </w:t>
      </w:r>
      <w:r w:rsidDel="00000000" w:rsidR="00000000" w:rsidRPr="00000000">
        <w:rPr>
          <w:rFonts w:ascii="Arial" w:cs="Arial" w:eastAsia="Arial" w:hAnsi="Arial"/>
          <w:b w:val="0"/>
          <w:bCs w:val="0"/>
          <w:i w:val="0"/>
          <w:iCs w:val="0"/>
          <w:smallCaps w:val="0"/>
          <w:color w:val="1f1f1f"/>
          <w:sz w:val="21"/>
          <w:szCs w:val="21"/>
          <w:rtl w:val="0"/>
        </w:rPr>
        <w:t xml:space="preserve">Swaras (double notes), </w:t>
      </w:r>
      <w:r w:rsidDel="00000000" w:rsidR="00000000" w:rsidRPr="00000000">
        <w:rPr>
          <w:rFonts w:ascii="Arial" w:cs="Arial" w:eastAsia="Arial" w:hAnsi="Arial"/>
          <w:b w:val="0"/>
          <w:bCs w:val="0"/>
          <w:i w:val="0"/>
          <w:iCs w:val="0"/>
          <w:smallCaps w:val="0"/>
          <w:color w:val="1f1f1f"/>
          <w:sz w:val="21"/>
          <w:szCs w:val="21"/>
          <w:rtl w:val="0"/>
        </w:rPr>
        <w:t xml:space="preserve">Alankaras</w:t>
      </w:r>
      <w:r w:rsidDel="00000000" w:rsidR="00000000" w:rsidRPr="00000000">
        <w:rPr>
          <w:rFonts w:ascii="Arial" w:cs="Arial" w:eastAsia="Arial" w:hAnsi="Arial"/>
          <w:b w:val="0"/>
          <w:bCs w:val="0"/>
          <w:i w:val="0"/>
          <w:iCs w:val="0"/>
          <w:smallCaps w:val="0"/>
          <w:color w:val="1f1f1f"/>
          <w:sz w:val="21"/>
          <w:szCs w:val="21"/>
          <w:rtl w:val="0"/>
        </w:rPr>
        <w:t xml:space="preserve"> (musical exercises</w:t>
      </w:r>
      <w:r w:rsidDel="00000000" w:rsidR="00000000" w:rsidRPr="00000000">
        <w:rPr>
          <w:rFonts w:ascii="Arial" w:cs="Arial" w:eastAsia="Arial" w:hAnsi="Arial"/>
          <w:color w:val="1f1f1f"/>
          <w:sz w:val="21"/>
          <w:szCs w:val="21"/>
          <w:rtl w:val="0"/>
        </w:rPr>
        <w:t xml:space="preserve"> - ala</w:t>
      </w:r>
      <w:r w:rsidDel="00000000" w:rsidR="00000000" w:rsidRPr="00000000">
        <w:rPr>
          <w:rFonts w:ascii="Arial" w:cs="Arial" w:eastAsia="Arial" w:hAnsi="Arial"/>
          <w:sz w:val="20"/>
          <w:szCs w:val="20"/>
          <w:rtl w:val="0"/>
        </w:rPr>
        <w:t xml:space="preserve">ṁ</w:t>
      </w:r>
      <w:r w:rsidDel="00000000" w:rsidR="00000000" w:rsidRPr="00000000">
        <w:rPr>
          <w:rFonts w:ascii="Gautami" w:cs="Gautami" w:eastAsia="Gautami" w:hAnsi="Gautami"/>
          <w:color w:val="1f1f1f"/>
          <w:sz w:val="21"/>
          <w:szCs w:val="21"/>
          <w:rtl w:val="0"/>
        </w:rPr>
        <w:t xml:space="preserve">ka:ra:lu ; అలంకారాలు</w:t>
      </w:r>
      <w:r w:rsidDel="00000000" w:rsidR="00000000" w:rsidRPr="00000000">
        <w:rPr>
          <w:rFonts w:ascii="Arial" w:cs="Arial" w:eastAsia="Arial" w:hAnsi="Arial"/>
          <w:b w:val="0"/>
          <w:bCs w:val="0"/>
          <w:i w:val="0"/>
          <w:iCs w:val="0"/>
          <w:smallCaps w:val="0"/>
          <w:color w:val="1f1f1f"/>
          <w:sz w:val="21"/>
          <w:szCs w:val="21"/>
          <w:rtl w:val="0"/>
        </w:rPr>
        <w:t xml:space="preserve">), and more. To learn </w:t>
      </w:r>
      <w:r w:rsidDel="00000000" w:rsidR="00000000" w:rsidRPr="00000000">
        <w:rPr>
          <w:rFonts w:ascii="Arial" w:cs="Arial" w:eastAsia="Arial" w:hAnsi="Arial"/>
          <w:b w:val="0"/>
          <w:bCs w:val="0"/>
          <w:i w:val="0"/>
          <w:iCs w:val="0"/>
          <w:smallCaps w:val="0"/>
          <w:color w:val="1f1f1f"/>
          <w:sz w:val="21"/>
          <w:szCs w:val="21"/>
          <w:rtl w:val="0"/>
        </w:rPr>
        <w:t xml:space="preserve">Geethams</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 (songs - ɡi:θa:lu ; గీతాలు), </w:t>
      </w:r>
      <w:r w:rsidDel="00000000" w:rsidR="00000000" w:rsidRPr="00000000">
        <w:rPr>
          <w:rFonts w:ascii="Arial" w:cs="Arial" w:eastAsia="Arial" w:hAnsi="Arial"/>
          <w:b w:val="0"/>
          <w:bCs w:val="0"/>
          <w:i w:val="0"/>
          <w:iCs w:val="0"/>
          <w:smallCaps w:val="0"/>
          <w:color w:val="1f1f1f"/>
          <w:sz w:val="21"/>
          <w:szCs w:val="21"/>
          <w:rtl w:val="0"/>
        </w:rPr>
        <w:t xml:space="preserve">Swarageethams</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 (songs with notation - svaraɡi:θa:lu ; స్వరగీతాలు), </w:t>
      </w:r>
      <w:r w:rsidDel="00000000" w:rsidR="00000000" w:rsidRPr="00000000">
        <w:rPr>
          <w:rFonts w:ascii="Arial" w:cs="Arial" w:eastAsia="Arial" w:hAnsi="Arial"/>
          <w:b w:val="0"/>
          <w:bCs w:val="0"/>
          <w:i w:val="0"/>
          <w:iCs w:val="0"/>
          <w:smallCaps w:val="0"/>
          <w:color w:val="1f1f1f"/>
          <w:sz w:val="21"/>
          <w:szCs w:val="21"/>
          <w:rtl w:val="0"/>
        </w:rPr>
        <w:t xml:space="preserve">Varnas</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 (musical compositions - varɳa:lu ; వర్ణాలు), and </w:t>
      </w:r>
      <w:r w:rsidDel="00000000" w:rsidR="00000000" w:rsidRPr="00000000">
        <w:rPr>
          <w:rFonts w:ascii="Arial" w:cs="Arial" w:eastAsia="Arial" w:hAnsi="Arial"/>
          <w:b w:val="0"/>
          <w:bCs w:val="0"/>
          <w:i w:val="0"/>
          <w:iCs w:val="0"/>
          <w:smallCaps w:val="0"/>
          <w:color w:val="1f1f1f"/>
          <w:sz w:val="21"/>
          <w:szCs w:val="21"/>
          <w:rtl w:val="0"/>
        </w:rPr>
        <w:t xml:space="preserve">Krithis</w:t>
      </w:r>
      <w:r w:rsidDel="00000000" w:rsidR="00000000" w:rsidRPr="00000000">
        <w:rPr>
          <w:rFonts w:ascii="Arial" w:cs="Arial" w:eastAsia="Arial" w:hAnsi="Arial"/>
          <w:b w:val="0"/>
          <w:bCs w:val="0"/>
          <w:i w:val="0"/>
          <w:iCs w:val="0"/>
          <w:smallCaps w:val="0"/>
          <w:color w:val="1f1f1f"/>
          <w:sz w:val="21"/>
          <w:szCs w:val="21"/>
          <w:rtl w:val="0"/>
        </w:rPr>
        <w:t xml:space="preserve"> (compositions </w:t>
      </w:r>
      <w:r w:rsidDel="00000000" w:rsidR="00000000" w:rsidRPr="00000000">
        <w:rPr>
          <w:rFonts w:ascii="Arial" w:cs="Arial" w:eastAsia="Arial" w:hAnsi="Arial"/>
          <w:color w:val="1f1f1f"/>
          <w:sz w:val="21"/>
          <w:szCs w:val="21"/>
          <w:rtl w:val="0"/>
        </w:rPr>
        <w:t xml:space="preserve">- k</w:t>
      </w:r>
      <w:ins w:author="Virata Pusuluri" w:id="2" w:date="2025-06-25T14:27:01Z">
        <w:r w:rsidDel="00000000" w:rsidR="00000000" w:rsidRPr="00000000">
          <w:rPr>
            <w:rFonts w:ascii="Arial" w:cs="Arial" w:eastAsia="Arial" w:hAnsi="Arial"/>
            <w:color w:val="1f1f1f"/>
            <w:sz w:val="21"/>
            <w:szCs w:val="21"/>
            <w:rtl w:val="0"/>
            <w:rPrChange w:author="Virata Pusuluri" w:id="3" w:date="2025-06-25T14:27:01Z">
              <w:rPr>
                <w:rFonts w:ascii="Arial" w:cs="Arial" w:eastAsia="Arial" w:hAnsi="Arial"/>
                <w:color w:val="1f1f1f"/>
                <w:sz w:val="21"/>
                <w:szCs w:val="21"/>
              </w:rPr>
            </w:rPrChange>
          </w:rPr>
          <w:t xml:space="preserve">r̩</w:t>
        </w:r>
      </w:ins>
      <w:del w:author="Virata Pusuluri" w:id="2" w:date="2025-06-25T14:27:01Z">
        <w:r w:rsidDel="00000000" w:rsidR="00000000" w:rsidRPr="00000000">
          <w:rPr>
            <w:rFonts w:ascii="Arial" w:cs="Arial" w:eastAsia="Arial" w:hAnsi="Arial"/>
            <w:color w:val="1f1f1f"/>
            <w:sz w:val="21"/>
            <w:szCs w:val="21"/>
            <w:rtl w:val="0"/>
            <w:rPrChange w:author="Virata Pusuluri" w:id="3" w:date="2025-06-25T14:27:01Z">
              <w:rPr>
                <w:rFonts w:ascii="Arial" w:cs="Arial" w:eastAsia="Arial" w:hAnsi="Arial"/>
                <w:color w:val="1f1f1f"/>
                <w:sz w:val="21"/>
                <w:szCs w:val="21"/>
              </w:rPr>
            </w:rPrChange>
          </w:rPr>
          <w:delText xml:space="preserve">ɽ</w:delText>
        </w:r>
      </w:del>
      <w:r w:rsidDel="00000000" w:rsidR="00000000" w:rsidRPr="00000000">
        <w:rPr>
          <w:rFonts w:ascii="Arial Unicode MS" w:cs="Arial Unicode MS" w:eastAsia="Arial Unicode MS" w:hAnsi="Arial Unicode MS"/>
          <w:color w:val="1f1f1f"/>
          <w:sz w:val="21"/>
          <w:szCs w:val="21"/>
          <w:rtl w:val="0"/>
        </w:rPr>
        <w:t xml:space="preserve">uθulu ; కృతులు</w:t>
      </w:r>
      <w:r w:rsidDel="00000000" w:rsidR="00000000" w:rsidRPr="00000000">
        <w:rPr>
          <w:rFonts w:ascii="Arial" w:cs="Arial" w:eastAsia="Arial" w:hAnsi="Arial"/>
          <w:b w:val="0"/>
          <w:bCs w:val="0"/>
          <w:i w:val="0"/>
          <w:iCs w:val="0"/>
          <w:smallCaps w:val="0"/>
          <w:color w:val="1f1f1f"/>
          <w:sz w:val="21"/>
          <w:szCs w:val="21"/>
          <w:rtl w:val="0"/>
        </w:rPr>
        <w:t xml:space="preserve">), one must first master Swaras and Alankaras. Geetams are introduced after achieving proficiency in Swara </w:t>
      </w:r>
      <w:r w:rsidDel="00000000" w:rsidR="00000000" w:rsidRPr="00000000">
        <w:rPr>
          <w:rFonts w:ascii="Arial" w:cs="Arial" w:eastAsia="Arial" w:hAnsi="Arial"/>
          <w:b w:val="0"/>
          <w:bCs w:val="0"/>
          <w:i w:val="0"/>
          <w:iCs w:val="0"/>
          <w:smallCaps w:val="0"/>
          <w:color w:val="1f1f1f"/>
          <w:sz w:val="21"/>
          <w:szCs w:val="21"/>
          <w:rtl w:val="0"/>
        </w:rPr>
        <w:t xml:space="preserve">Sadhana</w:t>
      </w:r>
      <w:r w:rsidDel="00000000" w:rsidR="00000000" w:rsidRPr="00000000">
        <w:rPr>
          <w:rFonts w:ascii="Arial Unicode MS" w:cs="Arial Unicode MS" w:eastAsia="Arial Unicode MS" w:hAnsi="Arial Unicode MS"/>
          <w:b w:val="0"/>
          <w:bCs w:val="0"/>
          <w:i w:val="0"/>
          <w:iCs w:val="0"/>
          <w:smallCaps w:val="0"/>
          <w:color w:val="1f1f1f"/>
          <w:sz w:val="21"/>
          <w:szCs w:val="21"/>
          <w:rtl w:val="0"/>
        </w:rPr>
        <w:t xml:space="preserve"> (practice of notes - sa:dʰanamu ; సాధనము). The names of the Swaras, their origins, and other details are explained below.</w:t>
      </w:r>
    </w:p>
    <w:p w:rsidR="00000000" w:rsidDel="00000000" w:rsidP="00000000" w:rsidRDefault="00000000" w:rsidRPr="00000000" w14:paraId="00000009">
      <w:pPr>
        <w:ind w:left="0" w:right="0" w:firstLine="0"/>
        <w:jc w:val="left"/>
        <w:rPr>
          <w:rFonts w:ascii="Arial" w:cs="Arial" w:eastAsia="Arial" w:hAnsi="Arial"/>
          <w:b w:val="0"/>
          <w:bCs w:val="0"/>
          <w:i w:val="0"/>
          <w:iCs w:val="0"/>
          <w:smallCaps w:val="0"/>
          <w:color w:val="1f1f1f"/>
          <w:sz w:val="21"/>
          <w:szCs w:val="21"/>
        </w:rPr>
      </w:pPr>
      <w:r w:rsidDel="00000000" w:rsidR="00000000" w:rsidRPr="00000000">
        <w:rPr>
          <w:rtl w:val="0"/>
        </w:rPr>
      </w:r>
    </w:p>
    <w:p w:rsidR="00000000" w:rsidDel="00000000" w:rsidP="00000000" w:rsidRDefault="00000000" w:rsidRPr="00000000" w14:paraId="0000000A">
      <w:pPr>
        <w:ind w:left="0" w:right="0" w:firstLine="0"/>
        <w:jc w:val="left"/>
        <w:rPr>
          <w:b w:val="0"/>
          <w:bCs w:val="0"/>
          <w:i w:val="0"/>
          <w:iCs w:val="0"/>
        </w:rPr>
      </w:pPr>
      <w:r w:rsidDel="00000000" w:rsidR="00000000" w:rsidRPr="00000000">
        <w:rPr>
          <w:rFonts w:ascii="Arial" w:cs="Arial" w:eastAsia="Arial" w:hAnsi="Arial"/>
          <w:b w:val="0"/>
          <w:bCs w:val="0"/>
          <w:i w:val="0"/>
          <w:iCs w:val="0"/>
          <w:smallCaps w:val="0"/>
          <w:color w:val="1f1f1f"/>
          <w:sz w:val="21"/>
          <w:szCs w:val="21"/>
          <w:rtl w:val="0"/>
        </w:rPr>
        <w:t xml:space="preserve">There are seven Swaras: </w:t>
      </w:r>
      <w:r w:rsidDel="00000000" w:rsidR="00000000" w:rsidRPr="00000000">
        <w:rPr>
          <w:rFonts w:ascii="Arial" w:cs="Arial" w:eastAsia="Arial" w:hAnsi="Arial"/>
          <w:b w:val="0"/>
          <w:bCs w:val="0"/>
          <w:i w:val="0"/>
          <w:iCs w:val="0"/>
          <w:smallCaps w:val="0"/>
          <w:color w:val="1f1f1f"/>
          <w:sz w:val="21"/>
          <w:szCs w:val="21"/>
          <w:rtl w:val="0"/>
        </w:rPr>
        <w:t xml:space="preserve">Sa</w:t>
      </w:r>
      <w:r w:rsidDel="00000000" w:rsidR="00000000" w:rsidRPr="00000000">
        <w:rPr>
          <w:rFonts w:ascii="Gautami" w:cs="Gautami" w:eastAsia="Gautami" w:hAnsi="Gautami"/>
          <w:b w:val="0"/>
          <w:bCs w:val="0"/>
          <w:i w:val="0"/>
          <w:iCs w:val="0"/>
          <w:smallCaps w:val="0"/>
          <w:color w:val="1f1f1f"/>
          <w:sz w:val="21"/>
          <w:szCs w:val="21"/>
          <w:rtl w:val="0"/>
        </w:rPr>
        <w:t xml:space="preserve"> (sa ; స), </w:t>
      </w:r>
      <w:r w:rsidDel="00000000" w:rsidR="00000000" w:rsidRPr="00000000">
        <w:rPr>
          <w:rFonts w:ascii="Arial" w:cs="Arial" w:eastAsia="Arial" w:hAnsi="Arial"/>
          <w:b w:val="0"/>
          <w:bCs w:val="0"/>
          <w:i w:val="0"/>
          <w:iCs w:val="0"/>
          <w:smallCaps w:val="0"/>
          <w:color w:val="1f1f1f"/>
          <w:sz w:val="21"/>
          <w:szCs w:val="21"/>
          <w:rtl w:val="0"/>
        </w:rPr>
        <w:t xml:space="preserve">Ri</w:t>
      </w:r>
      <w:r w:rsidDel="00000000" w:rsidR="00000000" w:rsidRPr="00000000">
        <w:rPr>
          <w:rFonts w:ascii="Arial" w:cs="Arial" w:eastAsia="Arial" w:hAnsi="Arial"/>
          <w:b w:val="0"/>
          <w:bCs w:val="0"/>
          <w:i w:val="0"/>
          <w:iCs w:val="0"/>
          <w:smallCaps w:val="0"/>
          <w:color w:val="1f1f1f"/>
          <w:sz w:val="21"/>
          <w:szCs w:val="21"/>
          <w:rtl w:val="0"/>
        </w:rPr>
        <w:t xml:space="preserve"> (r̩</w:t>
      </w:r>
      <w:r w:rsidDel="00000000" w:rsidR="00000000" w:rsidRPr="00000000">
        <w:rPr>
          <w:rFonts w:ascii="Gautami" w:cs="Gautami" w:eastAsia="Gautami" w:hAnsi="Gautami"/>
          <w:color w:val="1f1f1f"/>
          <w:sz w:val="21"/>
          <w:szCs w:val="21"/>
          <w:rtl w:val="0"/>
        </w:rPr>
        <w:t xml:space="preserve"> ; ఋ</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Arial" w:cs="Arial" w:eastAsia="Arial" w:hAnsi="Arial"/>
          <w:b w:val="0"/>
          <w:bCs w:val="0"/>
          <w:i w:val="0"/>
          <w:iCs w:val="0"/>
          <w:smallCaps w:val="0"/>
          <w:color w:val="1f1f1f"/>
          <w:sz w:val="21"/>
          <w:szCs w:val="21"/>
          <w:rtl w:val="0"/>
        </w:rPr>
        <w:t xml:space="preserve">Ga</w:t>
      </w:r>
      <w:r w:rsidDel="00000000" w:rsidR="00000000" w:rsidRPr="00000000">
        <w:rPr>
          <w:rFonts w:ascii="Gautami" w:cs="Gautami" w:eastAsia="Gautami" w:hAnsi="Gautami"/>
          <w:b w:val="0"/>
          <w:bCs w:val="0"/>
          <w:i w:val="0"/>
          <w:iCs w:val="0"/>
          <w:smallCaps w:val="0"/>
          <w:color w:val="1f1f1f"/>
          <w:sz w:val="21"/>
          <w:szCs w:val="21"/>
          <w:rtl w:val="0"/>
        </w:rPr>
        <w:t xml:space="preserve"> (ga ; గ</w:t>
      </w:r>
      <w:r w:rsidDel="00000000" w:rsidR="00000000" w:rsidRPr="00000000">
        <w:rPr>
          <w:rFonts w:ascii="Arial" w:cs="Arial" w:eastAsia="Arial" w:hAnsi="Arial"/>
          <w:color w:val="1f1f1f"/>
          <w:sz w:val="21"/>
          <w:szCs w:val="21"/>
          <w:rtl w:val="0"/>
        </w:rPr>
        <w:t xml:space="preserve">)</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Arial" w:cs="Arial" w:eastAsia="Arial" w:hAnsi="Arial"/>
          <w:b w:val="0"/>
          <w:bCs w:val="0"/>
          <w:i w:val="0"/>
          <w:iCs w:val="0"/>
          <w:smallCaps w:val="0"/>
          <w:color w:val="1f1f1f"/>
          <w:sz w:val="21"/>
          <w:szCs w:val="21"/>
          <w:rtl w:val="0"/>
        </w:rPr>
        <w:t xml:space="preserve">Ma</w:t>
      </w:r>
      <w:r w:rsidDel="00000000" w:rsidR="00000000" w:rsidRPr="00000000">
        <w:rPr>
          <w:rFonts w:ascii="Gautami" w:cs="Gautami" w:eastAsia="Gautami" w:hAnsi="Gautami"/>
          <w:b w:val="0"/>
          <w:bCs w:val="0"/>
          <w:i w:val="0"/>
          <w:iCs w:val="0"/>
          <w:smallCaps w:val="0"/>
          <w:color w:val="1f1f1f"/>
          <w:sz w:val="21"/>
          <w:szCs w:val="21"/>
          <w:rtl w:val="0"/>
        </w:rPr>
        <w:t xml:space="preserve"> (ma ; మ), </w:t>
      </w:r>
      <w:r w:rsidDel="00000000" w:rsidR="00000000" w:rsidRPr="00000000">
        <w:rPr>
          <w:rFonts w:ascii="Arial" w:cs="Arial" w:eastAsia="Arial" w:hAnsi="Arial"/>
          <w:b w:val="0"/>
          <w:bCs w:val="0"/>
          <w:i w:val="0"/>
          <w:iCs w:val="0"/>
          <w:smallCaps w:val="0"/>
          <w:color w:val="1f1f1f"/>
          <w:sz w:val="21"/>
          <w:szCs w:val="21"/>
          <w:rtl w:val="0"/>
        </w:rPr>
        <w:t xml:space="preserve">Pa</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Chathura" w:cs="Chathura" w:eastAsia="Chathura" w:hAnsi="Chathura"/>
          <w:color w:val="444746"/>
          <w:sz w:val="21"/>
          <w:szCs w:val="21"/>
          <w:rtl w:val="0"/>
        </w:rPr>
        <w:t xml:space="preserve">pa ; ప</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Arial" w:cs="Arial" w:eastAsia="Arial" w:hAnsi="Arial"/>
          <w:b w:val="0"/>
          <w:bCs w:val="0"/>
          <w:i w:val="0"/>
          <w:iCs w:val="0"/>
          <w:smallCaps w:val="0"/>
          <w:color w:val="1f1f1f"/>
          <w:sz w:val="21"/>
          <w:szCs w:val="21"/>
          <w:rtl w:val="0"/>
        </w:rPr>
        <w:t xml:space="preserve">Da</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Chathura" w:cs="Chathura" w:eastAsia="Chathura" w:hAnsi="Chathura"/>
          <w:color w:val="444746"/>
          <w:sz w:val="21"/>
          <w:szCs w:val="21"/>
          <w:rtl w:val="0"/>
        </w:rPr>
        <w:t xml:space="preserve">ða ; ద</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Arial" w:cs="Arial" w:eastAsia="Arial" w:hAnsi="Arial"/>
          <w:b w:val="0"/>
          <w:bCs w:val="0"/>
          <w:i w:val="0"/>
          <w:iCs w:val="0"/>
          <w:smallCaps w:val="0"/>
          <w:color w:val="1f1f1f"/>
          <w:sz w:val="21"/>
          <w:szCs w:val="21"/>
          <w:rtl w:val="0"/>
        </w:rPr>
        <w:t xml:space="preserve">Ni</w:t>
      </w:r>
      <w:r w:rsidDel="00000000" w:rsidR="00000000" w:rsidRPr="00000000">
        <w:rPr>
          <w:rFonts w:ascii="Arial" w:cs="Arial" w:eastAsia="Arial" w:hAnsi="Arial"/>
          <w:b w:val="0"/>
          <w:bCs w:val="0"/>
          <w:i w:val="0"/>
          <w:iCs w:val="0"/>
          <w:smallCaps w:val="0"/>
          <w:color w:val="1f1f1f"/>
          <w:sz w:val="21"/>
          <w:szCs w:val="21"/>
          <w:rtl w:val="0"/>
        </w:rPr>
        <w:t xml:space="preserve"> (</w:t>
      </w:r>
      <w:r w:rsidDel="00000000" w:rsidR="00000000" w:rsidRPr="00000000">
        <w:rPr>
          <w:rFonts w:ascii="Chathura" w:cs="Chathura" w:eastAsia="Chathura" w:hAnsi="Chathura"/>
          <w:color w:val="444746"/>
          <w:sz w:val="21"/>
          <w:szCs w:val="21"/>
          <w:rtl w:val="0"/>
        </w:rPr>
        <w:t xml:space="preserve">ni ; ని)</w:t>
      </w:r>
      <w:r w:rsidDel="00000000" w:rsidR="00000000" w:rsidRPr="00000000">
        <w:rPr>
          <w:rFonts w:ascii="Arial" w:cs="Arial" w:eastAsia="Arial" w:hAnsi="Arial"/>
          <w:b w:val="0"/>
          <w:bCs w:val="0"/>
          <w:i w:val="0"/>
          <w:iCs w:val="0"/>
          <w:smallCaps w:val="0"/>
          <w:color w:val="1f1f1f"/>
          <w:sz w:val="21"/>
          <w:szCs w:val="21"/>
          <w:rtl w:val="0"/>
        </w:rPr>
        <w:t xml:space="preserve">.</w:t>
      </w:r>
      <w:r w:rsidDel="00000000" w:rsidR="00000000" w:rsidRPr="00000000">
        <w:rPr>
          <w:b w:val="0"/>
          <w:bCs w:val="0"/>
          <w:i w:val="0"/>
          <w:iCs w:val="0"/>
          <w:smallCaps w:val="0"/>
          <w:color w:val="1f1f1f"/>
          <w:rtl w:val="0"/>
        </w:rPr>
        <w:t xml:space="preserve"> </w:t>
      </w:r>
      <w:r w:rsidDel="00000000" w:rsidR="00000000" w:rsidRPr="00000000">
        <w:rPr>
          <w:rtl w:val="0"/>
        </w:rPr>
      </w:r>
    </w:p>
    <w:p w:rsidR="00000000" w:rsidDel="00000000" w:rsidP="00000000" w:rsidRDefault="00000000" w:rsidRPr="00000000" w14:paraId="0000000B">
      <w:pPr>
        <w:ind w:left="0" w:right="0" w:firstLine="0"/>
        <w:jc w:val="left"/>
        <w:rPr>
          <w:rFonts w:ascii="Arial" w:cs="Arial" w:eastAsia="Arial" w:hAnsi="Arial"/>
          <w:b w:val="0"/>
          <w:bCs w:val="0"/>
          <w:smallCaps w:val="0"/>
          <w:color w:val="1f1f1f"/>
          <w:sz w:val="21"/>
          <w:szCs w:val="21"/>
        </w:rPr>
      </w:pPr>
      <w:r w:rsidDel="00000000" w:rsidR="00000000" w:rsidRPr="00000000">
        <w:rPr>
          <w:rtl w:val="0"/>
        </w:rPr>
      </w:r>
    </w:p>
    <w:p w:rsidR="00000000" w:rsidDel="00000000" w:rsidP="00000000" w:rsidRDefault="00000000" w:rsidRPr="00000000" w14:paraId="0000000C">
      <w:pPr>
        <w:ind w:left="0" w:right="0" w:firstLine="0"/>
        <w:jc w:val="left"/>
        <w:rPr>
          <w:b w:val="0"/>
          <w:bCs w:val="0"/>
          <w:i w:val="0"/>
          <w:iCs w:val="0"/>
        </w:rPr>
      </w:pPr>
      <w:r w:rsidDel="00000000" w:rsidR="00000000" w:rsidRPr="00000000">
        <w:rPr>
          <w:rFonts w:ascii="Arial" w:cs="Arial" w:eastAsia="Arial" w:hAnsi="Arial"/>
          <w:b w:val="1"/>
          <w:bCs w:val="1"/>
          <w:i w:val="0"/>
          <w:iCs w:val="0"/>
          <w:smallCaps w:val="0"/>
          <w:color w:val="1f1f1f"/>
          <w:sz w:val="21"/>
          <w:szCs w:val="21"/>
          <w:rtl w:val="0"/>
        </w:rPr>
        <w:t xml:space="preserve">3. Names of the Seven Swaras</w:t>
      </w:r>
      <w:r w:rsidDel="00000000" w:rsidR="00000000" w:rsidRPr="00000000">
        <w:rPr>
          <w:rtl w:val="0"/>
        </w:rPr>
      </w:r>
    </w:p>
    <w:p w:rsidR="00000000" w:rsidDel="00000000" w:rsidP="00000000" w:rsidRDefault="00000000" w:rsidRPr="00000000" w14:paraId="0000000D">
      <w:pPr>
        <w:ind w:left="0" w:right="0" w:firstLine="0"/>
        <w:jc w:val="left"/>
        <w:rPr>
          <w:rFonts w:ascii="Arial" w:cs="Arial" w:eastAsia="Arial" w:hAnsi="Arial"/>
          <w:b w:val="1"/>
          <w:bCs w:val="1"/>
          <w:smallCaps w:val="0"/>
          <w:color w:val="1f1f1f"/>
          <w:sz w:val="21"/>
          <w:szCs w:val="2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Shadjamam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w:cs="Arial" w:eastAsia="Arial" w:hAnsi="Arial"/>
          <w:color w:val="1f1f1f"/>
          <w:sz w:val="21"/>
          <w:szCs w:val="21"/>
          <w:rtl w:val="0"/>
        </w:rPr>
        <w:t xml:space="preserve">ʃ</w:t>
      </w:r>
      <w:r w:rsidDel="00000000" w:rsidR="00000000" w:rsidRPr="00000000">
        <w:rPr>
          <w:rFonts w:ascii="Arial Unicode MS" w:cs="Arial Unicode MS" w:eastAsia="Arial Unicode MS" w:hAnsi="Arial Unicode MS"/>
          <w:color w:val="444746"/>
          <w:sz w:val="21"/>
          <w:szCs w:val="21"/>
          <w:rtl w:val="0"/>
        </w:rPr>
        <w:t xml:space="preserve">adʒmamu ; షడ్జమము)</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Rishabham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ins w:author="Virata Pusuluri" w:id="4" w:date="2025-06-25T14:28:20Z">
        <w:r w:rsidDel="00000000" w:rsidR="00000000" w:rsidRPr="00000000">
          <w:rPr>
            <w:rFonts w:ascii="Arial" w:cs="Arial" w:eastAsia="Arial" w:hAnsi="Arial"/>
            <w:color w:val="1f1f1f"/>
            <w:sz w:val="21"/>
            <w:szCs w:val="21"/>
            <w:rtl w:val="0"/>
            <w:rPrChange w:author="Virata Pusuluri" w:id="5" w:date="2025-06-25T14:28:20Z">
              <w:rPr>
                <w:rFonts w:ascii="Arial" w:cs="Arial" w:eastAsia="Arial" w:hAnsi="Arial"/>
                <w:b w:val="0"/>
                <w:bCs w:val="0"/>
                <w:i w:val="0"/>
                <w:iCs w:val="0"/>
                <w:smallCaps w:val="0"/>
                <w:strike w:val="0"/>
                <w:color w:val="1f1f1f"/>
                <w:sz w:val="21"/>
                <w:szCs w:val="21"/>
                <w:u w:val="none"/>
                <w:shd w:fill="auto" w:val="clear"/>
                <w:vertAlign w:val="baseline"/>
              </w:rPr>
            </w:rPrChange>
          </w:rPr>
          <w:t xml:space="preserve">r̩</w:t>
        </w:r>
      </w:ins>
      <w:del w:author="Virata Pusuluri" w:id="4" w:date="2025-06-25T14:28:20Z">
        <w:r w:rsidDel="00000000" w:rsidR="00000000" w:rsidRPr="00000000">
          <w:rPr>
            <w:rFonts w:ascii="Arial" w:cs="Arial" w:eastAsia="Arial" w:hAnsi="Arial"/>
            <w:color w:val="1f1f1f"/>
            <w:sz w:val="21"/>
            <w:szCs w:val="21"/>
            <w:rtl w:val="0"/>
            <w:rPrChange w:author="Virata Pusuluri" w:id="5" w:date="2025-06-25T14:28:20Z">
              <w:rPr>
                <w:rFonts w:ascii="Roboto" w:cs="Roboto" w:eastAsia="Roboto" w:hAnsi="Roboto"/>
                <w:color w:val="444746"/>
                <w:sz w:val="21"/>
                <w:szCs w:val="21"/>
              </w:rPr>
            </w:rPrChange>
          </w:rPr>
          <w:delText xml:space="preserve">ɽ</w:delText>
        </w:r>
      </w:del>
      <w:r w:rsidDel="00000000" w:rsidR="00000000" w:rsidRPr="00000000">
        <w:rPr>
          <w:rFonts w:ascii="Arial Unicode MS" w:cs="Arial Unicode MS" w:eastAsia="Arial Unicode MS" w:hAnsi="Arial Unicode MS"/>
          <w:color w:val="444746"/>
          <w:sz w:val="21"/>
          <w:szCs w:val="21"/>
          <w:rtl w:val="0"/>
        </w:rPr>
        <w:t xml:space="preserve">ʃabʰamu ; ఋషభము)</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Ga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Gandharam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highlight w:val="white"/>
          <w:rtl w:val="0"/>
        </w:rPr>
        <w:t xml:space="preserve">ɡa:</w:t>
      </w:r>
      <w:r w:rsidDel="00000000" w:rsidR="00000000" w:rsidRPr="00000000">
        <w:rPr>
          <w:rFonts w:ascii="Arial" w:cs="Arial" w:eastAsia="Arial" w:hAnsi="Arial"/>
          <w:sz w:val="20"/>
          <w:szCs w:val="20"/>
          <w:rtl w:val="0"/>
        </w:rPr>
        <w:t xml:space="preserve">ṁ</w:t>
      </w:r>
      <w:r w:rsidDel="00000000" w:rsidR="00000000" w:rsidRPr="00000000">
        <w:rPr>
          <w:rFonts w:ascii="Arial Unicode MS" w:cs="Arial Unicode MS" w:eastAsia="Arial Unicode MS" w:hAnsi="Arial Unicode MS"/>
          <w:color w:val="444746"/>
          <w:sz w:val="21"/>
          <w:szCs w:val="21"/>
          <w:highlight w:val="white"/>
          <w:rtl w:val="0"/>
        </w:rPr>
        <w:t xml:space="preserve">ðʰa:ramu ; గాంధారము)</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Madhyamam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maðʰjamamu ; మధ్యమము)</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Panchamam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pantʃamamu ; పంచమము)</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Daivatam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highlight w:val="white"/>
          <w:rtl w:val="0"/>
        </w:rPr>
        <w:t xml:space="preserve">ðaivaθamu ; దైవతము)</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Nishadam</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niʃa:ðamu ; నిషాదము)</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These seven Swaras are assigned names for practical usage.</w:t>
      </w:r>
      <w:r w:rsidDel="00000000" w:rsidR="00000000" w:rsidRPr="00000000">
        <w:rPr>
          <w:rFonts w:ascii="Liberation Serif" w:cs="Liberation Serif" w:eastAsia="Liberation Serif" w:hAnsi="Liberation Serif"/>
          <w:b w:val="0"/>
          <w:bCs w:val="0"/>
          <w:i w:val="0"/>
          <w:iCs w:val="0"/>
          <w:smallCaps w:val="0"/>
          <w:strike w:val="0"/>
          <w:color w:val="1f1f1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bCs w:val="1"/>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
          <w:szCs w:val="21"/>
          <w:u w:val="none"/>
          <w:shd w:fill="auto" w:val="clear"/>
          <w:vertAlign w:val="baseline"/>
          <w:rtl w:val="0"/>
        </w:rPr>
        <w:t xml:space="preserve">4. Places of Swara Pronunciation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(1) Nose, (2) Throat, (3) Heart, (4) Palate (Roof of the mouth), (5) Tongue, (6) Teeth - these six are the places for pronouncing Swaras.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
          <w:szCs w:val="21"/>
          <w:u w:val="none"/>
          <w:shd w:fill="auto" w:val="clear"/>
          <w:vertAlign w:val="baseline"/>
          <w:rtl w:val="0"/>
        </w:rPr>
        <w:t xml:space="preserve">5. Sounds of the Seven Swaras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 = Sounds like the cry of a peacock.</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 = Sounds like the bellow of a bull.</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Ga = Sounds like the bleating of a goat.</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 = Sounds like the cry of a heron.</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Pa = Sounds like the cooing of a cuckoo bird.</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Da = Sounds like the neighing of a horse.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Virata Pusuluri" w:id="6" w:date="2025-06-25T20:28:31Z">
            <w:rPr>
              <w:rFonts w:ascii="Arial" w:cs="Arial" w:eastAsia="Arial" w:hAnsi="Arial"/>
              <w:b w:val="0"/>
              <w:bCs w:val="0"/>
              <w:i w:val="0"/>
              <w:iCs w:val="0"/>
              <w:smallCaps w:val="0"/>
              <w:strike w:val="0"/>
              <w:color w:val="1f1f1f"/>
              <w:sz w:val="21"/>
              <w:szCs w:val="21"/>
              <w:u w:val="none"/>
              <w:shd w:fill="auto" w:val="clear"/>
              <w:vertAlign w:val="baseline"/>
            </w:rPr>
          </w:rPrChange>
        </w:rPr>
        <w:pPrChange w:author="Virata Pusuluri" w:id="0" w:date="2025-06-25T20:28:31Z">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pPr>
        </w:pPrChange>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 = Sounds like the trumpeting of an elephant.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
          <w:szCs w:val="21"/>
          <w:u w:val="none"/>
          <w:shd w:fill="auto" w:val="clear"/>
          <w:vertAlign w:val="baseline"/>
          <w:rtl w:val="0"/>
        </w:rPr>
        <w:t xml:space="preserve">6. Continents of Origin of the Seven Swaras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Jambudweepa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rtl w:val="0"/>
        </w:rPr>
        <w:t xml:space="preserve">dʒambu:ðvi:pa</w:t>
      </w:r>
      <w:r w:rsidDel="00000000" w:rsidR="00000000" w:rsidRPr="00000000">
        <w:rPr>
          <w:rFonts w:ascii="Arial" w:cs="Arial" w:eastAsia="Arial" w:hAnsi="Arial"/>
          <w:sz w:val="20"/>
          <w:szCs w:val="20"/>
          <w:rtl w:val="0"/>
        </w:rPr>
        <w:t xml:space="preserve">ṁ</w:t>
      </w:r>
      <w:r w:rsidDel="00000000" w:rsidR="00000000" w:rsidRPr="00000000">
        <w:rPr>
          <w:rFonts w:ascii="Chathura" w:cs="Chathura" w:eastAsia="Chathura" w:hAnsi="Chathura"/>
          <w:color w:val="444746"/>
          <w:sz w:val="21"/>
          <w:szCs w:val="21"/>
          <w:rtl w:val="0"/>
        </w:rPr>
        <w:t xml:space="preserve"> ; జంబుద్వీపం)</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ab/>
        <w:t xml:space="preserve">Mooladhar</w:t>
      </w:r>
      <w:r w:rsidDel="00000000" w:rsidR="00000000" w:rsidRPr="00000000">
        <w:rPr>
          <w:rFonts w:ascii="Arial" w:cs="Arial" w:eastAsia="Arial" w:hAnsi="Arial"/>
          <w:color w:val="1f1f1f"/>
          <w:sz w:val="21"/>
          <w:szCs w:val="21"/>
          <w:rtl w:val="0"/>
        </w:rPr>
        <w:t xml:space="preserve">a chakra - Australia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 --- </w:t>
      </w:r>
      <w:r w:rsidDel="00000000" w:rsidR="00000000" w:rsidRPr="00000000">
        <w:rPr>
          <w:rFonts w:ascii="Arial" w:cs="Arial" w:eastAsia="Arial" w:hAnsi="Arial"/>
          <w:color w:val="1f1f1f"/>
          <w:sz w:val="21"/>
          <w:szCs w:val="21"/>
          <w:rtl w:val="0"/>
        </w:rPr>
        <w:t xml:space="preserve">Shakha Dweepa</w:t>
      </w:r>
      <w:r w:rsidDel="00000000" w:rsidR="00000000" w:rsidRPr="00000000">
        <w:rPr>
          <w:rFonts w:ascii="Arial" w:cs="Arial" w:eastAsia="Arial" w:hAnsi="Arial"/>
          <w:color w:val="1f1f1f"/>
          <w:sz w:val="21"/>
          <w:szCs w:val="21"/>
          <w:rtl w:val="0"/>
        </w:rPr>
        <w:t xml:space="preserve"> (</w:t>
      </w:r>
      <w:r w:rsidDel="00000000" w:rsidR="00000000" w:rsidRPr="00000000">
        <w:rPr>
          <w:rFonts w:ascii="Roboto" w:cs="Roboto" w:eastAsia="Roboto" w:hAnsi="Roboto"/>
          <w:color w:val="444746"/>
          <w:sz w:val="21"/>
          <w:szCs w:val="21"/>
          <w:rtl w:val="0"/>
        </w:rPr>
        <w:t xml:space="preserve">sʰa:kʰa ðvi:pa</w:t>
      </w:r>
      <w:r w:rsidDel="00000000" w:rsidR="00000000" w:rsidRPr="00000000">
        <w:rPr>
          <w:rFonts w:ascii="Arial" w:cs="Arial" w:eastAsia="Arial" w:hAnsi="Arial"/>
          <w:sz w:val="20"/>
          <w:szCs w:val="20"/>
          <w:rtl w:val="0"/>
        </w:rPr>
        <w:t xml:space="preserve">ṁ</w:t>
      </w:r>
      <w:r w:rsidDel="00000000" w:rsidR="00000000" w:rsidRPr="00000000">
        <w:rPr>
          <w:rFonts w:ascii="Chathura" w:cs="Chathura" w:eastAsia="Chathura" w:hAnsi="Chathura"/>
          <w:color w:val="444746"/>
          <w:sz w:val="21"/>
          <w:szCs w:val="21"/>
          <w:rtl w:val="0"/>
        </w:rPr>
        <w:t xml:space="preserve"> ; శాఖ ద్వీపం)</w:t>
      </w:r>
      <w:r w:rsidDel="00000000" w:rsidR="00000000" w:rsidRPr="00000000">
        <w:rPr>
          <w:rFonts w:ascii="Arial" w:cs="Arial" w:eastAsia="Arial" w:hAnsi="Arial"/>
          <w:color w:val="1f1f1f"/>
          <w:sz w:val="21"/>
          <w:szCs w:val="21"/>
          <w:rtl w:val="0"/>
        </w:rPr>
        <w:t xml:space="preserve">                          Swadhist</w:t>
      </w:r>
      <w:ins w:author="Virata Pusuluri" w:id="7" w:date="2025-10-28T15:28:39Z">
        <w:r w:rsidDel="00000000" w:rsidR="00000000" w:rsidRPr="00000000">
          <w:rPr>
            <w:rFonts w:ascii="Arial" w:cs="Arial" w:eastAsia="Arial" w:hAnsi="Arial"/>
            <w:color w:val="1f1f1f"/>
            <w:sz w:val="21"/>
            <w:szCs w:val="21"/>
            <w:rtl w:val="0"/>
          </w:rPr>
          <w:t xml:space="preserve">h</w:t>
        </w:r>
      </w:ins>
      <w:r w:rsidDel="00000000" w:rsidR="00000000" w:rsidRPr="00000000">
        <w:rPr>
          <w:rFonts w:ascii="Arial" w:cs="Arial" w:eastAsia="Arial" w:hAnsi="Arial"/>
          <w:color w:val="1f1f1f"/>
          <w:sz w:val="21"/>
          <w:szCs w:val="21"/>
          <w:rtl w:val="0"/>
        </w:rPr>
        <w:t xml:space="preserve">ana chakra - Africa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Ga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Kushadweepa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Roboto" w:cs="Roboto" w:eastAsia="Roboto" w:hAnsi="Roboto"/>
          <w:color w:val="444746"/>
          <w:sz w:val="21"/>
          <w:szCs w:val="21"/>
          <w:highlight w:val="white"/>
          <w:rtl w:val="0"/>
        </w:rPr>
        <w:t xml:space="preserve">kusʰaðvi:pam</w:t>
      </w:r>
      <w:r w:rsidDel="00000000" w:rsidR="00000000" w:rsidRPr="00000000">
        <w:rPr>
          <w:rFonts w:ascii="Roboto" w:cs="Roboto" w:eastAsia="Roboto" w:hAnsi="Roboto"/>
          <w:color w:val="444746"/>
          <w:sz w:val="21"/>
          <w:szCs w:val="21"/>
          <w:rtl w:val="0"/>
        </w:rPr>
        <w:t xml:space="preserve">u</w:t>
      </w:r>
      <w:r w:rsidDel="00000000" w:rsidR="00000000" w:rsidRPr="00000000">
        <w:rPr>
          <w:rFonts w:ascii="Chathura" w:cs="Chathura" w:eastAsia="Chathura" w:hAnsi="Chathura"/>
          <w:color w:val="444746"/>
          <w:sz w:val="21"/>
          <w:szCs w:val="21"/>
          <w:highlight w:val="white"/>
          <w:rtl w:val="0"/>
        </w:rPr>
        <w:t xml:space="preserve"> ; కుశద్వీపము)</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tab/>
        <w:tab/>
        <w:t xml:space="preserve">Nabhi chakra - Greece</w:t>
      </w:r>
      <w:r w:rsidDel="00000000" w:rsidR="00000000" w:rsidRPr="00000000">
        <w:rPr>
          <w:rFonts w:ascii="Arial" w:cs="Arial" w:eastAsia="Arial" w:hAnsi="Arial"/>
          <w:color w:val="1f1f1f"/>
          <w:sz w:val="21"/>
          <w:szCs w:val="21"/>
          <w:rtl w:val="0"/>
        </w:rPr>
        <w:t xml:space="preserve"> (Europe)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Kraunchadweepa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krauntʃaðvi:pamu ; క్రౌంచద్వీపము)</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tab/>
      </w:r>
      <w:r w:rsidDel="00000000" w:rsidR="00000000" w:rsidRPr="00000000">
        <w:rPr>
          <w:rFonts w:ascii="Arial" w:cs="Arial" w:eastAsia="Arial" w:hAnsi="Arial"/>
          <w:color w:val="1f1f1f"/>
          <w:sz w:val="21"/>
          <w:szCs w:val="21"/>
          <w:rtl w:val="0"/>
        </w:rPr>
        <w:t xml:space="preserve">Anahata - England/Germany (Europe)</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Shalmali Dweepa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Chathura" w:cs="Chathura" w:eastAsia="Chathura" w:hAnsi="Chathura"/>
          <w:color w:val="444746"/>
          <w:sz w:val="21"/>
          <w:szCs w:val="21"/>
          <w:rtl w:val="0"/>
        </w:rPr>
        <w:t xml:space="preserve">almali ðvi:pamu ; శాల్మలీద్వీపము)</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tab/>
      </w:r>
      <w:r w:rsidDel="00000000" w:rsidR="00000000" w:rsidRPr="00000000">
        <w:rPr>
          <w:rFonts w:ascii="Arial" w:cs="Arial" w:eastAsia="Arial" w:hAnsi="Arial"/>
          <w:color w:val="1f1f1f"/>
          <w:sz w:val="21"/>
          <w:szCs w:val="21"/>
          <w:rtl w:val="0"/>
        </w:rPr>
        <w:t xml:space="preserve">Vishuddhi - Americas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Dha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Shweta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Dweepa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rtl w:val="0"/>
        </w:rPr>
        <w:t xml:space="preserve">ve:θa ðvi:pamu ; శ్వేతద్వీపము)</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tab/>
        <w:t xml:space="preserve">Agnya -</w:t>
      </w:r>
      <w:r w:rsidDel="00000000" w:rsidR="00000000" w:rsidRPr="00000000">
        <w:rPr>
          <w:rFonts w:ascii="Arial" w:cs="Arial" w:eastAsia="Arial" w:hAnsi="Arial"/>
          <w:color w:val="1f1f1f"/>
          <w:sz w:val="21"/>
          <w:szCs w:val="21"/>
          <w:rtl w:val="0"/>
        </w:rPr>
        <w:t xml:space="preserve"> Jerusalem (Israel)/China/Russia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 ---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Pushkara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Dweepa (</w:t>
      </w:r>
      <w:r w:rsidDel="00000000" w:rsidR="00000000" w:rsidRPr="00000000">
        <w:rPr>
          <w:rFonts w:ascii="Arial Unicode MS" w:cs="Arial Unicode MS" w:eastAsia="Arial Unicode MS" w:hAnsi="Arial Unicode MS"/>
          <w:color w:val="444746"/>
          <w:sz w:val="21"/>
          <w:szCs w:val="21"/>
          <w:rtl w:val="0"/>
        </w:rPr>
        <w:t xml:space="preserve">puʃkara ðvi:pamu ; పుష్కర ద్వీపము)</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tab/>
        <w:t xml:space="preserve">Sahasrara - Kailash (Himalayas)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bCs w:val="1"/>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1"/>
          <w:szCs w:val="21"/>
          <w:u w:val="none"/>
          <w:shd w:fill="auto" w:val="clear"/>
          <w:vertAlign w:val="baseline"/>
          <w:rtl w:val="0"/>
        </w:rPr>
        <w:t xml:space="preserve">7. Variations of the Seven Swaras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These "Sa, Ri, Ga, Ma, Pa, Da, Ni," the seven Swaras, have sixteen variations. Here's how:</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 </w:t>
        <w:tab/>
        <w:t xml:space="preserve">1</w:t>
        <w:tab/>
        <w:t xml:space="preserve">Shadjamam</w:t>
      </w:r>
      <w:r w:rsidDel="00000000" w:rsidR="00000000" w:rsidRPr="00000000">
        <w:rPr>
          <w:rFonts w:ascii="Arial" w:cs="Arial" w:eastAsia="Arial" w:hAnsi="Arial"/>
          <w:color w:val="1f1f1f"/>
          <w:sz w:val="21"/>
          <w:szCs w:val="21"/>
          <w:rtl w:val="0"/>
        </w:rPr>
        <w:t xml:space="preserve"> ((ʃ</w:t>
      </w:r>
      <w:r w:rsidDel="00000000" w:rsidR="00000000" w:rsidRPr="00000000">
        <w:rPr>
          <w:rFonts w:ascii="Andika" w:cs="Andika" w:eastAsia="Andika" w:hAnsi="Andika"/>
          <w:color w:val="444746"/>
          <w:sz w:val="21"/>
          <w:szCs w:val="21"/>
          <w:rtl w:val="0"/>
        </w:rPr>
        <w:t xml:space="preserve">adʒmamu)</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ab/>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w:t>
        <w:tab/>
        <w:t xml:space="preserve">2</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Shuddha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rtl w:val="0"/>
        </w:rPr>
        <w:t xml:space="preserve">uððʰa ; శుద్ధ)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Rishabham (</w:t>
      </w:r>
      <w:r w:rsidDel="00000000" w:rsidR="00000000" w:rsidRPr="00000000">
        <w:rPr>
          <w:rFonts w:ascii="Arial" w:cs="Arial" w:eastAsia="Arial" w:hAnsi="Arial"/>
          <w:color w:val="1f1f1f"/>
          <w:sz w:val="21"/>
          <w:szCs w:val="21"/>
          <w:rtl w:val="0"/>
        </w:rPr>
        <w:t xml:space="preserve">Ri1)</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3</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Chatushruti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rtl w:val="0"/>
        </w:rPr>
        <w:t xml:space="preserve">tʃaθu</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rtl w:val="0"/>
        </w:rPr>
        <w:t xml:space="preserve">r̩θi ; చతుశృతి)</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Rishabham (Ri2)</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4</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Shatshruti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highlight w:val="white"/>
          <w:rtl w:val="0"/>
        </w:rPr>
        <w:t xml:space="preserve">ʃat</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highlight w:val="white"/>
          <w:rtl w:val="0"/>
        </w:rPr>
        <w:t xml:space="preserve">r̩θi ; షట్శృతి)</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Rishabham (Ri3)</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Ga</w:t>
        <w:tab/>
        <w:t xml:space="preserve">5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Shuddha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rtl w:val="0"/>
        </w:rPr>
        <w:t xml:space="preserve">uððʰa ; శుద్ధ)</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Gandharam (</w:t>
      </w:r>
      <w:r w:rsidDel="00000000" w:rsidR="00000000" w:rsidRPr="00000000">
        <w:rPr>
          <w:rFonts w:ascii="Arial" w:cs="Arial" w:eastAsia="Arial" w:hAnsi="Arial"/>
          <w:color w:val="1f1f1f"/>
          <w:sz w:val="21"/>
          <w:szCs w:val="21"/>
          <w:rtl w:val="0"/>
        </w:rPr>
        <w:t xml:space="preserve">Ga1)</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6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Sadharana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Roboto" w:cs="Roboto" w:eastAsia="Roboto" w:hAnsi="Roboto"/>
          <w:color w:val="444746"/>
          <w:sz w:val="21"/>
          <w:szCs w:val="21"/>
          <w:rtl w:val="0"/>
        </w:rPr>
        <w:t xml:space="preserve">sa:ðʰa:ra</w:t>
      </w:r>
      <w:ins w:author="Virata Pusuluri" w:id="8" w:date="2025-06-25T14:30:08Z">
        <w:r w:rsidDel="00000000" w:rsidR="00000000" w:rsidRPr="00000000">
          <w:rPr>
            <w:rFonts w:ascii="Roboto" w:cs="Roboto" w:eastAsia="Roboto" w:hAnsi="Roboto"/>
            <w:color w:val="444746"/>
            <w:sz w:val="21"/>
            <w:szCs w:val="21"/>
            <w:rtl w:val="0"/>
          </w:rPr>
          <w:t xml:space="preserve">ɳ</w:t>
        </w:r>
      </w:ins>
      <w:del w:author="Virata Pusuluri" w:id="8" w:date="2025-06-25T14:30:08Z">
        <w:r w:rsidDel="00000000" w:rsidR="00000000" w:rsidRPr="00000000">
          <w:rPr>
            <w:rFonts w:ascii="Roboto" w:cs="Roboto" w:eastAsia="Roboto" w:hAnsi="Roboto"/>
            <w:color w:val="444746"/>
            <w:sz w:val="21"/>
            <w:szCs w:val="21"/>
            <w:rtl w:val="0"/>
          </w:rPr>
          <w:delText xml:space="preserve">ɴ</w:delText>
        </w:r>
      </w:del>
      <w:r w:rsidDel="00000000" w:rsidR="00000000" w:rsidRPr="00000000">
        <w:rPr>
          <w:rFonts w:ascii="Chathura" w:cs="Chathura" w:eastAsia="Chathura" w:hAnsi="Chathura"/>
          <w:color w:val="444746"/>
          <w:sz w:val="21"/>
          <w:szCs w:val="21"/>
          <w:rtl w:val="0"/>
        </w:rPr>
        <w:t xml:space="preserve">a ; సాధారణ)</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Gandharam (Ga2)</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7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Antara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anθara ; అంతర)</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Gandharam (Ga3)</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 </w:t>
        <w:tab/>
        <w:t xml:space="preserve">8</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Shuddha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highlight w:val="white"/>
          <w:rtl w:val="0"/>
        </w:rPr>
        <w:t xml:space="preserve">uððʰa ; శుద్ధ)</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Madhyamam (Ma1)</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9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Prati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color w:val="444746"/>
          <w:sz w:val="21"/>
          <w:szCs w:val="21"/>
          <w:rtl w:val="0"/>
        </w:rPr>
        <w:t xml:space="preserve">praθi ; ప్రతి)</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Madhyamam (Ma2)</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Pa </w:t>
        <w:tab/>
        <w:t xml:space="preserve">10 </w:t>
        <w:tab/>
        <w:t xml:space="preserve">Panchamam (Pa)</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Da</w:t>
        <w:tab/>
        <w:t xml:space="preserve">11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Shuddha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highlight w:val="white"/>
          <w:rtl w:val="0"/>
        </w:rPr>
        <w:t xml:space="preserve">uððʰa ; శుద్ధ)</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Daivatam (Da1)</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12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Chatushruti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highlight w:val="white"/>
          <w:rtl w:val="0"/>
        </w:rPr>
        <w:t xml:space="preserve">tʃaθu</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highlight w:val="white"/>
          <w:rtl w:val="0"/>
        </w:rPr>
        <w:t xml:space="preserve">r̩θi ; చతుశృతి)</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Daivatam (Da</w:t>
      </w:r>
      <w:r w:rsidDel="00000000" w:rsidR="00000000" w:rsidRPr="00000000">
        <w:rPr>
          <w:rFonts w:ascii="Arial" w:cs="Arial" w:eastAsia="Arial" w:hAnsi="Arial"/>
          <w:color w:val="1f1f1f"/>
          <w:sz w:val="21"/>
          <w:szCs w:val="21"/>
          <w:rtl w:val="0"/>
        </w:rPr>
        <w:t xml:space="preserve">2)</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13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Shatshruti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ndika" w:cs="Andika" w:eastAsia="Andika" w:hAnsi="Andika"/>
          <w:color w:val="444746"/>
          <w:sz w:val="21"/>
          <w:szCs w:val="21"/>
          <w:rtl w:val="0"/>
        </w:rPr>
        <w:t xml:space="preserve">ʃat</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rtl w:val="0"/>
        </w:rPr>
        <w:t xml:space="preserve">r̩θi ; షట్శృతి)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Daivatam (Da3)</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 </w:t>
        <w:tab/>
        <w:t xml:space="preserve">14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Shuddha</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color w:val="1f1f1f"/>
          <w:rtl w:val="0"/>
        </w:rPr>
        <w:t xml:space="preserve">sʰ</w:t>
      </w:r>
      <w:r w:rsidDel="00000000" w:rsidR="00000000" w:rsidRPr="00000000">
        <w:rPr>
          <w:rFonts w:ascii="Arial Unicode MS" w:cs="Arial Unicode MS" w:eastAsia="Arial Unicode MS" w:hAnsi="Arial Unicode MS"/>
          <w:color w:val="444746"/>
          <w:sz w:val="21"/>
          <w:szCs w:val="21"/>
          <w:highlight w:val="white"/>
          <w:rtl w:val="0"/>
        </w:rPr>
        <w:t xml:space="preserve">uððʰa ; శుద్ధ) </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Nishadam (</w:t>
      </w:r>
      <w:r w:rsidDel="00000000" w:rsidR="00000000" w:rsidRPr="00000000">
        <w:rPr>
          <w:rFonts w:ascii="Arial" w:cs="Arial" w:eastAsia="Arial" w:hAnsi="Arial"/>
          <w:color w:val="1f1f1f"/>
          <w:sz w:val="21"/>
          <w:szCs w:val="21"/>
          <w:rtl w:val="0"/>
        </w:rPr>
        <w:t xml:space="preserve">Ni1)</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15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Kaisiki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Chathura" w:cs="Chathura" w:eastAsia="Chathura" w:hAnsi="Chathura"/>
          <w:color w:val="444746"/>
          <w:sz w:val="21"/>
          <w:szCs w:val="21"/>
          <w:rtl w:val="0"/>
        </w:rPr>
        <w:t xml:space="preserve">kaisaki: ; కైసకి)</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Nishadam (Ni2)</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tab/>
        <w:t xml:space="preserve">16 </w:t>
        <w:tab/>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Kakali</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w:t>
      </w:r>
      <w:del w:author="Virata Pusuluri" w:id="9" w:date="2025-06-25T14:30:33Z">
        <w:r w:rsidDel="00000000" w:rsidR="00000000" w:rsidRPr="00000000">
          <w:rPr>
            <w:rFonts w:ascii="Arial" w:cs="Arial" w:eastAsia="Arial" w:hAnsi="Arial"/>
            <w:color w:val="1f1f1f"/>
            <w:sz w:val="21"/>
            <w:szCs w:val="21"/>
            <w:rtl w:val="0"/>
          </w:rPr>
          <w:delText xml:space="preserve">(</w:delText>
        </w:r>
      </w:del>
      <w:r w:rsidDel="00000000" w:rsidR="00000000" w:rsidRPr="00000000">
        <w:rPr>
          <w:rFonts w:ascii="Arial Unicode MS" w:cs="Arial Unicode MS" w:eastAsia="Arial Unicode MS" w:hAnsi="Arial Unicode MS"/>
          <w:color w:val="444746"/>
          <w:sz w:val="21"/>
          <w:szCs w:val="21"/>
          <w:rtl w:val="0"/>
        </w:rPr>
        <w:t xml:space="preserve">ka:kaɭi: ; కాకళీ</w:t>
      </w:r>
      <w:del w:author="Virata Pusuluri" w:id="10" w:date="2025-06-25T14:30:31Z">
        <w:r w:rsidDel="00000000" w:rsidR="00000000" w:rsidRPr="00000000">
          <w:rPr>
            <w:rFonts w:ascii="Roboto" w:cs="Roboto" w:eastAsia="Roboto" w:hAnsi="Roboto"/>
            <w:color w:val="444746"/>
            <w:sz w:val="21"/>
            <w:szCs w:val="21"/>
            <w:rtl w:val="0"/>
          </w:rPr>
          <w:delText xml:space="preserve">)</w:delText>
        </w:r>
      </w:del>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 Nishadam (Ni3)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Sa and Pa have no variations.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Ri, Ga, Dha, and Ni each have three variations, with some overlaps.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Ma has two variations.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1 (Sa) + 1(Pa) + 4</w:t>
      </w:r>
      <w:r w:rsidDel="00000000" w:rsidR="00000000" w:rsidRPr="00000000">
        <w:rPr>
          <w:rFonts w:ascii="Arial" w:cs="Arial" w:eastAsia="Arial" w:hAnsi="Arial"/>
          <w:color w:val="1f1f1f"/>
          <w:sz w:val="21"/>
          <w:szCs w:val="21"/>
          <w:rtl w:val="0"/>
        </w:rPr>
        <w:t xml:space="preserve">*</w:t>
      </w:r>
      <w:r w:rsidDel="00000000" w:rsidR="00000000" w:rsidRPr="00000000">
        <w:rPr>
          <w:rFonts w:ascii="Arial" w:cs="Arial" w:eastAsia="Arial" w:hAnsi="Arial"/>
          <w:b w:val="0"/>
          <w:bCs w:val="0"/>
          <w:i w:val="0"/>
          <w:iCs w:val="0"/>
          <w:smallCaps w:val="0"/>
          <w:strike w:val="0"/>
          <w:color w:val="1f1f1f"/>
          <w:sz w:val="21"/>
          <w:szCs w:val="21"/>
          <w:u w:val="none"/>
          <w:shd w:fill="auto" w:val="clear"/>
          <w:vertAlign w:val="baseline"/>
          <w:rtl w:val="0"/>
        </w:rPr>
        <w:t xml:space="preserve">3 (Ri,Ga,Dha,Ni) +2 (Ma) = 16 variations (12 keys on</w:t>
      </w:r>
      <w:r w:rsidDel="00000000" w:rsidR="00000000" w:rsidRPr="00000000">
        <w:rPr>
          <w:rFonts w:ascii="Arial" w:cs="Arial" w:eastAsia="Arial" w:hAnsi="Arial"/>
          <w:color w:val="1f1f1f"/>
          <w:sz w:val="21"/>
          <w:szCs w:val="21"/>
          <w:rtl w:val="0"/>
        </w:rPr>
        <w:t xml:space="preserve"> piano + 4 due to overlaps)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widowControl w:val="1"/>
        <w:spacing w:after="140" w:line="276"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8. Procedure for Playing the Harmonium</w:t>
      </w:r>
    </w:p>
    <w:p w:rsidR="00000000" w:rsidDel="00000000" w:rsidP="00000000" w:rsidRDefault="00000000" w:rsidRPr="00000000" w14:paraId="00000049">
      <w:pPr>
        <w:widowControl w:val="1"/>
        <w:spacing w:after="140" w:line="276" w:lineRule="auto"/>
        <w:rPr>
          <w:color w:val="1f1f1f"/>
          <w:sz w:val="21"/>
          <w:szCs w:val="21"/>
          <w:highlight w:val="white"/>
        </w:rPr>
      </w:pPr>
      <w:r w:rsidDel="00000000" w:rsidR="00000000" w:rsidRPr="00000000">
        <w:rPr>
          <w:color w:val="1f1f1f"/>
          <w:sz w:val="21"/>
          <w:szCs w:val="21"/>
          <w:highlight w:val="white"/>
          <w:rtl w:val="0"/>
        </w:rPr>
        <w:t xml:space="preserve">Nada (</w:t>
      </w:r>
      <w:r w:rsidDel="00000000" w:rsidR="00000000" w:rsidRPr="00000000">
        <w:rPr>
          <w:rFonts w:ascii="Chathura" w:cs="Chathura" w:eastAsia="Chathura" w:hAnsi="Chathura"/>
          <w:color w:val="444746"/>
          <w:sz w:val="21"/>
          <w:szCs w:val="21"/>
          <w:highlight w:val="white"/>
          <w:rtl w:val="0"/>
        </w:rPr>
        <w:t xml:space="preserve">na:ðamu ; నాదము)</w:t>
      </w:r>
      <w:r w:rsidDel="00000000" w:rsidR="00000000" w:rsidRPr="00000000">
        <w:rPr>
          <w:color w:val="1f1f1f"/>
          <w:sz w:val="21"/>
          <w:szCs w:val="21"/>
          <w:highlight w:val="white"/>
          <w:rtl w:val="0"/>
        </w:rPr>
        <w:t xml:space="preserve"> means sound. Such sound in music is called ‘</w:t>
      </w:r>
      <w:r w:rsidDel="00000000" w:rsidR="00000000" w:rsidRPr="00000000">
        <w:rPr>
          <w:color w:val="1f1f1f"/>
          <w:sz w:val="21"/>
          <w:szCs w:val="21"/>
          <w:highlight w:val="white"/>
          <w:rtl w:val="0"/>
        </w:rPr>
        <w:t xml:space="preserve">Mandramu</w:t>
      </w:r>
      <w:r w:rsidDel="00000000" w:rsidR="00000000" w:rsidRPr="00000000">
        <w:rPr>
          <w:color w:val="1f1f1f"/>
          <w:sz w:val="21"/>
          <w:szCs w:val="21"/>
          <w:highlight w:val="white"/>
          <w:rtl w:val="0"/>
        </w:rPr>
        <w:t xml:space="preserve">’ (</w:t>
      </w:r>
      <w:r w:rsidDel="00000000" w:rsidR="00000000" w:rsidRPr="00000000">
        <w:rPr>
          <w:rFonts w:ascii="Roboto" w:cs="Roboto" w:eastAsia="Roboto" w:hAnsi="Roboto"/>
          <w:color w:val="444746"/>
          <w:sz w:val="21"/>
          <w:szCs w:val="21"/>
          <w:highlight w:val="white"/>
          <w:rtl w:val="0"/>
        </w:rPr>
        <w:t xml:space="preserve">ma</w:t>
      </w:r>
      <w:r w:rsidDel="00000000" w:rsidR="00000000" w:rsidRPr="00000000">
        <w:rPr>
          <w:rFonts w:ascii="Arial" w:cs="Arial" w:eastAsia="Arial" w:hAnsi="Arial"/>
          <w:sz w:val="20"/>
          <w:szCs w:val="20"/>
          <w:rtl w:val="0"/>
        </w:rPr>
        <w:t xml:space="preserve">ṁ</w:t>
      </w:r>
      <w:r w:rsidDel="00000000" w:rsidR="00000000" w:rsidRPr="00000000">
        <w:rPr>
          <w:rFonts w:ascii="Chathura" w:cs="Chathura" w:eastAsia="Chathura" w:hAnsi="Chathura"/>
          <w:color w:val="444746"/>
          <w:sz w:val="21"/>
          <w:szCs w:val="21"/>
          <w:highlight w:val="white"/>
          <w:rtl w:val="0"/>
        </w:rPr>
        <w:t xml:space="preserve">ðramu ; మంద్రము)</w:t>
      </w:r>
      <w:r w:rsidDel="00000000" w:rsidR="00000000" w:rsidRPr="00000000">
        <w:rPr>
          <w:color w:val="1f1f1f"/>
          <w:sz w:val="21"/>
          <w:szCs w:val="21"/>
          <w:highlight w:val="white"/>
          <w:rtl w:val="0"/>
        </w:rPr>
        <w:t xml:space="preserve"> when it is in the chest, </w:t>
      </w:r>
      <w:r w:rsidDel="00000000" w:rsidR="00000000" w:rsidRPr="00000000">
        <w:rPr>
          <w:color w:val="1f1f1f"/>
          <w:sz w:val="21"/>
          <w:szCs w:val="21"/>
          <w:highlight w:val="white"/>
          <w:rtl w:val="0"/>
        </w:rPr>
        <w:t xml:space="preserve">‘Madhyamu’</w:t>
      </w:r>
      <w:r w:rsidDel="00000000" w:rsidR="00000000" w:rsidRPr="00000000">
        <w:rPr>
          <w:color w:val="1f1f1f"/>
          <w:sz w:val="21"/>
          <w:szCs w:val="21"/>
          <w:highlight w:val="white"/>
          <w:rtl w:val="0"/>
        </w:rPr>
        <w:t xml:space="preserve"> (</w:t>
      </w:r>
      <w:r w:rsidDel="00000000" w:rsidR="00000000" w:rsidRPr="00000000">
        <w:rPr>
          <w:rFonts w:ascii="Arial Unicode MS" w:cs="Arial Unicode MS" w:eastAsia="Arial Unicode MS" w:hAnsi="Arial Unicode MS"/>
          <w:color w:val="444746"/>
          <w:sz w:val="21"/>
          <w:szCs w:val="21"/>
          <w:highlight w:val="white"/>
          <w:rtl w:val="0"/>
        </w:rPr>
        <w:t xml:space="preserve">maðʰjamu ; మధ్యము)</w:t>
      </w:r>
      <w:r w:rsidDel="00000000" w:rsidR="00000000" w:rsidRPr="00000000">
        <w:rPr>
          <w:color w:val="1f1f1f"/>
          <w:sz w:val="21"/>
          <w:szCs w:val="21"/>
          <w:highlight w:val="white"/>
          <w:rtl w:val="0"/>
        </w:rPr>
        <w:t xml:space="preserve"> when it is in the throat, and </w:t>
      </w:r>
      <w:r w:rsidDel="00000000" w:rsidR="00000000" w:rsidRPr="00000000">
        <w:rPr>
          <w:color w:val="1f1f1f"/>
          <w:sz w:val="21"/>
          <w:szCs w:val="21"/>
          <w:highlight w:val="white"/>
          <w:rtl w:val="0"/>
        </w:rPr>
        <w:t xml:space="preserve">‘Taramu’</w:t>
      </w:r>
      <w:r w:rsidDel="00000000" w:rsidR="00000000" w:rsidRPr="00000000">
        <w:rPr>
          <w:color w:val="1f1f1f"/>
          <w:sz w:val="21"/>
          <w:szCs w:val="21"/>
          <w:highlight w:val="white"/>
          <w:rtl w:val="0"/>
        </w:rPr>
        <w:t xml:space="preserve"> (</w:t>
      </w:r>
      <w:r w:rsidDel="00000000" w:rsidR="00000000" w:rsidRPr="00000000">
        <w:rPr>
          <w:rFonts w:ascii="Arial Unicode MS" w:cs="Arial Unicode MS" w:eastAsia="Arial Unicode MS" w:hAnsi="Arial Unicode MS"/>
          <w:color w:val="444746"/>
          <w:sz w:val="21"/>
          <w:szCs w:val="21"/>
          <w:highlight w:val="white"/>
          <w:rtl w:val="0"/>
        </w:rPr>
        <w:t xml:space="preserve">θa:ramu ; తారము) </w:t>
      </w:r>
      <w:r w:rsidDel="00000000" w:rsidR="00000000" w:rsidRPr="00000000">
        <w:rPr>
          <w:color w:val="1f1f1f"/>
          <w:sz w:val="21"/>
          <w:szCs w:val="21"/>
          <w:highlight w:val="white"/>
          <w:rtl w:val="0"/>
        </w:rPr>
        <w:t xml:space="preserve">when it is in the head. These sounds have increasing levels of pitch. Therefore, these sounds are used in three ways: Mandramu (lower notes), Madhyamu (normal notes), and Taramu (higher notes) levels.</w:t>
      </w:r>
    </w:p>
    <w:p w:rsidR="00000000" w:rsidDel="00000000" w:rsidP="00000000" w:rsidRDefault="00000000" w:rsidRPr="00000000" w14:paraId="0000004A">
      <w:pPr>
        <w:widowControl w:val="1"/>
        <w:numPr>
          <w:ilvl w:val="0"/>
          <w:numId w:val="3"/>
        </w:numPr>
        <w:shd w:fill="ffffff" w:val="clear"/>
        <w:spacing w:after="0" w:afterAutospacing="0" w:before="240" w:line="276" w:lineRule="auto"/>
        <w:ind w:left="720" w:hanging="360"/>
      </w:pPr>
      <w:r w:rsidDel="00000000" w:rsidR="00000000" w:rsidRPr="00000000">
        <w:rPr>
          <w:color w:val="1f1f1f"/>
          <w:sz w:val="21"/>
          <w:szCs w:val="21"/>
          <w:rtl w:val="0"/>
        </w:rPr>
        <w:t xml:space="preserve">Mandramu: Sa- Ri- Ga- Ma- Pa- Da- Ni-</w:t>
      </w:r>
    </w:p>
    <w:p w:rsidR="00000000" w:rsidDel="00000000" w:rsidP="00000000" w:rsidRDefault="00000000" w:rsidRPr="00000000" w14:paraId="0000004B">
      <w:pPr>
        <w:widowControl w:val="1"/>
        <w:numPr>
          <w:ilvl w:val="0"/>
          <w:numId w:val="3"/>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Madhyamu: Sa Ri Ga Ma Pa Da Ni</w:t>
      </w:r>
    </w:p>
    <w:p w:rsidR="00000000" w:rsidDel="00000000" w:rsidP="00000000" w:rsidRDefault="00000000" w:rsidRPr="00000000" w14:paraId="0000004C">
      <w:pPr>
        <w:widowControl w:val="1"/>
        <w:numPr>
          <w:ilvl w:val="0"/>
          <w:numId w:val="3"/>
        </w:numPr>
        <w:shd w:fill="ffffff" w:val="clear"/>
        <w:spacing w:after="240" w:before="0" w:beforeAutospacing="0" w:line="276" w:lineRule="auto"/>
        <w:ind w:left="720" w:hanging="360"/>
      </w:pPr>
      <w:r w:rsidDel="00000000" w:rsidR="00000000" w:rsidRPr="00000000">
        <w:rPr>
          <w:color w:val="1f1f1f"/>
          <w:sz w:val="21"/>
          <w:szCs w:val="21"/>
          <w:rtl w:val="0"/>
        </w:rPr>
        <w:t xml:space="preserve">Taramu: Sa+ Ri+ Ga+ Ma+ Pa+ Da+ Ni+</w:t>
      </w:r>
    </w:p>
    <w:p w:rsidR="00000000" w:rsidDel="00000000" w:rsidP="00000000" w:rsidRDefault="00000000" w:rsidRPr="00000000" w14:paraId="0000004D">
      <w:pPr>
        <w:widowControl w:val="1"/>
        <w:spacing w:after="140" w:line="276" w:lineRule="auto"/>
        <w:rPr>
          <w:color w:val="1f1f1f"/>
          <w:sz w:val="21"/>
          <w:szCs w:val="21"/>
          <w:highlight w:val="white"/>
        </w:rPr>
      </w:pPr>
      <w:r w:rsidDel="00000000" w:rsidR="00000000" w:rsidRPr="00000000">
        <w:rPr>
          <w:color w:val="1f1f1f"/>
          <w:sz w:val="21"/>
          <w:szCs w:val="21"/>
          <w:highlight w:val="white"/>
          <w:rtl w:val="0"/>
        </w:rPr>
        <w:t xml:space="preserve">If there is a dot below (minus sign here) the note, it indicates the Mandramu level; if there is a dot above the note (plus sign here), it indicates the Taramu level; and if there is no dot, it indicates the Madhyamu level.</w:t>
      </w:r>
    </w:p>
    <w:p w:rsidR="00000000" w:rsidDel="00000000" w:rsidP="00000000" w:rsidRDefault="00000000" w:rsidRPr="00000000" w14:paraId="0000004E">
      <w:pPr>
        <w:widowControl w:val="1"/>
        <w:shd w:fill="ffffff" w:val="clear"/>
        <w:spacing w:after="140" w:line="276" w:lineRule="auto"/>
        <w:rPr>
          <w:color w:val="1f1f1f"/>
          <w:sz w:val="21"/>
          <w:szCs w:val="21"/>
        </w:rPr>
      </w:pPr>
      <w:r w:rsidDel="00000000" w:rsidR="00000000" w:rsidRPr="00000000">
        <w:rPr>
          <w:rtl w:val="0"/>
        </w:rPr>
      </w:r>
    </w:p>
    <w:p w:rsidR="00000000" w:rsidDel="00000000" w:rsidP="00000000" w:rsidRDefault="00000000" w:rsidRPr="00000000" w14:paraId="0000004F">
      <w:pPr>
        <w:widowControl w:val="1"/>
        <w:spacing w:after="140" w:line="276"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9. Steps of the Notes</w:t>
      </w:r>
    </w:p>
    <w:p w:rsidR="00000000" w:rsidDel="00000000" w:rsidP="00000000" w:rsidRDefault="00000000" w:rsidRPr="00000000" w14:paraId="00000050">
      <w:pPr>
        <w:widowControl w:val="1"/>
        <w:spacing w:after="140" w:line="276" w:lineRule="auto"/>
        <w:rPr>
          <w:b w:val="1"/>
          <w:bCs w:val="1"/>
          <w:color w:val="1f1f1f"/>
          <w:sz w:val="21"/>
          <w:szCs w:val="21"/>
          <w:highlight w:val="white"/>
        </w:rPr>
      </w:pPr>
      <w:r w:rsidDel="00000000" w:rsidR="00000000" w:rsidRPr="00000000">
        <w:rPr>
          <w:rtl w:val="0"/>
        </w:rPr>
      </w:r>
    </w:p>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6"/>
        <w:gridCol w:w="4986"/>
        <w:tblGridChange w:id="0">
          <w:tblGrid>
            <w:gridCol w:w="4986"/>
            <w:gridCol w:w="49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Steps or Harmonium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Variations/Symbols of the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Ri1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Ri2/Ga1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0"/>
                <w:szCs w:val="20"/>
                <w:highlight w:val="white"/>
              </w:rPr>
            </w:pPr>
            <w:r w:rsidDel="00000000" w:rsidR="00000000" w:rsidRPr="00000000">
              <w:rPr>
                <w:b w:val="1"/>
                <w:bCs w:val="1"/>
                <w:color w:val="1f1f1f"/>
                <w:sz w:val="20"/>
                <w:szCs w:val="20"/>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Ri3/Ga2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Ga3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Ma1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Ma2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Da1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Da2/Ni1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Da3/Ni2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sz w:val="21"/>
                <w:szCs w:val="21"/>
                <w:highlight w:val="white"/>
              </w:rPr>
            </w:pPr>
            <w:r w:rsidDel="00000000" w:rsidR="00000000" w:rsidRPr="00000000">
              <w:rPr>
                <w:b w:val="1"/>
                <w:bCs w:val="1"/>
                <w:color w:val="1f1f1f"/>
                <w:sz w:val="21"/>
                <w:szCs w:val="21"/>
                <w:highlight w:val="white"/>
                <w:rtl w:val="0"/>
              </w:rPr>
              <w:t xml:space="preserve">Ni3</w:t>
            </w:r>
          </w:p>
        </w:tc>
      </w:tr>
    </w:tbl>
    <w:p w:rsidR="00000000" w:rsidDel="00000000" w:rsidP="00000000" w:rsidRDefault="00000000" w:rsidRPr="00000000" w14:paraId="0000006B">
      <w:pPr>
        <w:widowControl w:val="1"/>
        <w:spacing w:after="140" w:line="276" w:lineRule="auto"/>
        <w:rPr>
          <w:b w:val="1"/>
          <w:bCs w:val="1"/>
          <w:color w:val="1f1f1f"/>
          <w:sz w:val="21"/>
          <w:szCs w:val="21"/>
          <w:highlight w:val="white"/>
        </w:rPr>
      </w:pPr>
      <w:r w:rsidDel="00000000" w:rsidR="00000000" w:rsidRPr="00000000">
        <w:rPr>
          <w:rtl w:val="0"/>
        </w:rPr>
      </w:r>
    </w:p>
    <w:p w:rsidR="00000000" w:rsidDel="00000000" w:rsidP="00000000" w:rsidRDefault="00000000" w:rsidRPr="00000000" w14:paraId="0000006C">
      <w:pPr>
        <w:widowControl w:val="1"/>
        <w:spacing w:after="140" w:line="276" w:lineRule="auto"/>
        <w:rPr>
          <w:color w:val="1f1f1f"/>
          <w:sz w:val="21"/>
          <w:szCs w:val="21"/>
          <w:highlight w:val="white"/>
        </w:rPr>
      </w:pPr>
      <w:r w:rsidDel="00000000" w:rsidR="00000000" w:rsidRPr="00000000">
        <w:rPr>
          <w:color w:val="1f1f1f"/>
          <w:sz w:val="21"/>
          <w:szCs w:val="21"/>
          <w:highlight w:val="white"/>
          <w:rtl w:val="0"/>
        </w:rPr>
        <w:t xml:space="preserve">Keys 1, 2, 5, 6, 7, 8, 9, and 12 have one variation each, totaling 8. Keys 3, 4, 10, and 11 have two variations each, totaling 4 x 2 = 8. In total, there are 16 variations of the notes.</w:t>
      </w:r>
    </w:p>
    <w:p w:rsidR="00000000" w:rsidDel="00000000" w:rsidP="00000000" w:rsidRDefault="00000000" w:rsidRPr="00000000" w14:paraId="0000006D">
      <w:pPr>
        <w:widowControl w:val="1"/>
        <w:shd w:fill="ffffff" w:val="clear"/>
        <w:spacing w:after="140" w:line="276" w:lineRule="auto"/>
        <w:rPr>
          <w:color w:val="1f1f1f"/>
          <w:sz w:val="21"/>
          <w:szCs w:val="21"/>
        </w:rPr>
      </w:pPr>
      <w:r w:rsidDel="00000000" w:rsidR="00000000" w:rsidRPr="00000000">
        <w:rPr>
          <w:rtl w:val="0"/>
        </w:rPr>
      </w:r>
    </w:p>
    <w:p w:rsidR="00000000" w:rsidDel="00000000" w:rsidP="00000000" w:rsidRDefault="00000000" w:rsidRPr="00000000" w14:paraId="0000006E">
      <w:pPr>
        <w:widowControl w:val="1"/>
        <w:spacing w:after="140" w:line="276"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10. Shruti System</w:t>
      </w:r>
    </w:p>
    <w:p w:rsidR="00000000" w:rsidDel="00000000" w:rsidP="00000000" w:rsidRDefault="00000000" w:rsidRPr="00000000" w14:paraId="0000006F">
      <w:pPr>
        <w:widowControl w:val="1"/>
        <w:shd w:fill="ffffff" w:val="clear"/>
        <w:spacing w:after="140" w:line="276" w:lineRule="auto"/>
        <w:rPr>
          <w:color w:val="1f1f1f"/>
          <w:sz w:val="21"/>
          <w:szCs w:val="21"/>
        </w:rPr>
      </w:pPr>
      <w:r w:rsidDel="00000000" w:rsidR="00000000" w:rsidRPr="00000000">
        <w:rPr>
          <w:rtl w:val="0"/>
        </w:rPr>
      </w:r>
    </w:p>
    <w:p w:rsidR="00000000" w:rsidDel="00000000" w:rsidP="00000000" w:rsidRDefault="00000000" w:rsidRPr="00000000" w14:paraId="00000070">
      <w:pPr>
        <w:widowControl w:val="1"/>
        <w:spacing w:after="140" w:line="276" w:lineRule="auto"/>
        <w:rPr>
          <w:color w:val="1f1f1f"/>
          <w:sz w:val="21"/>
          <w:szCs w:val="21"/>
          <w:highlight w:val="white"/>
        </w:rPr>
      </w:pPr>
      <w:r w:rsidDel="00000000" w:rsidR="00000000" w:rsidRPr="00000000">
        <w:rPr>
          <w:color w:val="1f1f1f"/>
          <w:sz w:val="21"/>
          <w:szCs w:val="21"/>
          <w:highlight w:val="white"/>
          <w:rtl w:val="0"/>
        </w:rPr>
        <w:t xml:space="preserve">Shruti (</w:t>
      </w:r>
      <w:r w:rsidDel="00000000" w:rsidR="00000000" w:rsidRPr="00000000">
        <w:rPr>
          <w:rFonts w:ascii="Roboto" w:cs="Roboto" w:eastAsia="Roboto" w:hAnsi="Roboto"/>
          <w:color w:val="444746"/>
          <w:sz w:val="21"/>
          <w:szCs w:val="21"/>
          <w:highlight w:val="white"/>
          <w:rtl w:val="0"/>
        </w:rPr>
        <w:t xml:space="preserve">sʰ</w:t>
      </w:r>
      <w:r w:rsidDel="00000000" w:rsidR="00000000" w:rsidRPr="00000000">
        <w:rPr>
          <w:rFonts w:ascii="Arial" w:cs="Arial" w:eastAsia="Arial" w:hAnsi="Arial"/>
          <w:sz w:val="20"/>
          <w:szCs w:val="20"/>
          <w:rtl w:val="0"/>
        </w:rPr>
        <w:t xml:space="preserve">r̩</w:t>
      </w:r>
      <w:r w:rsidDel="00000000" w:rsidR="00000000" w:rsidRPr="00000000">
        <w:rPr>
          <w:rFonts w:ascii="Arial Unicode MS" w:cs="Arial Unicode MS" w:eastAsia="Arial Unicode MS" w:hAnsi="Arial Unicode MS"/>
          <w:color w:val="444746"/>
          <w:sz w:val="21"/>
          <w:szCs w:val="21"/>
          <w:highlight w:val="white"/>
          <w:rtl w:val="0"/>
        </w:rPr>
        <w:t xml:space="preserve">θi ; శృతి)</w:t>
      </w:r>
      <w:r w:rsidDel="00000000" w:rsidR="00000000" w:rsidRPr="00000000">
        <w:rPr>
          <w:color w:val="1f1f1f"/>
          <w:sz w:val="21"/>
          <w:szCs w:val="21"/>
          <w:highlight w:val="white"/>
          <w:rtl w:val="0"/>
        </w:rPr>
        <w:t xml:space="preserve"> is the fundamental basis of music. It is essential (Important) for every music student to understand shruti. Tuning the harmonium and the veena using the keys is relatively easy, but tuning the fiddle (vi</w:t>
      </w:r>
      <w:r w:rsidDel="00000000" w:rsidR="00000000" w:rsidRPr="00000000">
        <w:rPr>
          <w:color w:val="1f1f1f"/>
          <w:sz w:val="21"/>
          <w:szCs w:val="21"/>
          <w:highlight w:val="white"/>
          <w:rtl w:val="0"/>
        </w:rPr>
        <w:t xml:space="preserve">olin</w:t>
      </w:r>
      <w:r w:rsidDel="00000000" w:rsidR="00000000" w:rsidRPr="00000000">
        <w:rPr>
          <w:color w:val="1f1f1f"/>
          <w:sz w:val="21"/>
          <w:szCs w:val="21"/>
          <w:highlight w:val="white"/>
          <w:rtl w:val="0"/>
        </w:rPr>
        <w:t xml:space="preserve">) and the tambura is difficult. When tuning the fiddle or the tambura, first tighten the </w:t>
      </w:r>
      <w:r w:rsidDel="00000000" w:rsidR="00000000" w:rsidRPr="00000000">
        <w:rPr>
          <w:color w:val="1f1f1f"/>
          <w:sz w:val="21"/>
          <w:szCs w:val="21"/>
          <w:highlight w:val="white"/>
          <w:rtl w:val="0"/>
        </w:rPr>
        <w:t xml:space="preserve">Shadjamam</w:t>
      </w:r>
      <w:r w:rsidDel="00000000" w:rsidR="00000000" w:rsidRPr="00000000">
        <w:rPr>
          <w:color w:val="1f1f1f"/>
          <w:sz w:val="21"/>
          <w:szCs w:val="21"/>
          <w:highlight w:val="white"/>
          <w:rtl w:val="0"/>
        </w:rPr>
        <w:t xml:space="preserve"> (</w:t>
      </w:r>
      <w:r w:rsidDel="00000000" w:rsidR="00000000" w:rsidRPr="00000000">
        <w:rPr>
          <w:rFonts w:ascii="Arial" w:cs="Arial" w:eastAsia="Arial" w:hAnsi="Arial"/>
          <w:color w:val="1f1f1f"/>
          <w:sz w:val="21"/>
          <w:szCs w:val="21"/>
          <w:rtl w:val="0"/>
        </w:rPr>
        <w:t xml:space="preserve">ʃ</w:t>
      </w:r>
      <w:r w:rsidDel="00000000" w:rsidR="00000000" w:rsidRPr="00000000">
        <w:rPr>
          <w:rFonts w:ascii="Andika" w:cs="Andika" w:eastAsia="Andika" w:hAnsi="Andika"/>
          <w:color w:val="444746"/>
          <w:sz w:val="21"/>
          <w:szCs w:val="21"/>
          <w:rtl w:val="0"/>
        </w:rPr>
        <w:t xml:space="preserve">adʒmamu</w:t>
      </w:r>
      <w:r w:rsidDel="00000000" w:rsidR="00000000" w:rsidRPr="00000000">
        <w:rPr>
          <w:rFonts w:ascii="Chathura" w:cs="Chathura" w:eastAsia="Chathura" w:hAnsi="Chathura"/>
          <w:color w:val="444746"/>
          <w:sz w:val="21"/>
          <w:szCs w:val="21"/>
          <w:highlight w:val="white"/>
          <w:rtl w:val="0"/>
        </w:rPr>
        <w:t xml:space="preserve"> ; షడ్జమము)</w:t>
      </w:r>
      <w:r w:rsidDel="00000000" w:rsidR="00000000" w:rsidRPr="00000000">
        <w:rPr>
          <w:color w:val="1f1f1f"/>
          <w:sz w:val="21"/>
          <w:szCs w:val="21"/>
          <w:highlight w:val="white"/>
          <w:rtl w:val="0"/>
        </w:rPr>
        <w:t xml:space="preserve"> string (wire) and mark a point on the fingerboard near the bridge. Divide this distance into three parts and place a paper marker at one-third (⅓) of the distance from the bridge. If you pluck the string above the marker, it will produce the </w:t>
      </w:r>
      <w:r w:rsidDel="00000000" w:rsidR="00000000" w:rsidRPr="00000000">
        <w:rPr>
          <w:color w:val="1f1f1f"/>
          <w:sz w:val="21"/>
          <w:szCs w:val="21"/>
          <w:highlight w:val="white"/>
          <w:rtl w:val="0"/>
        </w:rPr>
        <w:t xml:space="preserve">Panchamam</w:t>
      </w:r>
      <w:r w:rsidDel="00000000" w:rsidR="00000000" w:rsidRPr="00000000">
        <w:rPr>
          <w:color w:val="1f1f1f"/>
          <w:sz w:val="21"/>
          <w:szCs w:val="21"/>
          <w:highlight w:val="white"/>
          <w:rtl w:val="0"/>
        </w:rPr>
        <w:t xml:space="preserve"> (</w:t>
      </w:r>
      <w:r w:rsidDel="00000000" w:rsidR="00000000" w:rsidRPr="00000000">
        <w:rPr>
          <w:rFonts w:ascii="Arial Unicode MS" w:cs="Arial Unicode MS" w:eastAsia="Arial Unicode MS" w:hAnsi="Arial Unicode MS"/>
          <w:color w:val="444746"/>
          <w:sz w:val="21"/>
          <w:szCs w:val="21"/>
          <w:highlight w:val="white"/>
          <w:rtl w:val="0"/>
        </w:rPr>
        <w:t xml:space="preserve">pantʃamamu ; పంచమము)</w:t>
      </w:r>
      <w:r w:rsidDel="00000000" w:rsidR="00000000" w:rsidRPr="00000000">
        <w:rPr>
          <w:color w:val="1f1f1f"/>
          <w:sz w:val="21"/>
          <w:szCs w:val="21"/>
          <w:highlight w:val="white"/>
          <w:rtl w:val="0"/>
        </w:rPr>
        <w:t xml:space="preserve"> note. Adjust the second string (wire) until it matches the pitch of the Panchamam note, and the instrument will be in tune.</w:t>
      </w:r>
    </w:p>
    <w:p w:rsidR="00000000" w:rsidDel="00000000" w:rsidP="00000000" w:rsidRDefault="00000000" w:rsidRPr="00000000" w14:paraId="00000071">
      <w:pPr>
        <w:widowControl w:val="1"/>
        <w:shd w:fill="ffffff" w:val="clear"/>
        <w:spacing w:after="140" w:line="276" w:lineRule="auto"/>
        <w:rPr>
          <w:color w:val="1f1f1f"/>
          <w:sz w:val="21"/>
          <w:szCs w:val="21"/>
        </w:rPr>
      </w:pPr>
      <w:r w:rsidDel="00000000" w:rsidR="00000000" w:rsidRPr="00000000">
        <w:rPr>
          <w:rtl w:val="0"/>
        </w:rPr>
      </w:r>
    </w:p>
    <w:p w:rsidR="00000000" w:rsidDel="00000000" w:rsidP="00000000" w:rsidRDefault="00000000" w:rsidRPr="00000000" w14:paraId="00000072">
      <w:pPr>
        <w:widowControl w:val="1"/>
        <w:spacing w:after="140" w:line="276"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11. Ten Types of Gamakas (Ornamentations - gamaka:lu ; గ</w:t>
      </w:r>
      <w:r w:rsidDel="00000000" w:rsidR="00000000" w:rsidRPr="00000000">
        <w:rPr>
          <w:b w:val="1"/>
          <w:bCs w:val="1"/>
          <w:color w:val="1f1f1f"/>
          <w:sz w:val="21"/>
          <w:szCs w:val="21"/>
          <w:highlight w:val="white"/>
          <w:rtl w:val="0"/>
        </w:rPr>
        <w:t xml:space="preserve">ామకాలు</w:t>
      </w:r>
      <w:r w:rsidDel="00000000" w:rsidR="00000000" w:rsidRPr="00000000">
        <w:rPr>
          <w:b w:val="1"/>
          <w:bCs w:val="1"/>
          <w:color w:val="1f1f1f"/>
          <w:sz w:val="21"/>
          <w:szCs w:val="21"/>
          <w:highlight w:val="white"/>
          <w:rtl w:val="0"/>
        </w:rPr>
        <w:t xml:space="preserve">)</w:t>
      </w:r>
    </w:p>
    <w:p w:rsidR="00000000" w:rsidDel="00000000" w:rsidP="00000000" w:rsidRDefault="00000000" w:rsidRPr="00000000" w14:paraId="00000073">
      <w:pPr>
        <w:widowControl w:val="1"/>
        <w:shd w:fill="ffffff" w:val="clear"/>
        <w:spacing w:after="140" w:line="276" w:lineRule="auto"/>
        <w:rPr>
          <w:color w:val="1f1f1f"/>
          <w:sz w:val="21"/>
          <w:szCs w:val="21"/>
        </w:rPr>
      </w:pPr>
      <w:r w:rsidDel="00000000" w:rsidR="00000000" w:rsidRPr="00000000">
        <w:rPr>
          <w:rtl w:val="0"/>
        </w:rPr>
      </w:r>
    </w:p>
    <w:p w:rsidR="00000000" w:rsidDel="00000000" w:rsidP="00000000" w:rsidRDefault="00000000" w:rsidRPr="00000000" w14:paraId="00000074">
      <w:pPr>
        <w:widowControl w:val="1"/>
        <w:spacing w:after="140" w:line="276" w:lineRule="auto"/>
        <w:rPr>
          <w:color w:val="1f1f1f"/>
          <w:sz w:val="21"/>
          <w:szCs w:val="21"/>
          <w:highlight w:val="white"/>
        </w:rPr>
      </w:pPr>
      <w:r w:rsidDel="00000000" w:rsidR="00000000" w:rsidRPr="00000000">
        <w:rPr>
          <w:color w:val="1f1f1f"/>
          <w:sz w:val="21"/>
          <w:szCs w:val="21"/>
          <w:highlight w:val="white"/>
          <w:rtl w:val="0"/>
        </w:rPr>
        <w:t xml:space="preserve">The notes Sa, Ri, Ga, Ma, Pa, Da, and Ni are played in various ways. The names and playing </w:t>
      </w:r>
      <w:r w:rsidDel="00000000" w:rsidR="00000000" w:rsidRPr="00000000">
        <w:rPr>
          <w:color w:val="1f1f1f"/>
          <w:sz w:val="21"/>
          <w:szCs w:val="21"/>
          <w:highlight w:val="white"/>
          <w:rtl w:val="0"/>
        </w:rPr>
        <w:t xml:space="preserve">techniques</w:t>
      </w:r>
      <w:r w:rsidDel="00000000" w:rsidR="00000000" w:rsidRPr="00000000">
        <w:rPr>
          <w:color w:val="1f1f1f"/>
          <w:sz w:val="21"/>
          <w:szCs w:val="21"/>
          <w:highlight w:val="white"/>
          <w:rtl w:val="0"/>
        </w:rPr>
        <w:t xml:space="preserve"> (</w:t>
      </w:r>
      <w:r w:rsidDel="00000000" w:rsidR="00000000" w:rsidRPr="00000000">
        <w:rPr>
          <w:rFonts w:ascii="Roboto" w:cs="Roboto" w:eastAsia="Roboto" w:hAnsi="Roboto"/>
          <w:color w:val="444746"/>
          <w:sz w:val="21"/>
          <w:szCs w:val="21"/>
          <w:highlight w:val="white"/>
          <w:rtl w:val="0"/>
        </w:rPr>
        <w:t xml:space="preserve">Ways; methods</w:t>
      </w:r>
      <w:r w:rsidDel="00000000" w:rsidR="00000000" w:rsidRPr="00000000">
        <w:rPr>
          <w:color w:val="1f1f1f"/>
          <w:sz w:val="21"/>
          <w:szCs w:val="21"/>
          <w:highlight w:val="white"/>
          <w:rtl w:val="0"/>
        </w:rPr>
        <w:t xml:space="preserve">)</w:t>
      </w:r>
      <w:r w:rsidDel="00000000" w:rsidR="00000000" w:rsidRPr="00000000">
        <w:rPr>
          <w:color w:val="1f1f1f"/>
          <w:sz w:val="21"/>
          <w:szCs w:val="21"/>
          <w:highlight w:val="white"/>
          <w:rtl w:val="0"/>
        </w:rPr>
        <w:t xml:space="preserve"> are described below:</w:t>
      </w:r>
    </w:p>
    <w:p w:rsidR="00000000" w:rsidDel="00000000" w:rsidP="00000000" w:rsidRDefault="00000000" w:rsidRPr="00000000" w14:paraId="00000075">
      <w:pPr>
        <w:widowControl w:val="1"/>
        <w:numPr>
          <w:ilvl w:val="0"/>
          <w:numId w:val="11"/>
        </w:numPr>
        <w:shd w:fill="ffffff" w:val="clear"/>
        <w:spacing w:after="0" w:afterAutospacing="0" w:before="240" w:line="276" w:lineRule="auto"/>
        <w:ind w:left="720" w:hanging="360"/>
      </w:pPr>
      <w:r w:rsidDel="00000000" w:rsidR="00000000" w:rsidRPr="00000000">
        <w:rPr>
          <w:color w:val="1f1f1f"/>
          <w:sz w:val="21"/>
          <w:szCs w:val="21"/>
          <w:rtl w:val="0"/>
        </w:rPr>
        <w:t xml:space="preserve">Arohanamu</w:t>
      </w:r>
      <w:r w:rsidDel="00000000" w:rsidR="00000000" w:rsidRPr="00000000">
        <w:rPr>
          <w:color w:val="1f1f1f"/>
          <w:sz w:val="21"/>
          <w:szCs w:val="21"/>
          <w:rtl w:val="0"/>
        </w:rPr>
        <w:t xml:space="preserve"> </w:t>
      </w:r>
      <w:r w:rsidDel="00000000" w:rsidR="00000000" w:rsidRPr="00000000">
        <w:rPr>
          <w:color w:val="1f1f1f"/>
          <w:sz w:val="21"/>
          <w:szCs w:val="21"/>
          <w:rtl w:val="0"/>
        </w:rPr>
        <w:t xml:space="preserve">(Ascending (</w:t>
      </w:r>
      <w:r w:rsidDel="00000000" w:rsidR="00000000" w:rsidRPr="00000000">
        <w:rPr>
          <w:rFonts w:ascii="Roboto" w:cs="Roboto" w:eastAsia="Roboto" w:hAnsi="Roboto"/>
          <w:color w:val="444746"/>
          <w:sz w:val="21"/>
          <w:szCs w:val="21"/>
          <w:rtl w:val="0"/>
        </w:rPr>
        <w:t xml:space="preserve">Going from Low to high</w:t>
      </w:r>
      <w:r w:rsidDel="00000000" w:rsidR="00000000" w:rsidRPr="00000000">
        <w:rPr>
          <w:color w:val="1f1f1f"/>
          <w:sz w:val="21"/>
          <w:szCs w:val="21"/>
          <w:rtl w:val="0"/>
        </w:rPr>
        <w:t xml:space="preserve">)</w:t>
      </w:r>
      <w:r w:rsidDel="00000000" w:rsidR="00000000" w:rsidRPr="00000000">
        <w:rPr>
          <w:color w:val="1f1f1f"/>
          <w:sz w:val="21"/>
          <w:szCs w:val="21"/>
          <w:rtl w:val="0"/>
        </w:rPr>
        <w:t xml:space="preserve"> - </w:t>
      </w:r>
      <w:r w:rsidDel="00000000" w:rsidR="00000000" w:rsidRPr="00000000">
        <w:rPr>
          <w:color w:val="1f1f1f"/>
          <w:sz w:val="21"/>
          <w:szCs w:val="21"/>
          <w:rtl w:val="0"/>
        </w:rPr>
        <w:t xml:space="preserve">a:ro:ɦaɳamu </w:t>
      </w:r>
      <w:r w:rsidDel="00000000" w:rsidR="00000000" w:rsidRPr="00000000">
        <w:rPr>
          <w:color w:val="1f1f1f"/>
          <w:sz w:val="21"/>
          <w:szCs w:val="21"/>
          <w:rtl w:val="0"/>
        </w:rPr>
        <w:t xml:space="preserve">; </w:t>
      </w:r>
      <w:r w:rsidDel="00000000" w:rsidR="00000000" w:rsidRPr="00000000">
        <w:rPr>
          <w:color w:val="1f1f1f"/>
          <w:sz w:val="21"/>
          <w:szCs w:val="21"/>
          <w:rtl w:val="0"/>
        </w:rPr>
        <w:t xml:space="preserve">ఆరోహణము</w:t>
      </w:r>
      <w:r w:rsidDel="00000000" w:rsidR="00000000" w:rsidRPr="00000000">
        <w:rPr>
          <w:color w:val="1f1f1f"/>
          <w:sz w:val="21"/>
          <w:szCs w:val="21"/>
          <w:rtl w:val="0"/>
        </w:rPr>
        <w:t xml:space="preserve">)</w:t>
      </w:r>
      <w:r w:rsidDel="00000000" w:rsidR="00000000" w:rsidRPr="00000000">
        <w:rPr>
          <w:color w:val="1f1f1f"/>
          <w:sz w:val="21"/>
          <w:szCs w:val="21"/>
          <w:rtl w:val="0"/>
        </w:rPr>
        <w:t xml:space="preserve">: Sa Ri Ga Ma Pa Da Ni Sa+</w:t>
      </w:r>
    </w:p>
    <w:p w:rsidR="00000000" w:rsidDel="00000000" w:rsidP="00000000" w:rsidRDefault="00000000" w:rsidRPr="00000000" w14:paraId="00000076">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Avarohana</w:t>
      </w:r>
      <w:r w:rsidDel="00000000" w:rsidR="00000000" w:rsidRPr="00000000">
        <w:rPr>
          <w:color w:val="1f1f1f"/>
          <w:sz w:val="21"/>
          <w:szCs w:val="21"/>
          <w:rtl w:val="0"/>
        </w:rPr>
        <w:t xml:space="preserve"> </w:t>
      </w:r>
      <w:r w:rsidDel="00000000" w:rsidR="00000000" w:rsidRPr="00000000">
        <w:rPr>
          <w:color w:val="1f1f1f"/>
          <w:sz w:val="21"/>
          <w:szCs w:val="21"/>
          <w:rtl w:val="0"/>
        </w:rPr>
        <w:t xml:space="preserve">(Descending (</w:t>
      </w:r>
      <w:r w:rsidDel="00000000" w:rsidR="00000000" w:rsidRPr="00000000">
        <w:rPr>
          <w:rFonts w:ascii="Roboto" w:cs="Roboto" w:eastAsia="Roboto" w:hAnsi="Roboto"/>
          <w:color w:val="444746"/>
          <w:sz w:val="21"/>
          <w:szCs w:val="21"/>
          <w:rtl w:val="0"/>
        </w:rPr>
        <w:t xml:space="preserve">Going from high to low)</w:t>
      </w:r>
      <w:r w:rsidDel="00000000" w:rsidR="00000000" w:rsidRPr="00000000">
        <w:rPr>
          <w:color w:val="1f1f1f"/>
          <w:sz w:val="21"/>
          <w:szCs w:val="21"/>
          <w:rtl w:val="0"/>
        </w:rPr>
        <w:t xml:space="preserve"> - avaro:ɦaɳamu ; </w:t>
      </w:r>
      <w:r w:rsidDel="00000000" w:rsidR="00000000" w:rsidRPr="00000000">
        <w:rPr>
          <w:color w:val="1f1f1f"/>
          <w:sz w:val="21"/>
          <w:szCs w:val="21"/>
          <w:rtl w:val="0"/>
        </w:rPr>
        <w:t xml:space="preserve">అవరోహణము</w:t>
      </w:r>
      <w:r w:rsidDel="00000000" w:rsidR="00000000" w:rsidRPr="00000000">
        <w:rPr>
          <w:color w:val="1f1f1f"/>
          <w:sz w:val="21"/>
          <w:szCs w:val="21"/>
          <w:rtl w:val="0"/>
        </w:rPr>
        <w:t xml:space="preserve">)</w:t>
      </w:r>
      <w:r w:rsidDel="00000000" w:rsidR="00000000" w:rsidRPr="00000000">
        <w:rPr>
          <w:color w:val="1f1f1f"/>
          <w:sz w:val="21"/>
          <w:szCs w:val="21"/>
          <w:rtl w:val="0"/>
        </w:rPr>
        <w:t xml:space="preserve">: Sa+ Ni Da Pa Ma Ga Ri Sa</w:t>
      </w:r>
    </w:p>
    <w:p w:rsidR="00000000" w:rsidDel="00000000" w:rsidP="00000000" w:rsidRDefault="00000000" w:rsidRPr="00000000" w14:paraId="00000077">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Dhalu</w:t>
      </w:r>
      <w:r w:rsidDel="00000000" w:rsidR="00000000" w:rsidRPr="00000000">
        <w:rPr>
          <w:color w:val="1f1f1f"/>
          <w:sz w:val="21"/>
          <w:szCs w:val="21"/>
          <w:rtl w:val="0"/>
        </w:rPr>
        <w:t xml:space="preserve"> (dʰa:lu ; ఢాలు): Sa Pa Sa Ma Sa Ga Sa Ri Sa Sa</w:t>
      </w:r>
    </w:p>
    <w:p w:rsidR="00000000" w:rsidDel="00000000" w:rsidP="00000000" w:rsidRDefault="00000000" w:rsidRPr="00000000" w14:paraId="00000078">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Sphuritamu</w:t>
      </w:r>
      <w:r w:rsidDel="00000000" w:rsidR="00000000" w:rsidRPr="00000000">
        <w:rPr>
          <w:color w:val="1f1f1f"/>
          <w:sz w:val="21"/>
          <w:szCs w:val="21"/>
          <w:rtl w:val="0"/>
        </w:rPr>
        <w:t xml:space="preserve"> (spʰuriθamu ; స్ఫురితము): Sa Sa Ri Ri Ga Ga Ma Ma</w:t>
      </w:r>
    </w:p>
    <w:p w:rsidR="00000000" w:rsidDel="00000000" w:rsidP="00000000" w:rsidRDefault="00000000" w:rsidRPr="00000000" w14:paraId="00000079">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Kampitamu</w:t>
      </w:r>
      <w:r w:rsidDel="00000000" w:rsidR="00000000" w:rsidRPr="00000000">
        <w:rPr>
          <w:color w:val="1f1f1f"/>
          <w:sz w:val="21"/>
          <w:szCs w:val="21"/>
          <w:rtl w:val="0"/>
        </w:rPr>
        <w:t xml:space="preserve"> (ka</w:t>
      </w:r>
      <w:r w:rsidDel="00000000" w:rsidR="00000000" w:rsidRPr="00000000">
        <w:rPr>
          <w:rFonts w:ascii="Arial" w:cs="Arial" w:eastAsia="Arial" w:hAnsi="Arial"/>
          <w:sz w:val="20"/>
          <w:szCs w:val="20"/>
          <w:rtl w:val="0"/>
        </w:rPr>
        <w:t xml:space="preserve">ṁ</w:t>
      </w:r>
      <w:r w:rsidDel="00000000" w:rsidR="00000000" w:rsidRPr="00000000">
        <w:rPr>
          <w:color w:val="1f1f1f"/>
          <w:sz w:val="21"/>
          <w:szCs w:val="21"/>
          <w:rtl w:val="0"/>
        </w:rPr>
        <w:t xml:space="preserve">piθamu ; కంపితము): Pa_ Pa Pa Pa Pa  (Staying in one place and repeatedly plucking the string or playing the note).</w:t>
      </w:r>
    </w:p>
    <w:p w:rsidR="00000000" w:rsidDel="00000000" w:rsidP="00000000" w:rsidRDefault="00000000" w:rsidRPr="00000000" w14:paraId="0000007A">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Ahatamu</w:t>
      </w:r>
      <w:r w:rsidDel="00000000" w:rsidR="00000000" w:rsidRPr="00000000">
        <w:rPr>
          <w:color w:val="1f1f1f"/>
          <w:sz w:val="21"/>
          <w:szCs w:val="21"/>
          <w:rtl w:val="0"/>
        </w:rPr>
        <w:t xml:space="preserve"> (a:ɦaθamu ; ఆహతము): Sa Ri, Ri Ga, Ga Ma</w:t>
      </w:r>
    </w:p>
    <w:p w:rsidR="00000000" w:rsidDel="00000000" w:rsidP="00000000" w:rsidRDefault="00000000" w:rsidRPr="00000000" w14:paraId="0000007B">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Pratyahatamu</w:t>
      </w:r>
      <w:r w:rsidDel="00000000" w:rsidR="00000000" w:rsidRPr="00000000">
        <w:rPr>
          <w:color w:val="1f1f1f"/>
          <w:sz w:val="21"/>
          <w:szCs w:val="21"/>
          <w:rtl w:val="0"/>
        </w:rPr>
        <w:t xml:space="preserve"> (praθja:ɦaθamu ; ప్రత్యాహతము): Sa+ Ni, Ni Da, Da Pa</w:t>
      </w:r>
    </w:p>
    <w:p w:rsidR="00000000" w:rsidDel="00000000" w:rsidP="00000000" w:rsidRDefault="00000000" w:rsidRPr="00000000" w14:paraId="0000007C">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Tripuchchamu</w:t>
      </w:r>
      <w:r w:rsidDel="00000000" w:rsidR="00000000" w:rsidRPr="00000000">
        <w:rPr>
          <w:color w:val="1f1f1f"/>
          <w:sz w:val="21"/>
          <w:szCs w:val="21"/>
          <w:rtl w:val="0"/>
        </w:rPr>
        <w:t xml:space="preserve"> (θriputʃtʃʰamu ; త్రిపుచ్ఛము): Sa Sa Sa, Ri Ri Ri, Ga Ga Ga, Ma Ma Ma</w:t>
      </w:r>
    </w:p>
    <w:p w:rsidR="00000000" w:rsidDel="00000000" w:rsidP="00000000" w:rsidRDefault="00000000" w:rsidRPr="00000000" w14:paraId="0000007D">
      <w:pPr>
        <w:widowControl w:val="1"/>
        <w:numPr>
          <w:ilvl w:val="0"/>
          <w:numId w:val="11"/>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Andolamu</w:t>
      </w:r>
      <w:r w:rsidDel="00000000" w:rsidR="00000000" w:rsidRPr="00000000">
        <w:rPr>
          <w:color w:val="1f1f1f"/>
          <w:sz w:val="21"/>
          <w:szCs w:val="21"/>
          <w:rtl w:val="0"/>
        </w:rPr>
        <w:t xml:space="preserve"> (a:nðo:ɭamu ; ఆందోళము): Sa Ri Sa Pa_ Pa, Ri Ga Ri Ma_ Ma</w:t>
      </w:r>
    </w:p>
    <w:p w:rsidR="00000000" w:rsidDel="00000000" w:rsidP="00000000" w:rsidRDefault="00000000" w:rsidRPr="00000000" w14:paraId="0000007E">
      <w:pPr>
        <w:widowControl w:val="1"/>
        <w:numPr>
          <w:ilvl w:val="0"/>
          <w:numId w:val="11"/>
        </w:numPr>
        <w:shd w:fill="ffffff" w:val="clear"/>
        <w:spacing w:after="240" w:before="0" w:beforeAutospacing="0" w:line="276" w:lineRule="auto"/>
        <w:ind w:left="720" w:hanging="360"/>
      </w:pPr>
      <w:r w:rsidDel="00000000" w:rsidR="00000000" w:rsidRPr="00000000">
        <w:rPr>
          <w:color w:val="1f1f1f"/>
          <w:sz w:val="21"/>
          <w:szCs w:val="21"/>
          <w:rtl w:val="0"/>
        </w:rPr>
        <w:t xml:space="preserve">Murchana</w:t>
      </w:r>
      <w:r w:rsidDel="00000000" w:rsidR="00000000" w:rsidRPr="00000000">
        <w:rPr>
          <w:color w:val="1f1f1f"/>
          <w:sz w:val="21"/>
          <w:szCs w:val="21"/>
          <w:rtl w:val="0"/>
        </w:rPr>
        <w:t xml:space="preserve"> (mu:rtʃʰana మూర్ఛన): Sa Ri Ga Ma Pa Da Ni, Ri Ga Ma Da Ni Sa</w:t>
      </w:r>
    </w:p>
    <w:p w:rsidR="00000000" w:rsidDel="00000000" w:rsidP="00000000" w:rsidRDefault="00000000" w:rsidRPr="00000000" w14:paraId="0000007F">
      <w:pPr>
        <w:widowControl w:val="1"/>
        <w:shd w:fill="ffffff" w:val="clear"/>
        <w:spacing w:after="240" w:before="240" w:line="276"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80">
      <w:pPr>
        <w:widowControl w:val="1"/>
        <w:spacing w:after="140" w:line="276" w:lineRule="auto"/>
        <w:rPr>
          <w:b w:val="1"/>
          <w:bCs w:val="1"/>
          <w:color w:val="1f1f1f"/>
          <w:sz w:val="21"/>
          <w:szCs w:val="21"/>
          <w:highlight w:val="white"/>
        </w:rPr>
      </w:pPr>
      <w:r w:rsidDel="00000000" w:rsidR="00000000" w:rsidRPr="00000000">
        <w:rPr>
          <w:b w:val="1"/>
          <w:bCs w:val="1"/>
          <w:color w:val="1f1f1f"/>
          <w:sz w:val="21"/>
          <w:szCs w:val="21"/>
          <w:highlight w:val="white"/>
          <w:rtl w:val="0"/>
        </w:rPr>
        <w:t xml:space="preserve">12. </w:t>
      </w:r>
      <w:r w:rsidDel="00000000" w:rsidR="00000000" w:rsidRPr="00000000">
        <w:rPr>
          <w:b w:val="1"/>
          <w:bCs w:val="1"/>
          <w:color w:val="1f1f1f"/>
          <w:sz w:val="21"/>
          <w:szCs w:val="21"/>
          <w:highlight w:val="white"/>
          <w:rtl w:val="0"/>
        </w:rPr>
        <w:t xml:space="preserve">Characteristics</w:t>
      </w:r>
      <w:ins w:author="Virata Pusuluri" w:id="11" w:date="2025-06-25T14:34:29Z">
        <w:r w:rsidDel="00000000" w:rsidR="00000000" w:rsidRPr="00000000">
          <w:rPr>
            <w:b w:val="1"/>
            <w:bCs w:val="1"/>
            <w:color w:val="1f1f1f"/>
            <w:sz w:val="21"/>
            <w:szCs w:val="21"/>
            <w:highlight w:val="white"/>
            <w:rtl w:val="0"/>
          </w:rPr>
          <w:t xml:space="preserve"> </w:t>
        </w:r>
      </w:ins>
      <w:r w:rsidDel="00000000" w:rsidR="00000000" w:rsidRPr="00000000">
        <w:rPr>
          <w:b w:val="1"/>
          <w:bCs w:val="1"/>
          <w:color w:val="1f1f1f"/>
          <w:sz w:val="21"/>
          <w:szCs w:val="21"/>
          <w:highlight w:val="white"/>
          <w:rtl w:val="0"/>
        </w:rPr>
        <w:t xml:space="preserve">(properties) of</w:t>
      </w:r>
      <w:r w:rsidDel="00000000" w:rsidR="00000000" w:rsidRPr="00000000">
        <w:rPr>
          <w:b w:val="1"/>
          <w:bCs w:val="1"/>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Vadi Swaras</w:t>
      </w:r>
      <w:r w:rsidDel="00000000" w:rsidR="00000000" w:rsidRPr="00000000">
        <w:rPr>
          <w:b w:val="1"/>
          <w:bCs w:val="1"/>
          <w:color w:val="1f1f1f"/>
          <w:sz w:val="21"/>
          <w:szCs w:val="21"/>
          <w:highlight w:val="white"/>
          <w:rtl w:val="0"/>
        </w:rPr>
        <w:t xml:space="preserve"> (Sonant Notes - va:ði ; వా</w:t>
      </w:r>
      <w:r w:rsidDel="00000000" w:rsidR="00000000" w:rsidRPr="00000000">
        <w:rPr>
          <w:b w:val="1"/>
          <w:bCs w:val="1"/>
          <w:color w:val="1f1f1f"/>
          <w:sz w:val="21"/>
          <w:szCs w:val="21"/>
          <w:highlight w:val="white"/>
          <w:rtl w:val="0"/>
        </w:rPr>
        <w:t xml:space="preserve">ది - related to sound</w:t>
      </w:r>
      <w:r w:rsidDel="00000000" w:rsidR="00000000" w:rsidRPr="00000000">
        <w:rPr>
          <w:b w:val="1"/>
          <w:bCs w:val="1"/>
          <w:color w:val="1f1f1f"/>
          <w:sz w:val="21"/>
          <w:szCs w:val="21"/>
          <w:highlight w:val="white"/>
          <w:rtl w:val="0"/>
        </w:rPr>
        <w:t xml:space="preserve">)</w:t>
      </w:r>
    </w:p>
    <w:p w:rsidR="00000000" w:rsidDel="00000000" w:rsidP="00000000" w:rsidRDefault="00000000" w:rsidRPr="00000000" w14:paraId="00000081">
      <w:pPr>
        <w:widowControl w:val="1"/>
        <w:numPr>
          <w:ilvl w:val="0"/>
          <w:numId w:val="10"/>
        </w:numPr>
        <w:shd w:fill="ffffff" w:val="clear"/>
        <w:spacing w:after="0" w:afterAutospacing="0" w:before="240" w:line="276" w:lineRule="auto"/>
        <w:ind w:left="720" w:hanging="360"/>
        <w:rPr>
          <w:ins w:author="Virata Pusuluri" w:id="12" w:date="2025-10-29T15:42:50Z"/>
        </w:rPr>
      </w:pPr>
      <w:r w:rsidDel="00000000" w:rsidR="00000000" w:rsidRPr="00000000">
        <w:rPr>
          <w:b w:val="1"/>
          <w:bCs w:val="1"/>
          <w:color w:val="1f1f1f"/>
          <w:sz w:val="21"/>
          <w:szCs w:val="21"/>
          <w:rtl w:val="0"/>
        </w:rPr>
        <w:t xml:space="preserve">Vadi</w:t>
      </w:r>
      <w:r w:rsidDel="00000000" w:rsidR="00000000" w:rsidRPr="00000000">
        <w:rPr>
          <w:b w:val="1"/>
          <w:bCs w:val="1"/>
          <w:color w:val="1f1f1f"/>
          <w:sz w:val="21"/>
          <w:szCs w:val="21"/>
          <w:rtl w:val="0"/>
        </w:rPr>
        <w:t xml:space="preserve"> (Sonant - va:ði ; వాది):</w:t>
      </w:r>
      <w:r w:rsidDel="00000000" w:rsidR="00000000" w:rsidRPr="00000000">
        <w:rPr>
          <w:color w:val="1f1f1f"/>
          <w:sz w:val="21"/>
          <w:szCs w:val="21"/>
          <w:rtl w:val="0"/>
        </w:rPr>
        <w:t xml:space="preserve"> Sa Ri Ga Ma Pa Da Ni Sa+, Ri Ga Ma Pa Da Ni Sa+, Ga Ma Pa Da Ni Sa+, Ma Pa Da Ni Sa+, Pa Da Ni S</w:t>
      </w:r>
      <w:ins w:author="Virata Pusuluri" w:id="12" w:date="2025-10-29T15:42:50Z">
        <w:r w:rsidDel="00000000" w:rsidR="00000000" w:rsidRPr="00000000">
          <w:rPr>
            <w:color w:val="1f1f1f"/>
            <w:sz w:val="21"/>
            <w:szCs w:val="21"/>
            <w:rtl w:val="0"/>
          </w:rPr>
          <w:t xml:space="preserve">a </w:t>
        </w:r>
      </w:ins>
    </w:p>
    <w:p w:rsidR="00000000" w:rsidDel="00000000" w:rsidP="00000000" w:rsidRDefault="00000000" w:rsidRPr="00000000" w14:paraId="00000082">
      <w:pPr>
        <w:widowControl w:val="1"/>
        <w:numPr>
          <w:ilvl w:val="0"/>
          <w:numId w:val="10"/>
        </w:numPr>
        <w:shd w:fill="ffffff" w:val="clear"/>
        <w:spacing w:after="0" w:afterAutospacing="0" w:before="0" w:beforeAutospacing="0" w:line="276" w:lineRule="auto"/>
        <w:ind w:left="720" w:hanging="360"/>
      </w:pPr>
      <w:del w:author="Virata Pusuluri" w:id="12" w:date="2025-10-29T15:42:50Z">
        <w:r w:rsidDel="00000000" w:rsidR="00000000" w:rsidRPr="00000000">
          <w:rPr>
            <w:color w:val="1f1f1f"/>
            <w:sz w:val="21"/>
            <w:szCs w:val="21"/>
            <w:rtl w:val="0"/>
          </w:rPr>
          <w:delText xml:space="preserve">a</w:delText>
        </w:r>
      </w:del>
      <w:r w:rsidDel="00000000" w:rsidR="00000000" w:rsidRPr="00000000">
        <w:rPr>
          <w:color w:val="1f1f1f"/>
          <w:sz w:val="21"/>
          <w:szCs w:val="21"/>
          <w:rtl w:val="0"/>
        </w:rPr>
        <w:t xml:space="preserve">+, Da Ni Sa+, Ni Sa+, Sa+</w:t>
      </w:r>
    </w:p>
    <w:p w:rsidR="00000000" w:rsidDel="00000000" w:rsidP="00000000" w:rsidRDefault="00000000" w:rsidRPr="00000000" w14:paraId="00000083">
      <w:pPr>
        <w:widowControl w:val="1"/>
        <w:numPr>
          <w:ilvl w:val="0"/>
          <w:numId w:val="10"/>
        </w:numPr>
        <w:shd w:fill="ffffff" w:val="clear"/>
        <w:spacing w:after="0" w:afterAutospacing="0" w:before="0" w:beforeAutospacing="0" w:line="276" w:lineRule="auto"/>
        <w:ind w:left="720" w:hanging="360"/>
      </w:pPr>
      <w:r w:rsidDel="00000000" w:rsidR="00000000" w:rsidRPr="00000000">
        <w:rPr>
          <w:b w:val="1"/>
          <w:bCs w:val="1"/>
          <w:color w:val="1f1f1f"/>
          <w:sz w:val="21"/>
          <w:szCs w:val="21"/>
          <w:rtl w:val="0"/>
        </w:rPr>
        <w:t xml:space="preserve">Samvadi</w:t>
      </w:r>
      <w:r w:rsidDel="00000000" w:rsidR="00000000" w:rsidRPr="00000000">
        <w:rPr>
          <w:b w:val="1"/>
          <w:bCs w:val="1"/>
          <w:color w:val="1f1f1f"/>
          <w:sz w:val="21"/>
          <w:szCs w:val="21"/>
          <w:rtl w:val="0"/>
        </w:rPr>
        <w:t xml:space="preserve"> (Consonant - sa</w:t>
      </w:r>
      <w:r w:rsidDel="00000000" w:rsidR="00000000" w:rsidRPr="00000000">
        <w:rPr>
          <w:rFonts w:ascii="Arial" w:cs="Arial" w:eastAsia="Arial" w:hAnsi="Arial"/>
          <w:b w:val="1"/>
          <w:bCs w:val="1"/>
          <w:sz w:val="20"/>
          <w:szCs w:val="20"/>
          <w:rtl w:val="0"/>
        </w:rPr>
        <w:t xml:space="preserve">ṁ</w:t>
      </w:r>
      <w:r w:rsidDel="00000000" w:rsidR="00000000" w:rsidRPr="00000000">
        <w:rPr>
          <w:b w:val="1"/>
          <w:bCs w:val="1"/>
          <w:color w:val="1f1f1f"/>
          <w:sz w:val="21"/>
          <w:szCs w:val="21"/>
          <w:rtl w:val="0"/>
        </w:rPr>
        <w:t xml:space="preserve">va:ði ; సంవాది):</w:t>
      </w:r>
      <w:r w:rsidDel="00000000" w:rsidR="00000000" w:rsidRPr="00000000">
        <w:rPr>
          <w:color w:val="1f1f1f"/>
          <w:sz w:val="21"/>
          <w:szCs w:val="21"/>
          <w:rtl w:val="0"/>
        </w:rPr>
        <w:t xml:space="preserve"> Sa+ Ni Da Pa Ma Ga Ri Sa, Ni Da Pa Ma Ga Ri Sa, Da Pa Ma Ga Ri Sa, Pa Ma Ga Ri Sa, Ma Ga Ri Sa, Ga Ri Sa, Ri Sa, Sa</w:t>
      </w:r>
    </w:p>
    <w:p w:rsidR="00000000" w:rsidDel="00000000" w:rsidP="00000000" w:rsidRDefault="00000000" w:rsidRPr="00000000" w14:paraId="00000084">
      <w:pPr>
        <w:widowControl w:val="1"/>
        <w:numPr>
          <w:ilvl w:val="0"/>
          <w:numId w:val="10"/>
        </w:numPr>
        <w:shd w:fill="ffffff" w:val="clear"/>
        <w:spacing w:after="0" w:afterAutospacing="0" w:before="0" w:beforeAutospacing="0" w:line="276" w:lineRule="auto"/>
        <w:ind w:left="720" w:hanging="360"/>
      </w:pPr>
      <w:r w:rsidDel="00000000" w:rsidR="00000000" w:rsidRPr="00000000">
        <w:rPr>
          <w:b w:val="1"/>
          <w:bCs w:val="1"/>
          <w:color w:val="1f1f1f"/>
          <w:sz w:val="21"/>
          <w:szCs w:val="21"/>
          <w:rtl w:val="0"/>
        </w:rPr>
        <w:t xml:space="preserve">Vivadi</w:t>
      </w:r>
      <w:r w:rsidDel="00000000" w:rsidR="00000000" w:rsidRPr="00000000">
        <w:rPr>
          <w:b w:val="1"/>
          <w:bCs w:val="1"/>
          <w:color w:val="1f1f1f"/>
          <w:sz w:val="21"/>
          <w:szCs w:val="21"/>
          <w:rtl w:val="0"/>
        </w:rPr>
        <w:t xml:space="preserve"> (Dissonant - viva:ði ; వివాది):</w:t>
      </w:r>
      <w:r w:rsidDel="00000000" w:rsidR="00000000" w:rsidRPr="00000000">
        <w:rPr>
          <w:color w:val="1f1f1f"/>
          <w:sz w:val="21"/>
          <w:szCs w:val="21"/>
          <w:rtl w:val="0"/>
        </w:rPr>
        <w:t xml:space="preserve"> Sa Ma Ga Ri Sa Ri Ga Ma, Ri Pa Ma Ga Ri Ga Ma Pa, Ga Da Pa Ma, Ga Ma Pa Da, Ma Ni Da Pa Ma Pa Da Ni, Pa Sa Ni Da Pa Da Ni Sa</w:t>
      </w:r>
    </w:p>
    <w:p w:rsidR="00000000" w:rsidDel="00000000" w:rsidP="00000000" w:rsidRDefault="00000000" w:rsidRPr="00000000" w14:paraId="00000085">
      <w:pPr>
        <w:widowControl w:val="1"/>
        <w:numPr>
          <w:ilvl w:val="0"/>
          <w:numId w:val="10"/>
        </w:numPr>
        <w:shd w:fill="ffffff" w:val="clear"/>
        <w:spacing w:before="0" w:beforeAutospacing="0" w:line="276" w:lineRule="auto"/>
        <w:ind w:left="720" w:hanging="360"/>
      </w:pPr>
      <w:r w:rsidDel="00000000" w:rsidR="00000000" w:rsidRPr="00000000">
        <w:rPr>
          <w:b w:val="1"/>
          <w:bCs w:val="1"/>
          <w:color w:val="1f1f1f"/>
          <w:sz w:val="21"/>
          <w:szCs w:val="21"/>
          <w:rtl w:val="0"/>
        </w:rPr>
        <w:t xml:space="preserve">Anuvadi</w:t>
      </w:r>
      <w:r w:rsidDel="00000000" w:rsidR="00000000" w:rsidRPr="00000000">
        <w:rPr>
          <w:b w:val="1"/>
          <w:bCs w:val="1"/>
          <w:color w:val="1f1f1f"/>
          <w:sz w:val="21"/>
          <w:szCs w:val="21"/>
          <w:rtl w:val="0"/>
        </w:rPr>
        <w:t xml:space="preserve"> (Assonant - anuva:ði ; అనువాది):</w:t>
      </w:r>
      <w:r w:rsidDel="00000000" w:rsidR="00000000" w:rsidRPr="00000000">
        <w:rPr>
          <w:color w:val="1f1f1f"/>
          <w:sz w:val="21"/>
          <w:szCs w:val="21"/>
          <w:rtl w:val="0"/>
        </w:rPr>
        <w:t xml:space="preserve"> Sa Ri Ga _, Ri Ga Ma _, Ga Ma Pa _, Ma Pa Da _, Pa Da Ni _, Da Ni Sa+ _, Sa+ Ni Da _, Ni Da Pa _, Da Pa Ma _, Pa Ma Ga _, Ma Ga Ri _, Ga Ri Sa _</w:t>
      </w:r>
    </w:p>
    <w:p w:rsidR="00000000" w:rsidDel="00000000" w:rsidP="00000000" w:rsidRDefault="00000000" w:rsidRPr="00000000" w14:paraId="00000086">
      <w:pPr>
        <w:widowControl w:val="1"/>
        <w:shd w:fill="ffffff" w:val="clear"/>
        <w:spacing w:before="240" w:line="276"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What's the significance of these names - vadi, samvadi, vivadi, anuvadi - what do they imply?</w:t>
      </w:r>
    </w:p>
    <w:p w:rsidR="00000000" w:rsidDel="00000000" w:rsidP="00000000" w:rsidRDefault="00000000" w:rsidRPr="00000000" w14:paraId="00000087">
      <w:pPr>
        <w:widowControl w:val="1"/>
        <w:shd w:fill="ffffff" w:val="clear"/>
        <w:spacing w:before="240" w:line="276"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names Vadi, Samvadi, Vivadi, and Anuvadi refer to characteristics or properties of Swaras (notes) in music. Here's what they imply:</w:t>
      </w:r>
    </w:p>
    <w:p w:rsidR="00000000" w:rsidDel="00000000" w:rsidP="00000000" w:rsidRDefault="00000000" w:rsidRPr="00000000" w14:paraId="00000088">
      <w:pPr>
        <w:widowControl w:val="1"/>
        <w:numPr>
          <w:ilvl w:val="0"/>
          <w:numId w:val="2"/>
        </w:numPr>
        <w:shd w:fill="ffffff" w:val="clear"/>
        <w:spacing w:after="0" w:afterAutospacing="0" w:before="240" w:line="276"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Vadi (Sonant) (వక్త, ఉపన్యాసకుఁడు, అభియోగము తెచ్చినవాఁడు):</w:t>
      </w:r>
      <w:r w:rsidDel="00000000" w:rsidR="00000000" w:rsidRPr="00000000">
        <w:rPr>
          <w:rFonts w:ascii="Roboto" w:cs="Roboto" w:eastAsia="Roboto" w:hAnsi="Roboto"/>
          <w:color w:val="1f1f1f"/>
          <w:sz w:val="21"/>
          <w:szCs w:val="21"/>
          <w:highlight w:val="white"/>
          <w:rtl w:val="0"/>
        </w:rPr>
        <w:t xml:space="preserve"> This refers to the main or prominent note in a raga or melody. It is considered the "sonant" note, meaning it is strongly related to the sound and is emphasized.</w:t>
      </w:r>
    </w:p>
    <w:p w:rsidR="00000000" w:rsidDel="00000000" w:rsidP="00000000" w:rsidRDefault="00000000" w:rsidRPr="00000000" w14:paraId="00000089">
      <w:pPr>
        <w:widowControl w:val="1"/>
        <w:numPr>
          <w:ilvl w:val="0"/>
          <w:numId w:val="2"/>
        </w:numPr>
        <w:shd w:fill="ffffff" w:val="clear"/>
        <w:spacing w:after="0" w:afterAutospacing="0" w:before="0" w:beforeAutospacing="0" w:line="276"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Samvadi (Consonant) (సంభాషించు, తర్కించు):</w:t>
      </w:r>
      <w:r w:rsidDel="00000000" w:rsidR="00000000" w:rsidRPr="00000000">
        <w:rPr>
          <w:rFonts w:ascii="Roboto" w:cs="Roboto" w:eastAsia="Roboto" w:hAnsi="Roboto"/>
          <w:color w:val="1f1f1f"/>
          <w:sz w:val="21"/>
          <w:szCs w:val="21"/>
          <w:highlight w:val="white"/>
          <w:rtl w:val="0"/>
        </w:rPr>
        <w:t xml:space="preserve"> This refers to a note that is consonant or harmonious with the Vadi note. It complements the Vadi and creates a pleasant musical interval.</w:t>
      </w:r>
    </w:p>
    <w:p w:rsidR="00000000" w:rsidDel="00000000" w:rsidP="00000000" w:rsidRDefault="00000000" w:rsidRPr="00000000" w14:paraId="0000008A">
      <w:pPr>
        <w:widowControl w:val="1"/>
        <w:numPr>
          <w:ilvl w:val="0"/>
          <w:numId w:val="2"/>
        </w:numPr>
        <w:shd w:fill="ffffff" w:val="clear"/>
        <w:spacing w:after="0" w:afterAutospacing="0" w:before="0" w:beforeAutospacing="0" w:line="276"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Vivadi (Dissonant, discordant (disagreeing)) (కలహము, తగవు):</w:t>
      </w:r>
      <w:r w:rsidDel="00000000" w:rsidR="00000000" w:rsidRPr="00000000">
        <w:rPr>
          <w:rFonts w:ascii="Roboto" w:cs="Roboto" w:eastAsia="Roboto" w:hAnsi="Roboto"/>
          <w:color w:val="1f1f1f"/>
          <w:sz w:val="21"/>
          <w:szCs w:val="21"/>
          <w:highlight w:val="white"/>
          <w:rtl w:val="0"/>
        </w:rPr>
        <w:t xml:space="preserve"> This refers to a note that is dissonant or clashing with the Vadi note. It creates tension and is often used sparingly for effect.</w:t>
      </w:r>
    </w:p>
    <w:p w:rsidR="00000000" w:rsidDel="00000000" w:rsidP="00000000" w:rsidRDefault="00000000" w:rsidRPr="00000000" w14:paraId="0000008B">
      <w:pPr>
        <w:widowControl w:val="1"/>
        <w:numPr>
          <w:ilvl w:val="0"/>
          <w:numId w:val="2"/>
        </w:numPr>
        <w:shd w:fill="ffffff" w:val="clear"/>
        <w:spacing w:before="0" w:beforeAutospacing="0" w:line="276" w:lineRule="auto"/>
        <w:ind w:left="720" w:hanging="360"/>
        <w:rPr>
          <w:rFonts w:ascii="Roboto" w:cs="Roboto" w:eastAsia="Roboto" w:hAnsi="Roboto"/>
          <w:highlight w:val="white"/>
        </w:rPr>
      </w:pPr>
      <w:r w:rsidDel="00000000" w:rsidR="00000000" w:rsidRPr="00000000">
        <w:rPr>
          <w:rFonts w:ascii="Chathura" w:cs="Chathura" w:eastAsia="Chathura" w:hAnsi="Chathura"/>
          <w:b w:val="1"/>
          <w:bCs w:val="1"/>
          <w:color w:val="1f1f1f"/>
          <w:sz w:val="21"/>
          <w:szCs w:val="21"/>
          <w:highlight w:val="white"/>
          <w:rtl w:val="0"/>
        </w:rPr>
        <w:t xml:space="preserve">Anuvadi (Assonant) (ఒకఁడు చెప్పినదానిని మరలఁ జెప్పువాఁడు;  భాషాంతరీకరించువాఁడు):</w:t>
      </w:r>
      <w:r w:rsidDel="00000000" w:rsidR="00000000" w:rsidRPr="00000000">
        <w:rPr>
          <w:rFonts w:ascii="Roboto" w:cs="Roboto" w:eastAsia="Roboto" w:hAnsi="Roboto"/>
          <w:color w:val="1f1f1f"/>
          <w:sz w:val="21"/>
          <w:szCs w:val="21"/>
          <w:highlight w:val="white"/>
          <w:rtl w:val="0"/>
        </w:rPr>
        <w:t xml:space="preserve"> This refers to notes that are assonant or agreeable but less important than the Vadi and Samvadi notes. They support the melody and provide a background to the more prominent notes.</w:t>
      </w:r>
    </w:p>
    <w:p w:rsidR="00000000" w:rsidDel="00000000" w:rsidP="00000000" w:rsidRDefault="00000000" w:rsidRPr="00000000" w14:paraId="0000008C">
      <w:pPr>
        <w:widowControl w:val="1"/>
        <w:shd w:fill="ffffff" w:val="clear"/>
        <w:spacing w:before="240" w:line="276" w:lineRule="auto"/>
        <w:ind w:left="72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b w:val="1"/>
          <w:bCs w:val="1"/>
          <w:i w:val="1"/>
          <w:iCs w:val="1"/>
          <w:u w:val="single"/>
        </w:rPr>
      </w:pPr>
      <w:r w:rsidDel="00000000" w:rsidR="00000000" w:rsidRPr="00000000">
        <w:rPr>
          <w:b w:val="1"/>
          <w:bCs w:val="1"/>
          <w:i w:val="1"/>
          <w:iCs w:val="1"/>
          <w:u w:val="single"/>
          <w:rtl w:val="0"/>
        </w:rPr>
        <w:t xml:space="preserve">Chapter 2 - Sarali swaras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b w:val="1"/>
          <w:bCs w:val="1"/>
        </w:rPr>
      </w:pPr>
      <w:r w:rsidDel="00000000" w:rsidR="00000000" w:rsidRPr="00000000">
        <w:rPr>
          <w:b w:val="1"/>
          <w:bCs w:val="1"/>
          <w:rtl w:val="0"/>
        </w:rPr>
        <w:t xml:space="preserve">Mayamalava Gowla Raagam (Harmonium - Ri, D</w:t>
      </w:r>
      <w:r w:rsidDel="00000000" w:rsidR="00000000" w:rsidRPr="00000000">
        <w:rPr>
          <w:b w:val="1"/>
          <w:bCs w:val="1"/>
          <w:rtl w:val="0"/>
        </w:rPr>
        <w:t xml:space="preserve">a black notes others </w:t>
      </w:r>
      <w:r w:rsidDel="00000000" w:rsidR="00000000" w:rsidRPr="00000000">
        <w:rPr>
          <w:b w:val="1"/>
          <w:bCs w:val="1"/>
          <w:rtl w:val="0"/>
        </w:rPr>
        <w:t xml:space="preserve">white keys - on C Scale; Sa Ri1 Ga3 Ma1 Pa Da1 Ni3 Sa)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Aarohana - Sa Ri Ga Ma Pa Da Ni Sa</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Avarohana - Sa Ni Da Pa Ma Ga Ri Sa</w:t>
      </w: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ab/>
      </w:r>
      <w:r w:rsidDel="00000000" w:rsidR="00000000" w:rsidRPr="00000000">
        <w:rPr>
          <w:rtl w:val="0"/>
        </w:rPr>
        <w:t xml:space="preserve">Adi talaam</w:t>
      </w:r>
      <w:r w:rsidDel="00000000" w:rsidR="00000000" w:rsidRPr="00000000">
        <w:rPr>
          <w:rtl w:val="0"/>
        </w:rPr>
        <w:t xml:space="preserve"> (8 beats)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Pa Da Ni Sa+; Sa+ Ni Da Pa Ma Ga Ri Sa;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Sa Ri Ga Ma; Sa Ri Ga Ma Pa Da Ni Sa+;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Sa+ Ni Da Pa; Sa+ Ni Da Pa Ma Ga Ri Sa;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Sa Ri Sa Ri; Sa Ri Ga Ma Pa Da Ni Sa+;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Sa+ Ni Sa+ Ni; Sa+ Ni Da Pa Ma Ga Ri Sa;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Paa Sa Ri; Sa Ri Ga Ma Pa Da Ni Sa+;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Maa Sa+ Ni; Sa+ Ni Da Pa Ma Ga Ri Sa;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Pa Da Sa Ri; Sa Ri Ga Ma Pa Da Ni Sa+;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Ma Ga Sa+ Ni; Sa+ Ni Da Pa Ma Ga Ri Sa;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Pa Da Nee; Sa Ri Ga Ma Pa Da Ni Sa+;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Ma Ga Ree; Sa+ Ni Da Pa Ma Ga Ri Sa;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Sa Ma Ga Ri; Sa Ri Ga Ma Pa Da NI Sa+;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Sa+ Pa Da Ni; Sa+ Ni Da Pa Ma Ga Ri Sa;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 Ri Ga Ma Paa Ga Ma; Paa aaa Paa aaa;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Ga Ma Pa Da Ni Da Pa Ma; Ga Ma Pa Ga Ma Ga Ri Sa;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Saa+ Ni Da Nee Da Pa; Daa Pa Ma Paa Paa;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Ga Ma Pa Da Ni Da Pa Ma; Ga Ma Pa Ga Ma Ga Ri Sa;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1440" w:right="0" w:hanging="360"/>
        <w:jc w:val="left"/>
        <w:rPr>
          <w:u w:val="none"/>
        </w:rPr>
      </w:pPr>
      <w:r w:rsidDel="00000000" w:rsidR="00000000" w:rsidRPr="00000000">
        <w:rPr>
          <w:rtl w:val="0"/>
        </w:rPr>
        <w:t xml:space="preserve"> Sa Ri Ga Ma Pa Da Ni Sa+; Ree+  Saa+ Ni Da Ni Sa+;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Nee Nee Da Pa  Da Ni; Daa Daa Pa Ma Pa Da;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Paa Paa Ma Ga Ma Pa; Maa Maa Ga Ri Ga Ma;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pPr>
      <w:r w:rsidDel="00000000" w:rsidR="00000000" w:rsidRPr="00000000">
        <w:rPr>
          <w:rtl w:val="0"/>
        </w:rPr>
        <w:t xml:space="preserve">Sa+ Ni Da Pa Ma Ga Ri Sa; Sa+ Ni Da Pa Ma Ga Ri Sa;</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b w:val="1"/>
          <w:bCs w:val="1"/>
        </w:rPr>
      </w:pPr>
      <w:r w:rsidDel="00000000" w:rsidR="00000000" w:rsidRPr="00000000">
        <w:rPr>
          <w:b w:val="1"/>
          <w:bCs w:val="1"/>
          <w:rtl w:val="0"/>
        </w:rPr>
        <w:t xml:space="preserve">Mohana raagam (Harmonium - all white keys - on C Scale)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Aarohana - Sa Ri2 Ga3 Pa Da2 Sa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Avarohana - Sa Da2 Pa Ga3 Ri2 Sa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Adi taalam</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Saa Ri Ga Pa Da Saa; Saa Da Pa Ga Ri Saa</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Saa Ri Ga Ree Ga Pa; Gaa Pa Da Paa Da Sa; Saa Da Pa Daa Pa Ga; Paa Ga Ri Gaa Ri Sa;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Sa Ri Ga Pa Ga Pa Da Sa; Sa Da Pa Ga Pa Ga Ri Sa;</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Sa Ri Ga Pa Da Pa Ga Ri; Sa Ri Ga Pa Ga Pa Da Sa; Sa Da Pa Ga Ri Ga Pa Da; Sa Da Pa Ga Pa Ga Ri Sa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Sa Sa Ri Ga Paa Pa Ga; Da Da Paa Ga Ga Paa; Pa Da Saa Sa Da Da Pa; Saa Da Da Pa Pa Ga Ri Sa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Sa Ri Ga Ri Ga Pa Ga Pa; Ga Pa Da Sa Saa Saa; Ri Sa Da Pa Sa Da Pa Ga; Da Pa Ga Ri Pa Ga Ri Sa; </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Sa Ri Ga Ri Ga Pa Da Pa; Sa Ri Ga Pa Ga Pa Da Sa; Sa Da Pa Da Pa Ga Ri Ga; Sa Da Pa Ga Pa Ga Ri Sa</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u w:val="none"/>
        </w:rPr>
      </w:pPr>
      <w:r w:rsidDel="00000000" w:rsidR="00000000" w:rsidRPr="00000000">
        <w:rPr>
          <w:rtl w:val="0"/>
        </w:rPr>
        <w:t xml:space="preserve">Sa Ri Ga Ri Ga Pa Ga Ri; Sa Ri Ga Pa Ga Pa Da Sa; Sa Da Pa Da Pa Ga Pa Da; Sa Da Pa Ga Pa Ga Ri Sa;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Sa Ri Ga Ri Gaa Ri Ga; Paa aaa Paa aaa; Ga Pa Da Pa Da Sa Da Pa; Ga Pa Da Pa Ga Ga Ri Sa;</w:t>
      </w:r>
    </w:p>
    <w:p w:rsidR="00000000" w:rsidDel="00000000" w:rsidP="00000000" w:rsidRDefault="00000000" w:rsidRPr="00000000" w14:paraId="000000D0">
      <w:pPr>
        <w:widowControl w:val="1"/>
        <w:numPr>
          <w:ilvl w:val="0"/>
          <w:numId w:val="9"/>
        </w:numPr>
        <w:spacing w:after="140" w:line="276" w:lineRule="auto"/>
        <w:ind w:left="720" w:hanging="360"/>
      </w:pPr>
      <w:r w:rsidDel="00000000" w:rsidR="00000000" w:rsidRPr="00000000">
        <w:rPr>
          <w:rtl w:val="0"/>
        </w:rPr>
        <w:t xml:space="preserve">Sa Ri Ga Ri Gaa Ri Ga; Pa Ga Paa Da Pa Daa; Ga Pa Da Pa Da Sa Da Pa; Ga Pa Da Pa Ga Ga Ri Sa;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widowControl w:val="1"/>
        <w:spacing w:after="140" w:line="276" w:lineRule="auto"/>
        <w:ind w:left="720" w:firstLine="0"/>
        <w:rPr>
          <w:b w:val="1"/>
          <w:bCs w:val="1"/>
          <w:color w:val="1f1f1f"/>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D7">
      <w:pPr>
        <w:widowControl w:val="1"/>
        <w:spacing w:after="140" w:line="276" w:lineRule="auto"/>
        <w:ind w:left="720" w:firstLine="0"/>
        <w:rPr>
          <w:b w:val="1"/>
          <w:bCs w:val="1"/>
          <w:color w:val="1f1f1f"/>
          <w:sz w:val="21"/>
          <w:szCs w:val="21"/>
          <w:highlight w:val="white"/>
        </w:rPr>
      </w:pPr>
      <w:r w:rsidDel="00000000" w:rsidR="00000000" w:rsidRPr="00000000">
        <w:rPr>
          <w:b w:val="1"/>
          <w:bCs w:val="1"/>
          <w:color w:val="1f1f1f"/>
          <w:sz w:val="21"/>
          <w:szCs w:val="21"/>
          <w:highlight w:val="white"/>
          <w:rtl w:val="0"/>
        </w:rPr>
        <w:t xml:space="preserve">Madhyamavati Ragam</w:t>
      </w:r>
    </w:p>
    <w:p w:rsidR="00000000" w:rsidDel="00000000" w:rsidP="00000000" w:rsidRDefault="00000000" w:rsidRPr="00000000" w14:paraId="000000D8">
      <w:pPr>
        <w:widowControl w:val="1"/>
        <w:shd w:fill="ffffff" w:val="clear"/>
        <w:spacing w:after="140" w:line="276"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D9">
      <w:pPr>
        <w:widowControl w:val="1"/>
        <w:spacing w:after="140" w:line="276" w:lineRule="auto"/>
        <w:ind w:left="720" w:firstLine="0"/>
        <w:rPr>
          <w:color w:val="1f1f1f"/>
          <w:sz w:val="21"/>
          <w:szCs w:val="21"/>
          <w:highlight w:val="white"/>
        </w:rPr>
      </w:pPr>
      <w:r w:rsidDel="00000000" w:rsidR="00000000" w:rsidRPr="00000000">
        <w:rPr>
          <w:color w:val="1f1f1f"/>
          <w:sz w:val="21"/>
          <w:szCs w:val="21"/>
          <w:highlight w:val="white"/>
          <w:rtl w:val="0"/>
        </w:rPr>
        <w:t xml:space="preserve">Madhyamavati Ragam - Adi Talam - 8 Aksharas (beats)</w:t>
      </w:r>
    </w:p>
    <w:p w:rsidR="00000000" w:rsidDel="00000000" w:rsidP="00000000" w:rsidRDefault="00000000" w:rsidRPr="00000000" w14:paraId="000000DA">
      <w:pPr>
        <w:widowControl w:val="1"/>
        <w:spacing w:after="140" w:line="276" w:lineRule="auto"/>
        <w:ind w:left="720" w:firstLine="0"/>
        <w:rPr>
          <w:color w:val="1f1f1f"/>
          <w:sz w:val="21"/>
          <w:szCs w:val="21"/>
          <w:highlight w:val="white"/>
        </w:rPr>
      </w:pPr>
      <w:r w:rsidDel="00000000" w:rsidR="00000000" w:rsidRPr="00000000">
        <w:rPr>
          <w:color w:val="1f1f1f"/>
          <w:sz w:val="21"/>
          <w:szCs w:val="21"/>
          <w:highlight w:val="white"/>
          <w:rtl w:val="0"/>
        </w:rPr>
        <w:t xml:space="preserve">Aarohana - Sa Ri2 Ma1 Pa Ni2 Sa</w:t>
      </w:r>
    </w:p>
    <w:p w:rsidR="00000000" w:rsidDel="00000000" w:rsidP="00000000" w:rsidRDefault="00000000" w:rsidRPr="00000000" w14:paraId="000000DB">
      <w:pPr>
        <w:widowControl w:val="1"/>
        <w:spacing w:after="140" w:line="276" w:lineRule="auto"/>
        <w:ind w:left="720" w:firstLine="0"/>
        <w:rPr>
          <w:color w:val="1f1f1f"/>
          <w:sz w:val="21"/>
          <w:szCs w:val="21"/>
          <w:highlight w:val="white"/>
        </w:rPr>
      </w:pPr>
      <w:r w:rsidDel="00000000" w:rsidR="00000000" w:rsidRPr="00000000">
        <w:rPr>
          <w:color w:val="1f1f1f"/>
          <w:sz w:val="21"/>
          <w:szCs w:val="21"/>
          <w:highlight w:val="white"/>
          <w:rtl w:val="0"/>
        </w:rPr>
        <w:t xml:space="preserve">Avarohana - Sa Ni2 Pa Ma1 Ri2 Sa </w:t>
      </w:r>
    </w:p>
    <w:p w:rsidR="00000000" w:rsidDel="00000000" w:rsidP="00000000" w:rsidRDefault="00000000" w:rsidRPr="00000000" w14:paraId="000000DC">
      <w:pPr>
        <w:widowControl w:val="1"/>
        <w:spacing w:after="140" w:line="276"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DD">
      <w:pPr>
        <w:widowControl w:val="1"/>
        <w:numPr>
          <w:ilvl w:val="0"/>
          <w:numId w:val="4"/>
        </w:numPr>
        <w:spacing w:after="140" w:afterAutospacing="0" w:line="276" w:lineRule="auto"/>
        <w:ind w:left="720" w:hanging="360"/>
      </w:pPr>
      <w:r w:rsidDel="00000000" w:rsidR="00000000" w:rsidRPr="00000000">
        <w:rPr>
          <w:color w:val="1f1f1f"/>
          <w:sz w:val="21"/>
          <w:szCs w:val="21"/>
          <w:rtl w:val="0"/>
        </w:rPr>
        <w:t xml:space="preserve">Saa Ri Ma Pa Ni Saa+; </w:t>
        <w:br w:type="textWrapping"/>
        <w:t xml:space="preserve">Saa+ Ni Pa Ma Ri Saa;</w:t>
      </w:r>
    </w:p>
    <w:p w:rsidR="00000000" w:rsidDel="00000000" w:rsidP="00000000" w:rsidRDefault="00000000" w:rsidRPr="00000000" w14:paraId="000000DE">
      <w:pPr>
        <w:widowControl w:val="1"/>
        <w:numPr>
          <w:ilvl w:val="0"/>
          <w:numId w:val="4"/>
        </w:numPr>
        <w:shd w:fill="ffffff" w:val="clear"/>
        <w:spacing w:after="0" w:afterAutospacing="0" w:before="140" w:beforeAutospacing="0" w:line="276" w:lineRule="auto"/>
        <w:ind w:left="720" w:hanging="360"/>
      </w:pPr>
      <w:r w:rsidDel="00000000" w:rsidR="00000000" w:rsidRPr="00000000">
        <w:rPr>
          <w:color w:val="1f1f1f"/>
          <w:sz w:val="21"/>
          <w:szCs w:val="21"/>
          <w:rtl w:val="0"/>
        </w:rPr>
        <w:t xml:space="preserve">Sa Ri Ma Pa Ma Pa Ni Sa+;</w:t>
        <w:br w:type="textWrapping"/>
        <w:t xml:space="preserve">Sa Ni Pa Ma Pa Ma Ri Sa;</w:t>
        <w:br w:type="textWrapping"/>
      </w:r>
    </w:p>
    <w:p w:rsidR="00000000" w:rsidDel="00000000" w:rsidP="00000000" w:rsidRDefault="00000000" w:rsidRPr="00000000" w14:paraId="000000DF">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Pa Ma Ni Pa Ni Sa+;</w:t>
        <w:br w:type="textWrapping"/>
        <w:t xml:space="preserve">Sa Ni Pa Ma Ri Ma Ri Sa;</w:t>
        <w:br w:type="textWrapping"/>
      </w:r>
    </w:p>
    <w:p w:rsidR="00000000" w:rsidDel="00000000" w:rsidP="00000000" w:rsidRDefault="00000000" w:rsidRPr="00000000" w14:paraId="000000E0">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Ma Ri Ma Pa Ni Sa+; </w:t>
        <w:br w:type="textWrapping"/>
        <w:t xml:space="preserve">Sa+ Ni Pa Ni Pa Ma Ri Sa; </w:t>
        <w:br w:type="textWrapping"/>
      </w:r>
    </w:p>
    <w:p w:rsidR="00000000" w:rsidDel="00000000" w:rsidP="00000000" w:rsidRDefault="00000000" w:rsidRPr="00000000" w14:paraId="000000E1">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Maa Pa Ma Ni Pa;</w:t>
        <w:br w:type="textWrapping"/>
        <w:t xml:space="preserve">Sa Ri Ma Pa Ma Pa Ni Sa+;</w:t>
        <w:br w:type="textWrapping"/>
        <w:t xml:space="preserve">Sa+ Ni Paa Ma Pa Ri Ma; </w:t>
        <w:br w:type="textWrapping"/>
        <w:t xml:space="preserve">Sa+ Ni Pa Ma Pa Ma Ri Sa; </w:t>
        <w:br w:type="textWrapping"/>
      </w:r>
    </w:p>
    <w:p w:rsidR="00000000" w:rsidDel="00000000" w:rsidP="00000000" w:rsidRDefault="00000000" w:rsidRPr="00000000" w14:paraId="000000E2">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Ma Ri Maa Ma Pa;</w:t>
        <w:br w:type="textWrapping"/>
        <w:t xml:space="preserve">Ni Pa Nee Sa+ Ni Saa+;</w:t>
        <w:br w:type="textWrapping"/>
        <w:t xml:space="preserve">Pa Ni Sa+ Ni Sa+ Ri+ Sa+ Ni;</w:t>
        <w:br w:type="textWrapping"/>
        <w:t xml:space="preserve">Pa Ni Sa+ Ni Pa Ma Ri Sa;</w:t>
        <w:br w:type="textWrapping"/>
      </w:r>
    </w:p>
    <w:p w:rsidR="00000000" w:rsidDel="00000000" w:rsidP="00000000" w:rsidRDefault="00000000" w:rsidRPr="00000000" w14:paraId="000000E3">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Ma Pa Ni Pa Ma Ri;</w:t>
        <w:br w:type="textWrapping"/>
        <w:t xml:space="preserve">Sa Ri Ma Pa Ni Pa Ni Sa+;</w:t>
        <w:br w:type="textWrapping"/>
        <w:t xml:space="preserve">Sa+ Ni Pa Ma Ri Ma Pa Ni; </w:t>
        <w:br w:type="textWrapping"/>
        <w:t xml:space="preserve">Sa+ Ni Pa Ma Ri Ma Ri Sa; </w:t>
        <w:br w:type="textWrapping"/>
      </w:r>
    </w:p>
    <w:p w:rsidR="00000000" w:rsidDel="00000000" w:rsidP="00000000" w:rsidRDefault="00000000" w:rsidRPr="00000000" w14:paraId="000000E4">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 Ri Ma Ri Ri Ma Pa Ma;</w:t>
        <w:br w:type="textWrapping"/>
        <w:t xml:space="preserve">Ma Pa Ni Pa Ni Ni Saa+;</w:t>
        <w:br w:type="textWrapping"/>
        <w:t xml:space="preserve">Sa+ Ni Pa Ni Ni Pa Ma Pa; </w:t>
        <w:br w:type="textWrapping"/>
        <w:t xml:space="preserve">Pa Ma Ri Ma Ri Ri Saa; </w:t>
        <w:br w:type="textWrapping"/>
      </w:r>
    </w:p>
    <w:p w:rsidR="00000000" w:rsidDel="00000000" w:rsidP="00000000" w:rsidRDefault="00000000" w:rsidRPr="00000000" w14:paraId="000000E5">
      <w:pPr>
        <w:widowControl w:val="1"/>
        <w:numPr>
          <w:ilvl w:val="0"/>
          <w:numId w:val="4"/>
        </w:numPr>
        <w:shd w:fill="ffffff" w:val="clear"/>
        <w:spacing w:after="0" w:afterAutospacing="0" w:before="0" w:beforeAutospacing="0" w:line="276" w:lineRule="auto"/>
        <w:ind w:left="720" w:hanging="360"/>
      </w:pPr>
      <w:r w:rsidDel="00000000" w:rsidR="00000000" w:rsidRPr="00000000">
        <w:rPr>
          <w:color w:val="1f1f1f"/>
          <w:sz w:val="21"/>
          <w:szCs w:val="21"/>
          <w:rtl w:val="0"/>
        </w:rPr>
        <w:t xml:space="preserve">Saa Ri Ma Pa Ma Ri Sa;</w:t>
        <w:br w:type="textWrapping"/>
        <w:t xml:space="preserve">Sa Ri Ma Pa Ni Ni Saa+;</w:t>
        <w:br w:type="textWrapping"/>
        <w:t xml:space="preserve">Saa+ Ni Pa Ma Pa Ni Sa+; </w:t>
        <w:br w:type="textWrapping"/>
        <w:t xml:space="preserve">Sa+ Ni Pa Ma Ri Ri Saa; </w:t>
        <w:br w:type="textWrapping"/>
      </w:r>
    </w:p>
    <w:p w:rsidR="00000000" w:rsidDel="00000000" w:rsidP="00000000" w:rsidRDefault="00000000" w:rsidRPr="00000000" w14:paraId="000000E6">
      <w:pPr>
        <w:widowControl w:val="1"/>
        <w:numPr>
          <w:ilvl w:val="0"/>
          <w:numId w:val="4"/>
        </w:numPr>
        <w:shd w:fill="ffffff" w:val="clear"/>
        <w:spacing w:after="240" w:before="0" w:beforeAutospacing="0" w:line="276" w:lineRule="auto"/>
        <w:ind w:left="720" w:hanging="360"/>
      </w:pPr>
      <w:r w:rsidDel="00000000" w:rsidR="00000000" w:rsidRPr="00000000">
        <w:rPr>
          <w:color w:val="1f1f1f"/>
          <w:sz w:val="21"/>
          <w:szCs w:val="21"/>
          <w:rtl w:val="0"/>
        </w:rPr>
        <w:t xml:space="preserve">Sa Ri Ma Pa Ri Ma Pa Ni;</w:t>
        <w:br w:type="textWrapping"/>
        <w:t xml:space="preserve">Ma Pa Ni Sa+ Saa+ Saa+;</w:t>
        <w:br w:type="textWrapping"/>
        <w:t xml:space="preserve">Sa+ Ri+ Ma+ Ri+ Sa+ Ni Pa Ni;</w:t>
        <w:br w:type="textWrapping"/>
        <w:t xml:space="preserve">Sa+ Ni Pa Ma Ri Ma Ri Sa; </w:t>
      </w:r>
      <w:r w:rsidDel="00000000" w:rsidR="00000000" w:rsidRPr="00000000">
        <w:rPr>
          <w:rtl w:val="0"/>
        </w:rPr>
      </w:r>
    </w:p>
    <w:sectPr>
      <w:footerReference r:id="rId6" w:type="default"/>
      <w:pgSz w:h="15840" w:w="12240" w:orient="portrait"/>
      <w:pgMar w:bottom="1134" w:top="1134" w:left="1134" w:right="1134" w:header="0" w:footer="0"/>
      <w:pgNumType w:start="1"/>
      <w:sectPrChange w:author="Virata Pusuluri" w:id="0" w:date="2025-06-25T14:30:27Z">
        <w:sectPr w:rsidR="000000" w:rsidDel="000000" w:rsidRPr="000000" w:rsidSect="000000">
          <w:pgMar w:bottom="1134" w:top="1134" w:left="1134" w:right="1134" w:header="0" w:footer="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utam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hathura">
    <w:embedRegular w:fontKey="{00000000-0000-0000-0000-000000000000}" r:id="rId9" w:subsetted="0"/>
    <w:embedBold w:fontKey="{00000000-0000-0000-0000-000000000000}" r:id="rId10"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ins w:author="Virata Pusuluri" w:id="13" w:date="2025-06-25T14:30:27Z"/>
        <w:rPrChange w:author="Virata Pusuluri" w:id="0" w:date="2025-06-25T14:30:27Z">
          <w:rPr/>
        </w:rPrChange>
      </w:rPr>
    </w:pPr>
    <w:ins w:author="Virata Pusuluri" w:id="13" w:date="2025-06-25T14:30:27Z">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color w:val="1f1f1f"/>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7">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8">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Chathura-bold.ttf"/><Relationship Id="rId9" Type="http://schemas.openxmlformats.org/officeDocument/2006/relationships/font" Target="fonts/Chathur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