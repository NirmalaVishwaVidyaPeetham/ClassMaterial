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1"/>
          <w:szCs w:val="21"/>
          <w:highlight w:val="white"/>
          <w:u w:val="single"/>
          <w:rPrChange w:author="Virata Pusuluri" w:id="0" w:date="2025-07-10T16:28:07Z">
            <w:rPr>
              <w:rFonts w:ascii="Roboto" w:cs="Roboto" w:eastAsia="Roboto" w:hAnsi="Roboto"/>
              <w:b w:val="1"/>
              <w:bCs w:val="1"/>
              <w:color w:val="1f1f1f"/>
              <w:sz w:val="21"/>
              <w:szCs w:val="21"/>
              <w:highlight w:val="white"/>
              <w:u w:val="single"/>
            </w:rPr>
          </w:rPrChange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1"/>
          <w:szCs w:val="21"/>
          <w:highlight w:val="white"/>
          <w:u w:val="single"/>
          <w:rtl w:val="0"/>
          <w:rPrChange w:author="Virata Pusuluri" w:id="0" w:date="2025-07-10T16:28:07Z">
            <w:rPr>
              <w:rFonts w:ascii="Roboto" w:cs="Roboto" w:eastAsia="Roboto" w:hAnsi="Roboto"/>
              <w:b w:val="1"/>
              <w:bCs w:val="1"/>
              <w:color w:val="1f1f1f"/>
              <w:sz w:val="21"/>
              <w:szCs w:val="21"/>
              <w:highlight w:val="white"/>
              <w:u w:val="single"/>
            </w:rPr>
          </w:rPrChange>
        </w:rPr>
        <w:t xml:space="preserve">AI Prompt: In this document, the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1"/>
          <w:szCs w:val="21"/>
          <w:highlight w:val="white"/>
          <w:u w:val="single"/>
          <w:rtl w:val="0"/>
          <w:rPrChange w:author="Virata Pusuluri" w:id="0" w:date="2025-07-10T16:28:07Z">
            <w:rPr>
              <w:rFonts w:ascii="Roboto" w:cs="Roboto" w:eastAsia="Roboto" w:hAnsi="Roboto"/>
              <w:b w:val="1"/>
              <w:bCs w:val="1"/>
              <w:color w:val="1f1f1f"/>
              <w:sz w:val="21"/>
              <w:szCs w:val="21"/>
              <w:highlight w:val="white"/>
              <w:u w:val="single"/>
            </w:rPr>
          </w:rPrChange>
        </w:rPr>
        <w:t xml:space="preserve">swaras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1"/>
          <w:szCs w:val="21"/>
          <w:highlight w:val="white"/>
          <w:u w:val="single"/>
          <w:rtl w:val="0"/>
          <w:rPrChange w:author="Virata Pusuluri" w:id="0" w:date="2025-07-10T16:28:07Z">
            <w:rPr>
              <w:rFonts w:ascii="Roboto" w:cs="Roboto" w:eastAsia="Roboto" w:hAnsi="Roboto"/>
              <w:b w:val="1"/>
              <w:bCs w:val="1"/>
              <w:color w:val="1f1f1f"/>
              <w:sz w:val="21"/>
              <w:szCs w:val="21"/>
              <w:highlight w:val="white"/>
              <w:u w:val="single"/>
            </w:rPr>
          </w:rPrChange>
        </w:rPr>
        <w:t xml:space="preserve"> for each line are followed by lyrics in the next line. For this song, for each word in the lyrics, write it in Telugu, then in English </w:t>
      </w:r>
      <w:ins w:author="Virata Pusuluri" w:id="1" w:date="2025-07-11T16:08:07Z">
        <w:r w:rsidDel="00000000" w:rsidR="00000000" w:rsidRPr="00000000">
          <w:rPr>
            <w:rFonts w:ascii="Roboto" w:cs="Roboto" w:eastAsia="Roboto" w:hAnsi="Roboto"/>
            <w:b w:val="1"/>
            <w:bCs w:val="1"/>
            <w:i w:val="1"/>
            <w:iCs w:val="1"/>
            <w:color w:val="1f1f1f"/>
            <w:sz w:val="21"/>
            <w:szCs w:val="21"/>
            <w:highlight w:val="white"/>
            <w:u w:val="single"/>
            <w:rtl w:val="0"/>
            <w:rPrChange w:author="Virata Pusuluri" w:id="0" w:date="2025-07-10T16:28:07Z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  <w:u w:val="single"/>
              </w:rPr>
            </w:rPrChange>
          </w:rPr>
          <w:t xml:space="preserve">P</w:t>
        </w:r>
      </w:ins>
      <w:del w:author="Virata Pusuluri" w:id="1" w:date="2025-07-11T16:08:07Z">
        <w:r w:rsidDel="00000000" w:rsidR="00000000" w:rsidRPr="00000000">
          <w:rPr>
            <w:rFonts w:ascii="Roboto" w:cs="Roboto" w:eastAsia="Roboto" w:hAnsi="Roboto"/>
            <w:b w:val="1"/>
            <w:bCs w:val="1"/>
            <w:i w:val="1"/>
            <w:iCs w:val="1"/>
            <w:color w:val="1f1f1f"/>
            <w:sz w:val="21"/>
            <w:szCs w:val="21"/>
            <w:highlight w:val="white"/>
            <w:u w:val="single"/>
            <w:rtl w:val="0"/>
            <w:rPrChange w:author="Virata Pusuluri" w:id="0" w:date="2025-07-10T16:28:07Z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  <w:u w:val="single"/>
              </w:rPr>
            </w:rPrChange>
          </w:rPr>
          <w:delText xml:space="preserve">p</w:delText>
        </w:r>
      </w:del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1"/>
          <w:szCs w:val="21"/>
          <w:highlight w:val="white"/>
          <w:u w:val="single"/>
          <w:rtl w:val="0"/>
          <w:rPrChange w:author="Virata Pusuluri" w:id="0" w:date="2025-07-10T16:28:07Z">
            <w:rPr>
              <w:rFonts w:ascii="Roboto" w:cs="Roboto" w:eastAsia="Roboto" w:hAnsi="Roboto"/>
              <w:b w:val="1"/>
              <w:bCs w:val="1"/>
              <w:color w:val="1f1f1f"/>
              <w:sz w:val="21"/>
              <w:szCs w:val="21"/>
              <w:highlight w:val="white"/>
              <w:u w:val="single"/>
            </w:rPr>
          </w:rPrChange>
        </w:rPr>
        <w:t xml:space="preserve">honetics (as in 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i w:val="1"/>
            <w:iCs w:val="1"/>
            <w:color w:val="0b57d0"/>
            <w:sz w:val="21"/>
            <w:szCs w:val="21"/>
            <w:highlight w:val="white"/>
            <w:u w:val="single"/>
            <w:rtl w:val="0"/>
            <w:rPrChange w:author="Virata Pusuluri" w:id="0" w:date="2025-07-10T16:28:07Z">
              <w:rPr>
                <w:rFonts w:ascii="Roboto" w:cs="Roboto" w:eastAsia="Roboto" w:hAnsi="Roboto"/>
                <w:b w:val="1"/>
                <w:bCs w:val="1"/>
                <w:color w:val="0b57d0"/>
                <w:sz w:val="21"/>
                <w:szCs w:val="21"/>
                <w:highlight w:val="white"/>
                <w:u w:val="single"/>
              </w:rPr>
            </w:rPrChange>
          </w:rPr>
          <w:t xml:space="preserve">3.PhoneticAlphabet-IPA</w:t>
        </w:r>
      </w:hyperlink>
      <w:del w:author="Virata Pusuluri" w:id="2" w:date="2025-07-11T16:08:24Z">
        <w:r w:rsidDel="00000000" w:rsidR="00000000" w:rsidRPr="00000000">
          <w:rPr>
            <w:rFonts w:ascii="Roboto" w:cs="Roboto" w:eastAsia="Roboto" w:hAnsi="Roboto"/>
            <w:b w:val="1"/>
            <w:bCs w:val="1"/>
            <w:i w:val="1"/>
            <w:iCs w:val="1"/>
            <w:color w:val="1f1f1f"/>
            <w:sz w:val="21"/>
            <w:szCs w:val="21"/>
            <w:highlight w:val="white"/>
            <w:u w:val="single"/>
            <w:rtl w:val="0"/>
            <w:rPrChange w:author="Virata Pusuluri" w:id="0" w:date="2025-07-10T16:28:07Z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  <w:u w:val="single"/>
              </w:rPr>
            </w:rPrChange>
          </w:rPr>
          <w:delText xml:space="preserve"> </w:delText>
        </w:r>
      </w:del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1"/>
          <w:szCs w:val="21"/>
          <w:highlight w:val="white"/>
          <w:u w:val="single"/>
          <w:rtl w:val="0"/>
          <w:rPrChange w:author="Virata Pusuluri" w:id="0" w:date="2025-07-10T16:28:07Z">
            <w:rPr>
              <w:rFonts w:ascii="Roboto" w:cs="Roboto" w:eastAsia="Roboto" w:hAnsi="Roboto"/>
              <w:b w:val="1"/>
              <w:bCs w:val="1"/>
              <w:color w:val="1f1f1f"/>
              <w:sz w:val="21"/>
              <w:szCs w:val="21"/>
              <w:highlight w:val="white"/>
              <w:u w:val="single"/>
            </w:rPr>
          </w:rPrChange>
        </w:rPr>
        <w:t xml:space="preserve">), followed by English meaning, then Telugu meaning (in Telugu script). So for each word there should </w:t>
      </w:r>
      <w:ins w:author="Virata Pusuluri" w:id="3" w:date="2025-07-02T20:25:41Z">
        <w:r w:rsidDel="00000000" w:rsidR="00000000" w:rsidRPr="00000000">
          <w:rPr>
            <w:rFonts w:ascii="Roboto" w:cs="Roboto" w:eastAsia="Roboto" w:hAnsi="Roboto"/>
            <w:b w:val="1"/>
            <w:bCs w:val="1"/>
            <w:i w:val="1"/>
            <w:iCs w:val="1"/>
            <w:color w:val="1f1f1f"/>
            <w:sz w:val="21"/>
            <w:szCs w:val="21"/>
            <w:highlight w:val="white"/>
            <w:u w:val="single"/>
            <w:rtl w:val="0"/>
            <w:rPrChange w:author="Virata Pusuluri" w:id="0" w:date="2025-07-10T16:28:07Z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  <w:u w:val="single"/>
              </w:rPr>
            </w:rPrChange>
          </w:rPr>
          <w:t xml:space="preserve">be </w:t>
        </w:r>
      </w:ins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1"/>
          <w:szCs w:val="21"/>
          <w:highlight w:val="white"/>
          <w:u w:val="single"/>
          <w:rtl w:val="0"/>
          <w:rPrChange w:author="Virata Pusuluri" w:id="0" w:date="2025-07-10T16:28:07Z">
            <w:rPr>
              <w:rFonts w:ascii="Roboto" w:cs="Roboto" w:eastAsia="Roboto" w:hAnsi="Roboto"/>
              <w:b w:val="1"/>
              <w:bCs w:val="1"/>
              <w:color w:val="1f1f1f"/>
              <w:sz w:val="21"/>
              <w:szCs w:val="21"/>
              <w:highlight w:val="white"/>
              <w:u w:val="single"/>
            </w:rPr>
          </w:rPrChange>
        </w:rPr>
        <w:t xml:space="preserve">4 items separated by commas in total. Repeat this for all the words, with one word per line</w:t>
      </w:r>
      <w:ins w:author="Virata Pusuluri" w:id="4" w:date="2025-07-24T18:39:48Z">
        <w:r w:rsidDel="00000000" w:rsidR="00000000" w:rsidRPr="00000000">
          <w:rPr>
            <w:rFonts w:ascii="Roboto" w:cs="Roboto" w:eastAsia="Roboto" w:hAnsi="Roboto"/>
            <w:b w:val="1"/>
            <w:bCs w:val="1"/>
            <w:i w:val="1"/>
            <w:iCs w:val="1"/>
            <w:color w:val="1f1f1f"/>
            <w:sz w:val="21"/>
            <w:szCs w:val="21"/>
            <w:highlight w:val="white"/>
            <w:u w:val="single"/>
            <w:rtl w:val="0"/>
            <w:rPrChange w:author="Virata Pusuluri" w:id="0" w:date="2025-07-10T16:28:07Z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  <w:u w:val="single"/>
              </w:rPr>
            </w:rPrChange>
          </w:rPr>
          <w:t xml:space="preserve">:</w:t>
        </w:r>
      </w:ins>
      <w:del w:author="Virata Pusuluri" w:id="4" w:date="2025-07-24T18:39:48Z">
        <w:r w:rsidDel="00000000" w:rsidR="00000000" w:rsidRPr="00000000">
          <w:rPr>
            <w:rFonts w:ascii="Roboto" w:cs="Roboto" w:eastAsia="Roboto" w:hAnsi="Roboto"/>
            <w:b w:val="1"/>
            <w:bCs w:val="1"/>
            <w:i w:val="1"/>
            <w:iCs w:val="1"/>
            <w:color w:val="1f1f1f"/>
            <w:sz w:val="21"/>
            <w:szCs w:val="21"/>
            <w:highlight w:val="white"/>
            <w:u w:val="single"/>
            <w:rtl w:val="0"/>
            <w:rPrChange w:author="Virata Pusuluri" w:id="0" w:date="2025-07-10T16:28:07Z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  <w:u w:val="single"/>
              </w:rPr>
            </w:rPrChange>
          </w:rPr>
          <w:delText xml:space="preserve">.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Understood. Using the provided documents, here's the breakdown of the first song's lyrics with Telugu script, English phonetics, English meaning, and Telugu meaning: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b w:val="1"/>
          <w:bCs w:val="1"/>
          <w:color w:val="1f1f1f"/>
          <w:sz w:val="21"/>
          <w:szCs w:val="21"/>
          <w:highlight w:val="white"/>
          <w:rtl w:val="0"/>
        </w:rPr>
        <w:t xml:space="preserve">From the line: సా - రిమగర్ : సరి 1 రెమ పధమప ధన - మగరిససా శ్రీ గణపతి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శ్రీ</w:t>
      </w:r>
      <w:del w:author="Virata Pusuluri" w:id="5" w:date="2025-05-28T15:52:0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(Sri)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sri:, Sri, శ్రీ</w:t>
      </w:r>
      <w:ins w:author="Virata Pusuluri" w:id="6" w:date="2025-07-24T18:29:2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</w:t>
        </w:r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7" w:date="2025-07-24T18:29:24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t xml:space="preserve">U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గణపతి</w:t>
      </w:r>
      <w:del w:author="Virata Pusuluri" w:id="8" w:date="2025-05-28T15:42:1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(Ganapati)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g</w:t>
      </w:r>
      <w:ins w:author="Virata Pusuluri" w:id="9" w:date="2025-05-20T17:51:1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9" w:date="2025-05-20T17:51:1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ʌn</w:delText>
        </w:r>
      </w:del>
      <w:ins w:author="Virata Pusuluri" w:id="9" w:date="2025-05-20T17:51:1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ɳa</w:t>
        </w:r>
      </w:ins>
      <w:del w:author="Virata Pusuluri" w:id="9" w:date="2025-05-20T17:51:1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p</w:t>
      </w:r>
      <w:ins w:author="Virata Pusuluri" w:id="10" w:date="2025-05-20T17:52:1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aθ</w:t>
        </w:r>
      </w:ins>
      <w:del w:author="Virata Pusuluri" w:id="10" w:date="2025-05-20T17:52:1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ət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i, Ganesha, గణేశుడు</w:t>
      </w:r>
      <w:ins w:author="Virata Pusuluri" w:id="11" w:date="2025-05-28T15:34:4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b w:val="1"/>
          <w:bCs w:val="1"/>
          <w:color w:val="1f1f1f"/>
          <w:sz w:val="21"/>
          <w:szCs w:val="21"/>
          <w:highlight w:val="white"/>
          <w:rtl w:val="0"/>
        </w:rPr>
        <w:t xml:space="preserve">From the line: శిపు- తన</w:t>
      </w:r>
      <w:ins w:author="Virata Pusuluri" w:id="12" w:date="2025-05-20T17:57:41Z">
        <w:r w:rsidDel="00000000" w:rsidR="00000000" w:rsidRPr="00000000">
          <w:rPr>
            <w:rFonts w:ascii="Roboto" w:cs="Roboto" w:eastAsia="Roboto" w:hAnsi="Roboto"/>
            <w:b w:val="1"/>
            <w:bCs w:val="1"/>
            <w:color w:val="1f1f1f"/>
            <w:sz w:val="21"/>
            <w:szCs w:val="21"/>
            <w:highlight w:val="white"/>
            <w:rtl w:val="0"/>
            <w:rPrChange w:author="Virata Pusuluri" w:id="13" w:date="2025-05-20T17:57:41Z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</w:rPr>
            </w:rPrChange>
          </w:rPr>
          <w:t xml:space="preserve">యా</w:t>
        </w:r>
      </w:ins>
      <w:del w:author="Virata Pusuluri" w:id="12" w:date="2025-05-20T17:57:41Z">
        <w:r w:rsidDel="00000000" w:rsidR="00000000" w:rsidRPr="00000000">
          <w:rPr>
            <w:rFonts w:ascii="Roboto" w:cs="Roboto" w:eastAsia="Roboto" w:hAnsi="Roboto"/>
            <w:b w:val="1"/>
            <w:bCs w:val="1"/>
            <w:color w:val="1f1f1f"/>
            <w:sz w:val="21"/>
            <w:szCs w:val="21"/>
            <w:highlight w:val="white"/>
            <w:rtl w:val="0"/>
          </w:rPr>
          <w:delText xml:space="preserve">యో</w:delText>
        </w:r>
      </w:del>
      <w:r w:rsidDel="00000000" w:rsidR="00000000" w:rsidRPr="00000000">
        <w:rPr>
          <w:rFonts w:ascii="Chathura" w:cs="Chathura" w:eastAsia="Chathura" w:hAnsi="Chathura"/>
          <w:b w:val="1"/>
          <w:bCs w:val="1"/>
          <w:color w:val="1f1f1f"/>
          <w:sz w:val="21"/>
          <w:szCs w:val="21"/>
          <w:highlight w:val="white"/>
          <w:rtl w:val="0"/>
        </w:rPr>
        <w:t xml:space="preserve"> శ్రిత - జనఫల - సమువలయక | శ్రీ</w:t>
      </w:r>
    </w:p>
    <w:p w:rsidR="00000000" w:rsidDel="00000000" w:rsidP="00000000" w:rsidRDefault="00000000" w:rsidRPr="00000000" w14:paraId="0000000C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శివు</w:t>
      </w:r>
      <w:del w:author="Virata Pusuluri" w:id="14" w:date="2025-05-28T15:42:1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(Sivu)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</w:t>
      </w:r>
      <w:ins w:author="Virata Pusuluri" w:id="15" w:date="2025-05-20T17:53:0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sʰ</w:t>
        </w:r>
      </w:ins>
      <w:del w:author="Virata Pusuluri" w:id="15" w:date="2025-05-20T17:53:0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ʃ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ivu, Shiva, శివుడు</w:t>
      </w:r>
      <w:ins w:author="Virata Pusuluri" w:id="16" w:date="2025-05-28T15:34:5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తన</w:t>
      </w:r>
      <w:ins w:author="Virata Pusuluri" w:id="17" w:date="2025-05-20T17:54:1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యా</w:t>
        </w:r>
      </w:ins>
      <w:del w:author="Virata Pusuluri" w:id="17" w:date="2025-05-20T17:54:1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యో</w:delText>
        </w:r>
      </w:del>
      <w:del w:author="Virata Pusuluri" w:id="18" w:date="2025-05-20T17:54:4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(Tanayo)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t</w:t>
      </w:r>
      <w:ins w:author="Virata Pusuluri" w:id="19" w:date="2025-05-20T17:57:3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9" w:date="2025-05-20T17:57:3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n</w:t>
      </w:r>
      <w:ins w:author="Virata Pusuluri" w:id="20" w:date="2025-05-20T17:57:5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0" w:date="2025-05-20T17:57:5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j</w:t>
      </w:r>
      <w:ins w:author="Virata Pusuluri" w:id="21" w:date="2025-05-20T17:54:5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a:</w:t>
        </w:r>
      </w:ins>
      <w:del w:author="Virata Pusuluri" w:id="21" w:date="2025-05-20T17:54:5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oʊ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Son, కుమారుడు</w:t>
      </w:r>
      <w:ins w:author="Virata Pusuluri" w:id="22" w:date="2025-05-28T15:35:2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U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శ్రిత</w:t>
      </w:r>
      <w:del w:author="Virata Pusuluri" w:id="23" w:date="2025-05-28T15:42:2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(Sritha)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s</w:t>
      </w:r>
      <w:ins w:author="Virata Pusuluri" w:id="24" w:date="2025-05-20T17:55:2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ʰ</w:t>
        </w:r>
      </w:ins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riθ</w:t>
      </w:r>
      <w:ins w:author="Virata Pusuluri" w:id="25" w:date="2025-05-20T17:55:3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5" w:date="2025-05-20T17:55:3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Sought, ఆశ్రిత</w:t>
      </w:r>
      <w:ins w:author="Virata Pusuluri" w:id="26" w:date="2025-06-09T15:23:4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ins w:author="Virata Pusuluri" w:id="30" w:date="2025-05-28T15:33:08Z"/>
          <w:rFonts w:ascii="Roboto" w:cs="Roboto" w:eastAsia="Roboto" w:hAnsi="Roboto"/>
          <w:color w:val="1f1f1f"/>
          <w:sz w:val="21"/>
          <w:szCs w:val="21"/>
          <w:highlight w:val="white"/>
          <w:rPrChange w:author="Virata Pusuluri" w:id="31" w:date="2025-05-28T15:33:08Z">
            <w:rPr>
              <w:rFonts w:ascii="Roboto" w:cs="Roboto" w:eastAsia="Roboto" w:hAnsi="Roboto"/>
              <w:color w:val="1f1f1f"/>
              <w:sz w:val="21"/>
              <w:szCs w:val="21"/>
              <w:highlight w:val="white"/>
            </w:rPr>
          </w:rPrChange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జన</w:t>
      </w:r>
      <w:del w:author="Virata Pusuluri" w:id="27" w:date="2025-05-28T15:42:3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(Jana)</w:delText>
        </w:r>
      </w:del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, dʒ</w:t>
      </w:r>
      <w:ins w:author="Virata Pusuluri" w:id="28" w:date="2025-05-20T17:55:4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8" w:date="2025-05-20T17:55:4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n</w:t>
      </w:r>
      <w:del w:author="Virata Pusuluri" w:id="29" w:date="2025-05-20T17:55:3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ins w:author="Virata Pusuluri" w:id="29" w:date="2025-05-20T17:55:3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P</w:t>
      </w:r>
      <w:ins w:author="Virata Pusuluri" w:id="30" w:date="2025-05-28T15:33:0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31" w:date="2025-05-28T15:33:08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t xml:space="preserve">eople, ప్రజలు, I I</w:t>
        </w:r>
      </w:ins>
    </w:p>
    <w:p w:rsidR="00000000" w:rsidDel="00000000" w:rsidP="00000000" w:rsidRDefault="00000000" w:rsidRPr="00000000" w14:paraId="00000014">
      <w:pPr>
        <w:shd w:fill="ffffff" w:val="clear"/>
        <w:rPr>
          <w:ins w:author="Virata Pusuluri" w:id="30" w:date="2025-05-28T15:33:08Z"/>
          <w:rFonts w:ascii="Roboto" w:cs="Roboto" w:eastAsia="Roboto" w:hAnsi="Roboto"/>
          <w:color w:val="1f1f1f"/>
          <w:sz w:val="21"/>
          <w:szCs w:val="21"/>
          <w:highlight w:val="white"/>
        </w:rPr>
      </w:pPr>
      <w:ins w:author="Virata Pusuluri" w:id="30" w:date="2025-05-28T15:33:0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5">
      <w:pPr>
        <w:shd w:fill="ffffff" w:val="clear"/>
        <w:rPr>
          <w:ins w:author="Virata Pusuluri" w:id="30" w:date="2025-05-28T15:33:08Z"/>
          <w:rFonts w:ascii="Roboto" w:cs="Roboto" w:eastAsia="Roboto" w:hAnsi="Roboto"/>
          <w:color w:val="1f1f1f"/>
          <w:sz w:val="21"/>
          <w:szCs w:val="21"/>
          <w:highlight w:val="white"/>
          <w:rPrChange w:author="Virata Pusuluri" w:id="31" w:date="2025-05-28T15:33:08Z">
            <w:rPr>
              <w:rFonts w:ascii="Roboto" w:cs="Roboto" w:eastAsia="Roboto" w:hAnsi="Roboto"/>
              <w:color w:val="1f1f1f"/>
              <w:sz w:val="21"/>
              <w:szCs w:val="21"/>
              <w:highlight w:val="white"/>
            </w:rPr>
          </w:rPrChange>
        </w:rPr>
      </w:pPr>
      <w:ins w:author="Virata Pusuluri" w:id="30" w:date="2025-05-28T15:33:0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31" w:date="2025-05-28T15:33:08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t xml:space="preserve">ఫల, pʰala, Fruit/Result, ఫలితం, I I</w:t>
        </w:r>
      </w:ins>
    </w:p>
    <w:p w:rsidR="00000000" w:rsidDel="00000000" w:rsidP="00000000" w:rsidRDefault="00000000" w:rsidRPr="00000000" w14:paraId="00000016">
      <w:pPr>
        <w:shd w:fill="ffffff" w:val="clear"/>
        <w:rPr>
          <w:ins w:author="Virata Pusuluri" w:id="30" w:date="2025-05-28T15:33:08Z"/>
          <w:rFonts w:ascii="Roboto" w:cs="Roboto" w:eastAsia="Roboto" w:hAnsi="Roboto"/>
          <w:color w:val="1f1f1f"/>
          <w:sz w:val="21"/>
          <w:szCs w:val="21"/>
          <w:highlight w:val="white"/>
        </w:rPr>
      </w:pPr>
      <w:ins w:author="Virata Pusuluri" w:id="30" w:date="2025-05-28T15:33:0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7">
      <w:pPr>
        <w:shd w:fill="ffffff" w:val="clear"/>
        <w:rPr>
          <w:del w:author="Virata Pusuluri" w:id="32" w:date="2025-05-20T18:13:12Z"/>
          <w:rFonts w:ascii="Roboto" w:cs="Roboto" w:eastAsia="Roboto" w:hAnsi="Roboto"/>
          <w:color w:val="1f1f1f"/>
          <w:sz w:val="21"/>
          <w:szCs w:val="21"/>
          <w:highlight w:val="white"/>
        </w:rPr>
      </w:pPr>
      <w:ins w:author="Virata Pusuluri" w:id="30" w:date="2025-05-28T15:33:0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31" w:date="2025-05-28T15:33:08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t xml:space="preserve">సము</w:t>
        </w:r>
      </w:ins>
      <w:ins w:author="Virata Pusuluri" w:id="32" w:date="2025-05-20T18:13:1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31" w:date="2025-05-28T15:33:08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t xml:space="preserve">దా</w:t>
        </w:r>
      </w:ins>
      <w:del w:author="Virata Pusuluri" w:id="32" w:date="2025-05-20T18:13:1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eople, ప్రజలు</w:delText>
        </w:r>
      </w:del>
    </w:p>
    <w:p w:rsidR="00000000" w:rsidDel="00000000" w:rsidP="00000000" w:rsidRDefault="00000000" w:rsidRPr="00000000" w14:paraId="00000018">
      <w:pPr>
        <w:shd w:fill="ffffff" w:val="clear"/>
        <w:rPr>
          <w:del w:author="Virata Pusuluri" w:id="32" w:date="2025-05-20T18:13:12Z"/>
          <w:rFonts w:ascii="Roboto" w:cs="Roboto" w:eastAsia="Roboto" w:hAnsi="Roboto"/>
          <w:color w:val="1f1f1f"/>
          <w:sz w:val="21"/>
          <w:szCs w:val="21"/>
          <w:highlight w:val="white"/>
        </w:rPr>
      </w:pPr>
      <w:del w:author="Virata Pusuluri" w:id="32" w:date="2025-05-20T18:13:12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19">
      <w:pPr>
        <w:shd w:fill="ffffff" w:val="clear"/>
        <w:rPr>
          <w:del w:author="Virata Pusuluri" w:id="32" w:date="2025-05-20T18:13:12Z"/>
          <w:rFonts w:ascii="Roboto" w:cs="Roboto" w:eastAsia="Roboto" w:hAnsi="Roboto"/>
          <w:color w:val="1f1f1f"/>
          <w:sz w:val="21"/>
          <w:szCs w:val="21"/>
          <w:highlight w:val="white"/>
        </w:rPr>
      </w:pPr>
      <w:del w:author="Virata Pusuluri" w:id="32" w:date="2025-05-20T18:13:1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ఫల (Phala), pʰ</w:delText>
        </w:r>
      </w:del>
      <w:ins w:author="Virata Pusuluri" w:id="32" w:date="2025-05-20T18:13:12Z">
        <w:del w:author="Virata Pusuluri" w:id="32" w:date="2025-05-20T18:13:12Z">
          <w:r w:rsidDel="00000000" w:rsidR="00000000" w:rsidRPr="00000000">
            <w:rPr>
              <w:rFonts w:ascii="Roboto" w:cs="Roboto" w:eastAsia="Roboto" w:hAnsi="Roboto"/>
              <w:color w:val="1f1f1f"/>
              <w:sz w:val="21"/>
              <w:szCs w:val="21"/>
              <w:highlight w:val="white"/>
              <w:rtl w:val="0"/>
            </w:rPr>
            <w:delText xml:space="preserve">a</w:delText>
          </w:r>
        </w:del>
      </w:ins>
      <w:del w:author="Virata Pusuluri" w:id="32" w:date="2025-05-20T18:13:1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əl</w:delText>
        </w:r>
      </w:del>
      <w:ins w:author="Virata Pusuluri" w:id="33" w:date="2025-05-20T18:13:11Z">
        <w:del w:author="Virata Pusuluri" w:id="32" w:date="2025-05-20T18:13:12Z">
          <w:r w:rsidDel="00000000" w:rsidR="00000000" w:rsidRPr="00000000">
            <w:rPr>
              <w:rFonts w:ascii="Roboto" w:cs="Roboto" w:eastAsia="Roboto" w:hAnsi="Roboto"/>
              <w:color w:val="1f1f1f"/>
              <w:sz w:val="21"/>
              <w:szCs w:val="21"/>
              <w:highlight w:val="white"/>
              <w:rtl w:val="0"/>
            </w:rPr>
            <w:delText xml:space="preserve">a</w:delText>
          </w:r>
        </w:del>
      </w:ins>
      <w:del w:author="Virata Pusuluri" w:id="32" w:date="2025-05-20T18:13:1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, Fruit/Result, ఫలితం</w:delText>
        </w:r>
      </w:del>
    </w:p>
    <w:p w:rsidR="00000000" w:rsidDel="00000000" w:rsidP="00000000" w:rsidRDefault="00000000" w:rsidRPr="00000000" w14:paraId="0000001A">
      <w:pPr>
        <w:shd w:fill="ffffff" w:val="clear"/>
        <w:rPr>
          <w:del w:author="Virata Pusuluri" w:id="32" w:date="2025-05-20T18:13:12Z"/>
          <w:rFonts w:ascii="Roboto" w:cs="Roboto" w:eastAsia="Roboto" w:hAnsi="Roboto"/>
          <w:color w:val="1f1f1f"/>
          <w:sz w:val="21"/>
          <w:szCs w:val="21"/>
          <w:highlight w:val="white"/>
        </w:rPr>
      </w:pPr>
      <w:del w:author="Virata Pusuluri" w:id="32" w:date="2025-05-20T18:13:12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1B">
      <w:pPr>
        <w:shd w:fill="ffffff" w:val="clear"/>
        <w:rPr>
          <w:ins w:author="Virata Pusuluri" w:id="34" w:date="2025-05-20T17:56:25Z"/>
          <w:del w:author="Virata Pusuluri" w:id="32" w:date="2025-05-20T18:13:12Z"/>
          <w:rFonts w:ascii="Roboto" w:cs="Roboto" w:eastAsia="Roboto" w:hAnsi="Roboto"/>
          <w:color w:val="1f1f1f"/>
          <w:sz w:val="21"/>
          <w:szCs w:val="21"/>
          <w:highlight w:val="white"/>
          <w:rPrChange w:author="Virata Pusuluri" w:id="35" w:date="2025-05-20T17:56:25Z">
            <w:rPr>
              <w:rFonts w:ascii="Roboto" w:cs="Roboto" w:eastAsia="Roboto" w:hAnsi="Roboto"/>
              <w:color w:val="1f1f1f"/>
              <w:sz w:val="21"/>
              <w:szCs w:val="21"/>
              <w:highlight w:val="white"/>
            </w:rPr>
          </w:rPrChange>
        </w:rPr>
      </w:pPr>
      <w:del w:author="Virata Pusuluri" w:id="32" w:date="2025-05-20T18:13:1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సము</w:delText>
        </w:r>
      </w:del>
      <w:ins w:author="Virata Pusuluri" w:id="34" w:date="2025-05-20T17:56:25Z">
        <w:del w:author="Virata Pusuluri" w:id="32" w:date="2025-05-20T18:13:12Z">
          <w:r w:rsidDel="00000000" w:rsidR="00000000" w:rsidRPr="00000000">
            <w:rPr>
              <w:rFonts w:ascii="Roboto" w:cs="Roboto" w:eastAsia="Roboto" w:hAnsi="Roboto"/>
              <w:color w:val="1f1f1f"/>
              <w:sz w:val="21"/>
              <w:szCs w:val="21"/>
              <w:highlight w:val="white"/>
              <w:rtl w:val="0"/>
              <w:rPrChange w:author="Virata Pusuluri" w:id="35" w:date="2025-05-20T17:56:25Z">
                <w:rPr>
                  <w:rFonts w:ascii="Roboto" w:cs="Roboto" w:eastAsia="Roboto" w:hAnsi="Roboto"/>
                  <w:color w:val="1f1f1f"/>
                  <w:sz w:val="21"/>
                  <w:szCs w:val="21"/>
                  <w:highlight w:val="white"/>
                </w:rPr>
              </w:rPrChange>
            </w:rPr>
            <w:delText xml:space="preserve">డా</w:delText>
          </w:r>
        </w:del>
      </w:ins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del w:author="Virata Pusuluri" w:id="34" w:date="2025-05-20T17:56:2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వల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యక</w:t>
      </w:r>
      <w:del w:author="Virata Pusuluri" w:id="36" w:date="2025-05-20T17:56:4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(Samuva</w:delText>
        </w:r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l</w:delText>
        </w:r>
      </w:del>
      <w:del w:author="Virata Pusuluri" w:id="37" w:date="2025-05-28T15:43:3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ayaka)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s</w:t>
      </w:r>
      <w:ins w:author="Virata Pusuluri" w:id="38" w:date="2025-05-20T17:56:5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38" w:date="2025-05-20T17:56:5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ʌ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mu</w:t>
      </w:r>
      <w:ins w:author="Virata Pusuluri" w:id="39" w:date="2025-05-20T17:56:5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ða:</w:t>
        </w:r>
      </w:ins>
      <w:del w:author="Virata Pusuluri" w:id="39" w:date="2025-05-20T17:56:5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vʌ</w:delText>
        </w:r>
      </w:del>
      <w:ins w:author="Virata Pusuluri" w:id="40" w:date="2025-05-20T17:57:0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40" w:date="2025-05-20T17:57:0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lə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j</w:t>
      </w:r>
      <w:del w:author="Virata Pusuluri" w:id="41" w:date="2025-05-20T17:57:2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k</w:t>
      </w:r>
      <w:ins w:author="Virata Pusuluri" w:id="42" w:date="2025-05-20T17:58:2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42" w:date="2025-05-20T17:58:2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Gathering, సమూహము</w:t>
      </w:r>
      <w:ins w:author="Virata Pusuluri" w:id="43" w:date="2025-05-28T15:38:0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U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శ్రీ</w:t>
      </w:r>
      <w:del w:author="Virata Pusuluri" w:id="44" w:date="2025-05-28T15:52:1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(Sri)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sri:, Sri, శ్రీ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b w:val="1"/>
          <w:bCs w:val="1"/>
          <w:color w:val="1f1f1f"/>
          <w:sz w:val="21"/>
          <w:szCs w:val="21"/>
          <w:highlight w:val="white"/>
          <w:rtl w:val="0"/>
        </w:rPr>
        <w:t xml:space="preserve">From the line: శ్రీ మప-ధనసరి రిస ధపమప . రిమ - పధమప ధ మగరిస</w:t>
      </w:r>
      <w:del w:author="Virata Pusuluri" w:id="45" w:date="2025-06-09T15:26:34Z">
        <w:r w:rsidDel="00000000" w:rsidR="00000000" w:rsidRPr="00000000">
          <w:rPr>
            <w:rFonts w:ascii="Roboto" w:cs="Roboto" w:eastAsia="Roboto" w:hAnsi="Roboto"/>
            <w:b w:val="1"/>
            <w:bCs w:val="1"/>
            <w:color w:val="1f1f1f"/>
            <w:sz w:val="21"/>
            <w:szCs w:val="21"/>
            <w:highlight w:val="white"/>
            <w:rtl w:val="0"/>
          </w:rPr>
          <w:delText xml:space="preserve"> J 랑</w:delText>
        </w:r>
      </w:del>
      <w:r w:rsidDel="00000000" w:rsidR="00000000" w:rsidRPr="00000000">
        <w:rPr>
          <w:rFonts w:ascii="Chathura" w:cs="Chathura" w:eastAsia="Chathura" w:hAnsi="Chathura"/>
          <w:b w:val="1"/>
          <w:bCs w:val="1"/>
          <w:color w:val="1f1f1f"/>
          <w:sz w:val="21"/>
          <w:szCs w:val="21"/>
          <w:highlight w:val="white"/>
          <w:rtl w:val="0"/>
        </w:rPr>
        <w:t xml:space="preserve"> జగ తినిపర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జగతినిప</w:t>
      </w:r>
      <w:ins w:author="Virata Pusuluri" w:id="46" w:date="2025-05-28T15:43:5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47" w:date="2025-05-28T15:43:56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t xml:space="preserve">రి,</w:t>
        </w:r>
      </w:ins>
      <w:del w:author="Virata Pusuluri" w:id="46" w:date="2025-05-28T15:43:5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ర (Jagathinipara),</w:delText>
        </w:r>
      </w:del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 dʒ</w:t>
      </w:r>
      <w:ins w:author="Virata Pusuluri" w:id="48" w:date="2025-05-20T17:59:4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48" w:date="2025-05-20T17:59:4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g</w:t>
      </w:r>
      <w:ins w:author="Virata Pusuluri" w:id="49" w:date="2025-05-20T17:59:4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aθ</w:t>
        </w:r>
      </w:ins>
      <w:del w:author="Virata Pusuluri" w:id="49" w:date="2025-05-20T17:59:4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ins w:author="Virata Pusuluri" w:id="49" w:date="2025-05-20T17:59:44Z">
        <w:del w:author="Virata Pusuluri" w:id="49" w:date="2025-05-20T17:59:44Z">
          <w:r w:rsidDel="00000000" w:rsidR="00000000" w:rsidRPr="00000000">
            <w:rPr>
              <w:rFonts w:ascii="Roboto" w:cs="Roboto" w:eastAsia="Roboto" w:hAnsi="Roboto"/>
              <w:color w:val="1f1f1f"/>
              <w:sz w:val="21"/>
              <w:szCs w:val="21"/>
              <w:highlight w:val="white"/>
              <w:rtl w:val="0"/>
            </w:rPr>
            <w:delText xml:space="preserve">θi</w:delText>
          </w:r>
        </w:del>
      </w:ins>
      <w:del w:author="Virata Pusuluri" w:id="49" w:date="2025-05-20T17:59:4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t</w:delText>
        </w:r>
      </w:del>
      <w:del w:author="Virata Pusuluri" w:id="50" w:date="2025-05-20T17:59:4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ʰ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inip</w:t>
      </w:r>
      <w:ins w:author="Virata Pusuluri" w:id="51" w:date="2025-05-20T18:00:0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51" w:date="2025-05-20T18:00:0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</w:t>
      </w:r>
      <w:ins w:author="Virata Pusuluri" w:id="52" w:date="2025-05-20T18:00:0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53" w:date="2025-05-20T18:00:09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t xml:space="preserve">i</w:t>
        </w:r>
      </w:ins>
      <w:del w:author="Virata Pusuluri" w:id="52" w:date="2025-05-20T18:00:0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Protector of the world, జగతిని రక్షించేవాడు</w:t>
      </w:r>
      <w:ins w:author="Virata Pusuluri" w:id="54" w:date="2025-05-28T15:38:3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highlight w:val="white"/>
          <w:rtl w:val="0"/>
        </w:rPr>
        <w:t xml:space="preserve">From the line: పరి విధములఁ పొగ-డెదమదిఁ | కుదు-రొదవగ॥ శ్రీ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పరి</w:t>
      </w:r>
      <w:del w:author="Virata Pusuluri" w:id="55" w:date="2025-05-28T15:44:0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(Pari)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p</w:t>
      </w:r>
      <w:ins w:author="Virata Pusuluri" w:id="56" w:date="2025-05-20T18:00:3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56" w:date="2025-05-20T18:00:3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ri, Many, అనేక</w:t>
      </w:r>
      <w:ins w:author="Virata Pusuluri" w:id="57" w:date="2025-05-28T15:39:0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విధముల</w:t>
      </w:r>
      <w:del w:author="Virata Pusuluri" w:id="58" w:date="2025-05-20T18:01:1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ఁ</w:delText>
        </w:r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(Vidhamulaṁ)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við</w:t>
      </w:r>
      <w:ins w:author="Virata Pusuluri" w:id="59" w:date="2025-05-20T18:01:2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ʰa</w:t>
        </w:r>
      </w:ins>
      <w:del w:author="Virata Pusuluri" w:id="59" w:date="2025-05-20T18:01:2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m</w:t>
      </w:r>
      <w:ins w:author="Virata Pusuluri" w:id="60" w:date="2025-05-20T18:01:2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u</w:t>
        </w:r>
      </w:ins>
      <w:del w:author="Virata Pusuluri" w:id="60" w:date="2025-05-20T18:01:2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ʊ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l</w:t>
      </w:r>
      <w:ins w:author="Virata Pusuluri" w:id="61" w:date="2025-05-20T18:01:3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61" w:date="2025-05-20T18:01:3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əṁ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Ways, విధాలుగా</w:t>
      </w:r>
      <w:ins w:author="Virata Pusuluri" w:id="62" w:date="2025-05-28T15:39:1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పొగడెద</w:t>
      </w:r>
      <w:del w:author="Virata Pusuluri" w:id="63" w:date="2025-05-28T15:44:4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(Pogadeda)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p</w:t>
      </w:r>
      <w:ins w:author="Virata Pusuluri" w:id="64" w:date="2025-05-20T18:01:5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o</w:t>
        </w:r>
      </w:ins>
      <w:del w:author="Virata Pusuluri" w:id="64" w:date="2025-05-20T18:01:5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ɔ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g</w:t>
      </w:r>
      <w:ins w:author="Virata Pusuluri" w:id="65" w:date="2025-05-20T18:02:0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65" w:date="2025-05-20T18:02:0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de</w:t>
      </w:r>
      <w:ins w:author="Virata Pusuluri" w:id="66" w:date="2025-05-20T18:02:1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ða</w:t>
        </w:r>
      </w:ins>
      <w:del w:author="Virata Pusuluri" w:id="66" w:date="2025-05-20T18:02:1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də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Praise, పొగుడుతాను</w:t>
      </w:r>
      <w:ins w:author="Virata Pusuluri" w:id="67" w:date="2025-05-28T15:39:3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మది</w:t>
      </w:r>
      <w:del w:author="Virata Pusuluri" w:id="68" w:date="2025-05-20T18:02:5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ఁ</w:delText>
        </w:r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(Madiṁ)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m</w:t>
      </w:r>
      <w:ins w:author="Virata Pusuluri" w:id="69" w:date="2025-05-20T18:02:5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69" w:date="2025-05-20T18:02:5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ins w:author="Virata Pusuluri" w:id="69" w:date="2025-05-20T18:02:55Z">
        <w:del w:author="Virata Pusuluri" w:id="69" w:date="2025-05-20T18:02:55Z">
          <w:r w:rsidDel="00000000" w:rsidR="00000000" w:rsidRPr="00000000">
            <w:rPr>
              <w:rFonts w:ascii="Roboto" w:cs="Roboto" w:eastAsia="Roboto" w:hAnsi="Roboto"/>
              <w:color w:val="1f1f1f"/>
              <w:sz w:val="21"/>
              <w:szCs w:val="21"/>
              <w:highlight w:val="white"/>
              <w:rtl w:val="0"/>
            </w:rPr>
            <w:delText xml:space="preserve">ð</w:delText>
          </w:r>
        </w:del>
      </w:ins>
      <w:del w:author="Virata Pusuluri" w:id="69" w:date="2025-05-20T18:02:5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d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</w:t>
      </w:r>
      <w:del w:author="Virata Pusuluri" w:id="70" w:date="2025-05-20T18:02:5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ṁ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Heart, మనసు</w:t>
      </w:r>
      <w:ins w:author="Virata Pusuluri" w:id="71" w:date="2025-05-28T15:39:4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కుదురొదవగ</w:t>
      </w:r>
      <w:del w:author="Virata Pusuluri" w:id="72" w:date="2025-05-28T15:44:5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(Kudurodavaga)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ku</w:t>
      </w:r>
      <w:ins w:author="Virata Pusuluri" w:id="73" w:date="2025-05-20T18:03:3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ð</w:t>
        </w:r>
      </w:ins>
      <w:del w:author="Virata Pusuluri" w:id="73" w:date="2025-05-20T18:03:3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d̪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ur</w:t>
      </w:r>
      <w:ins w:author="Virata Pusuluri" w:id="74" w:date="2025-05-20T18:03:3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oða</w:t>
        </w:r>
      </w:ins>
      <w:del w:author="Virata Pusuluri" w:id="74" w:date="2025-05-20T18:03:3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ɔ</w:delText>
        </w:r>
      </w:del>
      <w:ins w:author="Virata Pusuluri" w:id="74" w:date="2025-05-20T18:03:38Z">
        <w:del w:author="Virata Pusuluri" w:id="74" w:date="2025-05-20T18:03:38Z">
          <w:r w:rsidDel="00000000" w:rsidR="00000000" w:rsidRPr="00000000">
            <w:rPr>
              <w:rFonts w:ascii="Roboto" w:cs="Roboto" w:eastAsia="Roboto" w:hAnsi="Roboto"/>
              <w:color w:val="1f1f1f"/>
              <w:sz w:val="21"/>
              <w:szCs w:val="21"/>
              <w:highlight w:val="white"/>
              <w:rtl w:val="0"/>
            </w:rPr>
            <w:delText xml:space="preserve">ð</w:delText>
          </w:r>
        </w:del>
      </w:ins>
      <w:del w:author="Virata Pusuluri" w:id="74" w:date="2025-05-20T18:03:3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d</w:delText>
        </w:r>
      </w:del>
      <w:ins w:author="Virata Pusuluri" w:id="74" w:date="2025-05-20T18:03:38Z">
        <w:del w:author="Virata Pusuluri" w:id="74" w:date="2025-05-20T18:03:38Z">
          <w:r w:rsidDel="00000000" w:rsidR="00000000" w:rsidRPr="00000000">
            <w:rPr>
              <w:rFonts w:ascii="Roboto" w:cs="Roboto" w:eastAsia="Roboto" w:hAnsi="Roboto"/>
              <w:color w:val="1f1f1f"/>
              <w:sz w:val="21"/>
              <w:szCs w:val="21"/>
              <w:highlight w:val="white"/>
              <w:rtl w:val="0"/>
            </w:rPr>
            <w:delText xml:space="preserve">a</w:delText>
          </w:r>
        </w:del>
      </w:ins>
      <w:del w:author="Virata Pusuluri" w:id="74" w:date="2025-05-20T18:03:3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v</w:t>
      </w:r>
      <w:ins w:author="Virata Pusuluri" w:id="75" w:date="2025-05-20T18:04:3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75" w:date="2025-05-20T18:04:3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g</w:t>
      </w:r>
      <w:ins w:author="Virata Pusuluri" w:id="76" w:date="2025-05-20T18:04:3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76" w:date="2025-05-20T18:04:3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To be established, స్థిరపడటానికి</w:t>
      </w:r>
      <w:ins w:author="Virata Pusuluri" w:id="77" w:date="2025-05-28T15:40:0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ins w:author="Virata Pusuluri" w:id="79" w:date="2025-05-20T18:15:06Z"/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b w:val="1"/>
          <w:bCs w:val="1"/>
          <w:color w:val="1f1f1f"/>
          <w:sz w:val="21"/>
          <w:szCs w:val="21"/>
          <w:highlight w:val="white"/>
          <w:rtl w:val="0"/>
        </w:rPr>
        <w:t xml:space="preserve">From the line: శ్రీ మవ-ధససరీ | </w:t>
      </w:r>
      <w:ins w:author="Virata Pusuluri" w:id="78" w:date="2025-05-20T18:05:01Z">
        <w:r w:rsidDel="00000000" w:rsidR="00000000" w:rsidRPr="00000000">
          <w:rPr>
            <w:rFonts w:ascii="Roboto" w:cs="Roboto" w:eastAsia="Roboto" w:hAnsi="Roboto"/>
            <w:b w:val="1"/>
            <w:bCs w:val="1"/>
            <w:color w:val="1f1f1f"/>
            <w:sz w:val="21"/>
            <w:szCs w:val="21"/>
            <w:highlight w:val="white"/>
            <w:rtl w:val="0"/>
          </w:rPr>
          <w:t xml:space="preserve">రి</w:t>
        </w:r>
      </w:ins>
      <w:del w:author="Virata Pusuluri" w:id="78" w:date="2025-05-20T18:05:01Z">
        <w:r w:rsidDel="00000000" w:rsidR="00000000" w:rsidRPr="00000000">
          <w:rPr>
            <w:rFonts w:ascii="Roboto" w:cs="Roboto" w:eastAsia="Roboto" w:hAnsi="Roboto"/>
            <w:b w:val="1"/>
            <w:bCs w:val="1"/>
            <w:color w:val="1f1f1f"/>
            <w:sz w:val="21"/>
            <w:szCs w:val="21"/>
            <w:highlight w:val="white"/>
            <w:rtl w:val="0"/>
          </w:rPr>
          <w:delText xml:space="preserve">Ŝ</w:delText>
        </w:r>
      </w:del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highlight w:val="white"/>
          <w:rtl w:val="0"/>
        </w:rPr>
        <w:t xml:space="preserve">స-ధపమప-రీమ - పధచుప : ధప - మగరిస# సా 88 - తినయకు i వరతనయుడ | సుర బుధముని జన పుఉజితః శ్రీ॥</w:t>
      </w:r>
      <w:ins w:author="Virata Pusuluri" w:id="79" w:date="2025-05-20T18:15:0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1">
      <w:pPr>
        <w:shd w:fill="ffffff" w:val="clear"/>
        <w:rPr>
          <w:ins w:author="Virata Pusuluri" w:id="79" w:date="2025-05-20T18:15:06Z"/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ins w:author="Virata Pusuluri" w:id="79" w:date="2025-05-20T18:15:0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  <w:rPrChange w:author="Virata Pusuluri" w:id="81" w:date="2025-05-20T18:15:28Z">
            <w:rPr>
              <w:rFonts w:ascii="Roboto" w:cs="Roboto" w:eastAsia="Roboto" w:hAnsi="Roboto"/>
              <w:b w:val="1"/>
              <w:bCs w:val="1"/>
              <w:color w:val="1f1f1f"/>
              <w:sz w:val="21"/>
              <w:szCs w:val="21"/>
              <w:highlight w:val="white"/>
            </w:rPr>
          </w:rPrChange>
        </w:rPr>
      </w:pPr>
      <w:ins w:author="Virata Pusuluri" w:id="79" w:date="2025-05-20T18:15:06Z">
        <w:r w:rsidDel="00000000" w:rsidR="00000000" w:rsidRPr="00000000">
          <w:rPr>
            <w:rFonts w:ascii="Roboto" w:cs="Roboto" w:eastAsia="Roboto" w:hAnsi="Roboto"/>
            <w:b w:val="1"/>
            <w:bCs w:val="1"/>
            <w:color w:val="1f1f1f"/>
            <w:sz w:val="21"/>
            <w:szCs w:val="21"/>
            <w:highlight w:val="white"/>
            <w:rtl w:val="0"/>
            <w:rPrChange w:author="Virata Pusuluri" w:id="80" w:date="2025-05-20T18:15:06Z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highlight w:val="white"/>
              </w:rPr>
            </w:rPrChange>
          </w:rPr>
          <w:t xml:space="preserve">గిరి, giri, mountain, పర్వతం,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తినయకు</w:t>
      </w:r>
      <w:del w:author="Virata Pusuluri" w:id="82" w:date="2025-05-28T15:47:3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(Tinayaku)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</w:t>
      </w:r>
      <w:ins w:author="Virata Pusuluri" w:id="83" w:date="2025-05-20T18:11:2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θ</w:t>
        </w:r>
      </w:ins>
      <w:del w:author="Virata Pusuluri" w:id="83" w:date="2025-05-20T18:11:2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t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in</w:t>
      </w:r>
      <w:ins w:author="Virata Pusuluri" w:id="84" w:date="2025-05-20T18:11:2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84" w:date="2025-05-20T18:11:2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j</w:t>
      </w:r>
      <w:ins w:author="Virata Pusuluri" w:id="85" w:date="2025-05-20T18:11:4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85" w:date="2025-05-20T18:11:4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ku, To the son, కుమారునికి</w:t>
      </w:r>
      <w:ins w:author="Virata Pusuluri" w:id="86" w:date="2025-05-28T15:41:4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వరతనయుడ</w:t>
      </w:r>
      <w:del w:author="Virata Pusuluri" w:id="87" w:date="2025-05-28T15:47:4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(Varathanayuda)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v</w:t>
      </w:r>
      <w:ins w:author="Virata Pusuluri" w:id="88" w:date="2025-05-20T18:12:0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88" w:date="2025-05-20T18:12:0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</w:t>
      </w:r>
      <w:ins w:author="Virata Pusuluri" w:id="89" w:date="2025-05-20T18:12:3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89" w:date="2025-05-20T18:12:3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θ</w:t>
      </w:r>
      <w:ins w:author="Virata Pusuluri" w:id="90" w:date="2025-05-20T18:12:3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90" w:date="2025-05-20T18:12:3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n</w:t>
      </w:r>
      <w:ins w:author="Virata Pusuluri" w:id="91" w:date="2025-05-20T18:12:4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91" w:date="2025-05-20T18:12:4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ju</w:t>
      </w:r>
      <w:ins w:author="Virata Pusuluri" w:id="92" w:date="2025-05-20T18:12:4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d</w:t>
        </w:r>
      </w:ins>
      <w:del w:author="Virata Pusuluri" w:id="92" w:date="2025-05-20T18:12:4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ɖ</w:delText>
        </w:r>
      </w:del>
      <w:ins w:author="Virata Pusuluri" w:id="92" w:date="2025-05-20T18:12:4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92" w:date="2025-05-20T18:12:4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Best son, ఉత్తమ కుమారుడు</w:t>
      </w:r>
      <w:ins w:author="Virata Pusuluri" w:id="93" w:date="2025-05-28T15:48:2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సుర</w:t>
      </w:r>
      <w:del w:author="Virata Pusuluri" w:id="94" w:date="2025-05-28T15:47:4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(Sura)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sur</w:t>
      </w:r>
      <w:ins w:author="Virata Pusuluri" w:id="95" w:date="2025-05-20T18:12:3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95" w:date="2025-05-20T18:12:3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Gods, దేవతలు</w:t>
      </w:r>
      <w:ins w:author="Virata Pusuluri" w:id="96" w:date="2025-05-28T15:48:4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బుధ</w:t>
      </w:r>
      <w:del w:author="Virata Pusuluri" w:id="97" w:date="2025-05-28T15:48:0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(Budha)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buð</w:t>
      </w:r>
      <w:ins w:author="Virata Pusuluri" w:id="98" w:date="2025-05-20T18:12:4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ʰa</w:t>
        </w:r>
      </w:ins>
      <w:del w:author="Virata Pusuluri" w:id="98" w:date="2025-05-20T18:12:4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Wise, జ్ఞానులు</w:t>
      </w:r>
      <w:ins w:author="Virata Pusuluri" w:id="99" w:date="2025-05-28T15:49:2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ముని</w:t>
      </w:r>
      <w:del w:author="Virata Pusuluri" w:id="100" w:date="2025-05-28T15:50:0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(Muni)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muni, Sage, ఋషి</w:t>
      </w:r>
      <w:ins w:author="Virata Pusuluri" w:id="101" w:date="2025-05-28T15:51:1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జన</w:t>
      </w:r>
      <w:del w:author="Virata Pusuluri" w:id="102" w:date="2025-05-28T15:50:1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(Jana)</w:delText>
        </w:r>
      </w:del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, dʒ</w:t>
      </w:r>
      <w:ins w:author="Virata Pusuluri" w:id="103" w:date="2025-05-20T18:12:4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03" w:date="2025-05-20T18:12:4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n</w:t>
      </w:r>
      <w:ins w:author="Virata Pusuluri" w:id="104" w:date="2025-05-20T18:12:4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04" w:date="2025-05-20T18:12:4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People, ప్రజలు</w:t>
      </w:r>
      <w:ins w:author="Virata Pusuluri" w:id="105" w:date="2025-05-28T15:51:2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పూజిత</w:t>
      </w:r>
      <w:del w:author="Virata Pusuluri" w:id="106" w:date="2025-05-20T18:09:0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ః (Pujitaḥ)</w:delText>
        </w:r>
      </w:del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, pu:dʒit</w:t>
      </w:r>
      <w:ins w:author="Virata Pusuluri" w:id="107" w:date="2025-05-20T18:12:4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07" w:date="2025-05-20T18:12:4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h, Worshipped, పూజింపబడిన</w:t>
      </w:r>
      <w:ins w:author="Virata Pusuluri" w:id="108" w:date="2025-05-28T15:51:3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U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శ్రీ</w:t>
      </w:r>
      <w:del w:author="Virata Pusuluri" w:id="109" w:date="2025-05-28T15:51:5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(Sri)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sri:, Sri, శ్రీ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b w:val="1"/>
          <w:bCs w:val="1"/>
          <w:color w:val="1f1f1f"/>
          <w:sz w:val="21"/>
          <w:szCs w:val="21"/>
          <w:highlight w:val="white"/>
          <w:rtl w:val="0"/>
        </w:rPr>
        <w:t xml:space="preserve">From the line: మప ధససరీ | రీస-ధపమప : రిమ పధమప ! ధప - మగరిససా!\! తొలుఁదొలుతను నినుమనమున నిలు- </w:t>
      </w:r>
      <w:ins w:author="Virata Pusuluri" w:id="110" w:date="2025-06-20T18:44:09Z">
        <w:r w:rsidDel="00000000" w:rsidR="00000000" w:rsidRPr="00000000">
          <w:rPr>
            <w:rFonts w:ascii="Roboto" w:cs="Roboto" w:eastAsia="Roboto" w:hAnsi="Roboto"/>
            <w:b w:val="1"/>
            <w:bCs w:val="1"/>
            <w:color w:val="1f1f1f"/>
            <w:sz w:val="21"/>
            <w:szCs w:val="21"/>
            <w:highlight w:val="white"/>
            <w:rtl w:val="0"/>
          </w:rPr>
          <w:t xml:space="preserve">e</w:t>
        </w:r>
      </w:ins>
      <w:r w:rsidDel="00000000" w:rsidR="00000000" w:rsidRPr="00000000">
        <w:rPr>
          <w:rFonts w:ascii="Chathura" w:cs="Chathura" w:eastAsia="Chathura" w:hAnsi="Chathura"/>
          <w:b w:val="1"/>
          <w:bCs w:val="1"/>
          <w:color w:val="1f1f1f"/>
          <w:sz w:val="21"/>
          <w:szCs w:val="21"/>
          <w:highlight w:val="white"/>
          <w:rtl w:val="0"/>
        </w:rPr>
        <w:t xml:space="preserve">పుచుభజనము–సలి పెద |శ్రీ!\!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తొలుదొలుతను</w:t>
      </w:r>
      <w:del w:author="Virata Pusuluri" w:id="111" w:date="2025-05-28T15:52:5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(Toludolutanu)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t</w:t>
      </w:r>
      <w:ins w:author="Virata Pusuluri" w:id="112" w:date="2025-05-28T15:53:0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o</w:t>
        </w:r>
      </w:ins>
      <w:del w:author="Virata Pusuluri" w:id="112" w:date="2025-05-28T15:53:0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ɔ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lud</w:t>
      </w:r>
      <w:ins w:author="Virata Pusuluri" w:id="113" w:date="2025-05-28T15:55:2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o</w:t>
        </w:r>
      </w:ins>
      <w:del w:author="Virata Pusuluri" w:id="113" w:date="2025-05-28T15:55:2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ɔ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lu</w:t>
      </w:r>
      <w:ins w:author="Virata Pusuluri" w:id="114" w:date="2025-05-20T18:12:4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θ</w:t>
        </w:r>
      </w:ins>
      <w:del w:author="Virata Pusuluri" w:id="114" w:date="2025-05-20T18:12:4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t</w:delText>
        </w:r>
      </w:del>
      <w:ins w:author="Virata Pusuluri" w:id="114" w:date="2025-05-20T18:12:4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14" w:date="2025-05-20T18:12:4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nu, First and foremost, మొదట మొదట</w:t>
      </w:r>
    </w:p>
    <w:p w:rsidR="00000000" w:rsidDel="00000000" w:rsidP="00000000" w:rsidRDefault="00000000" w:rsidRPr="00000000" w14:paraId="00000047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నిను</w:t>
      </w:r>
      <w:del w:author="Virata Pusuluri" w:id="115" w:date="2025-05-28T15:56:5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(Ninu)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ninu, You, నిన్ను</w:t>
      </w:r>
      <w:ins w:author="Virata Pusuluri" w:id="116" w:date="2025-05-28T15:56:5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మనమున</w:t>
      </w:r>
      <w:del w:author="Virata Pusuluri" w:id="117" w:date="2025-05-28T15:57:1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(Manamuna)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m</w:t>
      </w:r>
      <w:ins w:author="Virata Pusuluri" w:id="118" w:date="2025-05-20T18:12:4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18" w:date="2025-05-20T18:12:4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n</w:t>
      </w:r>
      <w:ins w:author="Virata Pusuluri" w:id="119" w:date="2025-05-20T18:12:4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19" w:date="2025-05-20T18:12:4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mʊn</w:t>
      </w:r>
      <w:ins w:author="Virata Pusuluri" w:id="120" w:date="2025-05-20T18:12:4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20" w:date="2025-05-20T18:12:4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In the mind, మనస్సులో</w:t>
      </w:r>
      <w:ins w:author="Virata Pusuluri" w:id="121" w:date="2025-05-28T16:02:0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నిలుపుచు</w:t>
      </w:r>
      <w:del w:author="Virata Pusuluri" w:id="122" w:date="2025-05-28T16:03:5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(Nilupuchu)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nilup</w:t>
      </w:r>
      <w:ins w:author="Virata Pusuluri" w:id="123" w:date="2025-05-28T16:04:0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u</w:t>
        </w:r>
      </w:ins>
      <w:del w:author="Virata Pusuluri" w:id="123" w:date="2025-05-28T16:04:0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ʊ</w:delText>
        </w:r>
      </w:del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tʃu, Establishing, నిలుపుతూ</w:t>
      </w:r>
      <w:ins w:author="Virata Pusuluri" w:id="124" w:date="2025-05-28T16:05:1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భజనము</w:t>
      </w:r>
      <w:del w:author="Virata Pusuluri" w:id="125" w:date="2025-05-28T16:05:4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(Bhajanamu)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bʰ</w:t>
      </w:r>
      <w:ins w:author="Virata Pusuluri" w:id="126" w:date="2025-05-20T18:12:4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26" w:date="2025-05-20T18:12:4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dʒ</w:t>
      </w:r>
      <w:ins w:author="Virata Pusuluri" w:id="127" w:date="2025-05-20T18:12:4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27" w:date="2025-05-20T18:12:4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n</w:t>
      </w:r>
      <w:ins w:author="Virata Pusuluri" w:id="128" w:date="2025-05-20T18:12:4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28" w:date="2025-05-20T18:12:4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mu, Devotion, భజన</w:t>
      </w:r>
      <w:ins w:author="Virata Pusuluri" w:id="129" w:date="2025-05-28T16:05:5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సలిపెద</w:t>
      </w:r>
      <w:del w:author="Virata Pusuluri" w:id="130" w:date="2025-05-28T16:06:1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(Salipeda)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s</w:t>
      </w:r>
      <w:ins w:author="Virata Pusuluri" w:id="131" w:date="2025-05-20T18:12:4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31" w:date="2025-05-20T18:12:4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liped</w:t>
      </w:r>
      <w:ins w:author="Virata Pusuluri" w:id="132" w:date="2025-05-20T18:12:5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32" w:date="2025-05-20T18:12:5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I will do, చేస్తాను</w:t>
      </w:r>
      <w:ins w:author="Virata Pusuluri" w:id="133" w:date="2025-05-28T16:06:2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శ్రీ</w:t>
      </w:r>
      <w:del w:author="Virata Pusuluri" w:id="134" w:date="2025-05-28T16:06:3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(Sri)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sri:, Sri, శ్రీ</w:t>
      </w:r>
      <w:ins w:author="Virata Pusuluri" w:id="135" w:date="2025-05-28T16:06:4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U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rPr>
          <w:ins w:author="Virata Pusuluri" w:id="136" w:date="2025-05-20T18:09:35Z"/>
          <w:rFonts w:ascii="Roboto" w:cs="Roboto" w:eastAsia="Roboto" w:hAnsi="Roboto"/>
          <w:color w:val="00639b"/>
          <w:sz w:val="18"/>
          <w:szCs w:val="18"/>
          <w:highlight w:val="white"/>
          <w:rPrChange w:author="Virata Pusuluri" w:id="137" w:date="2025-05-20T18:09:35Z">
            <w:rPr>
              <w:rFonts w:ascii="Roboto" w:cs="Roboto" w:eastAsia="Roboto" w:hAnsi="Roboto"/>
              <w:color w:val="1f1f1f"/>
              <w:sz w:val="21"/>
              <w:szCs w:val="21"/>
              <w:highlight w:val="white"/>
            </w:rPr>
          </w:rPrChange>
        </w:rPr>
      </w:pPr>
      <w:ins w:author="Virata Pusuluri" w:id="136" w:date="2025-05-20T18:09:35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54">
      <w:pPr>
        <w:shd w:fill="ffffff" w:val="clear"/>
        <w:rPr>
          <w:del w:author="Virata Pusuluri" w:id="138" w:date="2025-05-20T18:09:34Z"/>
          <w:rFonts w:ascii="Roboto" w:cs="Roboto" w:eastAsia="Roboto" w:hAnsi="Roboto"/>
          <w:color w:val="00639b"/>
          <w:sz w:val="18"/>
          <w:szCs w:val="18"/>
          <w:highlight w:val="white"/>
        </w:rPr>
      </w:pPr>
      <w:del w:author="Virata Pusuluri" w:id="138" w:date="2025-05-20T18:09:34Z">
        <w:r w:rsidDel="00000000" w:rsidR="00000000" w:rsidRPr="00000000">
          <w:rPr>
            <w:rFonts w:ascii="Roboto" w:cs="Roboto" w:eastAsia="Roboto" w:hAnsi="Roboto"/>
            <w:color w:val="00639b"/>
            <w:sz w:val="18"/>
            <w:szCs w:val="18"/>
            <w:highlight w:val="white"/>
            <w:rtl w:val="0"/>
          </w:rPr>
          <w:delText xml:space="preserve">Sources (2)</w:delText>
        </w:r>
      </w:del>
    </w:p>
    <w:p w:rsidR="00000000" w:rsidDel="00000000" w:rsidP="00000000" w:rsidRDefault="00000000" w:rsidRPr="00000000" w14:paraId="00000055">
      <w:pPr>
        <w:shd w:fill="ffffff" w:val="clear"/>
        <w:ind w:left="-140" w:firstLine="0"/>
        <w:rPr>
          <w:del w:author="Virata Pusuluri" w:id="138" w:date="2025-05-20T18:09:34Z"/>
          <w:rFonts w:ascii="Roboto" w:cs="Roboto" w:eastAsia="Roboto" w:hAnsi="Roboto"/>
          <w:color w:val="444746"/>
          <w:sz w:val="18"/>
          <w:szCs w:val="18"/>
          <w:highlight w:val="white"/>
        </w:rPr>
      </w:pPr>
      <w:del w:author="Virata Pusuluri" w:id="138" w:date="2025-05-20T18:09:34Z">
        <w:r w:rsidDel="00000000" w:rsidR="00000000" w:rsidRPr="00000000">
          <w:rPr>
            <w:rFonts w:ascii="Roboto" w:cs="Roboto" w:eastAsia="Roboto" w:hAnsi="Roboto"/>
            <w:color w:val="444746"/>
            <w:sz w:val="18"/>
            <w:szCs w:val="18"/>
            <w:highlight w:val="white"/>
            <w:rtl w:val="0"/>
          </w:rPr>
          <w:delText xml:space="preserve">Export to Docs</w:delText>
        </w:r>
      </w:del>
    </w:p>
    <w:p w:rsidR="00000000" w:rsidDel="00000000" w:rsidP="00000000" w:rsidRDefault="00000000" w:rsidRPr="00000000" w14:paraId="00000056">
      <w:pPr>
        <w:shd w:fill="ffffff" w:val="clear"/>
        <w:ind w:left="-140" w:firstLine="0"/>
        <w:rPr>
          <w:del w:author="Virata Pusuluri" w:id="138" w:date="2025-05-20T18:09:34Z"/>
          <w:rFonts w:ascii="Roboto" w:cs="Roboto" w:eastAsia="Roboto" w:hAnsi="Roboto"/>
          <w:color w:val="444746"/>
          <w:sz w:val="18"/>
          <w:szCs w:val="18"/>
          <w:highlight w:val="white"/>
        </w:rPr>
      </w:pPr>
      <w:del w:author="Virata Pusuluri" w:id="138" w:date="2025-05-20T18:09:34Z">
        <w:r w:rsidDel="00000000" w:rsidR="00000000" w:rsidRPr="00000000">
          <w:rPr>
            <w:rFonts w:ascii="Roboto" w:cs="Roboto" w:eastAsia="Roboto" w:hAnsi="Roboto"/>
            <w:color w:val="444746"/>
            <w:sz w:val="18"/>
            <w:szCs w:val="18"/>
            <w:highlight w:val="white"/>
            <w:rtl w:val="0"/>
          </w:rPr>
          <w:delText xml:space="preserve">Copy</w:delText>
        </w:r>
      </w:del>
    </w:p>
    <w:p w:rsidR="00000000" w:rsidDel="00000000" w:rsidP="00000000" w:rsidRDefault="00000000" w:rsidRPr="00000000" w14:paraId="00000057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Understood. Let's break down the second song's lyrics from "20. PillaariGeethaalu1And2-SangeethaVidyaBodhini.pdf" with Telugu script, English phonetics, English meaning, and Telugu meaning: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b w:val="1"/>
          <w:bCs w:val="1"/>
          <w:color w:val="1f1f1f"/>
          <w:sz w:val="21"/>
          <w:szCs w:val="21"/>
          <w:highlight w:val="white"/>
          <w:rtl w:val="0"/>
        </w:rPr>
        <w:t xml:space="preserve">From the line: 2. మలహరి రాగం రూపక తాళం 6 అక్షరములు, - X</w:t>
      </w:r>
      <w:del w:author="Virata Pusuluri" w:id="139" w:date="2025-05-20T18:09:59Z">
        <w:r w:rsidDel="00000000" w:rsidR="00000000" w:rsidRPr="00000000">
          <w:rPr>
            <w:rFonts w:ascii="Roboto" w:cs="Roboto" w:eastAsia="Roboto" w:hAnsi="Roboto"/>
            <w:b w:val="1"/>
            <w:bCs w:val="1"/>
            <w:color w:val="1f1f1f"/>
            <w:sz w:val="21"/>
            <w:szCs w:val="21"/>
            <w:highlight w:val="white"/>
            <w:rtl w:val="0"/>
          </w:rPr>
          <w:delText xml:space="preserve">랑</w:delText>
        </w:r>
      </w:del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 </w:t>
      </w:r>
      <w:del w:author="Virata Pusuluri" w:id="140" w:date="2025-05-20T18:09:56Z">
        <w:r w:rsidDel="00000000" w:rsidR="00000000" w:rsidRPr="00000000">
          <w:rPr>
            <w:rFonts w:ascii="Roboto" w:cs="Roboto" w:eastAsia="Roboto" w:hAnsi="Roboto"/>
            <w:b w:val="1"/>
            <w:bCs w:val="1"/>
            <w:color w:val="1f1f1f"/>
            <w:sz w:val="21"/>
            <w:szCs w:val="21"/>
            <w:highlight w:val="white"/>
            <w:rtl w:val="0"/>
          </w:rPr>
          <w:delText xml:space="preserve">랑</w:delText>
        </w:r>
      </w:del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highlight w:val="white"/>
          <w:rtl w:val="0"/>
        </w:rPr>
        <w:t xml:space="preserve"> సొ 1 రీ 1 రీ | ధప - మగరిస ! సర్ మాగరి సరి శ్రీ॥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del w:author="Virata Pusuluri" w:id="141" w:date="2025-05-28T16:08:16Z"/>
          <w:rFonts w:ascii="Roboto" w:cs="Roboto" w:eastAsia="Roboto" w:hAnsi="Roboto"/>
          <w:color w:val="1f1f1f"/>
          <w:sz w:val="21"/>
          <w:szCs w:val="21"/>
          <w:highlight w:val="white"/>
        </w:rPr>
      </w:pPr>
      <w:del w:author="Virata Pusuluri" w:id="141" w:date="2025-05-28T16:08:1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సర్ (Sar), sʌr, Essence/All, అన్ని/సారం</w:delText>
        </w:r>
      </w:del>
    </w:p>
    <w:p w:rsidR="00000000" w:rsidDel="00000000" w:rsidP="00000000" w:rsidRDefault="00000000" w:rsidRPr="00000000" w14:paraId="0000005C">
      <w:pPr>
        <w:shd w:fill="ffffff" w:val="clear"/>
        <w:rPr>
          <w:del w:author="Virata Pusuluri" w:id="141" w:date="2025-05-28T16:08:16Z"/>
          <w:rFonts w:ascii="Roboto" w:cs="Roboto" w:eastAsia="Roboto" w:hAnsi="Roboto"/>
          <w:color w:val="1f1f1f"/>
          <w:sz w:val="21"/>
          <w:szCs w:val="21"/>
          <w:highlight w:val="white"/>
        </w:rPr>
      </w:pPr>
      <w:del w:author="Virata Pusuluri" w:id="141" w:date="2025-05-28T16:08:1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5D">
      <w:pPr>
        <w:shd w:fill="ffffff" w:val="clear"/>
        <w:rPr>
          <w:del w:author="Virata Pusuluri" w:id="141" w:date="2025-05-28T16:08:16Z"/>
          <w:rFonts w:ascii="Roboto" w:cs="Roboto" w:eastAsia="Roboto" w:hAnsi="Roboto"/>
          <w:color w:val="1f1f1f"/>
          <w:sz w:val="21"/>
          <w:szCs w:val="21"/>
          <w:highlight w:val="white"/>
        </w:rPr>
      </w:pPr>
      <w:del w:author="Virata Pusuluri" w:id="141" w:date="2025-05-28T16:08:1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మాగరి (Magari), ma:gəri, A raga phrase, ఒక రాగ స్వర క్రమం</w:delText>
        </w:r>
      </w:del>
    </w:p>
    <w:p w:rsidR="00000000" w:rsidDel="00000000" w:rsidP="00000000" w:rsidRDefault="00000000" w:rsidRPr="00000000" w14:paraId="0000005E">
      <w:pPr>
        <w:shd w:fill="ffffff" w:val="clear"/>
        <w:rPr>
          <w:del w:author="Virata Pusuluri" w:id="141" w:date="2025-05-28T16:08:16Z"/>
          <w:rFonts w:ascii="Roboto" w:cs="Roboto" w:eastAsia="Roboto" w:hAnsi="Roboto"/>
          <w:color w:val="1f1f1f"/>
          <w:sz w:val="21"/>
          <w:szCs w:val="21"/>
          <w:highlight w:val="white"/>
        </w:rPr>
      </w:pPr>
      <w:del w:author="Virata Pusuluri" w:id="141" w:date="2025-05-28T16:08:1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5F">
      <w:pPr>
        <w:shd w:fill="ffffff" w:val="clear"/>
        <w:rPr>
          <w:del w:author="Virata Pusuluri" w:id="141" w:date="2025-05-28T16:08:16Z"/>
          <w:rFonts w:ascii="Roboto" w:cs="Roboto" w:eastAsia="Roboto" w:hAnsi="Roboto"/>
          <w:color w:val="1f1f1f"/>
          <w:sz w:val="21"/>
          <w:szCs w:val="21"/>
          <w:highlight w:val="white"/>
        </w:rPr>
      </w:pPr>
      <w:del w:author="Virata Pusuluri" w:id="141" w:date="2025-05-28T16:08:1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సరి (Sari), sʌri, A raga phrase, ఒక రాగ స్వర క్రమం</w:delText>
        </w:r>
      </w:del>
    </w:p>
    <w:p w:rsidR="00000000" w:rsidDel="00000000" w:rsidP="00000000" w:rsidRDefault="00000000" w:rsidRPr="00000000" w14:paraId="00000060">
      <w:pPr>
        <w:shd w:fill="ffffff" w:val="clear"/>
        <w:rPr>
          <w:del w:author="Virata Pusuluri" w:id="141" w:date="2025-05-28T16:08:16Z"/>
          <w:rFonts w:ascii="Roboto" w:cs="Roboto" w:eastAsia="Roboto" w:hAnsi="Roboto"/>
          <w:color w:val="1f1f1f"/>
          <w:sz w:val="21"/>
          <w:szCs w:val="21"/>
          <w:highlight w:val="white"/>
        </w:rPr>
      </w:pPr>
      <w:del w:author="Virata Pusuluri" w:id="141" w:date="2025-05-28T16:08:1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శ్రీ</w:t>
      </w:r>
      <w:del w:author="Virata Pusuluri" w:id="142" w:date="2025-05-28T16:08:4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(Sri)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sri:, Sri, శ్రీ</w:t>
      </w:r>
      <w:ins w:author="Virata Pusuluri" w:id="143" w:date="2025-05-28T16:08:5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U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highlight w:val="white"/>
          <w:rtl w:val="0"/>
        </w:rPr>
        <w:t xml:space="preserve">From the line: యీ ; శా పర - మపుడష | శివ - శంభో ఓ | సుర-వినుతా॥శ్రీ</w:t>
      </w:r>
    </w:p>
    <w:p w:rsidR="00000000" w:rsidDel="00000000" w:rsidP="00000000" w:rsidRDefault="00000000" w:rsidRPr="00000000" w14:paraId="00000064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ఈ</w:t>
      </w:r>
      <w:del w:author="Virata Pusuluri" w:id="144" w:date="2025-05-28T16:07:3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(Yi)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i:, This, ఇది</w:t>
      </w:r>
      <w:ins w:author="Virata Pusuluri" w:id="145" w:date="2025-05-28T16:11:3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U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శా (Sha), </w:t>
      </w:r>
      <w:ins w:author="Virata Pusuluri" w:id="146" w:date="2025-05-21T17:54:2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147" w:date="2025-05-21T17:54:25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t xml:space="preserve">sʱ</w:t>
        </w:r>
      </w:ins>
      <w:del w:author="Virata Pusuluri" w:id="146" w:date="2025-05-21T17:54:2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147" w:date="2025-05-21T17:54:25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delText xml:space="preserve">ʃ</w:delText>
        </w:r>
      </w:del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ɑ:, Ruler, పాలకుడు</w:t>
      </w:r>
      <w:ins w:author="Virata Pusuluri" w:id="148" w:date="2025-05-28T16:11:5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U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పరమపు</w:t>
      </w:r>
      <w:ins w:author="Virata Pusuluri" w:id="149" w:date="2025-05-28T16:09:1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150" w:date="2025-05-28T16:09:15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t xml:space="preserve">రు</w:t>
        </w:r>
      </w:ins>
      <w:del w:author="Virata Pusuluri" w:id="149" w:date="2025-05-28T16:09:1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డ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ష</w:t>
      </w:r>
      <w:del w:author="Virata Pusuluri" w:id="151" w:date="2025-05-21T17:40:4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(Paramapudas</w:delText>
        </w:r>
      </w:del>
      <w:del w:author="Virata Pusuluri" w:id="152" w:date="2025-05-28T16:11:0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ha)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p</w:t>
      </w:r>
      <w:ins w:author="Virata Pusuluri" w:id="153" w:date="2025-05-20T18:12:4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53" w:date="2025-05-20T18:12:4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</w:t>
      </w:r>
      <w:ins w:author="Virata Pusuluri" w:id="154" w:date="2025-05-20T18:12:4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54" w:date="2025-05-20T18:12:4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m</w:t>
      </w:r>
      <w:ins w:author="Virata Pusuluri" w:id="155" w:date="2025-05-28T16:10:4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pu</w:t>
      </w:r>
      <w:ins w:author="Virata Pusuluri" w:id="156" w:date="2025-05-28T16:10:3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ru</w:t>
        </w:r>
      </w:ins>
      <w:del w:author="Virata Pusuluri" w:id="156" w:date="2025-05-28T16:10:3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də</w:delText>
        </w:r>
      </w:del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  <w:rPrChange w:author="Virata Pusuluri" w:id="157" w:date="2025-05-20T18:12:56Z">
            <w:rPr>
              <w:rFonts w:ascii="Andika" w:cs="Andika" w:eastAsia="Andika" w:hAnsi="Andika"/>
              <w:color w:val="1f1f1f"/>
              <w:sz w:val="21"/>
              <w:szCs w:val="21"/>
              <w:highlight w:val="white"/>
            </w:rPr>
          </w:rPrChange>
        </w:rPr>
        <w:t xml:space="preserve">ʃ</w:t>
      </w:r>
      <w:ins w:author="Virata Pusuluri" w:id="158" w:date="2025-05-20T18:12:5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58" w:date="2025-05-20T18:12:5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Supreme Man, పరమోన్నత పురుషుడు</w:t>
      </w:r>
      <w:ins w:author="Virata Pusuluri" w:id="159" w:date="2025-05-28T16:11:5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శివ</w:t>
      </w:r>
      <w:del w:author="Virata Pusuluri" w:id="160" w:date="2025-05-28T16:11:2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(Siva)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</w:t>
      </w:r>
      <w:ins w:author="Virata Pusuluri" w:id="161" w:date="2025-05-21T17:54:2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162" w:date="2025-05-21T17:54:26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t xml:space="preserve">sʱ</w:t>
        </w:r>
      </w:ins>
      <w:del w:author="Virata Pusuluri" w:id="161" w:date="2025-05-21T17:54:2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162" w:date="2025-05-21T17:54:26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delText xml:space="preserve">ʃ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iv</w:t>
      </w:r>
      <w:ins w:author="Virata Pusuluri" w:id="163" w:date="2025-05-20T18:12:5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63" w:date="2025-05-20T18:12:5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Shiva, శివుడు</w:t>
      </w:r>
      <w:ins w:author="Virata Pusuluri" w:id="164" w:date="2025-05-28T16:12:4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శంభో </w:t>
      </w:r>
      <w:del w:author="Virata Pusuluri" w:id="165" w:date="2025-05-28T16:14:0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(Shambho)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</w:t>
      </w:r>
      <w:ins w:author="Virata Pusuluri" w:id="166" w:date="2025-05-21T17:54:2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167" w:date="2025-05-21T17:54:26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t xml:space="preserve">sʱ</w:t>
        </w:r>
      </w:ins>
      <w:del w:author="Virata Pusuluri" w:id="166" w:date="2025-05-21T17:54:2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167" w:date="2025-05-21T17:54:26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delText xml:space="preserve">ʃ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a</w:t>
      </w:r>
      <w:ins w:author="Virata Pusuluri" w:id="168" w:date="2025-05-28T16:13:0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ṁ</w:t>
        </w:r>
      </w:ins>
      <w:del w:author="Virata Pusuluri" w:id="168" w:date="2025-05-28T16:13:0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:m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bho</w:t>
      </w:r>
      <w:ins w:author="Virata Pusuluri" w:id="169" w:date="2025-05-28T16:12:5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:</w:t>
        </w:r>
      </w:ins>
      <w:del w:author="Virata Pusuluri" w:id="169" w:date="2025-05-28T16:12:5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ʊ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Shambho (Shiva), శంభో (శివుడు)</w:t>
      </w:r>
      <w:ins w:author="Virata Pusuluri" w:id="170" w:date="2025-05-28T16:13:4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U U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ఓ</w:t>
      </w:r>
      <w:del w:author="Virata Pusuluri" w:id="171" w:date="2025-05-28T16:14:1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(O)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o</w:t>
      </w:r>
      <w:ins w:author="Virata Pusuluri" w:id="172" w:date="2025-05-28T16:14:1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:</w:t>
        </w:r>
      </w:ins>
      <w:del w:author="Virata Pusuluri" w:id="172" w:date="2025-05-28T16:14:1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ʊ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Oh, ఓ</w:t>
      </w:r>
      <w:ins w:author="Virata Pusuluri" w:id="173" w:date="2025-05-28T16:14:2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U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సుర</w:t>
      </w:r>
      <w:del w:author="Virata Pusuluri" w:id="174" w:date="2025-05-28T16:14:3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(Sura)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sur</w:t>
      </w:r>
      <w:ins w:author="Virata Pusuluri" w:id="175" w:date="2025-05-20T18:12:5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75" w:date="2025-05-20T18:12:5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Gods, దేవతలు</w:t>
      </w:r>
      <w:ins w:author="Virata Pusuluri" w:id="176" w:date="2025-05-28T16:14:4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1"/>
          <w:szCs w:val="21"/>
          <w:highlight w:val="white"/>
          <w:rtl w:val="0"/>
        </w:rPr>
        <w:t xml:space="preserve">వినుతా (Vinutha), vinut̪</w:t>
      </w:r>
      <w:ins w:author="Virata Pusuluri" w:id="177" w:date="2025-05-20T18:12:5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77" w:date="2025-05-20T18:12:5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Praised, స్తుతించబడిన</w:t>
      </w:r>
    </w:p>
    <w:p w:rsidR="00000000" w:rsidDel="00000000" w:rsidP="00000000" w:rsidRDefault="00000000" w:rsidRPr="00000000" w14:paraId="00000074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శ్రీ (Sri), sri:, Sri, శ్రీ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From the line: ధప - మగరిస | రిమ - పధమప ! ధċ-సధప - ధప - మగరిససాజ్ జయ జయజయ | నయగుణగణ | డయ-నుగనుమ । సురవిదళన [ శ్రీ</w:t>
      </w:r>
    </w:p>
    <w:p w:rsidR="00000000" w:rsidDel="00000000" w:rsidP="00000000" w:rsidRDefault="00000000" w:rsidRPr="00000000" w14:paraId="00000078">
      <w:pPr>
        <w:shd w:fill="ffffff" w:val="clear"/>
        <w:rPr>
          <w:del w:author="Virata Pusuluri" w:id="178" w:date="2025-05-20T18:12:58Z"/>
          <w:rFonts w:ascii="Roboto" w:cs="Roboto" w:eastAsia="Roboto" w:hAnsi="Roboto"/>
          <w:color w:val="1f1f1f"/>
          <w:sz w:val="21"/>
          <w:szCs w:val="21"/>
          <w:highlight w:val="white"/>
        </w:rPr>
      </w:pPr>
      <w:del w:author="Virata Pusuluri" w:id="178" w:date="2025-05-20T18:12:58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79">
      <w:pPr>
        <w:shd w:fill="ffffff" w:val="clear"/>
        <w:rPr>
          <w:del w:author="Virata Pusuluri" w:id="178" w:date="2025-05-20T18:12:58Z"/>
          <w:rFonts w:ascii="Roboto" w:cs="Roboto" w:eastAsia="Roboto" w:hAnsi="Roboto"/>
          <w:color w:val="1f1f1f"/>
          <w:sz w:val="21"/>
          <w:szCs w:val="21"/>
          <w:highlight w:val="white"/>
        </w:rPr>
      </w:pPr>
      <w:del w:author="Virata Pusuluri" w:id="178" w:date="2025-05-20T18:12:5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జయ (Jaya), dʒ</w:delText>
        </w:r>
      </w:del>
      <w:ins w:author="Virata Pusuluri" w:id="178" w:date="2025-05-20T18:12:58Z">
        <w:del w:author="Virata Pusuluri" w:id="178" w:date="2025-05-20T18:12:58Z">
          <w:r w:rsidDel="00000000" w:rsidR="00000000" w:rsidRPr="00000000">
            <w:rPr>
              <w:rFonts w:ascii="Roboto" w:cs="Roboto" w:eastAsia="Roboto" w:hAnsi="Roboto"/>
              <w:color w:val="1f1f1f"/>
              <w:sz w:val="21"/>
              <w:szCs w:val="21"/>
              <w:highlight w:val="white"/>
              <w:rtl w:val="0"/>
            </w:rPr>
            <w:delText xml:space="preserve">a</w:delText>
          </w:r>
        </w:del>
      </w:ins>
      <w:del w:author="Virata Pusuluri" w:id="178" w:date="2025-05-20T18:12:5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əjə, Victory, విజయం</w:delText>
        </w:r>
      </w:del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జయజయజయ</w:t>
      </w:r>
      <w:del w:author="Virata Pusuluri" w:id="179" w:date="2025-05-28T16:16:3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(Jayajayajaya)</w:delText>
        </w:r>
      </w:del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, dʒ</w:t>
      </w:r>
      <w:ins w:author="Virata Pusuluri" w:id="180" w:date="2025-05-20T18:12:5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80" w:date="2025-05-20T18:12:5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j</w:t>
      </w:r>
      <w:ins w:author="Virata Pusuluri" w:id="181" w:date="2025-05-20T18:12:5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81" w:date="2025-05-20T18:12:5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dʒ</w:t>
      </w:r>
      <w:ins w:author="Virata Pusuluri" w:id="182" w:date="2025-05-20T18:12:5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82" w:date="2025-05-20T18:12:5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j</w:t>
      </w:r>
      <w:ins w:author="Virata Pusuluri" w:id="183" w:date="2025-05-20T18:12:4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83" w:date="2025-05-20T18:12:4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dʒ</w:t>
      </w:r>
      <w:ins w:author="Virata Pusuluri" w:id="184" w:date="2025-05-20T18:12:5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84" w:date="2025-05-20T18:12:5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j</w:t>
      </w:r>
      <w:ins w:author="Virata Pusuluri" w:id="185" w:date="2025-05-20T18:12:5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85" w:date="2025-05-20T18:12:5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Hail, జయ జయ జయ</w:t>
      </w:r>
      <w:ins w:author="Virata Pusuluri" w:id="186" w:date="2025-05-28T16:16:5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నయగుణగణ</w:t>
      </w:r>
      <w:del w:author="Virata Pusuluri" w:id="187" w:date="2025-05-28T16:18:0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(Nayagunagana)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n</w:t>
      </w:r>
      <w:ins w:author="Virata Pusuluri" w:id="188" w:date="2025-05-20T18:12:4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88" w:date="2025-05-20T18:12:4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j</w:t>
      </w:r>
      <w:ins w:author="Virata Pusuluri" w:id="189" w:date="2025-05-20T18:12:5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89" w:date="2025-05-20T18:12:5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guɳ</w:t>
      </w:r>
      <w:ins w:author="Virata Pusuluri" w:id="190" w:date="2025-05-20T18:12:4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90" w:date="2025-05-20T18:12:4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g</w:t>
      </w:r>
      <w:ins w:author="Virata Pusuluri" w:id="191" w:date="2025-05-20T18:12:5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91" w:date="2025-05-20T18:12:5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Andika" w:cs="Andika" w:eastAsia="Andika" w:hAnsi="Andika"/>
          <w:color w:val="1f1f1f"/>
          <w:sz w:val="21"/>
          <w:szCs w:val="21"/>
          <w:highlight w:val="white"/>
          <w:rtl w:val="0"/>
        </w:rPr>
        <w:t xml:space="preserve">ɳ</w:t>
      </w:r>
      <w:ins w:author="Virata Pusuluri" w:id="192" w:date="2025-05-20T18:12:5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92" w:date="2025-05-20T18:12:5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Virtuous qualities, మంచి గుణగణాలు</w:t>
      </w:r>
      <w:ins w:author="Virata Pusuluri" w:id="193" w:date="2025-05-28T16:18:2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దయనుగనుమ</w:t>
      </w:r>
      <w:del w:author="Virata Pusuluri" w:id="194" w:date="2025-05-28T16:19:1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(Dayanugaanuma)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</w:t>
      </w:r>
      <w:ins w:author="Virata Pusuluri" w:id="195" w:date="2025-05-20T18:12:4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ð</w:t>
        </w:r>
      </w:ins>
      <w:del w:author="Virata Pusuluri" w:id="195" w:date="2025-05-20T18:12:4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d</w:delText>
        </w:r>
      </w:del>
      <w:ins w:author="Virata Pusuluri" w:id="195" w:date="2025-05-20T18:12:4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95" w:date="2025-05-20T18:12:4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j</w:t>
      </w:r>
      <w:ins w:author="Virata Pusuluri" w:id="196" w:date="2025-05-20T18:12:5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96" w:date="2025-05-20T18:12:5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nug</w:t>
      </w:r>
      <w:ins w:author="Virata Pusuluri" w:id="197" w:date="2025-05-20T18:12:5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97" w:date="2025-05-20T18:12:5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num</w:t>
      </w:r>
      <w:ins w:author="Virata Pusuluri" w:id="198" w:date="2025-05-20T18:12:5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198" w:date="2025-05-20T18:12:5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Show compassion, దయ చూపించు</w:t>
      </w:r>
      <w:ins w:author="Virata Pusuluri" w:id="199" w:date="2025-05-28T16:19:2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సురవిదళన</w:t>
      </w:r>
      <w:del w:author="Virata Pusuluri" w:id="200" w:date="2025-05-28T16:20:0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(Suravidalana)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sur</w:t>
      </w:r>
      <w:ins w:author="Virata Pusuluri" w:id="201" w:date="2025-05-20T18:12:5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01" w:date="2025-05-20T18:12:5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vi</w:t>
      </w:r>
      <w:ins w:author="Virata Pusuluri" w:id="202" w:date="2025-05-20T18:12:5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ð</w:t>
        </w:r>
      </w:ins>
      <w:del w:author="Virata Pusuluri" w:id="202" w:date="2025-05-20T18:12:5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d</w:delText>
        </w:r>
      </w:del>
      <w:ins w:author="Virata Pusuluri" w:id="202" w:date="2025-05-20T18:12:5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02" w:date="2025-05-20T18:12:5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ins w:author="Virata Pusuluri" w:id="203" w:date="2025-05-20T18:12:4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ɭ</w:t>
        </w:r>
      </w:ins>
      <w:del w:author="Virata Pusuluri" w:id="203" w:date="2025-05-20T18:12:4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l</w:delText>
        </w:r>
      </w:del>
      <w:ins w:author="Virata Pusuluri" w:id="203" w:date="2025-05-20T18:12:4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03" w:date="2025-05-20T18:12:4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n</w:t>
      </w:r>
      <w:ins w:author="Virata Pusuluri" w:id="204" w:date="2025-05-20T18:12:5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04" w:date="2025-05-20T18:12:5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Destroyer of demons, రాక్షసులను నాశనం చేసేవాడు</w:t>
      </w:r>
      <w:ins w:author="Virata Pusuluri" w:id="205" w:date="2025-05-28T16:20:0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శ్రీ</w:t>
      </w:r>
      <w:del w:author="Virata Pusuluri" w:id="206" w:date="2025-05-28T16:20:4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(Sri)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sri:, Sri, శ్రీ</w:t>
      </w:r>
      <w:ins w:author="Virata Pusuluri" w:id="207" w:date="2025-05-28T16:20:5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U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highlight w:val="white"/>
          <w:rtl w:val="0"/>
        </w:rPr>
        <w:t xml:space="preserve">From the line: ధప - మగరిస 1 రిమ పధమప | ధరీ - సధప-ఢప-మగరిస॥సా॥ గురు-తరముగ ! హర-శుభకర |సం-తమునిన" | మదిఁ\~దల చెద||శ్రీ||</w:t>
      </w:r>
    </w:p>
    <w:p w:rsidR="00000000" w:rsidDel="00000000" w:rsidP="00000000" w:rsidRDefault="00000000" w:rsidRPr="00000000" w14:paraId="00000086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గురుతరముగ</w:t>
      </w:r>
      <w:del w:author="Virata Pusuluri" w:id="208" w:date="2025-05-28T16:21:0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(Gurutharamuga)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guru</w:t>
      </w:r>
      <w:ins w:author="Virata Pusuluri" w:id="209" w:date="2025-05-20T18:13:0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θ</w:t>
        </w:r>
      </w:ins>
      <w:del w:author="Virata Pusuluri" w:id="209" w:date="2025-05-20T18:13:0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t̪</w:delText>
        </w:r>
      </w:del>
      <w:ins w:author="Virata Pusuluri" w:id="209" w:date="2025-05-20T18:13:0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09" w:date="2025-05-20T18:13:0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</w:t>
      </w:r>
      <w:ins w:author="Virata Pusuluri" w:id="210" w:date="2025-05-20T18:13:0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10" w:date="2025-05-20T18:13:0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mug</w:t>
      </w:r>
      <w:ins w:author="Virata Pusuluri" w:id="211" w:date="2025-05-20T18:13:0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11" w:date="2025-05-20T18:13:0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Very greatly, చాలా గొప్పగా</w:t>
      </w:r>
      <w:ins w:author="Virata Pusuluri" w:id="212" w:date="2025-05-28T16:21:1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హర</w:t>
      </w:r>
      <w:del w:author="Virata Pusuluri" w:id="213" w:date="2025-05-28T16:22:4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(Hara)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h</w:t>
      </w:r>
      <w:ins w:author="Virata Pusuluri" w:id="214" w:date="2025-05-20T18:13:0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14" w:date="2025-05-20T18:13:0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</w:t>
      </w:r>
      <w:ins w:author="Virata Pusuluri" w:id="215" w:date="2025-05-20T18:13:1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15" w:date="2025-05-20T18:13:1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Shiva, శివుడు</w:t>
      </w:r>
      <w:ins w:author="Virata Pusuluri" w:id="216" w:date="2025-05-28T16:22:5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శుభకర</w:t>
      </w:r>
      <w:del w:author="Virata Pusuluri" w:id="217" w:date="2025-05-28T16:24:2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(Subhakara)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</w:t>
      </w:r>
      <w:ins w:author="Virata Pusuluri" w:id="218" w:date="2025-05-21T17:54:2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219" w:date="2025-05-21T17:54:21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t xml:space="preserve">sʱ</w:t>
        </w:r>
      </w:ins>
      <w:del w:author="Virata Pusuluri" w:id="218" w:date="2025-05-21T17:54:2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219" w:date="2025-05-21T17:54:21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delText xml:space="preserve">ʃ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ubʰ</w:t>
      </w:r>
      <w:ins w:author="Virata Pusuluri" w:id="220" w:date="2025-05-20T18:13:0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20" w:date="2025-05-20T18:13:0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k</w:t>
      </w:r>
      <w:ins w:author="Virata Pusuluri" w:id="221" w:date="2025-05-20T18:13:1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21" w:date="2025-05-20T18:13:1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</w:t>
      </w:r>
      <w:ins w:author="Virata Pusuluri" w:id="222" w:date="2025-05-20T18:13:1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22" w:date="2025-05-20T18:13:1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Auspicious, శుభకరమైన</w:t>
      </w:r>
      <w:ins w:author="Virata Pusuluri" w:id="223" w:date="2025-05-28T16:24:3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ins w:author="Virata Pusuluri" w:id="224" w:date="2025-07-24T19:11:4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న</w:t>
        </w:r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225" w:date="2025-07-24T19:11:49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t xml:space="preserve">ిం</w:t>
        </w:r>
      </w:ins>
      <w:del w:author="Virata Pusuluri" w:id="224" w:date="2025-07-24T19:11:4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సం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తమునిన</w:t>
      </w:r>
      <w:del w:author="Virata Pusuluri" w:id="226" w:date="2025-05-28T16:25:0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(Santamunina)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s</w:t>
      </w:r>
      <w:del w:author="Virata Pusuluri" w:id="227" w:date="2025-05-21T18:05:5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ʌ</w:delText>
        </w:r>
      </w:del>
      <w:ins w:author="Virata Pusuluri" w:id="228" w:date="2025-05-20T18:13:0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ṁ</w:t>
        </w:r>
      </w:ins>
      <w:del w:author="Virata Pusuluri" w:id="228" w:date="2025-05-20T18:13:0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n</w:delText>
        </w:r>
      </w:del>
      <w:ins w:author="Virata Pusuluri" w:id="228" w:date="2025-05-20T18:13:0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θ</w:t>
        </w:r>
      </w:ins>
      <w:del w:author="Virata Pusuluri" w:id="228" w:date="2025-05-20T18:13:0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t</w:delText>
        </w:r>
      </w:del>
      <w:ins w:author="Virata Pusuluri" w:id="228" w:date="2025-05-20T18:13:0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28" w:date="2025-05-20T18:13:0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munin</w:t>
      </w:r>
      <w:ins w:author="Virata Pusuluri" w:id="229" w:date="2025-05-20T18:13:0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29" w:date="2025-05-20T18:13:0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Always in mind, ఎల్లప్పుడూ మనస్సులో</w:t>
      </w:r>
      <w:ins w:author="Virata Pusuluri" w:id="230" w:date="2025-05-28T16:25:2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U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మది</w:t>
      </w:r>
      <w:del w:author="Virata Pusuluri" w:id="231" w:date="2025-05-21T18:09:5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ఁ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దలచెద</w:t>
      </w:r>
      <w:del w:author="Virata Pusuluri" w:id="232" w:date="2025-05-28T16:26:1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(Madi</w:delText>
        </w:r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n</w:delText>
        </w:r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talacheda)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m</w:t>
      </w:r>
      <w:ins w:author="Virata Pusuluri" w:id="233" w:date="2025-05-20T18:13:0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33" w:date="2025-05-20T18:13:0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diṁt</w:t>
      </w:r>
      <w:ins w:author="Virata Pusuluri" w:id="234" w:date="2025-05-20T18:13:1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34" w:date="2025-05-20T18:13:1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l</w:t>
      </w:r>
      <w:ins w:author="Virata Pusuluri" w:id="235" w:date="2025-05-20T18:13:0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35" w:date="2025-05-20T18:13:0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</w:t>
      </w:r>
      <w:ins w:author="Virata Pusuluri" w:id="236" w:date="2025-05-21T17:54:2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237" w:date="2025-05-21T17:54:23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t xml:space="preserve">sʱ</w:t>
        </w:r>
      </w:ins>
      <w:del w:author="Virata Pusuluri" w:id="236" w:date="2025-05-21T17:54:2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237" w:date="2025-05-21T17:54:23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delText xml:space="preserve">ʃ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ed</w:t>
      </w:r>
      <w:ins w:author="Virata Pusuluri" w:id="238" w:date="2025-05-20T18:13:0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38" w:date="2025-05-20T18:13:0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I think in my heart, మనసులో తలుస్తాను</w:t>
      </w:r>
      <w:ins w:author="Virata Pusuluri" w:id="239" w:date="2025-05-28T16:26:2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శ్రీ</w:t>
      </w:r>
      <w:del w:author="Virata Pusuluri" w:id="240" w:date="2025-05-28T16:26:4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(Sri)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s</w:t>
      </w:r>
      <w:ins w:author="Virata Pusuluri" w:id="241" w:date="2025-05-21T18:09:4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ʰ</w:t>
        </w:r>
      </w:ins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ri:, Sri, శ్రీ</w:t>
      </w:r>
      <w:ins w:author="Virata Pusuluri" w:id="242" w:date="2025-05-28T16:26:4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U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1"/>
          <w:szCs w:val="21"/>
          <w:highlight w:val="white"/>
          <w:rtl w:val="0"/>
        </w:rPr>
        <w:t xml:space="preserve">From the line: ధప - మగరిస | రిమ పధమప ! ధరీ రీసధప ధప, మగరిస సా సుర-రిప్రుహరి | భవ-భయహర ॥ హరశశిధర | విబుధవినుత॥| శ్రీ</w:t>
      </w:r>
    </w:p>
    <w:p w:rsidR="00000000" w:rsidDel="00000000" w:rsidP="00000000" w:rsidRDefault="00000000" w:rsidRPr="00000000" w14:paraId="00000094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సురరి</w:t>
      </w:r>
      <w:ins w:author="Virata Pusuluri" w:id="243" w:date="2025-05-21T18:10:2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244" w:date="2025-05-21T18:10:23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t xml:space="preserve">పు</w:t>
        </w:r>
      </w:ins>
      <w:del w:author="Virata Pusuluri" w:id="243" w:date="2025-05-21T18:10:2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ప్రు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హరి</w:t>
      </w:r>
      <w:del w:author="Virata Pusuluri" w:id="245" w:date="2025-05-21T17:58:5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</w:delText>
        </w:r>
      </w:del>
      <w:ins w:author="Virata Pusuluri" w:id="245" w:date="2025-05-21T17:58:50Z">
        <w:del w:author="Virata Pusuluri" w:id="245" w:date="2025-05-21T17:58:50Z">
          <w:r w:rsidDel="00000000" w:rsidR="00000000" w:rsidRPr="00000000">
            <w:rPr>
              <w:rFonts w:ascii="Roboto" w:cs="Roboto" w:eastAsia="Roboto" w:hAnsi="Roboto"/>
              <w:color w:val="1f1f1f"/>
              <w:sz w:val="21"/>
              <w:szCs w:val="21"/>
              <w:highlight w:val="white"/>
              <w:rtl w:val="0"/>
              <w:rPrChange w:author="Virata Pusuluri" w:id="246" w:date="2025-05-21T17:58:50Z">
                <w:rPr>
                  <w:rFonts w:ascii="Roboto" w:cs="Roboto" w:eastAsia="Roboto" w:hAnsi="Roboto"/>
                  <w:color w:val="1f1f1f"/>
                  <w:sz w:val="21"/>
                  <w:szCs w:val="21"/>
                  <w:highlight w:val="white"/>
                </w:rPr>
              </w:rPrChange>
            </w:rPr>
            <w:delText xml:space="preserve">as</w:delText>
          </w:r>
        </w:del>
      </w:ins>
      <w:del w:author="Virata Pusuluri" w:id="245" w:date="2025-05-21T17:58:5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Surarip</w:delText>
        </w:r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r</w:delText>
        </w:r>
      </w:del>
      <w:ins w:author="Virata Pusuluri" w:id="247" w:date="2025-05-21T18:11:00Z">
        <w:del w:author="Virata Pusuluri" w:id="245" w:date="2025-05-21T17:58:50Z">
          <w:r w:rsidDel="00000000" w:rsidR="00000000" w:rsidRPr="00000000">
            <w:rPr>
              <w:rFonts w:ascii="Roboto" w:cs="Roboto" w:eastAsia="Roboto" w:hAnsi="Roboto"/>
              <w:color w:val="1f1f1f"/>
              <w:sz w:val="21"/>
              <w:szCs w:val="21"/>
              <w:highlight w:val="white"/>
              <w:rtl w:val="0"/>
            </w:rPr>
            <w:delText xml:space="preserve">u</w:delText>
          </w:r>
        </w:del>
      </w:ins>
      <w:del w:author="Virata Pusuluri" w:id="245" w:date="2025-05-21T17:58:5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a</w:delText>
        </w:r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hari)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sur</w:t>
      </w:r>
      <w:ins w:author="Virata Pusuluri" w:id="248" w:date="2025-05-20T18:13:1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48" w:date="2025-05-20T18:13:1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rip</w:t>
      </w:r>
      <w:del w:author="Virata Pusuluri" w:id="249" w:date="2025-05-21T18:11:2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r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u</w:t>
      </w:r>
      <w:ins w:author="Virata Pusuluri" w:id="250" w:date="2025-05-20T18:13:0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ɦ</w:t>
        </w:r>
      </w:ins>
      <w:del w:author="Virata Pusuluri" w:id="250" w:date="2025-05-20T18:13:0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h</w:delText>
        </w:r>
      </w:del>
      <w:ins w:author="Virata Pusuluri" w:id="250" w:date="2025-05-20T18:13:0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50" w:date="2025-05-20T18:13:0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ri, Destroyer of enemies of </w:t>
      </w:r>
      <w:ins w:author="Virata Pusuluri" w:id="251" w:date="2025-07-24T19:26:1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G</w:t>
        </w:r>
      </w:ins>
      <w:del w:author="Virata Pusuluri" w:id="251" w:date="2025-07-24T19:26:16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g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ods, దేవతల శత్రువులను నాశనం చేసేవాడు</w:t>
      </w:r>
      <w:ins w:author="Virata Pusuluri" w:id="252" w:date="2025-05-28T16:27:5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భవభయహర</w:t>
      </w:r>
      <w:del w:author="Virata Pusuluri" w:id="253" w:date="2025-05-28T16:29:1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(Bhavabhayahara)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bʰ</w:t>
      </w:r>
      <w:ins w:author="Virata Pusuluri" w:id="254" w:date="2025-05-20T18:13:1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54" w:date="2025-05-20T18:13:11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v</w:t>
      </w:r>
      <w:ins w:author="Virata Pusuluri" w:id="255" w:date="2025-05-20T18:13:0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55" w:date="2025-05-20T18:13:0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bʰ</w:t>
      </w:r>
      <w:ins w:author="Virata Pusuluri" w:id="256" w:date="2025-05-20T18:13:0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56" w:date="2025-05-20T18:13:0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j</w:t>
      </w:r>
      <w:ins w:author="Virata Pusuluri" w:id="257" w:date="2025-05-20T18:13:1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57" w:date="2025-05-20T18:13:1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ins w:author="Virata Pusuluri" w:id="257" w:date="2025-05-20T18:13:12Z">
        <w:del w:author="Virata Pusuluri" w:id="257" w:date="2025-05-20T18:13:12Z">
          <w:r w:rsidDel="00000000" w:rsidR="00000000" w:rsidRPr="00000000">
            <w:rPr>
              <w:rFonts w:ascii="Roboto" w:cs="Roboto" w:eastAsia="Roboto" w:hAnsi="Roboto"/>
              <w:color w:val="1f1f1f"/>
              <w:sz w:val="21"/>
              <w:szCs w:val="21"/>
              <w:highlight w:val="white"/>
              <w:rtl w:val="0"/>
            </w:rPr>
            <w:delText xml:space="preserve">ɦ</w:delText>
          </w:r>
        </w:del>
      </w:ins>
      <w:del w:author="Virata Pusuluri" w:id="257" w:date="2025-05-20T18:13:1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h</w:delText>
        </w:r>
      </w:del>
      <w:ins w:author="Virata Pusuluri" w:id="258" w:date="2025-05-20T18:13:1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58" w:date="2025-05-20T18:13:1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</w:t>
      </w:r>
      <w:ins w:author="Virata Pusuluri" w:id="259" w:date="2025-05-20T18:13:0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59" w:date="2025-05-20T18:13:0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Remover of fear of existence, సంసార భయాన్ని తొలగించేవాడు</w:t>
      </w:r>
      <w:ins w:author="Virata Pusuluri" w:id="260" w:date="2025-05-28T16:29:2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హరశశిధర</w:t>
      </w:r>
      <w:del w:author="Virata Pusuluri" w:id="261" w:date="2025-05-28T16:29:4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(Harashashidhara)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h</w:t>
      </w:r>
      <w:ins w:author="Virata Pusuluri" w:id="262" w:date="2025-05-20T18:13:0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62" w:date="2025-05-20T18:13:0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</w:t>
      </w:r>
      <w:ins w:author="Virata Pusuluri" w:id="263" w:date="2025-05-20T18:13:1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63" w:date="2025-05-20T18:13:14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ins w:author="Virata Pusuluri" w:id="264" w:date="2025-05-20T18:13:1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265" w:date="2025-05-20T18:13:10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t xml:space="preserve">sʱ</w:t>
        </w:r>
      </w:ins>
      <w:del w:author="Virata Pusuluri" w:id="264" w:date="2025-05-20T18:13:1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265" w:date="2025-05-20T18:13:10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delText xml:space="preserve">ʃ</w:delText>
        </w:r>
      </w:del>
      <w:ins w:author="Virata Pusuluri" w:id="264" w:date="2025-05-20T18:13:1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64" w:date="2025-05-20T18:13:1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ins w:author="Virata Pusuluri" w:id="264" w:date="2025-05-20T18:13:10Z">
        <w:del w:author="Virata Pusuluri" w:id="264" w:date="2025-05-20T18:13:10Z">
          <w:r w:rsidDel="00000000" w:rsidR="00000000" w:rsidRPr="00000000">
            <w:rPr>
              <w:rFonts w:ascii="Roboto" w:cs="Roboto" w:eastAsia="Roboto" w:hAnsi="Roboto"/>
              <w:color w:val="1f1f1f"/>
              <w:sz w:val="21"/>
              <w:szCs w:val="21"/>
              <w:highlight w:val="white"/>
              <w:rtl w:val="0"/>
              <w:rPrChange w:author="Virata Pusuluri" w:id="265" w:date="2025-05-20T18:13:10Z">
                <w:rPr>
                  <w:rFonts w:ascii="Roboto" w:cs="Roboto" w:eastAsia="Roboto" w:hAnsi="Roboto"/>
                  <w:color w:val="1f1f1f"/>
                  <w:sz w:val="21"/>
                  <w:szCs w:val="21"/>
                  <w:highlight w:val="white"/>
                </w:rPr>
              </w:rPrChange>
            </w:rPr>
            <w:delText xml:space="preserve">sʱ</w:delText>
          </w:r>
        </w:del>
      </w:ins>
      <w:del w:author="Virata Pusuluri" w:id="264" w:date="2025-05-20T18:13:10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  <w:rPrChange w:author="Virata Pusuluri" w:id="265" w:date="2025-05-20T18:13:10Z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</w:rPr>
            </w:rPrChange>
          </w:rPr>
          <w:delText xml:space="preserve">ʃ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i</w:t>
      </w:r>
      <w:del w:author="Virata Pusuluri" w:id="266" w:date="2025-05-21T18:12:5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ː</w:delText>
        </w:r>
      </w:del>
      <w:ins w:author="Virata Pusuluri" w:id="266" w:date="2025-05-21T18:12:52Z">
        <w:del w:author="Virata Pusuluri" w:id="266" w:date="2025-05-21T18:12:52Z">
          <w:r w:rsidDel="00000000" w:rsidR="00000000" w:rsidRPr="00000000">
            <w:rPr>
              <w:rFonts w:ascii="Roboto" w:cs="Roboto" w:eastAsia="Roboto" w:hAnsi="Roboto"/>
              <w:color w:val="1f1f1f"/>
              <w:sz w:val="21"/>
              <w:szCs w:val="21"/>
              <w:highlight w:val="white"/>
              <w:rtl w:val="0"/>
            </w:rPr>
            <w:delText xml:space="preserve">ʰ</w:delText>
          </w:r>
        </w:del>
      </w:ins>
      <w:del w:author="Virata Pusuluri" w:id="266" w:date="2025-05-21T18:12:5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d̪</w:delText>
        </w:r>
      </w:del>
      <w:ins w:author="Virata Pusuluri" w:id="267" w:date="2025-05-20T18:13:0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67" w:date="2025-05-20T18:13:0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r</w:t>
      </w:r>
      <w:ins w:author="Virata Pusuluri" w:id="268" w:date="2025-05-20T18:13:0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68" w:date="2025-05-20T18:13:0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Shiva who bears the moon, చంద్రుడిని ధరించిన శివుడు</w:t>
      </w:r>
      <w:ins w:author="Virata Pusuluri" w:id="269" w:date="2025-05-28T16:29:52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విబుధవినుత</w:t>
      </w:r>
      <w:del w:author="Virata Pusuluri" w:id="270" w:date="2025-05-28T16:30:18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(Vibudhavinuta)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vibu</w:t>
      </w:r>
      <w:del w:author="Virata Pusuluri" w:id="271" w:date="2025-05-21T18:13:2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ː</w:delText>
        </w:r>
      </w:del>
      <w:ins w:author="Virata Pusuluri" w:id="271" w:date="2025-05-21T18:13:23Z">
        <w:del w:author="Virata Pusuluri" w:id="271" w:date="2025-05-21T18:13:23Z">
          <w:r w:rsidDel="00000000" w:rsidR="00000000" w:rsidRPr="00000000">
            <w:rPr>
              <w:rFonts w:ascii="Roboto" w:cs="Roboto" w:eastAsia="Roboto" w:hAnsi="Roboto"/>
              <w:color w:val="1f1f1f"/>
              <w:sz w:val="21"/>
              <w:szCs w:val="21"/>
              <w:highlight w:val="white"/>
              <w:rtl w:val="0"/>
            </w:rPr>
            <w:delText xml:space="preserve">ʰ</w:delText>
          </w:r>
        </w:del>
      </w:ins>
      <w:del w:author="Virata Pusuluri" w:id="271" w:date="2025-05-21T18:13:23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d̪</w:delText>
        </w:r>
      </w:del>
      <w:ins w:author="Virata Pusuluri" w:id="272" w:date="2025-05-20T18:13:0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72" w:date="2025-05-20T18:13:07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vinu</w:t>
      </w:r>
      <w:ins w:author="Virata Pusuluri" w:id="273" w:date="2025-05-20T18:13:0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θ</w:t>
        </w:r>
      </w:ins>
      <w:del w:author="Virata Pusuluri" w:id="273" w:date="2025-05-20T18:13:0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t̪</w:delText>
        </w:r>
      </w:del>
      <w:ins w:author="Virata Pusuluri" w:id="273" w:date="2025-05-20T18:13:0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a</w:t>
        </w:r>
      </w:ins>
      <w:del w:author="Virata Pusuluri" w:id="273" w:date="2025-05-20T18:13:0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ə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Praised by the wise, జ్ఞానులచే స్తుతించబడిన</w:t>
      </w:r>
      <w:ins w:author="Virata Pusuluri" w:id="274" w:date="2025-05-28T16:30:2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I I I I I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శ్రీ</w:t>
      </w:r>
      <w:del w:author="Virata Pusuluri" w:id="275" w:date="2025-05-28T16:30:45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delText xml:space="preserve"> (Sri)</w:delText>
        </w:r>
      </w:del>
      <w:r w:rsidDel="00000000" w:rsidR="00000000" w:rsidRPr="00000000">
        <w:rPr>
          <w:rFonts w:ascii="Chathura" w:cs="Chathura" w:eastAsia="Chathura" w:hAnsi="Chathura"/>
          <w:color w:val="1f1f1f"/>
          <w:sz w:val="21"/>
          <w:szCs w:val="21"/>
          <w:highlight w:val="white"/>
          <w:rtl w:val="0"/>
        </w:rPr>
        <w:t xml:space="preserve">, sri:, Sri, శ్రీ</w:t>
      </w:r>
      <w:ins w:author="Virata Pusuluri" w:id="276" w:date="2025-05-28T16:30:49Z">
        <w:r w:rsidDel="00000000" w:rsidR="00000000" w:rsidRPr="00000000">
          <w:rPr>
            <w:rFonts w:ascii="Roboto" w:cs="Roboto" w:eastAsia="Roboto" w:hAnsi="Roboto"/>
            <w:color w:val="1f1f1f"/>
            <w:sz w:val="21"/>
            <w:szCs w:val="21"/>
            <w:highlight w:val="white"/>
            <w:rtl w:val="0"/>
          </w:rPr>
          <w:t xml:space="preserve">, U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Here is the analysis of the first song in Malahari Ragam as requested: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పరమ, parama, Supreme, పరమ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గుణనిధి, guNanidhi, Treasure of virtues, గుణనిధి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యెు</w:t>
      </w:r>
      <w:ins w:author="Virata Pusuluri" w:id="277" w:date="2025-07-25T15:33:14Z">
        <w:r w:rsidDel="00000000" w:rsidR="00000000" w:rsidRPr="00000000">
          <w:rPr>
            <w:rtl w:val="0"/>
          </w:rPr>
          <w:t xml:space="preserve">ర</w:t>
        </w:r>
        <w:r w:rsidDel="00000000" w:rsidR="00000000" w:rsidRPr="00000000">
          <w:rPr>
            <w:rtl w:val="0"/>
            <w:rPrChange w:author="Virata Pusuluri" w:id="278" w:date="2025-07-25T15:33:14Z">
              <w:rPr/>
            </w:rPrChange>
          </w:rPr>
          <w:t xml:space="preserve">ు</w:t>
        </w:r>
      </w:ins>
      <w:r w:rsidDel="00000000" w:rsidR="00000000" w:rsidRPr="00000000">
        <w:rPr>
          <w:rFonts w:ascii="Gautami" w:cs="Gautami" w:eastAsia="Gautami" w:hAnsi="Gautami"/>
          <w:rtl w:val="0"/>
        </w:rPr>
        <w:t xml:space="preserve">గ, </w:t>
      </w:r>
      <w:del w:author="Virata Pusuluri" w:id="279" w:date="2025-07-25T15:33:35Z">
        <w:r w:rsidDel="00000000" w:rsidR="00000000" w:rsidRPr="00000000">
          <w:rPr>
            <w:rtl w:val="0"/>
          </w:rPr>
          <w:delText xml:space="preserve">y</w:delText>
        </w:r>
      </w:del>
      <w:ins w:author="Virata Pusuluri" w:id="279" w:date="2025-07-25T15:33:35Z">
        <w:r w:rsidDel="00000000" w:rsidR="00000000" w:rsidRPr="00000000">
          <w:rPr>
            <w:rtl w:val="0"/>
          </w:rPr>
          <w:t xml:space="preserve">j</w:t>
        </w:r>
      </w:ins>
      <w:r w:rsidDel="00000000" w:rsidR="00000000" w:rsidRPr="00000000">
        <w:rPr>
          <w:rtl w:val="0"/>
        </w:rPr>
        <w:t xml:space="preserve">e</w:t>
      </w:r>
      <w:ins w:author="Virata Pusuluri" w:id="280" w:date="2025-07-25T15:33:31Z">
        <w:r w:rsidDel="00000000" w:rsidR="00000000" w:rsidRPr="00000000">
          <w:rPr>
            <w:rtl w:val="0"/>
          </w:rPr>
          <w:t xml:space="preserve">ru</w:t>
        </w:r>
      </w:ins>
      <w:r w:rsidDel="00000000" w:rsidR="00000000" w:rsidRPr="00000000">
        <w:rPr>
          <w:rtl w:val="0"/>
        </w:rPr>
        <w:t xml:space="preserve">ga, </w:t>
      </w:r>
      <w:ins w:author="Virata Pusuluri" w:id="281" w:date="2025-07-25T15:34:01Z">
        <w:r w:rsidDel="00000000" w:rsidR="00000000" w:rsidRPr="00000000">
          <w:rPr>
            <w:rtl w:val="0"/>
            <w:rPrChange w:author="Virata Pusuluri" w:id="282" w:date="2025-07-25T15:34:01Z">
              <w:rPr/>
            </w:rPrChange>
          </w:rPr>
          <w:t xml:space="preserve">to know</w:t>
        </w:r>
      </w:ins>
      <w:del w:author="Virata Pusuluri" w:id="281" w:date="2025-07-25T15:34:01Z">
        <w:r w:rsidDel="00000000" w:rsidR="00000000" w:rsidRPr="00000000">
          <w:rPr>
            <w:rtl w:val="0"/>
          </w:rPr>
          <w:delText xml:space="preserve">?</w:delText>
        </w:r>
      </w:del>
      <w:r w:rsidDel="00000000" w:rsidR="00000000" w:rsidRPr="00000000">
        <w:rPr>
          <w:rtl w:val="0"/>
        </w:rPr>
        <w:t xml:space="preserve">, </w:t>
      </w:r>
      <w:ins w:author="Virata Pusuluri" w:id="283" w:date="2025-07-25T15:34:23Z">
        <w:r w:rsidDel="00000000" w:rsidR="00000000" w:rsidRPr="00000000">
          <w:rPr>
            <w:rtl w:val="0"/>
            <w:rPrChange w:author="Virata Pusuluri" w:id="284" w:date="2025-07-25T15:34:23Z">
              <w:rPr/>
            </w:rPrChange>
          </w:rPr>
          <w:t xml:space="preserve">తెలుసుకోవడం</w:t>
        </w:r>
      </w:ins>
      <w:del w:author="Virata Pusuluri" w:id="283" w:date="2025-07-25T15:34:23Z">
        <w:r w:rsidDel="00000000" w:rsidR="00000000" w:rsidRPr="00000000">
          <w:rPr>
            <w:rtl w:val="0"/>
          </w:rPr>
          <w:delText xml:space="preserve">యెుగ </w:delText>
        </w:r>
      </w:del>
      <w:del w:author="Virata Pusuluri" w:id="285" w:date="2025-07-25T15:34:45Z">
        <w:r w:rsidDel="00000000" w:rsidR="00000000" w:rsidRPr="00000000">
          <w:rPr>
            <w:rtl w:val="0"/>
          </w:rPr>
          <w:delText xml:space="preserve">(Meaning unclear from context)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నిను, ninu, You, నిను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కాంతరమ, kAntarama, ?, కాంతరమ (Meaning unclear from context)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మొఱవిని, moRavini, Hearing the plea, మొఱవిని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దయను, dayanu, With compassion, దయను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మనుపవే, manupavE, Protect, మనుపవే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వరద, varada, Giver of boons, వరద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ముహర్, muhar, ?, ముహర్ (Meaning unclear from context)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గుడ, guDa, ?, గుడ (Meaning unclear from context)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గమసయ, gamasaya, ?, గమసయ (Meaning unclear from context)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ins w:author="Virata Pusuluri" w:id="286" w:date="2025-07-25T16:35:05Z">
        <w:r w:rsidDel="00000000" w:rsidR="00000000" w:rsidRPr="00000000">
          <w:rPr>
            <w:rtl w:val="0"/>
          </w:rPr>
          <w:t xml:space="preserve">ఆ</w:t>
        </w:r>
      </w:ins>
      <w:r w:rsidDel="00000000" w:rsidR="00000000" w:rsidRPr="00000000">
        <w:rPr>
          <w:rFonts w:ascii="Gautami" w:cs="Gautami" w:eastAsia="Gautami" w:hAnsi="Gautami"/>
          <w:rtl w:val="0"/>
        </w:rPr>
        <w:t xml:space="preserve">సురవి, suravi, </w:t>
      </w:r>
      <w:ins w:author="Virata Pusuluri" w:id="287" w:date="2025-07-25T16:36:04Z">
        <w:r w:rsidDel="00000000" w:rsidR="00000000" w:rsidRPr="00000000">
          <w:rPr>
            <w:rtl w:val="0"/>
          </w:rPr>
          <w:t xml:space="preserve">demo</w:t>
        </w:r>
      </w:ins>
      <w:del w:author="Virata Pusuluri" w:id="287" w:date="2025-07-25T16:36:04Z">
        <w:r w:rsidDel="00000000" w:rsidR="00000000" w:rsidRPr="00000000">
          <w:rPr>
            <w:rtl w:val="0"/>
          </w:rPr>
          <w:delText xml:space="preserve">Heave</w:delText>
        </w:r>
      </w:del>
      <w:r w:rsidDel="00000000" w:rsidR="00000000" w:rsidRPr="00000000">
        <w:rPr>
          <w:rFonts w:ascii="Gautami" w:cs="Gautami" w:eastAsia="Gautami" w:hAnsi="Gautami"/>
          <w:rtl w:val="0"/>
        </w:rPr>
        <w:t xml:space="preserve">nly, సురవి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జారియు, jaariyu, ?, జారియు (Meaning unclear from context)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ర, ra, ?, ర (Meaning unclear from context)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గ, ga, ?, గ (Meaning unclear from context)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శ, sha, ?, శ (Meaning unclear from context)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యనహరిపు, yanaharipu, ?, యనహరిపు (Meaning unclear from context)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సదయు, sadayu, Kind, సదయు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తనమృదు, tanamRudu, Your soft, తనమృదు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పడియు, paDiyu, ?, పడియు (Meaning unclear from context)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మునా, munA, ?, మునా (Meaning unclear from context)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హృదయమునగుడు, </w:t>
      </w:r>
      <w:ins w:author="Virata Pusuluri" w:id="288" w:date="2025-06-12T18:20:22Z">
        <w:r w:rsidDel="00000000" w:rsidR="00000000" w:rsidRPr="00000000">
          <w:rPr>
            <w:rtl w:val="0"/>
            <w:rPrChange w:author="Virata Pusuluri" w:id="289" w:date="2025-06-12T18:20:22Z">
              <w:rPr/>
            </w:rPrChange>
          </w:rPr>
          <w:t xml:space="preserve">hRdayam naguDu</w:t>
        </w:r>
      </w:ins>
      <w:del w:author="Virata Pusuluri" w:id="288" w:date="2025-06-12T18:20:22Z">
        <w:r w:rsidDel="00000000" w:rsidR="00000000" w:rsidRPr="00000000">
          <w:rPr>
            <w:rtl w:val="0"/>
            <w:rPrChange w:author="Virata Pusuluri" w:id="289" w:date="2025-06-12T18:20:22Z">
              <w:rPr/>
            </w:rPrChange>
          </w:rPr>
          <w:delText xml:space="preserve">hRdayamunaguDu</w:delText>
        </w:r>
      </w:del>
      <w:r w:rsidDel="00000000" w:rsidR="00000000" w:rsidRPr="00000000">
        <w:rPr>
          <w:rFonts w:ascii="Gautami" w:cs="Gautami" w:eastAsia="Gautami" w:hAnsi="Gautami"/>
          <w:rtl w:val="0"/>
        </w:rPr>
        <w:t xml:space="preserve">, In the heart, హృదయమునగుడు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రోదవci, </w:t>
      </w:r>
      <w:ins w:author="Virata Pusuluri" w:id="290" w:date="2025-06-12T18:20:28Z">
        <w:r w:rsidDel="00000000" w:rsidR="00000000" w:rsidRPr="00000000">
          <w:rPr>
            <w:rtl w:val="0"/>
            <w:rPrChange w:author="Virata Pusuluri" w:id="291" w:date="2025-06-12T18:20:28Z">
              <w:rPr/>
            </w:rPrChange>
          </w:rPr>
          <w:t xml:space="preserve">rOdaci</w:t>
        </w:r>
      </w:ins>
      <w:del w:author="Virata Pusuluri" w:id="290" w:date="2025-06-12T18:20:28Z">
        <w:r w:rsidDel="00000000" w:rsidR="00000000" w:rsidRPr="00000000">
          <w:rPr>
            <w:rtl w:val="0"/>
            <w:rPrChange w:author="Virata Pusuluri" w:id="291" w:date="2025-06-12T18:20:28Z">
              <w:rPr/>
            </w:rPrChange>
          </w:rPr>
          <w:delText xml:space="preserve">rOdavaci</w:delText>
        </w:r>
      </w:del>
      <w:r w:rsidDel="00000000" w:rsidR="00000000" w:rsidRPr="00000000">
        <w:rPr>
          <w:rFonts w:ascii="Gautami" w:cs="Gautami" w:eastAsia="Gautami" w:hAnsi="Gautami"/>
          <w:rtl w:val="0"/>
        </w:rPr>
        <w:t xml:space="preserve">, ?, రోదవci (Meaning unclear from context)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జెఎయుము, jeayumu, Tell me, జెఎయుము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చపులి, chapuli, ?, చపులి (Meaning unclear from context)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జితముని, jitamuni, Victorious sage, జితముని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వినుతి, vinuti, Praise, వినుతి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జగన్నా, jagannA, Jagannatha, జగన్నా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ధపతి, dhapati, Lord, ధపతి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నిరతము, niratamu, Always, నిరతము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autami" w:cs="Gautami" w:eastAsia="Gautami" w:hAnsi="Gautami"/>
          <w:rtl w:val="0"/>
        </w:rPr>
        <w:t xml:space="preserve">మదిదలం చెద, madidalancheda, I think in my mind, మదిదలం చెద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autami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hathura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pjhFspJFW7peLqthWFJzQaLh-e1rFoagEMGMHISs5a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Chathura-bold.ttf"/><Relationship Id="rId9" Type="http://schemas.openxmlformats.org/officeDocument/2006/relationships/font" Target="fonts/Chathura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