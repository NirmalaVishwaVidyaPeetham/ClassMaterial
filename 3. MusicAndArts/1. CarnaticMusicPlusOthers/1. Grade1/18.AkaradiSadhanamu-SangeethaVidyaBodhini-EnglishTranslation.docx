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rFonts w:ascii="Gautami" w:cs="Gautami" w:eastAsia="Gautami" w:hAnsi="Gautami"/>
          <w:b w:val="1"/>
          <w:bCs w:val="1"/>
          <w:u w:val="single"/>
          <w:rtl w:val="0"/>
        </w:rPr>
        <w:t xml:space="preserve">Akaradi Sadhanas (Practicing Sarali swaras, Janta swaras etc. using vowels Aa (a, a: ; అ, ఆ), Ee (i, i: ; ఇ, ఈ), Uu (u, u: ; ఉ, ఊ), Ae (e, e: ; ఎ, ఏ), Oo - o, o: ; ఒ, ఓ)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Thus (like that), after teaching students simple notes and paired notes initially, practicing 'Akara', 'Ikara', 'Ukara', 'Ekara', and 'Okara' on the notes will make the upcoming 'Geethams', 'Varnams', and 'Kr</w:t>
      </w:r>
      <w:ins w:author="Virata Pusuluri" w:id="0" w:date="2025-05-12T17:38:23Z">
        <w:r w:rsidDel="00000000" w:rsidR="00000000" w:rsidRPr="00000000">
          <w:rPr>
            <w:rtl w:val="0"/>
          </w:rPr>
          <w:t xml:space="preserve">i</w:t>
        </w:r>
      </w:ins>
      <w:del w:author="Virata Pusuluri" w:id="0" w:date="2025-05-12T17:38:23Z">
        <w:r w:rsidDel="00000000" w:rsidR="00000000" w:rsidRPr="00000000">
          <w:rPr>
            <w:rtl w:val="0"/>
          </w:rPr>
          <w:delText xml:space="preserve">u</w:delText>
        </w:r>
      </w:del>
      <w:r w:rsidDel="00000000" w:rsidR="00000000" w:rsidRPr="00000000">
        <w:rPr>
          <w:rtl w:val="0"/>
        </w:rPr>
        <w:t xml:space="preserve">this' very easy. I am (the people who wrote the textbook says) providing an example of one such note for practice.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Mayamalava gowla - Adi thaalam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8.625"/>
        <w:gridCol w:w="1128.625"/>
        <w:gridCol w:w="1128.625"/>
        <w:gridCol w:w="1128.625"/>
        <w:gridCol w:w="1128.625"/>
        <w:gridCol w:w="1128.625"/>
        <w:gridCol w:w="1128.625"/>
        <w:gridCol w:w="1128.625"/>
        <w:tblGridChange w:id="0">
          <w:tblGrid>
            <w:gridCol w:w="1128.625"/>
            <w:gridCol w:w="1128.625"/>
            <w:gridCol w:w="1128.625"/>
            <w:gridCol w:w="1128.625"/>
            <w:gridCol w:w="1128.625"/>
            <w:gridCol w:w="1128.625"/>
            <w:gridCol w:w="1128.625"/>
            <w:gridCol w:w="1128.62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Sa+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ins w:author="Virata Pusuluri" w:id="1" w:date="2025-05-12T17:38:43Z"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a:</w:t>
              </w:r>
            </w:ins>
            <w:del w:author="Virata Pusuluri" w:id="1" w:date="2025-05-12T17:38:43Z">
              <w:r w:rsidDel="00000000" w:rsidR="00000000" w:rsidRPr="00000000">
                <w:rPr>
                  <w:b w:val="1"/>
                  <w:bCs w:val="1"/>
                  <w:rtl w:val="0"/>
                </w:rPr>
                <w:delText xml:space="preserve">Aa</w:delText>
              </w:r>
            </w:del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ins w:author="Virata Pusuluri" w:id="2" w:date="2025-05-12T17:38:56Z"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a:</w:t>
              </w:r>
            </w:ins>
            <w:del w:author="Virata Pusuluri" w:id="2" w:date="2025-05-12T17:38:56Z">
              <w:r w:rsidDel="00000000" w:rsidR="00000000" w:rsidRPr="00000000">
                <w:rPr>
                  <w:b w:val="1"/>
                  <w:bCs w:val="1"/>
                  <w:rtl w:val="0"/>
                </w:rPr>
                <w:delText xml:space="preserve">Aa</w:delText>
              </w:r>
            </w:del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ins w:author="Virata Pusuluri" w:id="3" w:date="2025-05-12T17:39:10Z"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i:</w:t>
              </w:r>
            </w:ins>
            <w:del w:author="Virata Pusuluri" w:id="3" w:date="2025-05-12T17:39:10Z">
              <w:r w:rsidDel="00000000" w:rsidR="00000000" w:rsidRPr="00000000">
                <w:rPr>
                  <w:b w:val="1"/>
                  <w:bCs w:val="1"/>
                  <w:rtl w:val="0"/>
                </w:rPr>
                <w:delText xml:space="preserve">Ee</w:delText>
              </w:r>
            </w:del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ins w:author="Virata Pusuluri" w:id="4" w:date="2025-05-12T17:39:22Z"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i:</w:t>
              </w:r>
            </w:ins>
            <w:del w:author="Virata Pusuluri" w:id="4" w:date="2025-05-12T17:39:22Z">
              <w:r w:rsidDel="00000000" w:rsidR="00000000" w:rsidRPr="00000000">
                <w:rPr>
                  <w:b w:val="1"/>
                  <w:bCs w:val="1"/>
                  <w:rtl w:val="0"/>
                </w:rPr>
                <w:delText xml:space="preserve">Ee</w:delText>
              </w:r>
            </w:del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ins w:author="Virata Pusuluri" w:id="5" w:date="2025-05-12T17:39:28Z"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u:</w:t>
              </w:r>
            </w:ins>
            <w:del w:author="Virata Pusuluri" w:id="5" w:date="2025-05-12T17:39:28Z">
              <w:r w:rsidDel="00000000" w:rsidR="00000000" w:rsidRPr="00000000">
                <w:rPr>
                  <w:b w:val="1"/>
                  <w:bCs w:val="1"/>
                  <w:rtl w:val="0"/>
                </w:rPr>
                <w:delText xml:space="preserve">Uu</w:delText>
              </w:r>
            </w:del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ins w:author="Virata Pusuluri" w:id="6" w:date="2025-05-12T17:39:34Z"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u:</w:t>
              </w:r>
            </w:ins>
            <w:del w:author="Virata Pusuluri" w:id="6" w:date="2025-05-12T17:39:34Z">
              <w:r w:rsidDel="00000000" w:rsidR="00000000" w:rsidRPr="00000000">
                <w:rPr>
                  <w:b w:val="1"/>
                  <w:bCs w:val="1"/>
                  <w:rtl w:val="0"/>
                </w:rPr>
                <w:delText xml:space="preserve">Uu</w:delText>
              </w:r>
            </w:del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del w:author="Virata Pusuluri" w:id="7" w:date="2025-05-12T17:39:39Z">
              <w:r w:rsidDel="00000000" w:rsidR="00000000" w:rsidRPr="00000000">
                <w:rPr>
                  <w:b w:val="1"/>
                  <w:bCs w:val="1"/>
                  <w:rtl w:val="0"/>
                </w:rPr>
                <w:delText xml:space="preserve">A</w:delText>
              </w:r>
            </w:del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  <w:ins w:author="Virata Pusuluri" w:id="8" w:date="2025-05-12T17:39:44Z"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:</w:t>
              </w:r>
            </w:ins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del w:author="Virata Pusuluri" w:id="9" w:date="2025-05-12T17:39:49Z">
              <w:r w:rsidDel="00000000" w:rsidR="00000000" w:rsidRPr="00000000">
                <w:rPr>
                  <w:b w:val="1"/>
                  <w:bCs w:val="1"/>
                  <w:rtl w:val="0"/>
                </w:rPr>
                <w:delText xml:space="preserve">A</w:delText>
              </w:r>
            </w:del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  <w:ins w:author="Virata Pusuluri" w:id="10" w:date="2025-05-12T17:39:51Z"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:</w:t>
              </w:r>
            </w:ins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del w:author="Virata Pusuluri" w:id="11" w:date="2025-05-12T17:41:11Z">
              <w:r w:rsidDel="00000000" w:rsidR="00000000" w:rsidRPr="00000000">
                <w:rPr>
                  <w:b w:val="1"/>
                  <w:bCs w:val="1"/>
                  <w:rtl w:val="0"/>
                </w:rPr>
                <w:delText xml:space="preserve">A</w:delText>
              </w:r>
            </w:del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  <w:ins w:author="Virata Pusuluri" w:id="12" w:date="2025-05-12T17:41:14Z"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:</w:t>
              </w:r>
            </w:ins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del w:author="Virata Pusuluri" w:id="13" w:date="2025-05-12T17:41:17Z">
              <w:r w:rsidDel="00000000" w:rsidR="00000000" w:rsidRPr="00000000">
                <w:rPr>
                  <w:b w:val="1"/>
                  <w:bCs w:val="1"/>
                  <w:rtl w:val="0"/>
                </w:rPr>
                <w:delText xml:space="preserve">A</w:delText>
              </w:r>
            </w:del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  <w:ins w:author="Virata Pusuluri" w:id="14" w:date="2025-05-12T17:41:18Z"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:</w:t>
              </w:r>
            </w:ins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ins w:author="Virata Pusuluri" w:id="15" w:date="2025-05-12T17:41:27Z"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u:</w:t>
              </w:r>
            </w:ins>
            <w:del w:author="Virata Pusuluri" w:id="15" w:date="2025-05-12T17:41:27Z">
              <w:r w:rsidDel="00000000" w:rsidR="00000000" w:rsidRPr="00000000">
                <w:rPr>
                  <w:b w:val="1"/>
                  <w:bCs w:val="1"/>
                  <w:rtl w:val="0"/>
                </w:rPr>
                <w:delText xml:space="preserve">Uu</w:delText>
              </w:r>
            </w:del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ins w:author="Virata Pusuluri" w:id="16" w:date="2025-05-12T17:41:34Z"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u:</w:t>
              </w:r>
            </w:ins>
            <w:del w:author="Virata Pusuluri" w:id="16" w:date="2025-05-12T17:41:34Z">
              <w:r w:rsidDel="00000000" w:rsidR="00000000" w:rsidRPr="00000000">
                <w:rPr>
                  <w:b w:val="1"/>
                  <w:bCs w:val="1"/>
                  <w:rtl w:val="0"/>
                </w:rPr>
                <w:delText xml:space="preserve">Uu</w:delText>
              </w:r>
            </w:del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ins w:author="Virata Pusuluri" w:id="17" w:date="2025-05-12T17:41:37Z"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i:</w:t>
              </w:r>
            </w:ins>
            <w:del w:author="Virata Pusuluri" w:id="17" w:date="2025-05-12T17:41:37Z">
              <w:r w:rsidDel="00000000" w:rsidR="00000000" w:rsidRPr="00000000">
                <w:rPr>
                  <w:b w:val="1"/>
                  <w:bCs w:val="1"/>
                  <w:rtl w:val="0"/>
                </w:rPr>
                <w:delText xml:space="preserve">Ee</w:delText>
              </w:r>
            </w:del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ins w:author="Virata Pusuluri" w:id="18" w:date="2025-05-12T17:42:03Z"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i:</w:t>
              </w:r>
            </w:ins>
            <w:del w:author="Virata Pusuluri" w:id="18" w:date="2025-05-12T17:42:03Z">
              <w:r w:rsidDel="00000000" w:rsidR="00000000" w:rsidRPr="00000000">
                <w:rPr>
                  <w:b w:val="1"/>
                  <w:bCs w:val="1"/>
                  <w:rtl w:val="0"/>
                </w:rPr>
                <w:delText xml:space="preserve">Ee</w:delText>
              </w:r>
            </w:del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del w:author="Virata Pusuluri" w:id="19" w:date="2025-05-12T17:42:09Z">
              <w:r w:rsidDel="00000000" w:rsidR="00000000" w:rsidRPr="00000000">
                <w:rPr>
                  <w:b w:val="1"/>
                  <w:bCs w:val="1"/>
                  <w:rtl w:val="0"/>
                </w:rPr>
                <w:delText xml:space="preserve">A</w:delText>
              </w:r>
            </w:del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ins w:author="Virata Pusuluri" w:id="20" w:date="2025-05-12T17:42:11Z"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:</w:t>
              </w:r>
            </w:ins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del w:author="Virata Pusuluri" w:id="21" w:date="2025-05-12T17:42:17Z">
              <w:r w:rsidDel="00000000" w:rsidR="00000000" w:rsidRPr="00000000">
                <w:rPr>
                  <w:b w:val="1"/>
                  <w:bCs w:val="1"/>
                  <w:rtl w:val="0"/>
                </w:rPr>
                <w:delText xml:space="preserve">A</w:delText>
              </w:r>
            </w:del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ins w:author="Virata Pusuluri" w:id="22" w:date="2025-05-12T17:42:20Z"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:</w:t>
              </w:r>
            </w:ins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ins w:author="Virata Pusuluri" w:id="23" w:date="2025-05-12T17:42:28Z"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a:a:</w:t>
              </w:r>
            </w:ins>
            <w:del w:author="Virata Pusuluri" w:id="23" w:date="2025-05-12T17:42:28Z">
              <w:r w:rsidDel="00000000" w:rsidR="00000000" w:rsidRPr="00000000">
                <w:rPr>
                  <w:b w:val="1"/>
                  <w:bCs w:val="1"/>
                  <w:rtl w:val="0"/>
                </w:rPr>
                <w:delText xml:space="preserve">Aa</w:delText>
              </w:r>
            </w:del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ins w:author="Virata Pusuluri" w:id="24" w:date="2025-05-12T17:42:38Z"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i:i:</w:t>
              </w:r>
            </w:ins>
            <w:del w:author="Virata Pusuluri" w:id="24" w:date="2025-05-12T17:42:38Z">
              <w:r w:rsidDel="00000000" w:rsidR="00000000" w:rsidRPr="00000000">
                <w:rPr>
                  <w:b w:val="1"/>
                  <w:bCs w:val="1"/>
                  <w:rtl w:val="0"/>
                </w:rPr>
                <w:delText xml:space="preserve">Ee</w:delText>
              </w:r>
            </w:del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ins w:author="Virata Pusuluri" w:id="25" w:date="2025-05-12T17:42:47Z"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u:u:</w:t>
              </w:r>
            </w:ins>
            <w:del w:author="Virata Pusuluri" w:id="25" w:date="2025-05-12T17:42:47Z">
              <w:r w:rsidDel="00000000" w:rsidR="00000000" w:rsidRPr="00000000">
                <w:rPr>
                  <w:b w:val="1"/>
                  <w:bCs w:val="1"/>
                  <w:rtl w:val="0"/>
                </w:rPr>
                <w:delText xml:space="preserve">Uu</w:delText>
              </w:r>
            </w:del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ins w:author="Virata Pusuluri" w:id="26" w:date="2025-05-12T17:43:01Z"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e:e:</w:t>
              </w:r>
            </w:ins>
            <w:del w:author="Virata Pusuluri" w:id="26" w:date="2025-05-12T17:43:01Z">
              <w:r w:rsidDel="00000000" w:rsidR="00000000" w:rsidRPr="00000000">
                <w:rPr>
                  <w:b w:val="1"/>
                  <w:bCs w:val="1"/>
                  <w:rtl w:val="0"/>
                </w:rPr>
                <w:delText xml:space="preserve">Aeae</w:delText>
              </w:r>
            </w:del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ins w:author="Virata Pusuluri" w:id="27" w:date="2025-05-12T17:43:30Z"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e:e:</w:t>
              </w:r>
            </w:ins>
            <w:del w:author="Virata Pusuluri" w:id="27" w:date="2025-05-12T17:43:30Z">
              <w:r w:rsidDel="00000000" w:rsidR="00000000" w:rsidRPr="00000000">
                <w:rPr>
                  <w:b w:val="1"/>
                  <w:bCs w:val="1"/>
                  <w:rtl w:val="0"/>
                </w:rPr>
                <w:delText xml:space="preserve">Aeae</w:delText>
              </w:r>
            </w:del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ins w:author="Virata Pusuluri" w:id="28" w:date="2025-05-12T17:43:36Z"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u:u:</w:t>
              </w:r>
            </w:ins>
            <w:del w:author="Virata Pusuluri" w:id="28" w:date="2025-05-12T17:43:36Z">
              <w:r w:rsidDel="00000000" w:rsidR="00000000" w:rsidRPr="00000000">
                <w:rPr>
                  <w:b w:val="1"/>
                  <w:bCs w:val="1"/>
                  <w:rtl w:val="0"/>
                </w:rPr>
                <w:delText xml:space="preserve">Uu</w:delText>
              </w:r>
            </w:del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ins w:author="Virata Pusuluri" w:id="29" w:date="2025-05-12T17:43:48Z"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i:i:</w:t>
              </w:r>
            </w:ins>
            <w:del w:author="Virata Pusuluri" w:id="29" w:date="2025-05-12T17:43:48Z">
              <w:r w:rsidDel="00000000" w:rsidR="00000000" w:rsidRPr="00000000">
                <w:rPr>
                  <w:b w:val="1"/>
                  <w:bCs w:val="1"/>
                  <w:rtl w:val="0"/>
                </w:rPr>
                <w:delText xml:space="preserve">Ee</w:delText>
              </w:r>
            </w:del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ins w:author="Virata Pusuluri" w:id="30" w:date="2025-05-12T17:44:03Z"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a:a:</w:t>
              </w:r>
            </w:ins>
            <w:del w:author="Virata Pusuluri" w:id="30" w:date="2025-05-12T17:44:03Z">
              <w:r w:rsidDel="00000000" w:rsidR="00000000" w:rsidRPr="00000000">
                <w:rPr>
                  <w:b w:val="1"/>
                  <w:bCs w:val="1"/>
                  <w:rtl w:val="0"/>
                </w:rPr>
                <w:delText xml:space="preserve">Aa</w:delText>
              </w:r>
            </w:del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SaRiGaMa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PaDaNiSa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SaNiDaPa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MaGaRiSa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SaRiGaMa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PaDaNiSa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SaNiDaPa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MaGaRiSa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ins w:author="Virata Pusuluri" w:id="31" w:date="2025-05-12T17:44:31Z"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a:a:i:i:</w:t>
              </w:r>
            </w:ins>
            <w:del w:author="Virata Pusuluri" w:id="31" w:date="2025-05-12T17:44:31Z">
              <w:r w:rsidDel="00000000" w:rsidR="00000000" w:rsidRPr="00000000">
                <w:rPr>
                  <w:b w:val="1"/>
                  <w:bCs w:val="1"/>
                  <w:rtl w:val="0"/>
                </w:rPr>
                <w:delText xml:space="preserve">AaEe</w:delText>
              </w:r>
            </w:del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ins w:author="Virata Pusuluri" w:id="32" w:date="2025-05-12T17:44:42Z"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u:u:e:e:</w:t>
              </w:r>
            </w:ins>
            <w:del w:author="Virata Pusuluri" w:id="32" w:date="2025-05-12T17:44:42Z">
              <w:r w:rsidDel="00000000" w:rsidR="00000000" w:rsidRPr="00000000">
                <w:rPr>
                  <w:b w:val="1"/>
                  <w:bCs w:val="1"/>
                  <w:rtl w:val="0"/>
                </w:rPr>
                <w:delText xml:space="preserve">UuAeae</w:delText>
              </w:r>
            </w:del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ins w:author="Virata Pusuluri" w:id="33" w:date="2025-05-12T17:44:56Z"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o:o:u:u:</w:t>
              </w:r>
            </w:ins>
            <w:del w:author="Virata Pusuluri" w:id="33" w:date="2025-05-12T17:44:56Z">
              <w:r w:rsidDel="00000000" w:rsidR="00000000" w:rsidRPr="00000000">
                <w:rPr>
                  <w:b w:val="1"/>
                  <w:bCs w:val="1"/>
                  <w:rtl w:val="0"/>
                </w:rPr>
                <w:delText xml:space="preserve">OoUu</w:delText>
              </w:r>
            </w:del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ins w:author="Virata Pusuluri" w:id="34" w:date="2025-05-12T17:45:07Z"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i:i:a:a:</w:t>
              </w:r>
            </w:ins>
            <w:del w:author="Virata Pusuluri" w:id="34" w:date="2025-05-12T17:45:07Z">
              <w:r w:rsidDel="00000000" w:rsidR="00000000" w:rsidRPr="00000000">
                <w:rPr>
                  <w:b w:val="1"/>
                  <w:bCs w:val="1"/>
                  <w:rtl w:val="0"/>
                </w:rPr>
                <w:delText xml:space="preserve">EeAa</w:delText>
              </w:r>
            </w:del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ins w:author="Virata Pusuluri" w:id="35" w:date="2025-05-12T17:46:03Z"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a:a:i:i:</w:t>
              </w:r>
            </w:ins>
            <w:del w:author="Virata Pusuluri" w:id="35" w:date="2025-05-12T17:46:03Z">
              <w:r w:rsidDel="00000000" w:rsidR="00000000" w:rsidRPr="00000000">
                <w:rPr>
                  <w:b w:val="1"/>
                  <w:bCs w:val="1"/>
                  <w:rtl w:val="0"/>
                </w:rPr>
                <w:delText xml:space="preserve">AaEe</w:delText>
              </w:r>
            </w:del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ins w:author="Virata Pusuluri" w:id="36" w:date="2025-05-12T17:46:46Z"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u:u:o:o:</w:t>
              </w:r>
            </w:ins>
            <w:del w:author="Virata Pusuluri" w:id="36" w:date="2025-05-12T17:46:46Z">
              <w:r w:rsidDel="00000000" w:rsidR="00000000" w:rsidRPr="00000000">
                <w:rPr>
                  <w:b w:val="1"/>
                  <w:bCs w:val="1"/>
                  <w:rtl w:val="0"/>
                </w:rPr>
                <w:delText xml:space="preserve">UuOo</w:delText>
              </w:r>
            </w:del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ins w:author="Virata Pusuluri" w:id="37" w:date="2025-05-12T17:46:59Z"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e:e:u:u:</w:t>
              </w:r>
            </w:ins>
            <w:del w:author="Virata Pusuluri" w:id="37" w:date="2025-05-12T17:46:59Z">
              <w:r w:rsidDel="00000000" w:rsidR="00000000" w:rsidRPr="00000000">
                <w:rPr>
                  <w:b w:val="1"/>
                  <w:bCs w:val="1"/>
                  <w:rtl w:val="0"/>
                </w:rPr>
                <w:delText xml:space="preserve">AeaeUu</w:delText>
              </w:r>
            </w:del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ins w:author="Virata Pusuluri" w:id="38" w:date="2025-05-12T17:47:15Z"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i:i:a:a:</w:t>
              </w:r>
            </w:ins>
            <w:del w:author="Virata Pusuluri" w:id="38" w:date="2025-05-12T17:47:15Z">
              <w:r w:rsidDel="00000000" w:rsidR="00000000" w:rsidRPr="00000000">
                <w:rPr>
                  <w:b w:val="1"/>
                  <w:bCs w:val="1"/>
                  <w:rtl w:val="0"/>
                </w:rPr>
                <w:delText xml:space="preserve">EeAa</w:delText>
              </w:r>
            </w:del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ins w:author="Virata Pusuluri" w:id="39" w:date="2025-05-12T17:48:13Z"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a:a:a:a:</w:t>
              </w:r>
            </w:ins>
            <w:del w:author="Virata Pusuluri" w:id="39" w:date="2025-05-12T17:48:13Z">
              <w:r w:rsidDel="00000000" w:rsidR="00000000" w:rsidRPr="00000000">
                <w:rPr>
                  <w:b w:val="1"/>
                  <w:bCs w:val="1"/>
                  <w:rtl w:val="0"/>
                </w:rPr>
                <w:delText xml:space="preserve">Aaaa</w:delText>
              </w:r>
            </w:del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ins w:author="Virata Pusuluri" w:id="40" w:date="2025-05-12T17:48:27Z"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i:i:i:i:</w:t>
              </w:r>
            </w:ins>
            <w:del w:author="Virata Pusuluri" w:id="40" w:date="2025-05-12T17:48:27Z">
              <w:r w:rsidDel="00000000" w:rsidR="00000000" w:rsidRPr="00000000">
                <w:rPr>
                  <w:b w:val="1"/>
                  <w:bCs w:val="1"/>
                  <w:rtl w:val="0"/>
                </w:rPr>
                <w:delText xml:space="preserve">Eeee</w:delText>
              </w:r>
            </w:del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ins w:author="Virata Pusuluri" w:id="41" w:date="2025-05-12T17:48:38Z"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u:u:u:u:</w:t>
              </w:r>
            </w:ins>
            <w:del w:author="Virata Pusuluri" w:id="41" w:date="2025-05-12T17:48:38Z">
              <w:r w:rsidDel="00000000" w:rsidR="00000000" w:rsidRPr="00000000">
                <w:rPr>
                  <w:b w:val="1"/>
                  <w:bCs w:val="1"/>
                  <w:rtl w:val="0"/>
                </w:rPr>
                <w:delText xml:space="preserve">Uuuu</w:delText>
              </w:r>
            </w:del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ins w:author="Virata Pusuluri" w:id="42" w:date="2025-05-12T17:49:00Z"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e:e:e:e:</w:t>
              </w:r>
            </w:ins>
            <w:del w:author="Virata Pusuluri" w:id="42" w:date="2025-05-12T17:49:00Z">
              <w:r w:rsidDel="00000000" w:rsidR="00000000" w:rsidRPr="00000000">
                <w:rPr>
                  <w:b w:val="1"/>
                  <w:bCs w:val="1"/>
                  <w:rtl w:val="0"/>
                </w:rPr>
                <w:delText xml:space="preserve">Aeaeaeae</w:delText>
              </w:r>
            </w:del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  <w:pPrChange w:author="Virata Pusuluri" w:id="0" w:date="2025-05-12T17:49:31Z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</w:pPr>
              </w:pPrChange>
            </w:pPr>
            <w:ins w:author="Virata Pusuluri" w:id="43" w:date="2025-05-12T17:49:31Z">
              <w:r w:rsidDel="00000000" w:rsidR="00000000" w:rsidRPr="00000000">
                <w:rPr>
                  <w:b w:val="1"/>
                  <w:bCs w:val="1"/>
                  <w:rtl w:val="0"/>
                  <w:rPrChange w:author="Virata Pusuluri" w:id="44" w:date="2025-05-12T17:49:31Z">
                    <w:rPr>
                      <w:b w:val="1"/>
                      <w:bCs w:val="1"/>
                    </w:rPr>
                  </w:rPrChange>
                </w:rPr>
                <w:t xml:space="preserve">e:e:e:e:</w:t>
              </w:r>
            </w:ins>
            <w:del w:author="Virata Pusuluri" w:id="43" w:date="2025-05-12T17:49:31Z">
              <w:r w:rsidDel="00000000" w:rsidR="00000000" w:rsidRPr="00000000">
                <w:rPr>
                  <w:b w:val="1"/>
                  <w:bCs w:val="1"/>
                  <w:rtl w:val="0"/>
                  <w:rPrChange w:author="Virata Pusuluri" w:id="44" w:date="2025-05-12T17:49:31Z">
                    <w:rPr>
                      <w:b w:val="1"/>
                      <w:bCs w:val="1"/>
                    </w:rPr>
                  </w:rPrChange>
                </w:rPr>
                <w:delText xml:space="preserve">Aeaeaeae</w:delText>
              </w:r>
            </w:del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ins w:author="Virata Pusuluri" w:id="45" w:date="2025-05-12T17:49:50Z"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u:u:u:u:</w:t>
              </w:r>
            </w:ins>
            <w:del w:author="Virata Pusuluri" w:id="45" w:date="2025-05-12T17:49:50Z">
              <w:r w:rsidDel="00000000" w:rsidR="00000000" w:rsidRPr="00000000">
                <w:rPr>
                  <w:b w:val="1"/>
                  <w:bCs w:val="1"/>
                  <w:rtl w:val="0"/>
                </w:rPr>
                <w:delText xml:space="preserve">Uuuu</w:delText>
              </w:r>
            </w:del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ins w:author="Virata Pusuluri" w:id="46" w:date="2025-05-12T17:49:59Z"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i:i:i:i:</w:t>
              </w:r>
            </w:ins>
            <w:del w:author="Virata Pusuluri" w:id="46" w:date="2025-05-12T17:49:59Z">
              <w:r w:rsidDel="00000000" w:rsidR="00000000" w:rsidRPr="00000000">
                <w:rPr>
                  <w:b w:val="1"/>
                  <w:bCs w:val="1"/>
                  <w:rtl w:val="0"/>
                </w:rPr>
                <w:delText xml:space="preserve">Eeee</w:delText>
              </w:r>
            </w:del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ins w:author="Virata Pusuluri" w:id="47" w:date="2025-05-12T17:50:05Z"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a:a:a:a:</w:t>
              </w:r>
            </w:ins>
            <w:del w:author="Virata Pusuluri" w:id="47" w:date="2025-05-12T17:50:05Z">
              <w:r w:rsidDel="00000000" w:rsidR="00000000" w:rsidRPr="00000000">
                <w:rPr>
                  <w:b w:val="1"/>
                  <w:bCs w:val="1"/>
                  <w:rtl w:val="0"/>
                </w:rPr>
                <w:delText xml:space="preserve">Aaaa</w:delText>
              </w:r>
            </w:del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autam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