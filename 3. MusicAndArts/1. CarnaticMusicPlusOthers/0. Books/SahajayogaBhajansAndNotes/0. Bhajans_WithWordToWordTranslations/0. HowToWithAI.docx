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First get the song in a separate file in appropriate text - Devanagari, Telugu etc.  If the text is not properly embedded etc., you can use AI/Drive to get the text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ab/>
        <w:t xml:space="preserve">“From the pdf </w:t>
      </w:r>
      <w:hyperlink r:id="rId7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highlight w:val="white"/>
            <w:rtl w:val="0"/>
          </w:rPr>
          <w:t xml:space="preserve">HasatAli.pdf</w:t>
        </w:r>
      </w:hyperlink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, type the song Hasat Ali in Devanagari script” </w:t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ab/>
        <w:t xml:space="preserve">When using the whole song book, sometimes </w:t>
      </w:r>
      <w:sdt>
        <w:sdtPr>
          <w:id w:val="1444943595"/>
          <w:tag w:val="goog_rdk_0"/>
        </w:sdtPr>
        <w:sdtContent>
          <w:ins w:author="Virata Pusuluri" w:id="0" w:date="2026-07-14T14:42:36Z"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t xml:space="preserve">it</w:t>
            </w:r>
          </w:ins>
        </w:sdtContent>
      </w:sdt>
      <w:sdt>
        <w:sdtPr>
          <w:id w:val="776009863"/>
          <w:tag w:val="goog_rdk_1"/>
        </w:sdtPr>
        <w:sdtContent>
          <w:del w:author="Virata Pusuluri" w:id="0" w:date="2026-07-14T14:42:36Z"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highlight w:val="white"/>
                <w:rtl w:val="0"/>
              </w:rPr>
              <w:delText xml:space="preserve">I</w:delText>
            </w:r>
          </w:del>
        </w:sdtContent>
      </w:sdt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can't find the exact song/chapter. It gets confused by others. So better to keep our song/chapter in a separate file. 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From the file </w:t>
      </w:r>
      <w:hyperlink r:id="rId8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rtl w:val="0"/>
          </w:rPr>
          <w:t xml:space="preserve">HasatAli3.pdf</w:t>
        </w:r>
      </w:hyperlink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, let's work on Hansat Ali song. For this song, for each word, write it in Devanagari, then in English phonetics (as in </w:t>
      </w:r>
      <w:hyperlink r:id="rId9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rtl w:val="0"/>
          </w:rPr>
          <w:t xml:space="preserve">3.PhoneticAlphabet-IPA-09082024</w:t>
        </w:r>
      </w:hyperlink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), followed by English meaning, then Telugu meaning. So for each word there should be 4 items separated by commas. Repeat this for all the words, with one word per line.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And write it in the form of a table.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For this song, for each word, write it in Devanagari, then in English phonetics (as in </w:t>
      </w:r>
      <w:hyperlink r:id="rId10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21"/>
            <w:szCs w:val="21"/>
            <w:highlight w:val="white"/>
            <w:rtl w:val="0"/>
          </w:rPr>
          <w:t xml:space="preserve">3.PhoneticAlphabet-IPA-09082024</w:t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 ), followed by English meaning, then Telugu meaning (in Telugu script). So for each word there should 4 items separated by commas. Repeat this for all the words, with one word per line.</w:t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And write it in the form of a table. 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From the file</w:t>
      </w:r>
      <w:hyperlink r:id="rId11">
        <w:r w:rsidDel="00000000" w:rsidR="00000000" w:rsidRPr="00000000">
          <w:rPr>
            <w:rFonts w:ascii="Roboto" w:cs="Roboto" w:eastAsia="Roboto" w:hAnsi="Roboto"/>
            <w:color w:val="1f1f1f"/>
            <w:sz w:val="24"/>
            <w:szCs w:val="24"/>
            <w:highlight w:val="white"/>
            <w:rtl w:val="0"/>
          </w:rPr>
          <w:t xml:space="preserve"> </w:t>
        </w:r>
      </w:hyperlink>
      <w:hyperlink r:id="rId12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highlight w:val="white"/>
            <w:rtl w:val="0"/>
          </w:rPr>
          <w:t xml:space="preserve">2. NirmalanjaliTelugu.pdf</w:t>
        </w:r>
      </w:hyperlink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 , let's work on Animutyalandi song. For this song, for each word, write it in Telugu script, then in English phonetics (as in</w:t>
      </w:r>
      <w:hyperlink r:id="rId13">
        <w:r w:rsidDel="00000000" w:rsidR="00000000" w:rsidRPr="00000000">
          <w:rPr>
            <w:rFonts w:ascii="Roboto" w:cs="Roboto" w:eastAsia="Roboto" w:hAnsi="Roboto"/>
            <w:color w:val="1f1f1f"/>
            <w:sz w:val="24"/>
            <w:szCs w:val="24"/>
            <w:highlight w:val="white"/>
            <w:rtl w:val="0"/>
          </w:rPr>
          <w:t xml:space="preserve"> </w:t>
        </w:r>
      </w:hyperlink>
      <w:hyperlink r:id="rId14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highlight w:val="white"/>
            <w:rtl w:val="0"/>
          </w:rPr>
          <w:t xml:space="preserve">3.PhoneticAlphabet-IPA-09082024</w:t>
        </w:r>
      </w:hyperlink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 ), followed by English meaning, then Telugu meaning. So for each word there should be 4 items separated by commas. Repeat this for all the words, with one word per line for the whole song.</w:t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For lengthy songs, do this verse by verse, otherwise it isn’t able to process the whole song at once. </w:t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Then result is something like this: </w:t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hd w:fill="ffffff" w:val="clear"/>
        <w:spacing w:after="0" w:before="240" w:lineRule="auto"/>
        <w:ind w:left="720" w:hanging="360"/>
        <w:rPr>
          <w:rFonts w:ascii="Roboto" w:cs="Roboto" w:eastAsia="Roboto" w:hAnsi="Roboto"/>
          <w:highlight w:val="white"/>
        </w:rPr>
      </w:pPr>
      <w:sdt>
        <w:sdtPr>
          <w:id w:val="759631856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sz w:val="21"/>
              <w:szCs w:val="21"/>
              <w:highlight w:val="white"/>
              <w:rtl w:val="0"/>
            </w:rPr>
            <w:t xml:space="preserve">हांसत, hɑ̃ːsət, Smiling, నవ్వుతున్న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hd w:fill="ffffff" w:val="clear"/>
        <w:spacing w:after="0" w:before="0" w:lineRule="auto"/>
        <w:ind w:left="720" w:hanging="360"/>
        <w:rPr>
          <w:rFonts w:ascii="Roboto" w:cs="Roboto" w:eastAsia="Roboto" w:hAnsi="Roboto"/>
          <w:highlight w:val="white"/>
        </w:rPr>
      </w:pPr>
      <w:sdt>
        <w:sdtPr>
          <w:id w:val="-356065543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sz w:val="21"/>
              <w:szCs w:val="21"/>
              <w:highlight w:val="white"/>
              <w:rtl w:val="0"/>
            </w:rPr>
            <w:t xml:space="preserve">आली, ɑːliː, Came, వచ్చింది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hd w:fill="ffffff" w:val="clear"/>
        <w:spacing w:after="0" w:before="0" w:lineRule="auto"/>
        <w:ind w:left="720" w:hanging="360"/>
        <w:rPr>
          <w:rFonts w:ascii="Roboto" w:cs="Roboto" w:eastAsia="Roboto" w:hAnsi="Roboto"/>
          <w:highlight w:val="white"/>
        </w:rPr>
      </w:pPr>
      <w:sdt>
        <w:sdtPr>
          <w:id w:val="-1970995873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sz w:val="21"/>
              <w:szCs w:val="21"/>
              <w:highlight w:val="white"/>
              <w:rtl w:val="0"/>
            </w:rPr>
            <w:t xml:space="preserve">निर्मला, nirməlɑː, Nirmala (name), నిర్మల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hd w:fill="ffffff" w:val="clear"/>
        <w:spacing w:after="240" w:before="0" w:lineRule="auto"/>
        <w:ind w:left="720" w:hanging="360"/>
        <w:rPr>
          <w:rFonts w:ascii="Roboto" w:cs="Roboto" w:eastAsia="Roboto" w:hAnsi="Roboto"/>
          <w:highlight w:val="white"/>
        </w:rPr>
      </w:pPr>
      <w:sdt>
        <w:sdtPr>
          <w:id w:val="2110297425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sz w:val="21"/>
              <w:szCs w:val="21"/>
              <w:highlight w:val="white"/>
              <w:rtl w:val="0"/>
            </w:rPr>
            <w:t xml:space="preserve">आई, ɑːiː, Mother, అమ్మ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Line 2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hd w:fill="ffffff" w:val="clear"/>
        <w:spacing w:after="0" w:before="240" w:lineRule="auto"/>
        <w:ind w:left="720" w:hanging="360"/>
        <w:rPr>
          <w:rFonts w:ascii="Roboto" w:cs="Roboto" w:eastAsia="Roboto" w:hAnsi="Roboto"/>
          <w:highlight w:val="white"/>
        </w:rPr>
      </w:pPr>
      <w:sdt>
        <w:sdtPr>
          <w:id w:val="-506932758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sz w:val="21"/>
              <w:szCs w:val="21"/>
              <w:highlight w:val="white"/>
              <w:rtl w:val="0"/>
            </w:rPr>
            <w:t xml:space="preserve">घालूनी, ɡʱɑːluːniː, Wearing, ధరించి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hd w:fill="ffffff" w:val="clear"/>
        <w:spacing w:after="0" w:before="0" w:lineRule="auto"/>
        <w:ind w:left="720" w:hanging="360"/>
        <w:rPr>
          <w:rFonts w:ascii="Roboto" w:cs="Roboto" w:eastAsia="Roboto" w:hAnsi="Roboto"/>
          <w:highlight w:val="white"/>
        </w:rPr>
      </w:pPr>
      <w:sdt>
        <w:sdtPr>
          <w:id w:val="-1877971055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sz w:val="21"/>
              <w:szCs w:val="21"/>
              <w:highlight w:val="white"/>
              <w:rtl w:val="0"/>
            </w:rPr>
            <w:t xml:space="preserve">पैंजण, pə̃ːdʒən, Anklets, పాపిట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hd w:fill="ffffff" w:val="clear"/>
        <w:spacing w:after="0" w:before="0" w:lineRule="auto"/>
        <w:ind w:left="720" w:hanging="360"/>
        <w:rPr>
          <w:rFonts w:ascii="Roboto" w:cs="Roboto" w:eastAsia="Roboto" w:hAnsi="Roboto"/>
          <w:highlight w:val="white"/>
        </w:rPr>
      </w:pPr>
      <w:sdt>
        <w:sdtPr>
          <w:id w:val="90430976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sz w:val="21"/>
              <w:szCs w:val="21"/>
              <w:highlight w:val="white"/>
              <w:rtl w:val="0"/>
            </w:rPr>
            <w:t xml:space="preserve">पायी, pɑːjiː, On feet, పాదాలకు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hd w:fill="ffffff" w:val="clear"/>
        <w:spacing w:after="240" w:before="0" w:lineRule="auto"/>
        <w:ind w:left="720" w:hanging="360"/>
        <w:rPr>
          <w:rFonts w:ascii="Roboto" w:cs="Roboto" w:eastAsia="Roboto" w:hAnsi="Roboto"/>
          <w:highlight w:val="white"/>
        </w:rPr>
      </w:pPr>
      <w:sdt>
        <w:sdtPr>
          <w:id w:val="2018794929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sz w:val="21"/>
              <w:szCs w:val="21"/>
              <w:highlight w:val="white"/>
              <w:rtl w:val="0"/>
            </w:rPr>
            <w:t xml:space="preserve">आई, ɑːiː, Mother, అమ్మ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Line 3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hd w:fill="ffffff" w:val="clear"/>
        <w:spacing w:after="0" w:before="240" w:lineRule="auto"/>
        <w:ind w:left="720" w:hanging="360"/>
        <w:rPr>
          <w:rFonts w:ascii="Roboto" w:cs="Roboto" w:eastAsia="Roboto" w:hAnsi="Roboto"/>
          <w:highlight w:val="white"/>
        </w:rPr>
      </w:pPr>
      <w:sdt>
        <w:sdtPr>
          <w:id w:val="-788647878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sz w:val="21"/>
              <w:szCs w:val="21"/>
              <w:highlight w:val="white"/>
              <w:rtl w:val="0"/>
            </w:rPr>
            <w:t xml:space="preserve">नवरत्नांचा, nəvrətnɑːntʃɑː, Of nine gems, తొమ్మిది రత్నాల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hd w:fill="ffffff" w:val="clear"/>
        <w:spacing w:after="0" w:before="0" w:lineRule="auto"/>
        <w:ind w:left="720" w:hanging="360"/>
        <w:rPr>
          <w:rFonts w:ascii="Roboto" w:cs="Roboto" w:eastAsia="Roboto" w:hAnsi="Roboto"/>
          <w:highlight w:val="white"/>
        </w:rPr>
      </w:pPr>
      <w:sdt>
        <w:sdtPr>
          <w:id w:val="177270142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sz w:val="21"/>
              <w:szCs w:val="21"/>
              <w:highlight w:val="white"/>
              <w:rtl w:val="0"/>
            </w:rPr>
            <w:t xml:space="preserve">मुकुट, mukʊʈ, Crown, కిరీటం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hd w:fill="ffffff" w:val="clear"/>
        <w:spacing w:after="0" w:before="0" w:lineRule="auto"/>
        <w:ind w:left="720" w:hanging="360"/>
        <w:rPr>
          <w:rFonts w:ascii="Roboto" w:cs="Roboto" w:eastAsia="Roboto" w:hAnsi="Roboto"/>
          <w:highlight w:val="white"/>
        </w:rPr>
      </w:pPr>
      <w:sdt>
        <w:sdtPr>
          <w:id w:val="628709756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sz w:val="21"/>
              <w:szCs w:val="21"/>
              <w:highlight w:val="white"/>
              <w:rtl w:val="0"/>
            </w:rPr>
            <w:t xml:space="preserve">शिरावर, ʃirɑːvər, On head, తలపై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hd w:fill="ffffff" w:val="clear"/>
        <w:spacing w:after="0" w:before="0" w:lineRule="auto"/>
        <w:ind w:left="720" w:hanging="360"/>
        <w:rPr>
          <w:rFonts w:ascii="Roboto" w:cs="Roboto" w:eastAsia="Roboto" w:hAnsi="Roboto"/>
          <w:highlight w:val="white"/>
        </w:rPr>
      </w:pPr>
      <w:sdt>
        <w:sdtPr>
          <w:id w:val="-1051435070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sz w:val="21"/>
              <w:szCs w:val="21"/>
              <w:highlight w:val="white"/>
              <w:rtl w:val="0"/>
            </w:rPr>
            <w:t xml:space="preserve">कंठी, kənʈʱiː, On neck, మెడలో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hd w:fill="ffffff" w:val="clear"/>
        <w:spacing w:after="0" w:before="0" w:lineRule="auto"/>
        <w:ind w:left="720" w:hanging="360"/>
        <w:rPr>
          <w:rFonts w:ascii="Roboto" w:cs="Roboto" w:eastAsia="Roboto" w:hAnsi="Roboto"/>
          <w:highlight w:val="white"/>
        </w:rPr>
      </w:pPr>
      <w:sdt>
        <w:sdtPr>
          <w:id w:val="-1055521955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sz w:val="21"/>
              <w:szCs w:val="21"/>
              <w:highlight w:val="white"/>
              <w:rtl w:val="0"/>
            </w:rPr>
            <w:t xml:space="preserve">शोभे, ʃoːbʱeː, Adorns, అలంకరిస్తుంది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hd w:fill="ffffff" w:val="clear"/>
        <w:spacing w:after="0" w:before="0" w:lineRule="auto"/>
        <w:ind w:left="720" w:hanging="360"/>
        <w:rPr>
          <w:rFonts w:ascii="Roboto" w:cs="Roboto" w:eastAsia="Roboto" w:hAnsi="Roboto"/>
          <w:highlight w:val="white"/>
        </w:rPr>
      </w:pPr>
      <w:sdt>
        <w:sdtPr>
          <w:id w:val="847173791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sz w:val="21"/>
              <w:szCs w:val="21"/>
              <w:highlight w:val="white"/>
              <w:rtl w:val="0"/>
            </w:rPr>
            <w:t xml:space="preserve">मोतीहार, moːtiːɦɑːr, Pearl necklace, ముత్యాల హారం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hd w:fill="ffffff" w:val="clear"/>
        <w:spacing w:after="0" w:before="0" w:lineRule="auto"/>
        <w:ind w:left="720" w:hanging="360"/>
        <w:rPr>
          <w:rFonts w:ascii="Roboto" w:cs="Roboto" w:eastAsia="Roboto" w:hAnsi="Roboto"/>
          <w:highlight w:val="white"/>
        </w:rPr>
      </w:pPr>
      <w:sdt>
        <w:sdtPr>
          <w:id w:val="-1248659091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sz w:val="21"/>
              <w:szCs w:val="21"/>
              <w:highlight w:val="white"/>
              <w:rtl w:val="0"/>
            </w:rPr>
            <w:t xml:space="preserve">सुंदर, sundər, Beautiful, అందమైన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hd w:fill="ffffff" w:val="clear"/>
        <w:spacing w:after="0" w:before="0" w:lineRule="auto"/>
        <w:ind w:left="720" w:hanging="360"/>
        <w:rPr>
          <w:rFonts w:ascii="Roboto" w:cs="Roboto" w:eastAsia="Roboto" w:hAnsi="Roboto"/>
          <w:highlight w:val="white"/>
        </w:rPr>
      </w:pPr>
      <w:sdt>
        <w:sdtPr>
          <w:id w:val="-439818624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sz w:val="21"/>
              <w:szCs w:val="21"/>
              <w:highlight w:val="white"/>
              <w:rtl w:val="0"/>
            </w:rPr>
            <w:t xml:space="preserve">माझी, mɑːdʒʱiː, My, నా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hd w:fill="ffffff" w:val="clear"/>
        <w:spacing w:after="0" w:before="0" w:lineRule="auto"/>
        <w:ind w:left="720" w:hanging="360"/>
        <w:rPr>
          <w:rFonts w:ascii="Roboto" w:cs="Roboto" w:eastAsia="Roboto" w:hAnsi="Roboto"/>
          <w:highlight w:val="white"/>
        </w:rPr>
      </w:pPr>
      <w:sdt>
        <w:sdtPr>
          <w:id w:val="1346536405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sz w:val="21"/>
              <w:szCs w:val="21"/>
              <w:highlight w:val="white"/>
              <w:rtl w:val="0"/>
            </w:rPr>
            <w:t xml:space="preserve">निर्मला, nirməlɑː, Nirmala (name), నిర్మల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hd w:fill="ffffff" w:val="clear"/>
        <w:spacing w:after="0" w:before="0" w:lineRule="auto"/>
        <w:ind w:left="720" w:hanging="360"/>
        <w:rPr>
          <w:rFonts w:ascii="Roboto" w:cs="Roboto" w:eastAsia="Roboto" w:hAnsi="Roboto"/>
          <w:highlight w:val="white"/>
        </w:rPr>
      </w:pPr>
      <w:sdt>
        <w:sdtPr>
          <w:id w:val="-525209946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sz w:val="21"/>
              <w:szCs w:val="21"/>
              <w:highlight w:val="white"/>
              <w:rtl w:val="0"/>
            </w:rPr>
            <w:t xml:space="preserve">आई, ɑːiː, Mother, అమ్మ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hd w:fill="ffffff" w:val="clear"/>
        <w:spacing w:after="0" w:before="0" w:lineRule="auto"/>
        <w:ind w:left="720" w:hanging="360"/>
        <w:rPr>
          <w:rFonts w:ascii="Roboto" w:cs="Roboto" w:eastAsia="Roboto" w:hAnsi="Roboto"/>
          <w:highlight w:val="white"/>
        </w:rPr>
      </w:pPr>
      <w:sdt>
        <w:sdtPr>
          <w:id w:val="-1870839204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sz w:val="21"/>
              <w:szCs w:val="21"/>
              <w:highlight w:val="white"/>
              <w:rtl w:val="0"/>
            </w:rPr>
            <w:t xml:space="preserve">घालूनी, ɡʱɑːluːniː, Wearing, ధరించి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hd w:fill="ffffff" w:val="clear"/>
        <w:spacing w:after="0" w:before="0" w:lineRule="auto"/>
        <w:ind w:left="720" w:hanging="360"/>
        <w:rPr>
          <w:rFonts w:ascii="Roboto" w:cs="Roboto" w:eastAsia="Roboto" w:hAnsi="Roboto"/>
          <w:highlight w:val="white"/>
        </w:rPr>
      </w:pPr>
      <w:sdt>
        <w:sdtPr>
          <w:id w:val="361511969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sz w:val="21"/>
              <w:szCs w:val="21"/>
              <w:highlight w:val="white"/>
              <w:rtl w:val="0"/>
            </w:rPr>
            <w:t xml:space="preserve">पैंजण, pə̃ːdʒən, Anklets, పాపిట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hd w:fill="ffffff" w:val="clear"/>
        <w:spacing w:after="0" w:before="0" w:lineRule="auto"/>
        <w:ind w:left="720" w:hanging="360"/>
        <w:rPr>
          <w:rFonts w:ascii="Roboto" w:cs="Roboto" w:eastAsia="Roboto" w:hAnsi="Roboto"/>
          <w:highlight w:val="white"/>
        </w:rPr>
      </w:pPr>
      <w:sdt>
        <w:sdtPr>
          <w:id w:val="-2052595235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sz w:val="21"/>
              <w:szCs w:val="21"/>
              <w:highlight w:val="white"/>
              <w:rtl w:val="0"/>
            </w:rPr>
            <w:t xml:space="preserve">पायी, pɑːjiː, On feet, పాదాలకు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hd w:fill="ffffff" w:val="clear"/>
        <w:spacing w:after="240" w:before="0" w:lineRule="auto"/>
        <w:ind w:left="720" w:hanging="360"/>
        <w:rPr>
          <w:rFonts w:ascii="Roboto" w:cs="Roboto" w:eastAsia="Roboto" w:hAnsi="Roboto"/>
          <w:highlight w:val="white"/>
        </w:rPr>
      </w:pPr>
      <w:sdt>
        <w:sdtPr>
          <w:id w:val="-495667838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sz w:val="21"/>
              <w:szCs w:val="21"/>
              <w:highlight w:val="white"/>
              <w:rtl w:val="0"/>
            </w:rPr>
            <w:t xml:space="preserve">आई, ɑːiː, Mother, అమ్మ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Line 4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hd w:fill="ffffff" w:val="clear"/>
        <w:spacing w:after="0" w:before="240" w:lineRule="auto"/>
        <w:ind w:left="720" w:hanging="360"/>
        <w:rPr>
          <w:rFonts w:ascii="Roboto" w:cs="Roboto" w:eastAsia="Roboto" w:hAnsi="Roboto"/>
          <w:highlight w:val="white"/>
        </w:rPr>
      </w:pPr>
      <w:sdt>
        <w:sdtPr>
          <w:id w:val="-2123148300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sz w:val="21"/>
              <w:szCs w:val="21"/>
              <w:highlight w:val="white"/>
              <w:rtl w:val="0"/>
            </w:rPr>
            <w:t xml:space="preserve">जरीपदराचा, dʒəriːpədrɑːtʃɑː, Of silk sari, పట్టు చీర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hd w:fill="ffffff" w:val="clear"/>
        <w:spacing w:after="0" w:before="0" w:lineRule="auto"/>
        <w:ind w:left="720" w:hanging="360"/>
        <w:rPr>
          <w:rFonts w:ascii="Roboto" w:cs="Roboto" w:eastAsia="Roboto" w:hAnsi="Roboto"/>
          <w:highlight w:val="white"/>
        </w:rPr>
      </w:pPr>
      <w:sdt>
        <w:sdtPr>
          <w:id w:val="-1117748846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sz w:val="21"/>
              <w:szCs w:val="21"/>
              <w:highlight w:val="white"/>
              <w:rtl w:val="0"/>
            </w:rPr>
            <w:t xml:space="preserve">कसुनि, kəsʊniː,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hd w:fill="ffffff" w:val="clear"/>
        <w:spacing w:after="0" w:before="0" w:lineRule="auto"/>
        <w:ind w:left="720" w:hanging="360"/>
        <w:rPr>
          <w:rFonts w:ascii="Roboto" w:cs="Roboto" w:eastAsia="Roboto" w:hAnsi="Roboto"/>
          <w:highlight w:val="white"/>
        </w:rPr>
      </w:pPr>
      <w:sdt>
        <w:sdtPr>
          <w:id w:val="995454759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sz w:val="21"/>
              <w:szCs w:val="21"/>
              <w:highlight w:val="white"/>
              <w:rtl w:val="0"/>
            </w:rPr>
            <w:t xml:space="preserve">पितांबर, pitɑːmbər, Yellow garment, పసుపు వస్త్రం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hd w:fill="ffffff" w:val="clear"/>
        <w:spacing w:after="0" w:before="0" w:lineRule="auto"/>
        <w:ind w:left="720" w:hanging="360"/>
        <w:rPr>
          <w:rFonts w:ascii="Roboto" w:cs="Roboto" w:eastAsia="Roboto" w:hAnsi="Roboto"/>
          <w:highlight w:val="white"/>
        </w:rPr>
      </w:pPr>
      <w:sdt>
        <w:sdtPr>
          <w:id w:val="1548425558"/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sz w:val="21"/>
              <w:szCs w:val="21"/>
              <w:highlight w:val="white"/>
              <w:rtl w:val="0"/>
            </w:rPr>
            <w:t xml:space="preserve">चोळी, tʃoːɭiː, Blouse, చోళీ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hd w:fill="ffffff" w:val="clear"/>
        <w:spacing w:after="0" w:before="0" w:lineRule="auto"/>
        <w:ind w:left="720" w:hanging="360"/>
        <w:rPr>
          <w:rFonts w:ascii="Roboto" w:cs="Roboto" w:eastAsia="Roboto" w:hAnsi="Roboto"/>
          <w:highlight w:val="white"/>
        </w:rPr>
      </w:pPr>
      <w:sdt>
        <w:sdtPr>
          <w:id w:val="967972833"/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sz w:val="21"/>
              <w:szCs w:val="21"/>
              <w:highlight w:val="white"/>
              <w:rtl w:val="0"/>
            </w:rPr>
            <w:t xml:space="preserve">ल्याली, ljɑːliː, Taken, తీసుకుంది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hd w:fill="ffffff" w:val="clear"/>
        <w:spacing w:after="0" w:before="0" w:lineRule="auto"/>
        <w:ind w:left="720" w:hanging="360"/>
        <w:rPr>
          <w:rFonts w:ascii="Roboto" w:cs="Roboto" w:eastAsia="Roboto" w:hAnsi="Roboto"/>
          <w:highlight w:val="white"/>
        </w:rPr>
      </w:pPr>
      <w:sdt>
        <w:sdtPr>
          <w:id w:val="808685783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sz w:val="21"/>
              <w:szCs w:val="21"/>
              <w:highlight w:val="white"/>
              <w:rtl w:val="0"/>
            </w:rPr>
            <w:t xml:space="preserve">बुट्टेदार, buʈːeːdɑːr, Patterned, నమూనాతో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hd w:fill="ffffff" w:val="clear"/>
        <w:spacing w:after="0" w:before="0" w:lineRule="auto"/>
        <w:ind w:left="720" w:hanging="360"/>
        <w:rPr>
          <w:rFonts w:ascii="Roboto" w:cs="Roboto" w:eastAsia="Roboto" w:hAnsi="Roboto"/>
          <w:highlight w:val="white"/>
        </w:rPr>
      </w:pPr>
      <w:sdt>
        <w:sdtPr>
          <w:id w:val="-502573373"/>
          <w:tag w:val="goog_rdk_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sz w:val="21"/>
              <w:szCs w:val="21"/>
              <w:highlight w:val="white"/>
              <w:rtl w:val="0"/>
            </w:rPr>
            <w:t xml:space="preserve">सुंदर, sundər, Beautiful, అందమైన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hd w:fill="ffffff" w:val="clear"/>
        <w:spacing w:after="0" w:before="0" w:lineRule="auto"/>
        <w:ind w:left="720" w:hanging="360"/>
        <w:rPr>
          <w:rFonts w:ascii="Roboto" w:cs="Roboto" w:eastAsia="Roboto" w:hAnsi="Roboto"/>
          <w:highlight w:val="white"/>
        </w:rPr>
      </w:pPr>
      <w:sdt>
        <w:sdtPr>
          <w:id w:val="-12576935"/>
          <w:tag w:val="goog_rdk_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sz w:val="21"/>
              <w:szCs w:val="21"/>
              <w:highlight w:val="white"/>
              <w:rtl w:val="0"/>
            </w:rPr>
            <w:t xml:space="preserve">माझी, mɑːdʒʱiː, My, నా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hd w:fill="ffffff" w:val="clear"/>
        <w:spacing w:after="0" w:before="0" w:lineRule="auto"/>
        <w:ind w:left="720" w:hanging="360"/>
        <w:rPr>
          <w:rFonts w:ascii="Roboto" w:cs="Roboto" w:eastAsia="Roboto" w:hAnsi="Roboto"/>
          <w:highlight w:val="white"/>
        </w:rPr>
      </w:pPr>
      <w:sdt>
        <w:sdtPr>
          <w:id w:val="-435092497"/>
          <w:tag w:val="goog_rdk_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sz w:val="21"/>
              <w:szCs w:val="21"/>
              <w:highlight w:val="white"/>
              <w:rtl w:val="0"/>
            </w:rPr>
            <w:t xml:space="preserve">निर्मला, nirməlɑː, Nirmala (name), నిర్మల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hd w:fill="ffffff" w:val="clear"/>
        <w:spacing w:after="0" w:before="0" w:lineRule="auto"/>
        <w:ind w:left="720" w:hanging="360"/>
        <w:rPr>
          <w:rFonts w:ascii="Roboto" w:cs="Roboto" w:eastAsia="Roboto" w:hAnsi="Roboto"/>
          <w:highlight w:val="white"/>
        </w:rPr>
      </w:pPr>
      <w:sdt>
        <w:sdtPr>
          <w:id w:val="709554830"/>
          <w:tag w:val="goog_rdk_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sz w:val="21"/>
              <w:szCs w:val="21"/>
              <w:highlight w:val="white"/>
              <w:rtl w:val="0"/>
            </w:rPr>
            <w:t xml:space="preserve">आई, ɑːiː, Mother, అమ్మ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hd w:fill="ffffff" w:val="clear"/>
        <w:spacing w:after="0" w:before="0" w:lineRule="auto"/>
        <w:ind w:left="720" w:hanging="360"/>
        <w:rPr>
          <w:rFonts w:ascii="Roboto" w:cs="Roboto" w:eastAsia="Roboto" w:hAnsi="Roboto"/>
          <w:highlight w:val="white"/>
        </w:rPr>
      </w:pPr>
      <w:sdt>
        <w:sdtPr>
          <w:id w:val="-1244732072"/>
          <w:tag w:val="goog_rdk_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sz w:val="21"/>
              <w:szCs w:val="21"/>
              <w:highlight w:val="white"/>
              <w:rtl w:val="0"/>
            </w:rPr>
            <w:t xml:space="preserve">घालूनी, ɡʱɑːluːniː, Wearing, ధరించి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hd w:fill="ffffff" w:val="clear"/>
        <w:spacing w:after="0" w:before="0" w:lineRule="auto"/>
        <w:ind w:left="720" w:hanging="360"/>
        <w:rPr>
          <w:rFonts w:ascii="Roboto" w:cs="Roboto" w:eastAsia="Roboto" w:hAnsi="Roboto"/>
          <w:highlight w:val="white"/>
        </w:rPr>
      </w:pPr>
      <w:sdt>
        <w:sdtPr>
          <w:id w:val="-1802732466"/>
          <w:tag w:val="goog_rdk_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sz w:val="21"/>
              <w:szCs w:val="21"/>
              <w:highlight w:val="white"/>
              <w:rtl w:val="0"/>
            </w:rPr>
            <w:t xml:space="preserve">पैंजण, pə̃ːdʒən, Anklets, పాపిట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hd w:fill="ffffff" w:val="clear"/>
        <w:spacing w:after="0" w:before="0" w:lineRule="auto"/>
        <w:ind w:left="720" w:hanging="360"/>
        <w:rPr>
          <w:rFonts w:ascii="Roboto" w:cs="Roboto" w:eastAsia="Roboto" w:hAnsi="Roboto"/>
          <w:highlight w:val="white"/>
        </w:rPr>
      </w:pPr>
      <w:sdt>
        <w:sdtPr>
          <w:id w:val="-1446876658"/>
          <w:tag w:val="goog_rdk_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sz w:val="21"/>
              <w:szCs w:val="21"/>
              <w:highlight w:val="white"/>
              <w:rtl w:val="0"/>
            </w:rPr>
            <w:t xml:space="preserve">पायी, pɑːjiː, On feet, పాదాలకు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hd w:fill="ffffff" w:val="clear"/>
        <w:spacing w:after="240" w:before="0" w:lineRule="auto"/>
        <w:ind w:left="720" w:hanging="360"/>
        <w:rPr>
          <w:rFonts w:ascii="Roboto" w:cs="Roboto" w:eastAsia="Roboto" w:hAnsi="Roboto"/>
          <w:highlight w:val="white"/>
        </w:rPr>
      </w:pPr>
      <w:sdt>
        <w:sdtPr>
          <w:id w:val="-582360563"/>
          <w:tag w:val="goog_rdk_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sz w:val="21"/>
              <w:szCs w:val="21"/>
              <w:highlight w:val="white"/>
              <w:rtl w:val="0"/>
            </w:rPr>
            <w:t xml:space="preserve">आई, ɑːiː, Mother, అమ్మ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Line 5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hd w:fill="ffffff" w:val="clear"/>
        <w:spacing w:after="0" w:before="240" w:lineRule="auto"/>
        <w:ind w:left="720" w:hanging="360"/>
        <w:rPr>
          <w:rFonts w:ascii="Roboto" w:cs="Roboto" w:eastAsia="Roboto" w:hAnsi="Roboto"/>
          <w:highlight w:val="white"/>
        </w:rPr>
      </w:pPr>
      <w:sdt>
        <w:sdtPr>
          <w:id w:val="-1735433615"/>
          <w:tag w:val="goog_rdk_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sz w:val="21"/>
              <w:szCs w:val="21"/>
              <w:highlight w:val="white"/>
              <w:rtl w:val="0"/>
            </w:rPr>
            <w:t xml:space="preserve">शिव, ʃiv, Shiva (god), శివ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hd w:fill="ffffff" w:val="clear"/>
        <w:spacing w:after="0" w:before="0" w:lineRule="auto"/>
        <w:ind w:left="720" w:hanging="360"/>
        <w:rPr>
          <w:rFonts w:ascii="Roboto" w:cs="Roboto" w:eastAsia="Roboto" w:hAnsi="Roboto"/>
          <w:highlight w:val="white"/>
        </w:rPr>
      </w:pPr>
      <w:sdt>
        <w:sdtPr>
          <w:id w:val="1269346110"/>
          <w:tag w:val="goog_rdk_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sz w:val="21"/>
              <w:szCs w:val="21"/>
              <w:highlight w:val="white"/>
              <w:rtl w:val="0"/>
            </w:rPr>
            <w:t xml:space="preserve">ब्रह्मा, brəɦmɑː, Brahma (god), బ్రహ్మ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hd w:fill="ffffff" w:val="clear"/>
        <w:spacing w:after="0" w:before="0" w:lineRule="auto"/>
        <w:ind w:left="720" w:hanging="360"/>
        <w:rPr>
          <w:rFonts w:ascii="Roboto" w:cs="Roboto" w:eastAsia="Roboto" w:hAnsi="Roboto"/>
          <w:highlight w:val="white"/>
        </w:rPr>
      </w:pPr>
      <w:sdt>
        <w:sdtPr>
          <w:id w:val="94198130"/>
          <w:tag w:val="goog_rdk_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sz w:val="21"/>
              <w:szCs w:val="21"/>
              <w:highlight w:val="white"/>
              <w:rtl w:val="0"/>
            </w:rPr>
            <w:t xml:space="preserve">विष्णुही, viʃɳuɦiː, Vishnu (god) too, విష్ణు కూడా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hd w:fill="ffffff" w:val="clear"/>
        <w:spacing w:after="0" w:before="0" w:lineRule="auto"/>
        <w:ind w:left="720" w:hanging="360"/>
        <w:rPr>
          <w:rFonts w:ascii="Roboto" w:cs="Roboto" w:eastAsia="Roboto" w:hAnsi="Roboto"/>
          <w:highlight w:val="white"/>
        </w:rPr>
      </w:pPr>
      <w:sdt>
        <w:sdtPr>
          <w:id w:val="1615028564"/>
          <w:tag w:val="goog_rdk_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sz w:val="21"/>
              <w:szCs w:val="21"/>
              <w:highlight w:val="white"/>
              <w:rtl w:val="0"/>
            </w:rPr>
            <w:t xml:space="preserve">सारे, sɑːreː, All, అందరూ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hd w:fill="ffffff" w:val="clear"/>
        <w:spacing w:after="0" w:before="0" w:lineRule="auto"/>
        <w:ind w:left="720" w:hanging="360"/>
        <w:rPr>
          <w:rFonts w:ascii="Roboto" w:cs="Roboto" w:eastAsia="Roboto" w:hAnsi="Roboto"/>
          <w:highlight w:val="white"/>
        </w:rPr>
      </w:pPr>
      <w:sdt>
        <w:sdtPr>
          <w:id w:val="1851619206"/>
          <w:tag w:val="goog_rdk_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sz w:val="21"/>
              <w:szCs w:val="21"/>
              <w:highlight w:val="white"/>
              <w:rtl w:val="0"/>
            </w:rPr>
            <w:t xml:space="preserve">ध्याती, dhjɑːtiː, Meditate, ధ్యానించండి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hd w:fill="ffffff" w:val="clear"/>
        <w:spacing w:after="0" w:before="0" w:lineRule="auto"/>
        <w:ind w:left="720" w:hanging="360"/>
        <w:rPr>
          <w:rFonts w:ascii="Roboto" w:cs="Roboto" w:eastAsia="Roboto" w:hAnsi="Roboto"/>
          <w:highlight w:val="white"/>
        </w:rPr>
      </w:pPr>
      <w:sdt>
        <w:sdtPr>
          <w:id w:val="-417624438"/>
          <w:tag w:val="goog_rdk_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sz w:val="21"/>
              <w:szCs w:val="21"/>
              <w:highlight w:val="white"/>
              <w:rtl w:val="0"/>
            </w:rPr>
            <w:t xml:space="preserve">निशिदिनी, niʃiːdiniː, Day and night, రాత్రింబగళ్లు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hd w:fill="ffffff" w:val="clear"/>
        <w:spacing w:after="0" w:before="0" w:lineRule="auto"/>
        <w:ind w:left="720" w:hanging="360"/>
        <w:rPr>
          <w:rFonts w:ascii="Roboto" w:cs="Roboto" w:eastAsia="Roboto" w:hAnsi="Roboto"/>
          <w:highlight w:val="white"/>
        </w:rPr>
      </w:pPr>
      <w:sdt>
        <w:sdtPr>
          <w:id w:val="-40694562"/>
          <w:tag w:val="goog_rdk_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sz w:val="21"/>
              <w:szCs w:val="21"/>
              <w:highlight w:val="white"/>
              <w:rtl w:val="0"/>
            </w:rPr>
            <w:t xml:space="preserve">मुनिवर, muniːvər, Sages, మునులు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hd w:fill="ffffff" w:val="clear"/>
        <w:spacing w:after="240" w:before="0" w:lineRule="auto"/>
        <w:ind w:left="720" w:hanging="360"/>
        <w:rPr>
          <w:rFonts w:ascii="Roboto" w:cs="Roboto" w:eastAsia="Roboto" w:hAnsi="Roboto"/>
          <w:highlight w:val="white"/>
        </w:rPr>
      </w:pPr>
      <w:sdt>
        <w:sdtPr>
          <w:id w:val="-750100745"/>
          <w:tag w:val="goog_rdk_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sz w:val="21"/>
              <w:szCs w:val="21"/>
              <w:highlight w:val="white"/>
              <w:rtl w:val="0"/>
            </w:rPr>
            <w:t xml:space="preserve">सारे, sɑːreː, All, అందరూ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Line 6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hd w:fill="ffffff" w:val="clear"/>
        <w:spacing w:after="0" w:before="240" w:lineRule="auto"/>
        <w:ind w:left="720" w:hanging="360"/>
        <w:rPr>
          <w:rFonts w:ascii="Roboto" w:cs="Roboto" w:eastAsia="Roboto" w:hAnsi="Roboto"/>
          <w:highlight w:val="white"/>
        </w:rPr>
      </w:pPr>
      <w:sdt>
        <w:sdtPr>
          <w:id w:val="83307171"/>
          <w:tag w:val="goog_rdk_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sz w:val="21"/>
              <w:szCs w:val="21"/>
              <w:highlight w:val="white"/>
              <w:rtl w:val="0"/>
            </w:rPr>
            <w:t xml:space="preserve">सुंदर, sundər, Beautiful, అందమైన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hd w:fill="ffffff" w:val="clear"/>
        <w:spacing w:after="0" w:before="0" w:lineRule="auto"/>
        <w:ind w:left="720" w:hanging="360"/>
        <w:rPr>
          <w:rFonts w:ascii="Roboto" w:cs="Roboto" w:eastAsia="Roboto" w:hAnsi="Roboto"/>
          <w:highlight w:val="white"/>
        </w:rPr>
      </w:pPr>
      <w:sdt>
        <w:sdtPr>
          <w:id w:val="1553489371"/>
          <w:tag w:val="goog_rdk_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sz w:val="21"/>
              <w:szCs w:val="21"/>
              <w:highlight w:val="white"/>
              <w:rtl w:val="0"/>
            </w:rPr>
            <w:t xml:space="preserve">माझी, mɑːdʒʱiː, My, నా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hd w:fill="ffffff" w:val="clear"/>
        <w:spacing w:after="0" w:before="0" w:lineRule="auto"/>
        <w:ind w:left="720" w:hanging="360"/>
        <w:rPr>
          <w:rFonts w:ascii="Roboto" w:cs="Roboto" w:eastAsia="Roboto" w:hAnsi="Roboto"/>
          <w:highlight w:val="white"/>
        </w:rPr>
      </w:pPr>
      <w:sdt>
        <w:sdtPr>
          <w:id w:val="-1607340399"/>
          <w:tag w:val="goog_rdk_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sz w:val="21"/>
              <w:szCs w:val="21"/>
              <w:highlight w:val="white"/>
              <w:rtl w:val="0"/>
            </w:rPr>
            <w:t xml:space="preserve">निर्मला, nirməlɑː, Nirmala (name), నిర్మల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hd w:fill="ffffff" w:val="clear"/>
        <w:spacing w:after="0" w:before="0" w:lineRule="auto"/>
        <w:ind w:left="720" w:hanging="360"/>
        <w:rPr>
          <w:rFonts w:ascii="Roboto" w:cs="Roboto" w:eastAsia="Roboto" w:hAnsi="Roboto"/>
          <w:highlight w:val="white"/>
        </w:rPr>
      </w:pPr>
      <w:sdt>
        <w:sdtPr>
          <w:id w:val="1110567271"/>
          <w:tag w:val="goog_rdk_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sz w:val="21"/>
              <w:szCs w:val="21"/>
              <w:highlight w:val="white"/>
              <w:rtl w:val="0"/>
            </w:rPr>
            <w:t xml:space="preserve">आई, ɑːiː, Mother, అమ్మ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hd w:fill="ffffff" w:val="clear"/>
        <w:spacing w:after="0" w:before="0" w:lineRule="auto"/>
        <w:ind w:left="720" w:hanging="360"/>
        <w:rPr>
          <w:rFonts w:ascii="Roboto" w:cs="Roboto" w:eastAsia="Roboto" w:hAnsi="Roboto"/>
          <w:highlight w:val="white"/>
        </w:rPr>
      </w:pPr>
      <w:sdt>
        <w:sdtPr>
          <w:id w:val="1185572125"/>
          <w:tag w:val="goog_rdk_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sz w:val="21"/>
              <w:szCs w:val="21"/>
              <w:highlight w:val="white"/>
              <w:rtl w:val="0"/>
            </w:rPr>
            <w:t xml:space="preserve">घालूनी, ɡʱɑːluːniː, Wearing, ధరించి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hd w:fill="ffffff" w:val="clear"/>
        <w:spacing w:after="0" w:before="0" w:lineRule="auto"/>
        <w:ind w:left="720" w:hanging="360"/>
        <w:rPr>
          <w:rFonts w:ascii="Roboto" w:cs="Roboto" w:eastAsia="Roboto" w:hAnsi="Roboto"/>
          <w:highlight w:val="white"/>
        </w:rPr>
      </w:pPr>
      <w:sdt>
        <w:sdtPr>
          <w:id w:val="-1120026674"/>
          <w:tag w:val="goog_rdk_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sz w:val="21"/>
              <w:szCs w:val="21"/>
              <w:highlight w:val="white"/>
              <w:rtl w:val="0"/>
            </w:rPr>
            <w:t xml:space="preserve">पैंजण, pə̃ːdʒən, Anklets, పాపిట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hd w:fill="ffffff" w:val="clear"/>
        <w:spacing w:after="0" w:before="0" w:lineRule="auto"/>
        <w:ind w:left="720" w:hanging="360"/>
        <w:rPr>
          <w:rFonts w:ascii="Roboto" w:cs="Roboto" w:eastAsia="Roboto" w:hAnsi="Roboto"/>
          <w:highlight w:val="white"/>
        </w:rPr>
      </w:pPr>
      <w:sdt>
        <w:sdtPr>
          <w:id w:val="1851270589"/>
          <w:tag w:val="goog_rdk_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sz w:val="21"/>
              <w:szCs w:val="21"/>
              <w:highlight w:val="white"/>
              <w:rtl w:val="0"/>
            </w:rPr>
            <w:t xml:space="preserve">पायी, pɑːjiː, On feet, పాదాలకు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hd w:fill="ffffff" w:val="clear"/>
        <w:spacing w:after="240" w:before="0" w:lineRule="auto"/>
        <w:ind w:left="720" w:hanging="360"/>
        <w:rPr>
          <w:rFonts w:ascii="Roboto" w:cs="Roboto" w:eastAsia="Roboto" w:hAnsi="Roboto"/>
          <w:highlight w:val="white"/>
        </w:rPr>
      </w:pPr>
      <w:sdt>
        <w:sdtPr>
          <w:id w:val="1450144666"/>
          <w:tag w:val="goog_rdk_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sz w:val="21"/>
              <w:szCs w:val="21"/>
              <w:highlight w:val="white"/>
              <w:rtl w:val="0"/>
            </w:rPr>
            <w:t xml:space="preserve">आई, ɑːiː, Mother, అమ్మ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Line 7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hd w:fill="ffffff" w:val="clear"/>
        <w:spacing w:after="0" w:before="240" w:lineRule="auto"/>
        <w:ind w:left="720" w:hanging="360"/>
        <w:rPr>
          <w:rFonts w:ascii="Roboto" w:cs="Roboto" w:eastAsia="Roboto" w:hAnsi="Roboto"/>
          <w:highlight w:val="white"/>
        </w:rPr>
      </w:pPr>
      <w:sdt>
        <w:sdtPr>
          <w:id w:val="-1227879254"/>
          <w:tag w:val="goog_rdk_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sz w:val="21"/>
              <w:szCs w:val="21"/>
              <w:highlight w:val="white"/>
              <w:rtl w:val="0"/>
            </w:rPr>
            <w:t xml:space="preserve">सहजयोगी, səɦədʒjoːɡiː, Sahaja Yogi, సహజ యోగి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hd w:fill="ffffff" w:val="clear"/>
        <w:spacing w:after="0" w:before="0" w:lineRule="auto"/>
        <w:ind w:left="720" w:hanging="360"/>
        <w:rPr>
          <w:rFonts w:ascii="Roboto" w:cs="Roboto" w:eastAsia="Roboto" w:hAnsi="Roboto"/>
          <w:highlight w:val="white"/>
        </w:rPr>
      </w:pPr>
      <w:sdt>
        <w:sdtPr>
          <w:id w:val="1124582663"/>
          <w:tag w:val="goog_rdk_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sz w:val="21"/>
              <w:szCs w:val="21"/>
              <w:highlight w:val="white"/>
              <w:rtl w:val="0"/>
            </w:rPr>
            <w:t xml:space="preserve">आम्ही, ɑːmʱiː, We, మేము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hd w:fill="ffffff" w:val="clear"/>
        <w:spacing w:after="0" w:before="0" w:lineRule="auto"/>
        <w:ind w:left="720" w:hanging="360"/>
        <w:rPr>
          <w:rFonts w:ascii="Roboto" w:cs="Roboto" w:eastAsia="Roboto" w:hAnsi="Roboto"/>
          <w:highlight w:val="white"/>
        </w:rPr>
      </w:pPr>
      <w:sdt>
        <w:sdtPr>
          <w:id w:val="58177605"/>
          <w:tag w:val="goog_rdk_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sz w:val="21"/>
              <w:szCs w:val="21"/>
              <w:highlight w:val="white"/>
              <w:rtl w:val="0"/>
            </w:rPr>
            <w:t xml:space="preserve">अशी, əʃiː, Like this, ఇలా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hd w:fill="ffffff" w:val="clear"/>
        <w:spacing w:after="0" w:before="0" w:lineRule="auto"/>
        <w:ind w:left="720" w:hanging="360"/>
        <w:rPr>
          <w:rFonts w:ascii="Roboto" w:cs="Roboto" w:eastAsia="Roboto" w:hAnsi="Roboto"/>
          <w:highlight w:val="white"/>
        </w:rPr>
      </w:pPr>
      <w:sdt>
        <w:sdtPr>
          <w:id w:val="877734514"/>
          <w:tag w:val="goog_rdk_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sz w:val="21"/>
              <w:szCs w:val="21"/>
              <w:highlight w:val="white"/>
              <w:rtl w:val="0"/>
            </w:rPr>
            <w:t xml:space="preserve">पाहिली, pɑːɦiliː, Saw, చూసాను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hd w:fill="ffffff" w:val="clear"/>
        <w:spacing w:after="0" w:before="0" w:lineRule="auto"/>
        <w:ind w:left="720" w:hanging="360"/>
        <w:rPr>
          <w:rFonts w:ascii="Roboto" w:cs="Roboto" w:eastAsia="Roboto" w:hAnsi="Roboto"/>
          <w:highlight w:val="white"/>
        </w:rPr>
      </w:pPr>
      <w:sdt>
        <w:sdtPr>
          <w:id w:val="-60707897"/>
          <w:tag w:val="goog_rdk_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sz w:val="21"/>
              <w:szCs w:val="21"/>
              <w:highlight w:val="white"/>
              <w:rtl w:val="0"/>
            </w:rPr>
            <w:t xml:space="preserve">शरण, ʃərən, Refuge, శరణు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hd w:fill="ffffff" w:val="clear"/>
        <w:spacing w:after="0" w:before="0" w:lineRule="auto"/>
        <w:ind w:left="720" w:hanging="360"/>
        <w:rPr>
          <w:rFonts w:ascii="Roboto" w:cs="Roboto" w:eastAsia="Roboto" w:hAnsi="Roboto"/>
          <w:highlight w:val="white"/>
        </w:rPr>
      </w:pPr>
      <w:sdt>
        <w:sdtPr>
          <w:id w:val="818349937"/>
          <w:tag w:val="goog_rdk_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sz w:val="21"/>
              <w:szCs w:val="21"/>
              <w:highlight w:val="white"/>
              <w:rtl w:val="0"/>
            </w:rPr>
            <w:t xml:space="preserve">तिजला, tidʒəlɑː, In her, ఆమెలో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hd w:fill="ffffff" w:val="clear"/>
        <w:spacing w:after="0" w:before="0" w:lineRule="auto"/>
        <w:ind w:left="720" w:hanging="360"/>
        <w:rPr>
          <w:rFonts w:ascii="Roboto" w:cs="Roboto" w:eastAsia="Roboto" w:hAnsi="Roboto"/>
          <w:highlight w:val="white"/>
        </w:rPr>
      </w:pPr>
      <w:sdt>
        <w:sdtPr>
          <w:id w:val="1225669623"/>
          <w:tag w:val="goog_rdk_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sz w:val="21"/>
              <w:szCs w:val="21"/>
              <w:highlight w:val="white"/>
              <w:rtl w:val="0"/>
            </w:rPr>
            <w:t xml:space="preserve">सर्व, sərv, All, అందరూ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hd w:fill="ffffff" w:val="clear"/>
        <w:spacing w:after="0" w:before="0" w:lineRule="auto"/>
        <w:ind w:left="720" w:hanging="360"/>
        <w:rPr>
          <w:rFonts w:ascii="Roboto" w:cs="Roboto" w:eastAsia="Roboto" w:hAnsi="Roboto"/>
          <w:highlight w:val="white"/>
        </w:rPr>
      </w:pPr>
      <w:sdt>
        <w:sdtPr>
          <w:id w:val="1945786397"/>
          <w:tag w:val="goog_rdk_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sz w:val="21"/>
              <w:szCs w:val="21"/>
              <w:highlight w:val="white"/>
              <w:rtl w:val="0"/>
            </w:rPr>
            <w:t xml:space="preserve">ही, ɦiː, This (feminine), ఈ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hd w:fill="ffffff" w:val="clear"/>
        <w:spacing w:after="240" w:before="0" w:lineRule="auto"/>
        <w:ind w:left="720" w:hanging="360"/>
        <w:rPr>
          <w:rFonts w:ascii="Roboto" w:cs="Roboto" w:eastAsia="Roboto" w:hAnsi="Roboto"/>
          <w:highlight w:val="white"/>
        </w:rPr>
      </w:pPr>
      <w:sdt>
        <w:sdtPr>
          <w:id w:val="-1922323724"/>
          <w:tag w:val="goog_rdk_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sz w:val="21"/>
              <w:szCs w:val="21"/>
              <w:highlight w:val="white"/>
              <w:rtl w:val="0"/>
            </w:rPr>
            <w:t xml:space="preserve">जाई, dʒɑːiː, Go, వెళ్ళు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Line 8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hd w:fill="ffffff" w:val="clear"/>
        <w:spacing w:after="0" w:before="240" w:lineRule="auto"/>
        <w:ind w:left="720" w:hanging="360"/>
        <w:rPr>
          <w:rFonts w:ascii="Roboto" w:cs="Roboto" w:eastAsia="Roboto" w:hAnsi="Roboto"/>
          <w:highlight w:val="white"/>
        </w:rPr>
      </w:pPr>
      <w:sdt>
        <w:sdtPr>
          <w:id w:val="-902900089"/>
          <w:tag w:val="goog_rdk_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sz w:val="21"/>
              <w:szCs w:val="21"/>
              <w:highlight w:val="white"/>
              <w:rtl w:val="0"/>
            </w:rPr>
            <w:t xml:space="preserve">सुंदर, sundər, Beautiful, అందమైన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hd w:fill="ffffff" w:val="clear"/>
        <w:spacing w:after="0" w:before="0" w:lineRule="auto"/>
        <w:ind w:left="720" w:hanging="360"/>
        <w:rPr>
          <w:rFonts w:ascii="Roboto" w:cs="Roboto" w:eastAsia="Roboto" w:hAnsi="Roboto"/>
          <w:highlight w:val="white"/>
        </w:rPr>
      </w:pPr>
      <w:sdt>
        <w:sdtPr>
          <w:id w:val="1915884918"/>
          <w:tag w:val="goog_rdk_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sz w:val="21"/>
              <w:szCs w:val="21"/>
              <w:highlight w:val="white"/>
              <w:rtl w:val="0"/>
            </w:rPr>
            <w:t xml:space="preserve">माझी, mɑːdʒʱiː, My, నా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hd w:fill="ffffff" w:val="clear"/>
        <w:spacing w:after="0" w:before="0" w:lineRule="auto"/>
        <w:ind w:left="720" w:hanging="360"/>
        <w:rPr>
          <w:rFonts w:ascii="Roboto" w:cs="Roboto" w:eastAsia="Roboto" w:hAnsi="Roboto"/>
          <w:highlight w:val="white"/>
        </w:rPr>
      </w:pPr>
      <w:sdt>
        <w:sdtPr>
          <w:id w:val="47700315"/>
          <w:tag w:val="goog_rdk_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sz w:val="21"/>
              <w:szCs w:val="21"/>
              <w:highlight w:val="white"/>
              <w:rtl w:val="0"/>
            </w:rPr>
            <w:t xml:space="preserve">निर्मला, nirməlɑː, Nirmala (name), నిర్మల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hd w:fill="ffffff" w:val="clear"/>
        <w:spacing w:after="0" w:before="0" w:lineRule="auto"/>
        <w:ind w:left="720" w:hanging="360"/>
        <w:rPr>
          <w:rFonts w:ascii="Roboto" w:cs="Roboto" w:eastAsia="Roboto" w:hAnsi="Roboto"/>
          <w:highlight w:val="white"/>
        </w:rPr>
      </w:pPr>
      <w:sdt>
        <w:sdtPr>
          <w:id w:val="1683888013"/>
          <w:tag w:val="goog_rdk_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sz w:val="21"/>
              <w:szCs w:val="21"/>
              <w:highlight w:val="white"/>
              <w:rtl w:val="0"/>
            </w:rPr>
            <w:t xml:space="preserve">आई, ɑːiː, Mother, అమ్మ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hd w:fill="ffffff" w:val="clear"/>
        <w:spacing w:after="0" w:before="0" w:lineRule="auto"/>
        <w:ind w:left="720" w:hanging="360"/>
        <w:rPr>
          <w:rFonts w:ascii="Roboto" w:cs="Roboto" w:eastAsia="Roboto" w:hAnsi="Roboto"/>
          <w:highlight w:val="white"/>
        </w:rPr>
      </w:pPr>
      <w:sdt>
        <w:sdtPr>
          <w:id w:val="164394286"/>
          <w:tag w:val="goog_rdk_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sz w:val="21"/>
              <w:szCs w:val="21"/>
              <w:highlight w:val="white"/>
              <w:rtl w:val="0"/>
            </w:rPr>
            <w:t xml:space="preserve">घालूनी, ɡʱɑːluːniː, Wearing, ధరించి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hd w:fill="ffffff" w:val="clear"/>
        <w:spacing w:after="0" w:before="0" w:lineRule="auto"/>
        <w:ind w:left="720" w:hanging="360"/>
        <w:rPr>
          <w:rFonts w:ascii="Roboto" w:cs="Roboto" w:eastAsia="Roboto" w:hAnsi="Roboto"/>
          <w:highlight w:val="white"/>
        </w:rPr>
      </w:pPr>
      <w:sdt>
        <w:sdtPr>
          <w:id w:val="-162051608"/>
          <w:tag w:val="goog_rdk_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sz w:val="21"/>
              <w:szCs w:val="21"/>
              <w:highlight w:val="white"/>
              <w:rtl w:val="0"/>
            </w:rPr>
            <w:t xml:space="preserve">पैंजण, pə̃ːdʒən, Anklets, పాపిట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hd w:fill="ffffff" w:val="clear"/>
        <w:spacing w:after="0" w:before="0" w:lineRule="auto"/>
        <w:ind w:left="720" w:hanging="360"/>
        <w:rPr>
          <w:rFonts w:ascii="Roboto" w:cs="Roboto" w:eastAsia="Roboto" w:hAnsi="Roboto"/>
          <w:highlight w:val="white"/>
        </w:rPr>
      </w:pPr>
      <w:sdt>
        <w:sdtPr>
          <w:id w:val="-562126560"/>
          <w:tag w:val="goog_rdk_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sz w:val="21"/>
              <w:szCs w:val="21"/>
              <w:highlight w:val="white"/>
              <w:rtl w:val="0"/>
            </w:rPr>
            <w:t xml:space="preserve">पायी, pɑːjiː, On feet, పాదాలకు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hd w:fill="ffffff" w:val="clear"/>
        <w:spacing w:after="240" w:before="0" w:lineRule="auto"/>
        <w:ind w:left="720" w:hanging="360"/>
        <w:rPr>
          <w:rFonts w:ascii="Roboto" w:cs="Roboto" w:eastAsia="Roboto" w:hAnsi="Roboto"/>
          <w:highlight w:val="white"/>
        </w:rPr>
      </w:pPr>
      <w:sdt>
        <w:sdtPr>
          <w:id w:val="108920419"/>
          <w:tag w:val="goog_rdk_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sz w:val="21"/>
              <w:szCs w:val="21"/>
              <w:highlight w:val="white"/>
              <w:rtl w:val="0"/>
            </w:rPr>
            <w:t xml:space="preserve">आई, ɑːiː, Mother, అమ్మ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m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rive.google.com/open?id=1GLAX6ijJNcXtSKdzMCmquqGzHkowFrt9" TargetMode="External"/><Relationship Id="rId10" Type="http://schemas.openxmlformats.org/officeDocument/2006/relationships/hyperlink" Target="https://drive.google.com/open?id=1pjhFspJFW7peLqthWFJzQaLh-e1rFoagEMGMHISs5ao" TargetMode="External"/><Relationship Id="rId13" Type="http://schemas.openxmlformats.org/officeDocument/2006/relationships/hyperlink" Target="https://drive.google.com/open?id=1pjhFspJFW7peLqthWFJzQaLh-e1rFoagEMGMHISs5ao" TargetMode="External"/><Relationship Id="rId12" Type="http://schemas.openxmlformats.org/officeDocument/2006/relationships/hyperlink" Target="https://drive.google.com/open?id=1GLAX6ijJNcXtSKdzMCmquqGzHkowFrt9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open?id=1pjhFspJFW7peLqthWFJzQaLh-e1rFoagEMGMHISs5ao" TargetMode="External"/><Relationship Id="rId14" Type="http://schemas.openxmlformats.org/officeDocument/2006/relationships/hyperlink" Target="https://drive.google.com/open?id=1pjhFspJFW7peLqthWFJzQaLh-e1rFoagEMGMHISs5ao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rive.google.com/open?id=1aO-7bb3CbTv4_9WXuPXdsFvvHBS5VKI0" TargetMode="External"/><Relationship Id="rId8" Type="http://schemas.openxmlformats.org/officeDocument/2006/relationships/hyperlink" Target="https://drive.google.com/open?id=1aQ5FuWsf1MnJkCVMuseoiWXCe51owtL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Arimo-regular.ttf"/><Relationship Id="rId6" Type="http://schemas.openxmlformats.org/officeDocument/2006/relationships/font" Target="fonts/Arimo-bold.ttf"/><Relationship Id="rId7" Type="http://schemas.openxmlformats.org/officeDocument/2006/relationships/font" Target="fonts/Arimo-italic.ttf"/><Relationship Id="rId8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UpkDsAQcI+DuVxCEoAdeL0fPiQ==">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