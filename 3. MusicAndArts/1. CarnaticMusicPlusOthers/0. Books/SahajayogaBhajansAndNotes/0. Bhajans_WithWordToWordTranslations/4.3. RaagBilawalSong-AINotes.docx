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4"/>
        <w:id w:val="1831499867"/>
      </w:sdtPr>
      <w:sdtContent>
        <w:p w14:paraId="00000001" w14:textId="06511450" w:rsidR="00977A1C" w:rsidRDefault="00000000">
          <w:r>
            <w:t xml:space="preserve">Raag Bilawal: </w:t>
          </w:r>
          <w:sdt>
            <w:sdtPr>
              <w:tag w:val="goog_rdk_0"/>
              <w:id w:val="-1460179190"/>
            </w:sdtPr>
            <w:sdtContent>
              <w:ins w:id="0" w:author="Virata Pusuluri" w:date="2026-01-20T15:38:00Z">
                <w:r>
                  <w:t>29</w:t>
                </w:r>
              </w:ins>
              <w:sdt>
                <w:sdtPr>
                  <w:tag w:val="goog_rdk_1"/>
                  <w:id w:val="-1412760920"/>
                </w:sdtPr>
                <w:sdtContent>
                  <w:ins w:id="1" w:author="Virata Pusuluri" w:date="2026-01-20T15:38:00Z">
                    <w:r>
                      <w:rPr>
                        <w:vertAlign w:val="superscript"/>
                        <w:rPrChange w:id="2" w:author="Virata Pusuluri" w:date="2026-01-20T15:39:00Z">
                          <w:rPr/>
                        </w:rPrChange>
                      </w:rPr>
                      <w:t xml:space="preserve">th </w:t>
                    </w:r>
                  </w:ins>
                </w:sdtContent>
              </w:sdt>
              <w:customXmlInsRangeStart w:id="3" w:author="Virata Pusuluri" w:date="2026-01-20T15:38:00Z"/>
              <w:sdt>
                <w:sdtPr>
                  <w:tag w:val="goog_rdk_2"/>
                  <w:id w:val="609500120"/>
                </w:sdtPr>
                <w:sdtContent>
                  <w:customXmlInsRangeEnd w:id="3"/>
                  <w:proofErr w:type="spellStart"/>
                  <w:ins w:id="4" w:author="Virata Pusuluri" w:date="2026-01-20T15:38:00Z">
                    <w:r>
                      <w:t>Melakartha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Raagam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rPr>
                        <w:rFonts w:cs="Gautami"/>
                        <w:cs/>
                        <w:lang w:bidi="te-IN"/>
                      </w:rPr>
                      <w:t>ధీరశంకరాభరణం</w:t>
                    </w:r>
                    <w:proofErr w:type="spellEnd"/>
                    <w:r>
                      <w:rPr>
                        <w:rFonts w:cs="Gautami"/>
                        <w:cs/>
                        <w:lang w:bidi="te-IN"/>
                      </w:rPr>
                      <w:t xml:space="preserve"> - </w:t>
                    </w:r>
                    <w:proofErr w:type="spellStart"/>
                    <w:proofErr w:type="gramStart"/>
                    <w:r>
                      <w:t>ðʰi:rasʰaṁkara</w:t>
                    </w:r>
                  </w:ins>
                  <w:proofErr w:type="gramEnd"/>
                  <w:r w:rsidR="00135BCD">
                    <w:t>:</w:t>
                  </w:r>
                  <w:ins w:id="5" w:author="Virata Pusuluri" w:date="2026-01-20T15:38:00Z">
                    <w:r>
                      <w:t>bʰaraɳaṁ</w:t>
                    </w:r>
                    <w:proofErr w:type="spellEnd"/>
                    <w:r>
                      <w:t>)</w:t>
                    </w:r>
                  </w:ins>
                  <w:customXmlInsRangeStart w:id="6" w:author="Virata Pusuluri" w:date="2026-01-20T15:38:00Z"/>
                </w:sdtContent>
              </w:sdt>
              <w:customXmlInsRangeEnd w:id="6"/>
            </w:sdtContent>
          </w:sdt>
          <w:sdt>
            <w:sdtPr>
              <w:tag w:val="goog_rdk_3"/>
              <w:id w:val="203890276"/>
            </w:sdtPr>
            <w:sdtContent/>
          </w:sdt>
        </w:p>
      </w:sdtContent>
    </w:sdt>
    <w:p w14:paraId="00000002" w14:textId="77777777" w:rsidR="00977A1C" w:rsidRDefault="00000000">
      <w:r>
        <w:t xml:space="preserve">Arohana: </w:t>
      </w:r>
      <w:sdt>
        <w:sdtPr>
          <w:tag w:val="goog_rdk_5"/>
          <w:id w:val="1815006735"/>
        </w:sdtPr>
        <w:sdtContent>
          <w:ins w:id="7" w:author="Virata Pusuluri" w:date="2026-01-20T15:42:00Z">
            <w:r>
              <w:t>Sa Ri2 Ga3 Ma1 Pa Da2 Ni3 Sa+</w:t>
            </w:r>
          </w:ins>
        </w:sdtContent>
      </w:sdt>
    </w:p>
    <w:p w14:paraId="00000003" w14:textId="77777777" w:rsidR="00977A1C" w:rsidRDefault="00000000">
      <w:proofErr w:type="spellStart"/>
      <w:r>
        <w:t>Avarohana</w:t>
      </w:r>
      <w:proofErr w:type="spellEnd"/>
      <w:r>
        <w:t xml:space="preserve">: </w:t>
      </w:r>
      <w:sdt>
        <w:sdtPr>
          <w:tag w:val="goog_rdk_6"/>
          <w:id w:val="62061781"/>
        </w:sdtPr>
        <w:sdtContent>
          <w:ins w:id="8" w:author="Virata Pusuluri" w:date="2026-01-20T15:44:00Z">
            <w:r>
              <w:t>Sa+ Ni3 Da2 Pa Ma1 Ga3 Ri2 Sa</w:t>
            </w:r>
          </w:ins>
        </w:sdtContent>
      </w:sdt>
    </w:p>
    <w:sdt>
      <w:sdtPr>
        <w:tag w:val="goog_rdk_8"/>
        <w:id w:val="-1434259448"/>
      </w:sdtPr>
      <w:sdtContent>
        <w:p w14:paraId="00000004" w14:textId="77777777" w:rsidR="00977A1C" w:rsidRDefault="00000000">
          <w:pPr>
            <w:rPr>
              <w:ins w:id="9" w:author="Virata Pusuluri" w:date="2026-01-20T15:45:00Z"/>
            </w:rPr>
          </w:pPr>
          <w:r>
            <w:t>Swaras for the song:</w:t>
          </w:r>
          <w:sdt>
            <w:sdtPr>
              <w:tag w:val="goog_rdk_7"/>
              <w:id w:val="-724791549"/>
            </w:sdtPr>
            <w:sdtContent>
              <w:ins w:id="10" w:author="Virata Pusuluri" w:date="2026-01-20T15:45:00Z">
                <w:r>
                  <w:t xml:space="preserve"> </w:t>
                </w:r>
              </w:ins>
            </w:sdtContent>
          </w:sdt>
        </w:p>
      </w:sdtContent>
    </w:sdt>
    <w:sdt>
      <w:sdtPr>
        <w:tag w:val="goog_rdk_11"/>
        <w:id w:val="905331890"/>
      </w:sdtPr>
      <w:sdtContent>
        <w:p w14:paraId="00000005" w14:textId="77777777" w:rsidR="00977A1C" w:rsidRPr="00977A1C" w:rsidRDefault="00000000">
          <w:pPr>
            <w:rPr>
              <w:ins w:id="11" w:author="Virata Pusuluri" w:date="2026-01-20T15:45:00Z"/>
              <w:b/>
              <w:bCs/>
              <w:rPrChange w:id="12" w:author="Virata Pusuluri" w:date="2026-01-20T15:45:00Z">
                <w:rPr>
                  <w:ins w:id="13" w:author="Virata Pusuluri" w:date="2026-01-20T15:45:00Z"/>
                </w:rPr>
              </w:rPrChange>
            </w:rPr>
          </w:pPr>
          <w:sdt>
            <w:sdtPr>
              <w:tag w:val="goog_rdk_9"/>
              <w:id w:val="592527790"/>
            </w:sdtPr>
            <w:sdtContent>
              <w:sdt>
                <w:sdtPr>
                  <w:tag w:val="goog_rdk_10"/>
                  <w:id w:val="-1954112045"/>
                </w:sdtPr>
                <w:sdtContent>
                  <w:proofErr w:type="spellStart"/>
                  <w:ins w:id="14" w:author="Virata Pusuluri" w:date="2026-01-20T15:45:00Z">
                    <w:r>
                      <w:rPr>
                        <w:b/>
                        <w:bCs/>
                        <w:rPrChange w:id="15" w:author="Virata Pusuluri" w:date="2026-01-20T15:45:00Z">
                          <w:rPr/>
                        </w:rPrChange>
                      </w:rPr>
                      <w:t>Sthayee</w:t>
                    </w:r>
                    <w:proofErr w:type="spellEnd"/>
                    <w:r>
                      <w:rPr>
                        <w:b/>
                        <w:bCs/>
                        <w:rPrChange w:id="16" w:author="Virata Pusuluri" w:date="2026-01-20T15:45:00Z">
                          <w:rPr/>
                        </w:rPrChange>
                      </w:rPr>
                      <w:t>:</w:t>
                    </w:r>
                  </w:ins>
                </w:sdtContent>
              </w:sdt>
            </w:sdtContent>
          </w:sdt>
        </w:p>
      </w:sdtContent>
    </w:sdt>
    <w:sdt>
      <w:sdtPr>
        <w:tag w:val="goog_rdk_13"/>
        <w:id w:val="-700837816"/>
      </w:sdtPr>
      <w:sdtContent>
        <w:p w14:paraId="00000006" w14:textId="77777777" w:rsidR="00977A1C" w:rsidRDefault="00000000">
          <w:pPr>
            <w:rPr>
              <w:ins w:id="17" w:author="Virata Pusuluri" w:date="2026-01-20T15:45:00Z"/>
            </w:rPr>
          </w:pPr>
          <w:sdt>
            <w:sdtPr>
              <w:tag w:val="goog_rdk_12"/>
              <w:id w:val="92071020"/>
            </w:sdtPr>
            <w:sdtContent>
              <w:ins w:id="18" w:author="Virata Pusuluri" w:date="2026-01-20T15:45:00Z">
                <w:r>
                  <w:t>Sa+ - Da Pa Ma Ga Ma Ri Ga Ma Pa Ga Ma Ri Sa -</w:t>
                </w:r>
                <w:r>
                  <w:tab/>
                  <w:t>end x2</w:t>
                </w:r>
              </w:ins>
            </w:sdtContent>
          </w:sdt>
        </w:p>
      </w:sdtContent>
    </w:sdt>
    <w:sdt>
      <w:sdtPr>
        <w:tag w:val="goog_rdk_16"/>
        <w:id w:val="-1472801728"/>
      </w:sdtPr>
      <w:sdtContent>
        <w:p w14:paraId="00000007" w14:textId="77777777" w:rsidR="00977A1C" w:rsidRDefault="00000000">
          <w:pPr>
            <w:rPr>
              <w:ins w:id="19" w:author="Virata Pusuluri" w:date="2026-01-20T15:45:00Z"/>
            </w:rPr>
          </w:pPr>
          <w:sdt>
            <w:sdtPr>
              <w:tag w:val="goog_rdk_14"/>
              <w:id w:val="1846437732"/>
            </w:sdtPr>
            <w:sdtContent>
              <w:ins w:id="20" w:author="Virata Pusuluri" w:date="2026-01-20T15:45:00Z">
                <w:r>
                  <w:t xml:space="preserve">Sa - Ga Ma Pa - Ni - Sa+ - Ri+ Sa+ </w:t>
                </w:r>
              </w:ins>
              <w:sdt>
                <w:sdtPr>
                  <w:tag w:val="goog_rdk_15"/>
                  <w:id w:val="2093139752"/>
                </w:sdtPr>
                <w:sdtContent>
                  <w:proofErr w:type="spellStart"/>
                  <w:ins w:id="21" w:author="Virata Pusuluri" w:date="2026-01-20T15:45:00Z">
                    <w:r>
                      <w:t>NiSa</w:t>
                    </w:r>
                    <w:proofErr w:type="spellEnd"/>
                    <w:r>
                      <w:t>+-</w:t>
                    </w:r>
                    <w:proofErr w:type="spellStart"/>
                    <w:r>
                      <w:t>NiDaPaGaPa</w:t>
                    </w:r>
                  </w:ins>
                  <w:proofErr w:type="spellEnd"/>
                </w:sdtContent>
              </w:sdt>
            </w:sdtContent>
          </w:sdt>
        </w:p>
      </w:sdtContent>
    </w:sdt>
    <w:sdt>
      <w:sdtPr>
        <w:tag w:val="goog_rdk_19"/>
        <w:id w:val="-1973033862"/>
      </w:sdtPr>
      <w:sdtContent>
        <w:p w14:paraId="00000008" w14:textId="77777777" w:rsidR="00977A1C" w:rsidRDefault="00000000">
          <w:pPr>
            <w:rPr>
              <w:ins w:id="22" w:author="Virata Pusuluri" w:date="2026-01-20T15:45:00Z"/>
            </w:rPr>
          </w:pPr>
          <w:sdt>
            <w:sdtPr>
              <w:tag w:val="goog_rdk_17"/>
              <w:id w:val="1962237897"/>
            </w:sdtPr>
            <w:sdtContent>
              <w:sdt>
                <w:sdtPr>
                  <w:tag w:val="goog_rdk_18"/>
                  <w:id w:val="115006396"/>
                </w:sdtPr>
                <w:sdtContent>
                  <w:ins w:id="23" w:author="Virata Pusuluri" w:date="2026-01-20T15:45:00Z">
                    <w:r>
                      <w:t>Sa+ - Da Pa Ma Ga Ma Ri Ga Ma Pa Ga Ma Ri Sa -</w:t>
                    </w:r>
                  </w:ins>
                </w:sdtContent>
              </w:sdt>
            </w:sdtContent>
          </w:sdt>
        </w:p>
      </w:sdtContent>
    </w:sdt>
    <w:sdt>
      <w:sdtPr>
        <w:tag w:val="goog_rdk_22"/>
        <w:id w:val="1263722985"/>
      </w:sdtPr>
      <w:sdtContent>
        <w:p w14:paraId="00000009" w14:textId="77777777" w:rsidR="00977A1C" w:rsidRPr="00977A1C" w:rsidRDefault="00000000">
          <w:pPr>
            <w:rPr>
              <w:ins w:id="24" w:author="Virata Pusuluri" w:date="2026-01-20T15:45:00Z"/>
              <w:b/>
              <w:bCs/>
              <w:rPrChange w:id="25" w:author="Virata Pusuluri" w:date="2026-01-20T15:45:00Z">
                <w:rPr>
                  <w:ins w:id="26" w:author="Virata Pusuluri" w:date="2026-01-20T15:45:00Z"/>
                </w:rPr>
              </w:rPrChange>
            </w:rPr>
          </w:pPr>
          <w:sdt>
            <w:sdtPr>
              <w:tag w:val="goog_rdk_20"/>
              <w:id w:val="-2061932688"/>
            </w:sdtPr>
            <w:sdtContent>
              <w:sdt>
                <w:sdtPr>
                  <w:tag w:val="goog_rdk_21"/>
                  <w:id w:val="-656622529"/>
                </w:sdtPr>
                <w:sdtContent>
                  <w:ins w:id="27" w:author="Virata Pusuluri" w:date="2026-01-20T15:45:00Z">
                    <w:r>
                      <w:rPr>
                        <w:b/>
                        <w:bCs/>
                        <w:rPrChange w:id="28" w:author="Virata Pusuluri" w:date="2026-01-20T15:45:00Z">
                          <w:rPr/>
                        </w:rPrChange>
                      </w:rPr>
                      <w:t>Antara:</w:t>
                    </w:r>
                  </w:ins>
                </w:sdtContent>
              </w:sdt>
            </w:sdtContent>
          </w:sdt>
        </w:p>
      </w:sdtContent>
    </w:sdt>
    <w:sdt>
      <w:sdtPr>
        <w:tag w:val="goog_rdk_25"/>
        <w:id w:val="1099556871"/>
      </w:sdtPr>
      <w:sdtContent>
        <w:p w14:paraId="0000000A" w14:textId="77777777" w:rsidR="00977A1C" w:rsidRDefault="00000000">
          <w:pPr>
            <w:rPr>
              <w:ins w:id="29" w:author="Virata Pusuluri" w:date="2026-01-20T15:45:00Z"/>
            </w:rPr>
          </w:pPr>
          <w:sdt>
            <w:sdtPr>
              <w:tag w:val="goog_rdk_23"/>
              <w:id w:val="475052831"/>
            </w:sdtPr>
            <w:sdtContent>
              <w:sdt>
                <w:sdtPr>
                  <w:tag w:val="goog_rdk_24"/>
                  <w:id w:val="-1489054798"/>
                </w:sdtPr>
                <w:sdtContent>
                  <w:ins w:id="30" w:author="Virata Pusuluri" w:date="2026-01-20T15:45:00Z">
                    <w:r>
                      <w:t xml:space="preserve">Pa - Ni </w:t>
                    </w:r>
                    <w:proofErr w:type="spellStart"/>
                    <w:r>
                      <w:t>Ni</w:t>
                    </w:r>
                    <w:proofErr w:type="spellEnd"/>
                    <w:r>
                      <w:t xml:space="preserve"> - Sa+ Sa+ Sa+ Sa+-</w:t>
                    </w:r>
                    <w:proofErr w:type="spellStart"/>
                    <w:r>
                      <w:t>Ga+Ri</w:t>
                    </w:r>
                    <w:proofErr w:type="spellEnd"/>
                    <w:r>
                      <w:t xml:space="preserve">+ Ga+- Ma+- Ga+-Ri+ </w:t>
                    </w:r>
                    <w:proofErr w:type="spellStart"/>
                    <w:r>
                      <w:t>Sa+Ni</w:t>
                    </w:r>
                    <w:proofErr w:type="spellEnd"/>
                    <w:r>
                      <w:t xml:space="preserve"> Sa+- x2</w:t>
                    </w:r>
                  </w:ins>
                </w:sdtContent>
              </w:sdt>
            </w:sdtContent>
          </w:sdt>
        </w:p>
      </w:sdtContent>
    </w:sdt>
    <w:sdt>
      <w:sdtPr>
        <w:tag w:val="goog_rdk_28"/>
        <w:id w:val="-1068085581"/>
      </w:sdtPr>
      <w:sdtContent>
        <w:p w14:paraId="0000000B" w14:textId="77777777" w:rsidR="00977A1C" w:rsidRDefault="00000000">
          <w:pPr>
            <w:rPr>
              <w:ins w:id="31" w:author="Virata Pusuluri" w:date="2026-01-20T15:45:00Z"/>
            </w:rPr>
          </w:pPr>
          <w:sdt>
            <w:sdtPr>
              <w:tag w:val="goog_rdk_26"/>
              <w:id w:val="49513313"/>
            </w:sdtPr>
            <w:sdtContent>
              <w:sdt>
                <w:sdtPr>
                  <w:tag w:val="goog_rdk_27"/>
                  <w:id w:val="1113724501"/>
                </w:sdtPr>
                <w:sdtContent>
                  <w:ins w:id="32" w:author="Virata Pusuluri" w:date="2026-01-20T15:45:00Z">
                    <w:r>
                      <w:t xml:space="preserve">Pa - </w:t>
                    </w:r>
                    <w:proofErr w:type="spellStart"/>
                    <w:r>
                      <w:t>NiDaNi</w:t>
                    </w:r>
                    <w:proofErr w:type="spellEnd"/>
                    <w:r>
                      <w:t xml:space="preserve"> - Sa+ Sa+ Sa+ Sa+-</w:t>
                    </w:r>
                    <w:proofErr w:type="spellStart"/>
                    <w:r>
                      <w:t>Ga+Ri</w:t>
                    </w:r>
                    <w:proofErr w:type="spellEnd"/>
                    <w:r>
                      <w:t xml:space="preserve">+ Ga+- Ma+- Ga+-Ri+ </w:t>
                    </w:r>
                    <w:proofErr w:type="spellStart"/>
                    <w:r>
                      <w:t>Sa+Ni</w:t>
                    </w:r>
                    <w:proofErr w:type="spellEnd"/>
                    <w:r>
                      <w:t xml:space="preserve"> Sa+- x2</w:t>
                    </w:r>
                  </w:ins>
                </w:sdtContent>
              </w:sdt>
            </w:sdtContent>
          </w:sdt>
        </w:p>
      </w:sdtContent>
    </w:sdt>
    <w:sdt>
      <w:sdtPr>
        <w:tag w:val="goog_rdk_31"/>
        <w:id w:val="-261556052"/>
      </w:sdtPr>
      <w:sdtContent>
        <w:p w14:paraId="0000000C" w14:textId="77777777" w:rsidR="00977A1C" w:rsidRDefault="00000000">
          <w:pPr>
            <w:rPr>
              <w:ins w:id="33" w:author="Virata Pusuluri" w:date="2026-01-20T15:45:00Z"/>
            </w:rPr>
          </w:pPr>
          <w:sdt>
            <w:sdtPr>
              <w:tag w:val="goog_rdk_29"/>
              <w:id w:val="-778189411"/>
            </w:sdtPr>
            <w:sdtContent>
              <w:sdt>
                <w:sdtPr>
                  <w:tag w:val="goog_rdk_30"/>
                  <w:id w:val="-1230222601"/>
                </w:sdtPr>
                <w:sdtContent>
                  <w:ins w:id="34" w:author="Virata Pusuluri" w:date="2026-01-20T15:45:00Z">
                    <w:r>
                      <w:t xml:space="preserve">Ga </w:t>
                    </w:r>
                    <w:proofErr w:type="spellStart"/>
                    <w:r>
                      <w:t>Ga</w:t>
                    </w:r>
                    <w:proofErr w:type="spellEnd"/>
                    <w:r>
                      <w:t xml:space="preserve"> Ma Ri Pa </w:t>
                    </w:r>
                    <w:proofErr w:type="spellStart"/>
                    <w:r>
                      <w:t>Pa</w:t>
                    </w:r>
                    <w:proofErr w:type="spellEnd"/>
                    <w:r>
                      <w:t xml:space="preserve"> Ni </w:t>
                    </w:r>
                    <w:proofErr w:type="spellStart"/>
                    <w:r>
                      <w:t>Ni</w:t>
                    </w:r>
                    <w:proofErr w:type="spellEnd"/>
                    <w:r>
                      <w:t xml:space="preserve"> Sa+ Ri+ Sa+ - </w:t>
                    </w:r>
                    <w:proofErr w:type="spellStart"/>
                    <w:r>
                      <w:t>NiPaGaPa</w:t>
                    </w:r>
                    <w:proofErr w:type="spellEnd"/>
                    <w:r>
                      <w:t xml:space="preserve"> </w:t>
                    </w:r>
                  </w:ins>
                </w:sdtContent>
              </w:sdt>
            </w:sdtContent>
          </w:sdt>
        </w:p>
      </w:sdtContent>
    </w:sdt>
    <w:sdt>
      <w:sdtPr>
        <w:tag w:val="goog_rdk_35"/>
        <w:id w:val="734541496"/>
      </w:sdtPr>
      <w:sdtContent>
        <w:p w14:paraId="0000000D" w14:textId="77777777" w:rsidR="00977A1C" w:rsidRPr="00977A1C" w:rsidRDefault="00000000">
          <w:pPr>
            <w:rPr>
              <w:i/>
              <w:iCs/>
              <w:rPrChange w:id="35" w:author="Virata Pusuluri" w:date="2026-01-20T15:45:00Z">
                <w:rPr/>
              </w:rPrChange>
            </w:rPr>
          </w:pPr>
          <w:sdt>
            <w:sdtPr>
              <w:tag w:val="goog_rdk_32"/>
              <w:id w:val="2089511586"/>
            </w:sdtPr>
            <w:sdtContent>
              <w:sdt>
                <w:sdtPr>
                  <w:tag w:val="goog_rdk_33"/>
                  <w:id w:val="-1116544565"/>
                </w:sdtPr>
                <w:sdtContent>
                  <w:ins w:id="36" w:author="Virata Pusuluri" w:date="2026-01-20T15:45:00Z">
                    <w:r>
                      <w:rPr>
                        <w:i/>
                        <w:iCs/>
                        <w:rPrChange w:id="37" w:author="Virata Pusuluri" w:date="2026-01-20T15:45:00Z">
                          <w:rPr/>
                        </w:rPrChange>
                      </w:rPr>
                      <w:t>Note: space is for 1 beat, while no space means ½, ⅓, ¼, ⅕, ⅙, ⅐, ⅛, ⅑, or ⅒ beat.</w:t>
                    </w:r>
                  </w:ins>
                </w:sdtContent>
              </w:sdt>
            </w:sdtContent>
          </w:sdt>
          <w:sdt>
            <w:sdtPr>
              <w:tag w:val="goog_rdk_34"/>
              <w:id w:val="-717927471"/>
            </w:sdtPr>
            <w:sdtContent/>
          </w:sdt>
        </w:p>
      </w:sdtContent>
    </w:sdt>
    <w:p w14:paraId="0000000E" w14:textId="77777777" w:rsidR="00977A1C" w:rsidRDefault="00000000">
      <w:r>
        <w:t xml:space="preserve">Lyrics breakdown with </w:t>
      </w:r>
      <w:proofErr w:type="spellStart"/>
      <w:r>
        <w:t>swaras</w:t>
      </w:r>
      <w:proofErr w:type="spellEnd"/>
      <w:r>
        <w:t>:</w:t>
      </w:r>
      <w:sdt>
        <w:sdtPr>
          <w:tag w:val="goog_rdk_36"/>
          <w:id w:val="-1749003663"/>
        </w:sdtPr>
        <w:sdtContent>
          <w:ins w:id="38" w:author="Virata Pusuluri" w:date="2026-01-20T16:31:00Z">
            <w:r>
              <w:t xml:space="preserve"> </w:t>
            </w:r>
          </w:ins>
          <w:sdt>
            <w:sdtPr>
              <w:tag w:val="goog_rdk_37"/>
              <w:id w:val="-231186746"/>
            </w:sdtPr>
            <w:sdtContent>
              <w:ins w:id="39" w:author="Virata Pusuluri" w:date="2026-01-20T16:31:00Z">
                <w:r>
                  <w:rPr>
                    <w:b/>
                    <w:bCs/>
                    <w:rPrChange w:id="40" w:author="Virata Pusuluri" w:date="2026-01-20T16:31:00Z">
                      <w:rPr/>
                    </w:rPrChange>
                  </w:rPr>
                  <w:t>File:</w:t>
                </w:r>
              </w:ins>
            </w:sdtContent>
          </w:sdt>
          <w:ins w:id="41" w:author="Virata Pusuluri" w:date="2026-01-20T16:31:00Z">
            <w:r>
              <w:t xml:space="preserve"> </w:t>
            </w:r>
            <w:r>
              <w:fldChar w:fldCharType="begin"/>
            </w:r>
            <w:r>
              <w:instrText>HYPERLINK "https://docs.google.com/spreadsheets/d/1v8UTKX51lMA6OUcIUl1cIo5SQrdDhjpP-O3VgiyIFlE/edit?usp=drivesdk"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https://docs.google.com/spreadsheets/d/1v8UTKX51lMA6OUcIUl1cIo5SQrdDhjpP-O3VgiyIFlE/edit?usp=drivesdk</w:t>
            </w:r>
            <w:r>
              <w:fldChar w:fldCharType="end"/>
            </w:r>
          </w:ins>
        </w:sdtContent>
      </w:sdt>
    </w:p>
    <w:p w14:paraId="0000000F" w14:textId="77777777" w:rsidR="00977A1C" w:rsidRDefault="00977A1C"/>
    <w:p w14:paraId="00000010" w14:textId="77777777" w:rsidR="00977A1C" w:rsidRDefault="0000000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AI Prompt: Write word by word </w:t>
      </w:r>
      <w:proofErr w:type="spellStart"/>
      <w:r>
        <w:rPr>
          <w:b/>
          <w:bCs/>
          <w:i/>
          <w:iCs/>
          <w:u w:val="single"/>
        </w:rPr>
        <w:t>english</w:t>
      </w:r>
      <w:proofErr w:type="spellEnd"/>
      <w:r>
        <w:rPr>
          <w:b/>
          <w:bCs/>
          <w:i/>
          <w:iCs/>
          <w:u w:val="single"/>
        </w:rPr>
        <w:t xml:space="preserve"> meanings of this song</w:t>
      </w:r>
    </w:p>
    <w:p w14:paraId="00000011" w14:textId="77777777" w:rsidR="00977A1C" w:rsidRDefault="0000000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(Not corrected) </w:t>
      </w:r>
    </w:p>
    <w:p w14:paraId="00000012" w14:textId="77777777" w:rsidR="00977A1C" w:rsidRDefault="00000000">
      <w:r>
        <w:t xml:space="preserve">The image shows lyrics for the second </w:t>
      </w:r>
      <w:proofErr w:type="spellStart"/>
      <w:r>
        <w:t>Sthayee</w:t>
      </w:r>
      <w:proofErr w:type="spellEnd"/>
      <w:r>
        <w:t xml:space="preserve"> and Antara of a song, most likely in </w:t>
      </w:r>
      <w:proofErr w:type="gramStart"/>
      <w:r>
        <w:t>the Hindi</w:t>
      </w:r>
      <w:proofErr w:type="gramEnd"/>
      <w:r>
        <w:t xml:space="preserve"> or Braj Bhasha language, as it uses words like "Saba," "Jana," and "</w:t>
      </w:r>
      <w:proofErr w:type="spellStart"/>
      <w:r>
        <w:t>bala</w:t>
      </w:r>
      <w:proofErr w:type="spellEnd"/>
      <w:r>
        <w:t>." The text contains:</w:t>
      </w:r>
    </w:p>
    <w:p w14:paraId="00000013" w14:textId="77777777" w:rsidR="00977A1C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Sthayee</w:t>
      </w:r>
      <w:proofErr w:type="spellEnd"/>
    </w:p>
    <w:p w14:paraId="00000014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Jaaga</w:t>
      </w:r>
      <w:proofErr w:type="spellEnd"/>
      <w:r>
        <w:t> (woken up/awake)</w:t>
      </w:r>
    </w:p>
    <w:p w14:paraId="00000015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uthe</w:t>
      </w:r>
      <w:proofErr w:type="spellEnd"/>
      <w:r>
        <w:t> (rise/arise)</w:t>
      </w:r>
    </w:p>
    <w:p w14:paraId="00000016" w14:textId="77777777" w:rsidR="00977A1C" w:rsidRDefault="00000000">
      <w:pPr>
        <w:numPr>
          <w:ilvl w:val="0"/>
          <w:numId w:val="1"/>
        </w:numPr>
      </w:pPr>
      <w:r>
        <w:rPr>
          <w:b/>
          <w:bCs/>
        </w:rPr>
        <w:t>Saba</w:t>
      </w:r>
      <w:r>
        <w:t> (all)</w:t>
      </w:r>
    </w:p>
    <w:p w14:paraId="00000017" w14:textId="77777777" w:rsidR="00977A1C" w:rsidRDefault="00000000">
      <w:pPr>
        <w:numPr>
          <w:ilvl w:val="0"/>
          <w:numId w:val="1"/>
        </w:numPr>
      </w:pPr>
      <w:r>
        <w:rPr>
          <w:b/>
          <w:bCs/>
        </w:rPr>
        <w:t>Jana</w:t>
      </w:r>
      <w:r>
        <w:t> (people)</w:t>
      </w:r>
    </w:p>
    <w:p w14:paraId="00000018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tumha</w:t>
      </w:r>
      <w:proofErr w:type="spellEnd"/>
      <w:r>
        <w:t> (you)</w:t>
      </w:r>
    </w:p>
    <w:p w14:paraId="00000019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jago</w:t>
      </w:r>
      <w:proofErr w:type="spellEnd"/>
      <w:r>
        <w:t> (wake up)</w:t>
      </w:r>
    </w:p>
    <w:p w14:paraId="0000001A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Gauvana</w:t>
      </w:r>
      <w:proofErr w:type="spellEnd"/>
      <w:r>
        <w:t> (cows)</w:t>
      </w:r>
    </w:p>
    <w:p w14:paraId="0000001B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ke</w:t>
      </w:r>
      <w:proofErr w:type="spellEnd"/>
      <w:r>
        <w:t> (of)</w:t>
      </w:r>
    </w:p>
    <w:p w14:paraId="0000001C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chara</w:t>
      </w:r>
      <w:proofErr w:type="spellEnd"/>
      <w:r>
        <w:t> (four/graze)</w:t>
      </w:r>
    </w:p>
    <w:p w14:paraId="0000001D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baala</w:t>
      </w:r>
      <w:proofErr w:type="spellEnd"/>
      <w:r>
        <w:t> (children/young ones)</w:t>
      </w:r>
    </w:p>
    <w:p w14:paraId="0000001E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charaiaa</w:t>
      </w:r>
      <w:proofErr w:type="spellEnd"/>
      <w:r>
        <w:t> (grazer/one who grazes)</w:t>
      </w:r>
    </w:p>
    <w:p w14:paraId="0000001F" w14:textId="77777777" w:rsidR="00977A1C" w:rsidRDefault="00000000">
      <w:r>
        <w:rPr>
          <w:b/>
          <w:bCs/>
        </w:rPr>
        <w:t>Antara</w:t>
      </w:r>
    </w:p>
    <w:p w14:paraId="00000020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Gowala</w:t>
      </w:r>
      <w:r>
        <w:t> (cowherd)</w:t>
      </w:r>
    </w:p>
    <w:p w14:paraId="00000021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bala</w:t>
      </w:r>
      <w:proofErr w:type="spellEnd"/>
      <w:r>
        <w:t> (boys/young ones)</w:t>
      </w:r>
    </w:p>
    <w:p w14:paraId="00000022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Saba</w:t>
      </w:r>
      <w:r>
        <w:t> (all)</w:t>
      </w:r>
    </w:p>
    <w:p w14:paraId="00000023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gouva</w:t>
      </w:r>
      <w:proofErr w:type="spellEnd"/>
      <w:r>
        <w:t> (cows)</w:t>
      </w:r>
    </w:p>
    <w:p w14:paraId="00000024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charabata</w:t>
      </w:r>
      <w:proofErr w:type="spellEnd"/>
      <w:r>
        <w:t> (graze)</w:t>
      </w:r>
    </w:p>
    <w:p w14:paraId="00000025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Tuhare</w:t>
      </w:r>
      <w:proofErr w:type="spellEnd"/>
      <w:r>
        <w:t> (your)</w:t>
      </w:r>
    </w:p>
    <w:p w14:paraId="00000026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karana</w:t>
      </w:r>
      <w:proofErr w:type="spellEnd"/>
      <w:r>
        <w:t> (sake/reason)</w:t>
      </w:r>
    </w:p>
    <w:p w14:paraId="00000027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aabata</w:t>
      </w:r>
      <w:proofErr w:type="spellEnd"/>
      <w:r>
        <w:t> (come)</w:t>
      </w:r>
    </w:p>
    <w:p w14:paraId="00000028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dhhabata</w:t>
      </w:r>
      <w:proofErr w:type="spellEnd"/>
      <w:r>
        <w:t> (go/move around)</w:t>
      </w:r>
    </w:p>
    <w:p w14:paraId="00000029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Sadaranga</w:t>
      </w:r>
      <w:proofErr w:type="spellEnd"/>
      <w:r>
        <w:t> (name of the composer, a common pen name)</w:t>
      </w:r>
    </w:p>
    <w:p w14:paraId="0000002A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mana</w:t>
      </w:r>
      <w:r>
        <w:t> (mind/heart)</w:t>
      </w:r>
    </w:p>
    <w:p w14:paraId="0000002B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tuma</w:t>
      </w:r>
      <w:proofErr w:type="spellEnd"/>
      <w:r>
        <w:t> (you)</w:t>
      </w:r>
    </w:p>
    <w:p w14:paraId="0000002C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so</w:t>
      </w:r>
      <w:r>
        <w:t> (with)</w:t>
      </w:r>
    </w:p>
    <w:p w14:paraId="0000002D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laago</w:t>
      </w:r>
      <w:proofErr w:type="spellEnd"/>
      <w:r>
        <w:t> (</w:t>
      </w:r>
      <w:proofErr w:type="gramStart"/>
      <w:r>
        <w:t>is attached</w:t>
      </w:r>
      <w:proofErr w:type="gramEnd"/>
      <w:r>
        <w:t>/engaged)</w:t>
      </w:r>
    </w:p>
    <w:p w14:paraId="0000002E" w14:textId="77777777" w:rsidR="00977A1C" w:rsidRDefault="00000000">
      <w:r>
        <w:pict w14:anchorId="69753A00">
          <v:rect id="_x0000_i1025" style="width:0;height:1.5pt" o:hralign="center" o:hrstd="t" o:hr="t" fillcolor="#a0a0a0" stroked="f"/>
        </w:pict>
      </w:r>
    </w:p>
    <w:p w14:paraId="00000030" w14:textId="319131BE" w:rsidR="00977A1C" w:rsidRDefault="00000000">
      <w:r>
        <w:rPr>
          <w:i/>
          <w:iCs/>
        </w:rPr>
        <w:t>Please note that Hindustani classical music lyrics often use poetic or regional variations of words (like Braj Bhasha) and the exact word-by-word meaning may sometimes be less important than the phrase meaning. I used the closest English translations for the Hindi/Braj Bhasha words shown.</w:t>
      </w:r>
    </w:p>
    <w:sectPr w:rsidR="00977A1C" w:rsidSect="00135BC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8B256" w14:textId="77777777" w:rsidR="004F558D" w:rsidRDefault="004F558D">
      <w:pPr>
        <w:spacing w:after="0" w:line="240" w:lineRule="auto"/>
      </w:pPr>
      <w:r>
        <w:separator/>
      </w:r>
    </w:p>
  </w:endnote>
  <w:endnote w:type="continuationSeparator" w:id="0">
    <w:p w14:paraId="1DC9BD76" w14:textId="77777777" w:rsidR="004F558D" w:rsidRDefault="004F5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C3F29A-A6AA-4BCB-A2D1-0236D48A2BA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F39FBBC-277E-4D66-B737-D6057B5B4486}"/>
    <w:embedBold r:id="rId3" w:fontKey="{814F6FDC-C997-4A20-8A64-96FF069FD009}"/>
    <w:embedItalic r:id="rId4" w:fontKey="{76D6DF8E-8D00-4B81-96DE-C9D0612A9515}"/>
    <w:embedBoldItalic r:id="rId5" w:fontKey="{E526CEBA-A4C8-4778-8EA5-A76DC9966E16}"/>
  </w:font>
  <w:font w:name="Play">
    <w:charset w:val="00"/>
    <w:family w:val="auto"/>
    <w:pitch w:val="default"/>
    <w:embedRegular r:id="rId6" w:fontKey="{3BF34D7A-87C9-4E83-B54D-F08143E5C8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53A49CE1-7907-4342-89FB-BB8CFD25F763}"/>
    <w:embedItalic r:id="rId8" w:fontKey="{D116D1EF-97DC-4079-BB6D-B593B0B175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A5077A29-4281-4EE7-B33C-AC46EAD89FB0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0" w:fontKey="{A1608944-CF62-420A-BCCB-27BC38EE3E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546C" w14:textId="77777777" w:rsidR="004F558D" w:rsidRDefault="004F558D">
      <w:pPr>
        <w:spacing w:after="0" w:line="240" w:lineRule="auto"/>
      </w:pPr>
      <w:r>
        <w:separator/>
      </w:r>
    </w:p>
  </w:footnote>
  <w:footnote w:type="continuationSeparator" w:id="0">
    <w:p w14:paraId="4B26198B" w14:textId="77777777" w:rsidR="004F558D" w:rsidRDefault="004F5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41"/>
      <w:id w:val="-1844526187"/>
    </w:sdtPr>
    <w:sdtContent>
      <w:p w14:paraId="00000031" w14:textId="77777777" w:rsidR="00977A1C" w:rsidRDefault="00000000">
        <w:pPr>
          <w:rPr>
            <w:ins w:id="42" w:author="Virata Pusuluri" w:date="2026-01-20T15:38:00Z"/>
          </w:rPr>
        </w:pPr>
        <w:sdt>
          <w:sdtPr>
            <w:tag w:val="goog_rdk_39"/>
            <w:id w:val="-961858234"/>
          </w:sdtPr>
          <w:sdtContent>
            <w:sdt>
              <w:sdtPr>
                <w:tag w:val="goog_rdk_40"/>
                <w:id w:val="2070837468"/>
              </w:sdtPr>
              <w:sdtContent/>
            </w:sdt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E76"/>
    <w:multiLevelType w:val="multilevel"/>
    <w:tmpl w:val="43649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E9078B9"/>
    <w:multiLevelType w:val="multilevel"/>
    <w:tmpl w:val="3BD86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72823181">
    <w:abstractNumId w:val="1"/>
  </w:num>
  <w:num w:numId="2" w16cid:durableId="166589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1C"/>
    <w:rsid w:val="00135BCD"/>
    <w:rsid w:val="002C61E5"/>
    <w:rsid w:val="004F558D"/>
    <w:rsid w:val="005435DC"/>
    <w:rsid w:val="008F720B"/>
    <w:rsid w:val="00977A1C"/>
    <w:rsid w:val="00D73467"/>
    <w:rsid w:val="00E1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6B3F"/>
  <w15:docId w15:val="{6ABE19CB-7114-4B10-BB84-BCC914FF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49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0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49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8E49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nepP8G+zLg2XZC2uszoa1n8Iw==">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4</cp:revision>
  <dcterms:created xsi:type="dcterms:W3CDTF">2026-01-20T02:37:00Z</dcterms:created>
  <dcterms:modified xsi:type="dcterms:W3CDTF">2026-02-13T15:29:00Z</dcterms:modified>
</cp:coreProperties>
</file>