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3480" w:rsidRDefault="00000000">
      <w:r>
        <w:fldChar w:fldCharType="begin"/>
      </w:r>
      <w:r>
        <w:instrText>HYPERLINK "https://www.youtube.com/watch?v=wFYmoswKbeY" \h</w:instrText>
      </w:r>
      <w:r>
        <w:fldChar w:fldCharType="separate"/>
      </w:r>
      <w:r>
        <w:rPr>
          <w:color w:val="467886"/>
          <w:u w:val="single"/>
        </w:rPr>
        <w:t>https://www.youtube.com/watch?v=wFYmoswKbeY</w:t>
      </w:r>
      <w:r>
        <w:fldChar w:fldCharType="end"/>
      </w:r>
    </w:p>
    <w:p w14:paraId="00000002" w14:textId="77777777" w:rsidR="00E63480" w:rsidRDefault="00000000">
      <w:r>
        <w:t>Arohana: Sa Ri2 Ga2 Ri2 Ga3 Ma1 Pa Da2 Ni2 Sa</w:t>
      </w:r>
    </w:p>
    <w:p w14:paraId="00000003" w14:textId="77777777" w:rsidR="00E63480" w:rsidRDefault="00000000">
      <w:proofErr w:type="spellStart"/>
      <w:r>
        <w:t>Avarohana</w:t>
      </w:r>
      <w:proofErr w:type="spellEnd"/>
      <w:r>
        <w:t xml:space="preserve">: </w:t>
      </w:r>
    </w:p>
    <w:p w14:paraId="00000004" w14:textId="77777777" w:rsidR="00E63480" w:rsidRDefault="00000000">
      <w:pPr>
        <w:rPr>
          <w:strike/>
        </w:rPr>
      </w:pPr>
      <w:r>
        <w:t xml:space="preserve">Sa Ni2 Da2 Pa Ma1 Da2 Pa Ma1 </w:t>
      </w:r>
      <w:r>
        <w:rPr>
          <w:strike/>
        </w:rPr>
        <w:t>Ga2 Ri2 Ga3 Ri2 Sa</w:t>
      </w:r>
    </w:p>
    <w:p w14:paraId="00000005" w14:textId="77777777" w:rsidR="00E63480" w:rsidRDefault="00000000">
      <w:r>
        <w:t>Sa Ni2 Da2 Pa Ma1 Da2 Pa Ma1 Ga3 Ri2 Ga2 Ri2 Sa</w:t>
      </w:r>
    </w:p>
    <w:p w14:paraId="00000006" w14:textId="77777777" w:rsidR="00E63480" w:rsidRDefault="00000000">
      <w:r>
        <w:t>(</w:t>
      </w:r>
      <w:proofErr w:type="spellStart"/>
      <w:r>
        <w:t>Subharamadhurapuri</w:t>
      </w:r>
      <w:proofErr w:type="spellEnd"/>
      <w:r>
        <w:t xml:space="preserve"> </w:t>
      </w:r>
      <w:proofErr w:type="spellStart"/>
      <w:r>
        <w:t>bamsi</w:t>
      </w:r>
      <w:proofErr w:type="spellEnd"/>
      <w:r>
        <w:t xml:space="preserve"> </w:t>
      </w:r>
      <w:proofErr w:type="spellStart"/>
      <w:r>
        <w:t>bajaye</w:t>
      </w:r>
      <w:proofErr w:type="spellEnd"/>
      <w:r>
        <w:t>)</w:t>
      </w:r>
    </w:p>
    <w:p w14:paraId="00000007" w14:textId="77777777" w:rsidR="00E63480" w:rsidRDefault="00000000">
      <w:r>
        <w:t xml:space="preserve">Riga2risanisadani Risariga2mapaga3ma  (first </w:t>
      </w:r>
      <w:proofErr w:type="spellStart"/>
      <w:r>
        <w:t>RiSa</w:t>
      </w:r>
      <w:proofErr w:type="spellEnd"/>
      <w:r>
        <w:t xml:space="preserve"> split in 3:1 ratio)</w:t>
      </w:r>
    </w:p>
    <w:p w14:paraId="00000008" w14:textId="77777777" w:rsidR="00E63480" w:rsidRDefault="00000000">
      <w:r>
        <w:t xml:space="preserve">Riga2risanisadani Risariga2mapaga3ma  </w:t>
      </w:r>
    </w:p>
    <w:p w14:paraId="00000009" w14:textId="77777777" w:rsidR="00E63480" w:rsidRDefault="00000000">
      <w:proofErr w:type="spellStart"/>
      <w:r>
        <w:t>Padapanidapamapa</w:t>
      </w:r>
      <w:proofErr w:type="spellEnd"/>
      <w:r>
        <w:t xml:space="preserve"> </w:t>
      </w:r>
      <w:proofErr w:type="spellStart"/>
      <w:r>
        <w:t>MapamaDapamaGama</w:t>
      </w:r>
      <w:proofErr w:type="spellEnd"/>
    </w:p>
    <w:p w14:paraId="0000000A" w14:textId="77777777" w:rsidR="00E63480" w:rsidRDefault="00000000">
      <w:proofErr w:type="spellStart"/>
      <w:r>
        <w:t>Padapanidapamapa</w:t>
      </w:r>
      <w:proofErr w:type="spellEnd"/>
      <w:r>
        <w:t xml:space="preserve"> </w:t>
      </w:r>
      <w:proofErr w:type="spellStart"/>
      <w:r>
        <w:t>MapamaDapamaGama</w:t>
      </w:r>
      <w:proofErr w:type="spellEnd"/>
    </w:p>
    <w:p w14:paraId="0000000B" w14:textId="77777777" w:rsidR="00E63480" w:rsidRDefault="00000000">
      <w:r>
        <w:t>(Ga3MaGa3Pamaga2riga2</w:t>
      </w:r>
    </w:p>
    <w:p w14:paraId="0000000C" w14:textId="77777777" w:rsidR="00E63480" w:rsidRDefault="00000000">
      <w:r>
        <w:t>RiGa2RiPamaga3RiGa2 -play or skip)</w:t>
      </w:r>
    </w:p>
    <w:p w14:paraId="0000000D" w14:textId="77777777" w:rsidR="00E63480" w:rsidRDefault="00000000">
      <w:r>
        <w:t xml:space="preserve">Riga2risanisadani Risariga2mapaga3ma  </w:t>
      </w:r>
    </w:p>
    <w:p w14:paraId="0000000E" w14:textId="77777777" w:rsidR="00E63480" w:rsidRDefault="00000000">
      <w:r>
        <w:t xml:space="preserve">Riga2risanisadani Risariga2mapaga3ma  </w:t>
      </w:r>
    </w:p>
    <w:p w14:paraId="0000000F" w14:textId="77777777" w:rsidR="00E63480" w:rsidRDefault="00000000">
      <w:r>
        <w:tab/>
      </w:r>
      <w:r>
        <w:tab/>
        <w:t>(These lines are 8 beats each * 2)</w:t>
      </w:r>
    </w:p>
    <w:p w14:paraId="00000010" w14:textId="77777777" w:rsidR="00E63480" w:rsidRDefault="00000000">
      <w:r>
        <w:t>—————————————————————————————</w:t>
      </w:r>
    </w:p>
    <w:p w14:paraId="00000011" w14:textId="77777777" w:rsidR="00E63480" w:rsidRDefault="00000000">
      <w:r>
        <w:t xml:space="preserve">RiGa2ripamaga3 riga2risanisa </w:t>
      </w:r>
    </w:p>
    <w:p w14:paraId="00000012" w14:textId="77777777" w:rsidR="00E63480" w:rsidRDefault="00000000">
      <w:proofErr w:type="spellStart"/>
      <w:r>
        <w:t>padapanidapa</w:t>
      </w:r>
      <w:proofErr w:type="spellEnd"/>
      <w:r>
        <w:t xml:space="preserve"> </w:t>
      </w:r>
      <w:proofErr w:type="spellStart"/>
      <w:r>
        <w:t>mapamadapama</w:t>
      </w:r>
      <w:proofErr w:type="spellEnd"/>
      <w:r>
        <w:t xml:space="preserve"> </w:t>
      </w:r>
    </w:p>
    <w:p w14:paraId="00000013" w14:textId="77777777" w:rsidR="00E63480" w:rsidRDefault="00000000">
      <w:r>
        <w:t>ga3maga3pamaga3 riga2ripamaga3</w:t>
      </w:r>
    </w:p>
    <w:p w14:paraId="00000014" w14:textId="77777777" w:rsidR="00E63480" w:rsidRDefault="00000000">
      <w:r>
        <w:t>riga2risanisa</w:t>
      </w:r>
    </w:p>
    <w:p w14:paraId="00000015" w14:textId="77777777" w:rsidR="00E63480" w:rsidRDefault="00E63480"/>
    <w:p w14:paraId="00000016" w14:textId="77777777" w:rsidR="00E63480" w:rsidRDefault="00000000">
      <w:proofErr w:type="spellStart"/>
      <w:r>
        <w:t>nisanirisani</w:t>
      </w:r>
      <w:proofErr w:type="spellEnd"/>
      <w:r>
        <w:t xml:space="preserve"> </w:t>
      </w:r>
      <w:proofErr w:type="spellStart"/>
      <w:r>
        <w:t>danidasanida</w:t>
      </w:r>
      <w:proofErr w:type="spellEnd"/>
      <w:r>
        <w:t xml:space="preserve"> </w:t>
      </w:r>
    </w:p>
    <w:p w14:paraId="00000017" w14:textId="77777777" w:rsidR="00E63480" w:rsidRDefault="00000000">
      <w:proofErr w:type="spellStart"/>
      <w:r>
        <w:t>padapanidapa</w:t>
      </w:r>
      <w:proofErr w:type="spellEnd"/>
      <w:r>
        <w:t xml:space="preserve"> </w:t>
      </w:r>
      <w:proofErr w:type="spellStart"/>
      <w:r>
        <w:t>mapamadapama</w:t>
      </w:r>
      <w:proofErr w:type="spellEnd"/>
    </w:p>
    <w:p w14:paraId="00000018" w14:textId="77777777" w:rsidR="00E63480" w:rsidRDefault="00000000">
      <w:r>
        <w:t>ga3maga3pamaga3 riga2ripamaga3</w:t>
      </w:r>
    </w:p>
    <w:p w14:paraId="00000019" w14:textId="77777777" w:rsidR="00E63480" w:rsidRDefault="00000000">
      <w:proofErr w:type="spellStart"/>
      <w:r>
        <w:t>rigaripamaga</w:t>
      </w:r>
      <w:proofErr w:type="spellEnd"/>
      <w:r>
        <w:t xml:space="preserve"> </w:t>
      </w:r>
      <w:proofErr w:type="spellStart"/>
      <w:r>
        <w:t>rigaripamaga</w:t>
      </w:r>
      <w:proofErr w:type="spellEnd"/>
    </w:p>
    <w:p w14:paraId="0000001A" w14:textId="77777777" w:rsidR="00E63480" w:rsidRDefault="00000000">
      <w:r>
        <w:t>riga2risanisa</w:t>
      </w:r>
    </w:p>
    <w:p w14:paraId="0000001B" w14:textId="77777777" w:rsidR="00E63480" w:rsidRDefault="00000000">
      <w:r>
        <w:lastRenderedPageBreak/>
        <w:tab/>
        <w:t xml:space="preserve">(All above are 6 * 7 + 6*9 = 6*16 = 12 * 8 beats) </w:t>
      </w:r>
    </w:p>
    <w:p w14:paraId="0000001C" w14:textId="77777777" w:rsidR="00E63480" w:rsidRDefault="00000000">
      <w:r>
        <w:t>—————————————————————————————</w:t>
      </w:r>
    </w:p>
    <w:p w14:paraId="0000001D" w14:textId="77777777" w:rsidR="00E63480" w:rsidRDefault="00000000">
      <w:r>
        <w:t>Riga2risanisadani Risariga2mapaga3ma</w:t>
      </w:r>
    </w:p>
    <w:p w14:paraId="0000001E" w14:textId="77777777" w:rsidR="00E63480" w:rsidRDefault="00000000">
      <w:r>
        <w:t>….   (same as beginning)</w:t>
      </w:r>
    </w:p>
    <w:p w14:paraId="0000001F" w14:textId="77777777" w:rsidR="00E63480" w:rsidRDefault="00000000">
      <w:r>
        <w:t>Risariga2mapaga3ma twice with slow fading</w:t>
      </w:r>
    </w:p>
    <w:p w14:paraId="00000020" w14:textId="77777777" w:rsidR="00E63480" w:rsidRDefault="00000000">
      <w:r>
        <w:t>—————————————————————————————</w:t>
      </w:r>
    </w:p>
    <w:p w14:paraId="00000021" w14:textId="77777777" w:rsidR="00E63480" w:rsidRDefault="00000000">
      <w:pPr>
        <w:ind w:firstLine="720"/>
      </w:pPr>
      <w:r>
        <w:t xml:space="preserve">Radhakrishna style – make it a multiple of 8 beats </w:t>
      </w:r>
    </w:p>
    <w:p w14:paraId="00000022" w14:textId="77777777" w:rsidR="00E63480" w:rsidRDefault="00000000">
      <w:proofErr w:type="spellStart"/>
      <w:r>
        <w:t>Mamaamamamaamamaamamaamaamamamamaaaga</w:t>
      </w:r>
      <w:proofErr w:type="spellEnd"/>
      <w:r>
        <w:t xml:space="preserve"> </w:t>
      </w:r>
    </w:p>
    <w:p w14:paraId="00000023" w14:textId="77777777" w:rsidR="00E63480" w:rsidRDefault="00000000">
      <w:r>
        <w:t>Ga2gagaga....</w:t>
      </w:r>
      <w:proofErr w:type="spellStart"/>
      <w:r>
        <w:t>ri</w:t>
      </w:r>
      <w:proofErr w:type="spellEnd"/>
    </w:p>
    <w:p w14:paraId="00000024" w14:textId="77777777" w:rsidR="00E63480" w:rsidRDefault="00000000">
      <w:sdt>
        <w:sdtPr>
          <w:tag w:val="goog_rdk_0"/>
          <w:id w:val="-566539319"/>
        </w:sdtPr>
        <w:sdtContent>
          <w:del w:id="0" w:author="Virata Pusuluri" w:date="2026-02-06T16:19:00Z">
            <w:r>
              <w:fldChar w:fldCharType="begin"/>
            </w:r>
            <w:r>
              <w:delInstrText xml:space="preserve"> HYPERLINK "http://riririri......sa" </w:delInstrText>
            </w:r>
            <w:r>
              <w:fldChar w:fldCharType="separate"/>
            </w:r>
            <w:r>
              <w:rPr>
                <w:color w:val="1155CC"/>
                <w:u w:val="single"/>
              </w:rPr>
              <w:delText>Riririri......sa</w:delText>
            </w:r>
            <w:r>
              <w:fldChar w:fldCharType="end"/>
            </w:r>
          </w:del>
        </w:sdtContent>
      </w:sdt>
      <w:sdt>
        <w:sdtPr>
          <w:tag w:val="goog_rdk_1"/>
          <w:id w:val="2076470351"/>
        </w:sdtPr>
        <w:sdtContent>
          <w:proofErr w:type="spellStart"/>
          <w:ins w:id="1" w:author="Virata Pusuluri" w:date="2026-02-06T16:19:00Z">
            <w:r>
              <w:t>Riririri</w:t>
            </w:r>
            <w:proofErr w:type="spellEnd"/>
            <w:r>
              <w:t>......</w:t>
            </w:r>
            <w:proofErr w:type="spellStart"/>
            <w:r>
              <w:t>sa</w:t>
            </w:r>
          </w:ins>
          <w:proofErr w:type="spellEnd"/>
        </w:sdtContent>
      </w:sdt>
    </w:p>
    <w:p w14:paraId="00000025" w14:textId="77777777" w:rsidR="00E63480" w:rsidRDefault="00000000">
      <w:proofErr w:type="spellStart"/>
      <w:r>
        <w:t>SaSasa</w:t>
      </w:r>
      <w:proofErr w:type="spellEnd"/>
      <w:r>
        <w:t>……</w:t>
      </w:r>
      <w:proofErr w:type="spellStart"/>
      <w:r>
        <w:t>ni</w:t>
      </w:r>
      <w:proofErr w:type="spellEnd"/>
    </w:p>
    <w:p w14:paraId="00000026" w14:textId="77777777" w:rsidR="00E63480" w:rsidRDefault="00000000">
      <w:r>
        <w:tab/>
        <w:t xml:space="preserve">(say </w:t>
      </w:r>
      <w:proofErr w:type="spellStart"/>
      <w:r>
        <w:t>radha</w:t>
      </w:r>
      <w:proofErr w:type="spellEnd"/>
      <w:r>
        <w:t xml:space="preserve"> </w:t>
      </w:r>
      <w:proofErr w:type="spellStart"/>
      <w:r>
        <w:t>krishna</w:t>
      </w:r>
      <w:proofErr w:type="spellEnd"/>
      <w:r>
        <w:t xml:space="preserve"> 4 times at each note so 16 times total)</w:t>
      </w:r>
    </w:p>
    <w:p w14:paraId="00000027" w14:textId="77777777" w:rsidR="00E63480" w:rsidRDefault="00E63480"/>
    <w:p w14:paraId="00000028" w14:textId="77777777" w:rsidR="00E63480" w:rsidRDefault="00000000">
      <w:r>
        <w:t xml:space="preserve">Riga2SaRi </w:t>
      </w:r>
      <w:proofErr w:type="spellStart"/>
      <w:r>
        <w:t>NiSaSaSa</w:t>
      </w:r>
      <w:proofErr w:type="spellEnd"/>
      <w:r>
        <w:t xml:space="preserve"> (Radha Krishna Radha Krishna) X2</w:t>
      </w:r>
    </w:p>
    <w:p w14:paraId="00000029" w14:textId="77777777" w:rsidR="00E63480" w:rsidRDefault="00000000">
      <w:proofErr w:type="spellStart"/>
      <w:r>
        <w:t>Sasasasa</w:t>
      </w:r>
      <w:proofErr w:type="spellEnd"/>
      <w:r>
        <w:t xml:space="preserve"> </w:t>
      </w:r>
      <w:proofErr w:type="spellStart"/>
      <w:r>
        <w:t>SasaSasa</w:t>
      </w:r>
      <w:proofErr w:type="spellEnd"/>
      <w:r>
        <w:t xml:space="preserve"> X2 </w:t>
      </w:r>
    </w:p>
    <w:p w14:paraId="0000002A" w14:textId="77777777" w:rsidR="00E63480" w:rsidRDefault="00000000">
      <w:r>
        <w:t xml:space="preserve">Riga2SaRi </w:t>
      </w:r>
      <w:proofErr w:type="spellStart"/>
      <w:r>
        <w:t>NiSaSaSa</w:t>
      </w:r>
      <w:proofErr w:type="spellEnd"/>
      <w:r>
        <w:t xml:space="preserve"> X2</w:t>
      </w:r>
    </w:p>
    <w:p w14:paraId="0000002B" w14:textId="77777777" w:rsidR="00E63480" w:rsidRDefault="00000000">
      <w:proofErr w:type="spellStart"/>
      <w:r>
        <w:t>Sasasasa</w:t>
      </w:r>
      <w:proofErr w:type="spellEnd"/>
      <w:r>
        <w:t xml:space="preserve"> </w:t>
      </w:r>
      <w:proofErr w:type="spellStart"/>
      <w:r>
        <w:t>SasaSasa</w:t>
      </w:r>
      <w:proofErr w:type="spellEnd"/>
      <w:r>
        <w:t xml:space="preserve"> X 2   </w:t>
      </w:r>
    </w:p>
    <w:p w14:paraId="0000002C" w14:textId="77777777" w:rsidR="00E63480" w:rsidRDefault="00000000">
      <w:r>
        <w:tab/>
        <w:t>(Total 16 times = 4 * 4 = Radha Krishna; Or do it as 8 (first)+4(second)+4(first))</w:t>
      </w:r>
    </w:p>
    <w:p w14:paraId="0000002D" w14:textId="77777777" w:rsidR="00E63480" w:rsidRDefault="00E63480"/>
    <w:p w14:paraId="0000002E" w14:textId="77777777" w:rsidR="00E63480" w:rsidRDefault="00000000">
      <w:r>
        <w:t>Riga2risanisadani</w:t>
      </w:r>
    </w:p>
    <w:p w14:paraId="0000002F" w14:textId="77777777" w:rsidR="00E63480" w:rsidRDefault="00000000">
      <w:r>
        <w:t>Risariga2mapaga3ma</w:t>
      </w:r>
    </w:p>
    <w:p w14:paraId="00000030" w14:textId="77777777" w:rsidR="00E63480" w:rsidRDefault="00000000">
      <w:r>
        <w:t>… (full as in the beginning)</w:t>
      </w:r>
    </w:p>
    <w:p w14:paraId="00000031" w14:textId="77777777" w:rsidR="00E63480" w:rsidRDefault="00000000">
      <w:r>
        <w:t>Risariga2mapaga3ma twice with slow fading</w:t>
      </w:r>
    </w:p>
    <w:p w14:paraId="00000032" w14:textId="77777777" w:rsidR="00E63480" w:rsidRDefault="00E63480"/>
    <w:p w14:paraId="00000033" w14:textId="77777777" w:rsidR="00E63480" w:rsidRDefault="00000000">
      <w:r>
        <w:t xml:space="preserve">Can end here.. or do </w:t>
      </w:r>
      <w:proofErr w:type="spellStart"/>
      <w:r>
        <w:t>radhakrishna</w:t>
      </w:r>
      <w:proofErr w:type="spellEnd"/>
      <w:r>
        <w:t xml:space="preserve"> again and end on </w:t>
      </w:r>
      <w:proofErr w:type="spellStart"/>
      <w:r>
        <w:t>radha</w:t>
      </w:r>
      <w:proofErr w:type="spellEnd"/>
      <w:r>
        <w:t xml:space="preserve"> </w:t>
      </w:r>
      <w:proofErr w:type="spellStart"/>
      <w:r>
        <w:t>krishna</w:t>
      </w:r>
      <w:proofErr w:type="spellEnd"/>
      <w:r>
        <w:t xml:space="preserve"> at </w:t>
      </w:r>
      <w:proofErr w:type="spellStart"/>
      <w:r>
        <w:t>Sasasa</w:t>
      </w:r>
      <w:proofErr w:type="spellEnd"/>
      <w:r>
        <w:t>…. with slow fading</w:t>
      </w:r>
    </w:p>
    <w:p w14:paraId="00000034" w14:textId="77777777" w:rsidR="00E63480" w:rsidRDefault="00E63480"/>
    <w:p w14:paraId="00000035" w14:textId="77777777" w:rsidR="00E63480" w:rsidRDefault="00000000">
      <w:r>
        <w:t>------------------</w:t>
      </w:r>
    </w:p>
    <w:p w14:paraId="00000036" w14:textId="77777777" w:rsidR="00E63480" w:rsidRDefault="00000000">
      <w:r>
        <w:t xml:space="preserve">Telugu lyrics (Adi </w:t>
      </w:r>
      <w:proofErr w:type="spellStart"/>
      <w:r>
        <w:t>thaalam</w:t>
      </w:r>
      <w:proofErr w:type="spellEnd"/>
      <w:r>
        <w:t xml:space="preserve"> - higher and lower lines)</w:t>
      </w:r>
    </w:p>
    <w:p w14:paraId="00000037" w14:textId="77777777" w:rsidR="00E63480" w:rsidRDefault="00000000">
      <w:r>
        <w:t xml:space="preserve">(For the second part of lower - doing </w:t>
      </w:r>
      <w:proofErr w:type="spellStart"/>
      <w:r>
        <w:t>RiSaSaRi</w:t>
      </w:r>
      <w:proofErr w:type="spellEnd"/>
      <w:r>
        <w:t xml:space="preserve"> </w:t>
      </w:r>
      <w:proofErr w:type="spellStart"/>
      <w:r>
        <w:t>GaMaRiGa</w:t>
      </w:r>
      <w:proofErr w:type="spellEnd"/>
      <w:r>
        <w:t xml:space="preserve"> instead of </w:t>
      </w:r>
      <w:proofErr w:type="spellStart"/>
      <w:r>
        <w:t>RiSaRiGaMaPaGaMa</w:t>
      </w:r>
      <w:proofErr w:type="spellEnd"/>
      <w:r>
        <w:t xml:space="preserve"> .. check if that fits in this </w:t>
      </w:r>
      <w:proofErr w:type="spellStart"/>
      <w:r>
        <w:t>raaga</w:t>
      </w:r>
      <w:proofErr w:type="spellEnd"/>
      <w:r>
        <w:t>)</w:t>
      </w:r>
    </w:p>
    <w:p w14:paraId="00000038" w14:textId="77777777" w:rsidR="00E63480" w:rsidRDefault="00E63480"/>
    <w:p w14:paraId="00000039" w14:textId="77777777" w:rsidR="00E63480" w:rsidRDefault="00000000">
      <w:proofErr w:type="spellStart"/>
      <w:r>
        <w:t>Sharanugori</w:t>
      </w:r>
      <w:proofErr w:type="spellEnd"/>
      <w:r>
        <w:t xml:space="preserve"> nee </w:t>
      </w:r>
      <w:proofErr w:type="spellStart"/>
      <w:r>
        <w:t>charanamu</w:t>
      </w:r>
      <w:proofErr w:type="spellEnd"/>
      <w:r>
        <w:t xml:space="preserve"> </w:t>
      </w:r>
      <w:proofErr w:type="spellStart"/>
      <w:r>
        <w:t>jerithi</w:t>
      </w:r>
      <w:proofErr w:type="spellEnd"/>
      <w:r>
        <w:t xml:space="preserve"> (lower)</w:t>
      </w:r>
    </w:p>
    <w:p w14:paraId="0000003A" w14:textId="77777777" w:rsidR="00E63480" w:rsidRDefault="00000000">
      <w:r>
        <w:t>(N)</w:t>
      </w:r>
      <w:proofErr w:type="spellStart"/>
      <w:r>
        <w:t>abhayameeyumaa</w:t>
      </w:r>
      <w:proofErr w:type="spellEnd"/>
      <w:r>
        <w:t xml:space="preserve"> Nirmala </w:t>
      </w:r>
      <w:proofErr w:type="spellStart"/>
      <w:r>
        <w:t>Maathaa</w:t>
      </w:r>
      <w:proofErr w:type="spellEnd"/>
      <w:r>
        <w:t xml:space="preserve"> (lower)</w:t>
      </w:r>
    </w:p>
    <w:p w14:paraId="0000003B" w14:textId="77777777" w:rsidR="00E63480" w:rsidRDefault="00000000">
      <w:r>
        <w:t>x2</w:t>
      </w:r>
    </w:p>
    <w:p w14:paraId="0000003C" w14:textId="77777777" w:rsidR="00E63480" w:rsidRDefault="00E63480"/>
    <w:p w14:paraId="0000003D" w14:textId="77777777" w:rsidR="00E63480" w:rsidRDefault="00000000">
      <w:proofErr w:type="spellStart"/>
      <w:r>
        <w:t>Vedamantramulu</w:t>
      </w:r>
      <w:proofErr w:type="spellEnd"/>
      <w:r>
        <w:t xml:space="preserve"> </w:t>
      </w:r>
      <w:proofErr w:type="spellStart"/>
      <w:r>
        <w:t>poojaa</w:t>
      </w:r>
      <w:proofErr w:type="spellEnd"/>
      <w:r>
        <w:t xml:space="preserve"> </w:t>
      </w:r>
      <w:proofErr w:type="spellStart"/>
      <w:r>
        <w:t>vidhuloooo</w:t>
      </w:r>
      <w:proofErr w:type="spellEnd"/>
      <w:r>
        <w:t xml:space="preserve"> (higher)</w:t>
      </w:r>
    </w:p>
    <w:p w14:paraId="0000003E" w14:textId="77777777" w:rsidR="00E63480" w:rsidRDefault="00000000">
      <w:proofErr w:type="spellStart"/>
      <w:r>
        <w:t>Theliyanatti</w:t>
      </w:r>
      <w:proofErr w:type="spellEnd"/>
      <w:r>
        <w:t xml:space="preserve"> </w:t>
      </w:r>
      <w:proofErr w:type="spellStart"/>
      <w:r>
        <w:t>Agnyanikaina</w:t>
      </w:r>
      <w:proofErr w:type="spellEnd"/>
      <w:r>
        <w:t xml:space="preserve"> nee (lower)</w:t>
      </w:r>
    </w:p>
    <w:p w14:paraId="0000003F" w14:textId="77777777" w:rsidR="00E63480" w:rsidRDefault="00000000">
      <w:proofErr w:type="spellStart"/>
      <w:r>
        <w:t>Madhuravacahanamulu</w:t>
      </w:r>
      <w:proofErr w:type="spellEnd"/>
      <w:r>
        <w:t xml:space="preserve"> Mandahaasamulu (higher)</w:t>
      </w:r>
    </w:p>
    <w:p w14:paraId="00000040" w14:textId="77777777" w:rsidR="00E63480" w:rsidRDefault="00000000">
      <w:proofErr w:type="spellStart"/>
      <w:r>
        <w:t>Gaanchi</w:t>
      </w:r>
      <w:proofErr w:type="spellEnd"/>
      <w:r>
        <w:t xml:space="preserve"> </w:t>
      </w:r>
      <w:proofErr w:type="spellStart"/>
      <w:r>
        <w:t>Madiki</w:t>
      </w:r>
      <w:proofErr w:type="spellEnd"/>
      <w:r>
        <w:t xml:space="preserve"> </w:t>
      </w:r>
      <w:proofErr w:type="spellStart"/>
      <w:r>
        <w:t>Paravashame</w:t>
      </w:r>
      <w:proofErr w:type="spellEnd"/>
      <w:r>
        <w:t xml:space="preserve"> </w:t>
      </w:r>
      <w:proofErr w:type="spellStart"/>
      <w:r>
        <w:t>Raadaa</w:t>
      </w:r>
      <w:proofErr w:type="spellEnd"/>
      <w:r>
        <w:t xml:space="preserve"> (lower)</w:t>
      </w:r>
    </w:p>
    <w:p w14:paraId="00000041" w14:textId="77777777" w:rsidR="00E63480" w:rsidRDefault="00000000">
      <w:r>
        <w:t>x2</w:t>
      </w:r>
    </w:p>
    <w:p w14:paraId="00000042" w14:textId="77777777" w:rsidR="00E63480" w:rsidRDefault="00000000">
      <w:r>
        <w:t>||</w:t>
      </w:r>
      <w:proofErr w:type="spellStart"/>
      <w:r>
        <w:t>Sharanu</w:t>
      </w:r>
      <w:proofErr w:type="spellEnd"/>
      <w:r>
        <w:t>||</w:t>
      </w:r>
    </w:p>
    <w:p w14:paraId="00000043" w14:textId="77777777" w:rsidR="00E63480" w:rsidRDefault="00E63480"/>
    <w:p w14:paraId="00000044" w14:textId="77777777" w:rsidR="00E63480" w:rsidRDefault="00000000">
      <w:proofErr w:type="spellStart"/>
      <w:r>
        <w:t>Mandabudhinai</w:t>
      </w:r>
      <w:proofErr w:type="spellEnd"/>
      <w:r>
        <w:t xml:space="preserve"> </w:t>
      </w:r>
      <w:proofErr w:type="spellStart"/>
      <w:r>
        <w:t>jesithi</w:t>
      </w:r>
      <w:proofErr w:type="spellEnd"/>
      <w:r>
        <w:t xml:space="preserve"> </w:t>
      </w:r>
      <w:proofErr w:type="spellStart"/>
      <w:r>
        <w:t>paapamu</w:t>
      </w:r>
      <w:proofErr w:type="spellEnd"/>
      <w:r>
        <w:t xml:space="preserve"> (lower)</w:t>
      </w:r>
    </w:p>
    <w:p w14:paraId="00000045" w14:textId="77777777" w:rsidR="00E63480" w:rsidRDefault="00000000">
      <w:proofErr w:type="spellStart"/>
      <w:r>
        <w:t>Kaamamu</w:t>
      </w:r>
      <w:proofErr w:type="spellEnd"/>
      <w:r>
        <w:t xml:space="preserve"> </w:t>
      </w:r>
      <w:proofErr w:type="spellStart"/>
      <w:r>
        <w:t>Krodhamu</w:t>
      </w:r>
      <w:proofErr w:type="spellEnd"/>
      <w:r>
        <w:t xml:space="preserve"> </w:t>
      </w:r>
      <w:proofErr w:type="spellStart"/>
      <w:r>
        <w:t>Lobhamu</w:t>
      </w:r>
      <w:proofErr w:type="spellEnd"/>
      <w:r>
        <w:t xml:space="preserve"> </w:t>
      </w:r>
      <w:proofErr w:type="spellStart"/>
      <w:r>
        <w:t>Mohamu</w:t>
      </w:r>
      <w:proofErr w:type="spellEnd"/>
      <w:r>
        <w:t xml:space="preserve"> (lower)</w:t>
      </w:r>
    </w:p>
    <w:p w14:paraId="00000046" w14:textId="77777777" w:rsidR="00E63480" w:rsidRDefault="00000000">
      <w:proofErr w:type="spellStart"/>
      <w:r>
        <w:t>Anthuleni</w:t>
      </w:r>
      <w:proofErr w:type="spellEnd"/>
      <w:r>
        <w:t xml:space="preserve"> </w:t>
      </w:r>
      <w:proofErr w:type="spellStart"/>
      <w:r>
        <w:t>Madammaatsaryaanaa</w:t>
      </w:r>
      <w:proofErr w:type="spellEnd"/>
      <w:r>
        <w:t>(higher)        (</w:t>
      </w:r>
      <w:proofErr w:type="spellStart"/>
      <w:r>
        <w:t>thoduveedani</w:t>
      </w:r>
      <w:proofErr w:type="spellEnd"/>
      <w:r>
        <w:t>)</w:t>
      </w:r>
    </w:p>
    <w:p w14:paraId="00000047" w14:textId="77777777" w:rsidR="00E63480" w:rsidRDefault="00000000">
      <w:proofErr w:type="spellStart"/>
      <w:r>
        <w:t>Munigitheline</w:t>
      </w:r>
      <w:proofErr w:type="spellEnd"/>
      <w:r>
        <w:t xml:space="preserve"> Doshini </w:t>
      </w:r>
      <w:proofErr w:type="spellStart"/>
      <w:r>
        <w:t>gaana</w:t>
      </w:r>
      <w:proofErr w:type="spellEnd"/>
      <w:r>
        <w:t>? (higher)</w:t>
      </w:r>
    </w:p>
    <w:p w14:paraId="00000048" w14:textId="77777777" w:rsidR="00E63480" w:rsidRDefault="00000000">
      <w:r>
        <w:t>x2</w:t>
      </w:r>
    </w:p>
    <w:p w14:paraId="00000049" w14:textId="77777777" w:rsidR="00E63480" w:rsidRDefault="00000000">
      <w:r>
        <w:t xml:space="preserve"> ||</w:t>
      </w:r>
      <w:proofErr w:type="spellStart"/>
      <w:r>
        <w:t>Sharanu</w:t>
      </w:r>
      <w:proofErr w:type="spellEnd"/>
      <w:r>
        <w:t>||</w:t>
      </w:r>
    </w:p>
    <w:p w14:paraId="0000004A" w14:textId="77777777" w:rsidR="00E63480" w:rsidRDefault="00000000">
      <w:r>
        <w:t xml:space="preserve">           </w:t>
      </w:r>
    </w:p>
    <w:p w14:paraId="0000004B" w14:textId="77777777" w:rsidR="00E63480" w:rsidRDefault="00000000">
      <w:proofErr w:type="spellStart"/>
      <w:r>
        <w:t>Theliseetheliyaka</w:t>
      </w:r>
      <w:proofErr w:type="spellEnd"/>
      <w:r>
        <w:t xml:space="preserve"> Ne Jesina (higher)</w:t>
      </w:r>
    </w:p>
    <w:p w14:paraId="0000004C" w14:textId="77777777" w:rsidR="00E63480" w:rsidRDefault="00000000">
      <w:proofErr w:type="spellStart"/>
      <w:r>
        <w:t>Papapunyamulu</w:t>
      </w:r>
      <w:proofErr w:type="spellEnd"/>
      <w:r>
        <w:t xml:space="preserve"> </w:t>
      </w:r>
      <w:proofErr w:type="spellStart"/>
      <w:r>
        <w:t>Sweekarimpumaa</w:t>
      </w:r>
      <w:proofErr w:type="spellEnd"/>
      <w:r>
        <w:t xml:space="preserve"> (lower)</w:t>
      </w:r>
    </w:p>
    <w:p w14:paraId="0000004D" w14:textId="77777777" w:rsidR="00E63480" w:rsidRDefault="00000000">
      <w:r>
        <w:lastRenderedPageBreak/>
        <w:t xml:space="preserve">Adishakti Nanu </w:t>
      </w:r>
      <w:proofErr w:type="spellStart"/>
      <w:r>
        <w:t>Mannimpumumaa</w:t>
      </w:r>
      <w:proofErr w:type="spellEnd"/>
      <w:r>
        <w:t xml:space="preserve"> (lower)</w:t>
      </w:r>
    </w:p>
    <w:p w14:paraId="0000004E" w14:textId="77777777" w:rsidR="00E63480" w:rsidRDefault="00000000">
      <w:r>
        <w:t xml:space="preserve">Amma Kundalini </w:t>
      </w:r>
      <w:proofErr w:type="spellStart"/>
      <w:r>
        <w:t>Jagruthamavagaa</w:t>
      </w:r>
      <w:proofErr w:type="spellEnd"/>
      <w:r>
        <w:t xml:space="preserve"> (higher)</w:t>
      </w:r>
    </w:p>
    <w:p w14:paraId="0000004F" w14:textId="77777777" w:rsidR="00E63480" w:rsidRDefault="00000000">
      <w:proofErr w:type="spellStart"/>
      <w:r>
        <w:t>Atmagnyanamuna</w:t>
      </w:r>
      <w:proofErr w:type="spellEnd"/>
      <w:r>
        <w:t xml:space="preserve"> </w:t>
      </w:r>
      <w:proofErr w:type="spellStart"/>
      <w:r>
        <w:t>Nirdoshini</w:t>
      </w:r>
      <w:proofErr w:type="spellEnd"/>
      <w:r>
        <w:t xml:space="preserve"> </w:t>
      </w:r>
      <w:proofErr w:type="spellStart"/>
      <w:r>
        <w:t>gaa</w:t>
      </w:r>
      <w:proofErr w:type="spellEnd"/>
      <w:r>
        <w:t xml:space="preserve"> (higher)</w:t>
      </w:r>
    </w:p>
    <w:p w14:paraId="00000050" w14:textId="77777777" w:rsidR="00E63480" w:rsidRDefault="00000000">
      <w:r>
        <w:t xml:space="preserve">            (</w:t>
      </w:r>
      <w:proofErr w:type="spellStart"/>
      <w:r>
        <w:t>kaaa</w:t>
      </w:r>
      <w:proofErr w:type="spellEnd"/>
      <w:r>
        <w:t xml:space="preserve"> = </w:t>
      </w:r>
      <w:proofErr w:type="spellStart"/>
      <w:r>
        <w:t>kaava</w:t>
      </w:r>
      <w:proofErr w:type="spellEnd"/>
      <w:r>
        <w:t xml:space="preserve"> = </w:t>
      </w:r>
      <w:proofErr w:type="spellStart"/>
      <w:r>
        <w:t>avvadaniki</w:t>
      </w:r>
      <w:proofErr w:type="spellEnd"/>
      <w:r>
        <w:t xml:space="preserve"> = </w:t>
      </w:r>
      <w:proofErr w:type="spellStart"/>
      <w:r>
        <w:t>ayyelaaga</w:t>
      </w:r>
      <w:proofErr w:type="spellEnd"/>
      <w:r>
        <w:t>)</w:t>
      </w:r>
    </w:p>
    <w:p w14:paraId="00000051" w14:textId="77777777" w:rsidR="00E63480" w:rsidRDefault="00000000">
      <w:proofErr w:type="spellStart"/>
      <w:r>
        <w:t>Paramachethanamu</w:t>
      </w:r>
      <w:proofErr w:type="spellEnd"/>
      <w:r>
        <w:t xml:space="preserve"> </w:t>
      </w:r>
      <w:proofErr w:type="spellStart"/>
      <w:r>
        <w:t>pravahinchina</w:t>
      </w:r>
      <w:proofErr w:type="spellEnd"/>
      <w:r>
        <w:t xml:space="preserve"> </w:t>
      </w:r>
      <w:proofErr w:type="spellStart"/>
      <w:r>
        <w:t>naa</w:t>
      </w:r>
      <w:proofErr w:type="spellEnd"/>
      <w:r>
        <w:t xml:space="preserve"> (lower)</w:t>
      </w:r>
    </w:p>
    <w:p w14:paraId="00000052" w14:textId="77777777" w:rsidR="00E63480" w:rsidRDefault="00000000">
      <w:proofErr w:type="spellStart"/>
      <w:r>
        <w:t>Chakranaadule</w:t>
      </w:r>
      <w:proofErr w:type="spellEnd"/>
      <w:r>
        <w:t xml:space="preserve"> </w:t>
      </w:r>
      <w:proofErr w:type="spellStart"/>
      <w:r>
        <w:t>pulakinchenuga</w:t>
      </w:r>
      <w:proofErr w:type="spellEnd"/>
      <w:r>
        <w:t xml:space="preserve"> (lower)</w:t>
      </w:r>
    </w:p>
    <w:p w14:paraId="00000053" w14:textId="77777777" w:rsidR="00E63480" w:rsidRDefault="00000000">
      <w:proofErr w:type="spellStart"/>
      <w:r>
        <w:t>Atmagnaninai</w:t>
      </w:r>
      <w:proofErr w:type="spellEnd"/>
      <w:r>
        <w:t xml:space="preserve"> </w:t>
      </w:r>
      <w:proofErr w:type="spellStart"/>
      <w:r>
        <w:t>Doshini</w:t>
      </w:r>
      <w:proofErr w:type="spellEnd"/>
      <w:r>
        <w:t xml:space="preserve"> </w:t>
      </w:r>
      <w:proofErr w:type="spellStart"/>
      <w:r>
        <w:t>Gaanu</w:t>
      </w:r>
      <w:proofErr w:type="spellEnd"/>
      <w:r>
        <w:t xml:space="preserve"> (lower)</w:t>
      </w:r>
    </w:p>
    <w:p w14:paraId="00000054" w14:textId="77777777" w:rsidR="00E63480" w:rsidRDefault="00000000">
      <w:proofErr w:type="spellStart"/>
      <w:r>
        <w:t>Kaane</w:t>
      </w:r>
      <w:proofErr w:type="spellEnd"/>
      <w:r>
        <w:t xml:space="preserve"> </w:t>
      </w:r>
      <w:proofErr w:type="spellStart"/>
      <w:r>
        <w:t>kaanu</w:t>
      </w:r>
      <w:proofErr w:type="spellEnd"/>
      <w:r>
        <w:t xml:space="preserve"> </w:t>
      </w:r>
      <w:proofErr w:type="spellStart"/>
      <w:r>
        <w:t>Doshini</w:t>
      </w:r>
      <w:proofErr w:type="spellEnd"/>
      <w:r>
        <w:t xml:space="preserve"> </w:t>
      </w:r>
      <w:proofErr w:type="spellStart"/>
      <w:r>
        <w:t>gaanu</w:t>
      </w:r>
      <w:proofErr w:type="spellEnd"/>
      <w:r>
        <w:t xml:space="preserve"> (lower)</w:t>
      </w:r>
    </w:p>
    <w:p w14:paraId="00000055" w14:textId="77777777" w:rsidR="00E63480" w:rsidRDefault="00000000">
      <w:proofErr w:type="spellStart"/>
      <w:r>
        <w:t>Atmagnaninai</w:t>
      </w:r>
      <w:proofErr w:type="spellEnd"/>
      <w:r>
        <w:t xml:space="preserve"> </w:t>
      </w:r>
      <w:proofErr w:type="spellStart"/>
      <w:r>
        <w:t>Doshini</w:t>
      </w:r>
      <w:proofErr w:type="spellEnd"/>
      <w:r>
        <w:t xml:space="preserve"> </w:t>
      </w:r>
      <w:proofErr w:type="spellStart"/>
      <w:r>
        <w:t>gaanu</w:t>
      </w:r>
      <w:proofErr w:type="spellEnd"/>
      <w:r>
        <w:t xml:space="preserve"> (lower)</w:t>
      </w:r>
    </w:p>
    <w:p w14:paraId="00000056" w14:textId="77777777" w:rsidR="00E63480" w:rsidRDefault="00000000">
      <w:r>
        <w:t>x2</w:t>
      </w:r>
    </w:p>
    <w:p w14:paraId="00000057" w14:textId="77777777" w:rsidR="00E63480" w:rsidRDefault="00000000">
      <w:r>
        <w:t>||</w:t>
      </w:r>
      <w:proofErr w:type="spellStart"/>
      <w:r>
        <w:t>Sharanu</w:t>
      </w:r>
      <w:proofErr w:type="spellEnd"/>
      <w:r>
        <w:t>||</w:t>
      </w:r>
    </w:p>
    <w:p w14:paraId="00000058" w14:textId="77777777" w:rsidR="00E63480" w:rsidRDefault="00E63480"/>
    <w:p w14:paraId="00000059" w14:textId="77777777" w:rsidR="00E63480" w:rsidRDefault="00000000">
      <w:proofErr w:type="spellStart"/>
      <w:r>
        <w:t>Vedamantramulu</w:t>
      </w:r>
      <w:proofErr w:type="spellEnd"/>
      <w:r>
        <w:t xml:space="preserve"> </w:t>
      </w:r>
      <w:proofErr w:type="spellStart"/>
      <w:r>
        <w:t>poojaa</w:t>
      </w:r>
      <w:proofErr w:type="spellEnd"/>
      <w:r>
        <w:t xml:space="preserve"> </w:t>
      </w:r>
      <w:proofErr w:type="spellStart"/>
      <w:r>
        <w:t>vidhuloooo</w:t>
      </w:r>
      <w:proofErr w:type="spellEnd"/>
      <w:r>
        <w:t xml:space="preserve"> (higher)</w:t>
      </w:r>
    </w:p>
    <w:p w14:paraId="0000005A" w14:textId="77777777" w:rsidR="00E63480" w:rsidRDefault="00000000">
      <w:proofErr w:type="spellStart"/>
      <w:r>
        <w:t>Theliyanatti</w:t>
      </w:r>
      <w:proofErr w:type="spellEnd"/>
      <w:r>
        <w:t xml:space="preserve"> </w:t>
      </w:r>
      <w:proofErr w:type="spellStart"/>
      <w:r>
        <w:t>Agnyanikaina</w:t>
      </w:r>
      <w:proofErr w:type="spellEnd"/>
      <w:r>
        <w:t xml:space="preserve"> nee (lower)</w:t>
      </w:r>
    </w:p>
    <w:p w14:paraId="0000005B" w14:textId="77777777" w:rsidR="00E63480" w:rsidRDefault="00000000">
      <w:proofErr w:type="spellStart"/>
      <w:r>
        <w:t>Madhuravacahanamulu</w:t>
      </w:r>
      <w:proofErr w:type="spellEnd"/>
      <w:r>
        <w:t xml:space="preserve"> Mandahaasamulu (higher)</w:t>
      </w:r>
    </w:p>
    <w:p w14:paraId="0000005C" w14:textId="77777777" w:rsidR="00E63480" w:rsidRDefault="00000000">
      <w:proofErr w:type="spellStart"/>
      <w:r>
        <w:t>Gaanchi</w:t>
      </w:r>
      <w:proofErr w:type="spellEnd"/>
      <w:r>
        <w:t xml:space="preserve"> </w:t>
      </w:r>
      <w:proofErr w:type="spellStart"/>
      <w:r>
        <w:t>Madiki</w:t>
      </w:r>
      <w:proofErr w:type="spellEnd"/>
      <w:r>
        <w:t xml:space="preserve"> </w:t>
      </w:r>
      <w:proofErr w:type="spellStart"/>
      <w:r>
        <w:t>Paravashame</w:t>
      </w:r>
      <w:proofErr w:type="spellEnd"/>
      <w:r>
        <w:t xml:space="preserve"> </w:t>
      </w:r>
      <w:proofErr w:type="spellStart"/>
      <w:r>
        <w:t>Raadaa</w:t>
      </w:r>
      <w:proofErr w:type="spellEnd"/>
      <w:r>
        <w:t xml:space="preserve"> (lower)</w:t>
      </w:r>
    </w:p>
    <w:p w14:paraId="0000005D" w14:textId="77777777" w:rsidR="00E63480" w:rsidRDefault="00000000">
      <w:r>
        <w:t>x2</w:t>
      </w:r>
    </w:p>
    <w:p w14:paraId="0000005E" w14:textId="77777777" w:rsidR="00E63480" w:rsidRDefault="00000000">
      <w:r>
        <w:t>||</w:t>
      </w:r>
      <w:proofErr w:type="spellStart"/>
      <w:r>
        <w:t>Sharanu</w:t>
      </w:r>
      <w:proofErr w:type="spellEnd"/>
      <w:r>
        <w:t>||</w:t>
      </w:r>
    </w:p>
    <w:p w14:paraId="0000005F" w14:textId="77777777" w:rsidR="00E63480" w:rsidRDefault="00000000">
      <w:proofErr w:type="spellStart"/>
      <w:r>
        <w:t>Abhayameeyumaa</w:t>
      </w:r>
      <w:proofErr w:type="spellEnd"/>
      <w:r>
        <w:t xml:space="preserve"> Nirmala </w:t>
      </w:r>
      <w:proofErr w:type="spellStart"/>
      <w:r>
        <w:t>Maathaa</w:t>
      </w:r>
      <w:proofErr w:type="spellEnd"/>
      <w:r>
        <w:t xml:space="preserve"> (lower) x2 (slow fade)</w:t>
      </w:r>
    </w:p>
    <w:p w14:paraId="00000060" w14:textId="77777777" w:rsidR="00E63480" w:rsidRDefault="00E63480"/>
    <w:p w14:paraId="00000061" w14:textId="77777777" w:rsidR="00E63480" w:rsidRDefault="00E63480"/>
    <w:p w14:paraId="00000062" w14:textId="77777777" w:rsidR="00E63480" w:rsidRDefault="00000000">
      <w:r>
        <w:t>(The following can be the 6 beat set *16 = 8*12)</w:t>
      </w:r>
    </w:p>
    <w:p w14:paraId="00000063" w14:textId="77777777" w:rsidR="00E63480" w:rsidRDefault="00000000">
      <w:proofErr w:type="spellStart"/>
      <w:r>
        <w:t>Abaludanu</w:t>
      </w:r>
      <w:proofErr w:type="spellEnd"/>
      <w:r>
        <w:t xml:space="preserve"> Asakthudanu </w:t>
      </w:r>
      <w:proofErr w:type="spellStart"/>
      <w:r>
        <w:t>Agnyanini</w:t>
      </w:r>
      <w:proofErr w:type="spellEnd"/>
      <w:r>
        <w:t xml:space="preserve"> .. </w:t>
      </w:r>
      <w:proofErr w:type="spellStart"/>
      <w:r>
        <w:t>naa</w:t>
      </w:r>
      <w:proofErr w:type="spellEnd"/>
      <w:r>
        <w:t xml:space="preserve"> </w:t>
      </w:r>
      <w:proofErr w:type="spellStart"/>
      <w:r>
        <w:t>chethullo</w:t>
      </w:r>
      <w:proofErr w:type="spellEnd"/>
      <w:r>
        <w:t xml:space="preserve"> </w:t>
      </w:r>
      <w:proofErr w:type="spellStart"/>
      <w:r>
        <w:t>emee</w:t>
      </w:r>
      <w:proofErr w:type="spellEnd"/>
      <w:r>
        <w:t xml:space="preserve"> </w:t>
      </w:r>
      <w:proofErr w:type="spellStart"/>
      <w:r>
        <w:t>ledu</w:t>
      </w:r>
      <w:proofErr w:type="spellEnd"/>
      <w:r>
        <w:t xml:space="preserve">.... Mee </w:t>
      </w:r>
      <w:proofErr w:type="spellStart"/>
      <w:r>
        <w:t>paada</w:t>
      </w:r>
      <w:proofErr w:type="spellEnd"/>
      <w:r>
        <w:t xml:space="preserve"> </w:t>
      </w:r>
      <w:proofErr w:type="spellStart"/>
      <w:r>
        <w:t>chenthakunvachaanu</w:t>
      </w:r>
      <w:proofErr w:type="spellEnd"/>
      <w:r>
        <w:t xml:space="preserve">.. </w:t>
      </w:r>
      <w:proofErr w:type="spellStart"/>
      <w:r>
        <w:t>emee</w:t>
      </w:r>
      <w:proofErr w:type="spellEnd"/>
      <w:r>
        <w:t xml:space="preserve"> </w:t>
      </w:r>
      <w:proofErr w:type="spellStart"/>
      <w:r>
        <w:t>leni</w:t>
      </w:r>
      <w:proofErr w:type="spellEnd"/>
      <w:r>
        <w:t xml:space="preserve"> </w:t>
      </w:r>
      <w:proofErr w:type="spellStart"/>
      <w:r>
        <w:t>chethulu</w:t>
      </w:r>
      <w:proofErr w:type="spellEnd"/>
      <w:r>
        <w:t xml:space="preserve"> </w:t>
      </w:r>
      <w:proofErr w:type="spellStart"/>
      <w:r>
        <w:t>chaachi</w:t>
      </w:r>
      <w:proofErr w:type="spellEnd"/>
      <w:r>
        <w:t xml:space="preserve"> mee </w:t>
      </w:r>
      <w:proofErr w:type="spellStart"/>
      <w:r>
        <w:t>mundu</w:t>
      </w:r>
      <w:proofErr w:type="spellEnd"/>
      <w:r>
        <w:t xml:space="preserve"> </w:t>
      </w:r>
      <w:proofErr w:type="spellStart"/>
      <w:r>
        <w:t>nilabaddaanu</w:t>
      </w:r>
      <w:proofErr w:type="spellEnd"/>
      <w:r>
        <w:t xml:space="preserve">.. mee </w:t>
      </w:r>
      <w:proofErr w:type="spellStart"/>
      <w:r>
        <w:t>sakthe</w:t>
      </w:r>
      <w:proofErr w:type="spellEnd"/>
      <w:r>
        <w:t xml:space="preserve"> naa </w:t>
      </w:r>
      <w:proofErr w:type="spellStart"/>
      <w:r>
        <w:t>sakthi</w:t>
      </w:r>
      <w:proofErr w:type="spellEnd"/>
      <w:r>
        <w:t xml:space="preserve">.. </w:t>
      </w:r>
      <w:proofErr w:type="spellStart"/>
      <w:r>
        <w:t>meere</w:t>
      </w:r>
      <w:proofErr w:type="spellEnd"/>
      <w:r>
        <w:t xml:space="preserve"> </w:t>
      </w:r>
      <w:proofErr w:type="spellStart"/>
      <w:r>
        <w:t>paripoorna</w:t>
      </w:r>
      <w:proofErr w:type="spellEnd"/>
      <w:r>
        <w:t xml:space="preserve"> </w:t>
      </w:r>
      <w:proofErr w:type="spellStart"/>
      <w:r>
        <w:t>atma</w:t>
      </w:r>
      <w:proofErr w:type="spellEnd"/>
      <w:r>
        <w:t xml:space="preserve"> </w:t>
      </w:r>
      <w:proofErr w:type="spellStart"/>
      <w:r>
        <w:t>sakshatkaranni</w:t>
      </w:r>
      <w:proofErr w:type="spellEnd"/>
      <w:r>
        <w:t xml:space="preserve"> </w:t>
      </w:r>
      <w:proofErr w:type="spellStart"/>
      <w:r>
        <w:t>ivvali</w:t>
      </w:r>
      <w:proofErr w:type="spellEnd"/>
      <w:r>
        <w:t xml:space="preserve">.. mee </w:t>
      </w:r>
      <w:proofErr w:type="spellStart"/>
      <w:r>
        <w:t>paramachaitanya</w:t>
      </w:r>
      <w:proofErr w:type="spellEnd"/>
      <w:r>
        <w:t xml:space="preserve"> </w:t>
      </w:r>
      <w:proofErr w:type="spellStart"/>
      <w:r>
        <w:t>dhaarale</w:t>
      </w:r>
      <w:proofErr w:type="spellEnd"/>
      <w:r>
        <w:t xml:space="preserve"> </w:t>
      </w:r>
      <w:proofErr w:type="spellStart"/>
      <w:r>
        <w:t>naa</w:t>
      </w:r>
      <w:proofErr w:type="spellEnd"/>
      <w:r>
        <w:t xml:space="preserve"> </w:t>
      </w:r>
      <w:proofErr w:type="spellStart"/>
      <w:r>
        <w:t>chethilo</w:t>
      </w:r>
      <w:proofErr w:type="spellEnd"/>
      <w:r>
        <w:t xml:space="preserve"> </w:t>
      </w:r>
      <w:proofErr w:type="spellStart"/>
      <w:r>
        <w:t>pravahinchaali</w:t>
      </w:r>
      <w:proofErr w:type="spellEnd"/>
      <w:r>
        <w:t xml:space="preserve">.. </w:t>
      </w:r>
    </w:p>
    <w:p w14:paraId="00000064" w14:textId="77777777" w:rsidR="00E63480" w:rsidRDefault="00E63480"/>
    <w:p w14:paraId="00000065" w14:textId="77777777" w:rsidR="00E63480" w:rsidRDefault="00000000">
      <w:r>
        <w:lastRenderedPageBreak/>
        <w:t xml:space="preserve">(Atmani </w:t>
      </w:r>
      <w:proofErr w:type="spellStart"/>
      <w:r>
        <w:t>kabatti</w:t>
      </w:r>
      <w:proofErr w:type="spellEnd"/>
      <w:r>
        <w:t xml:space="preserve"> </w:t>
      </w:r>
      <w:proofErr w:type="spellStart"/>
      <w:r>
        <w:t>doshini</w:t>
      </w:r>
      <w:proofErr w:type="spellEnd"/>
      <w:r>
        <w:t xml:space="preserve"> </w:t>
      </w:r>
      <w:proofErr w:type="spellStart"/>
      <w:r>
        <w:t>kaanu</w:t>
      </w:r>
      <w:proofErr w:type="spellEnd"/>
      <w:r>
        <w:t xml:space="preserve">.. ee </w:t>
      </w:r>
      <w:proofErr w:type="spellStart"/>
      <w:r>
        <w:t>sareeram</w:t>
      </w:r>
      <w:proofErr w:type="spellEnd"/>
      <w:r>
        <w:t xml:space="preserve"> </w:t>
      </w:r>
      <w:proofErr w:type="spellStart"/>
      <w:r>
        <w:t>manassu</w:t>
      </w:r>
      <w:proofErr w:type="spellEnd"/>
      <w:r>
        <w:t xml:space="preserve"> .. body mind ego conditionings </w:t>
      </w:r>
      <w:proofErr w:type="spellStart"/>
      <w:r>
        <w:t>kaanu</w:t>
      </w:r>
      <w:proofErr w:type="spellEnd"/>
      <w:r>
        <w:t xml:space="preserve">.. </w:t>
      </w:r>
      <w:proofErr w:type="spellStart"/>
      <w:r>
        <w:t>manibudhyahamkara</w:t>
      </w:r>
      <w:proofErr w:type="spellEnd"/>
      <w:r>
        <w:t xml:space="preserve"> </w:t>
      </w:r>
      <w:proofErr w:type="spellStart"/>
      <w:r>
        <w:t>chittaninaaham</w:t>
      </w:r>
      <w:proofErr w:type="spellEnd"/>
      <w:r>
        <w:t>)</w:t>
      </w:r>
    </w:p>
    <w:p w14:paraId="00000066" w14:textId="77777777" w:rsidR="00E63480" w:rsidRDefault="00000000">
      <w:r>
        <w:t xml:space="preserve">Ne </w:t>
      </w:r>
      <w:proofErr w:type="spellStart"/>
      <w:r>
        <w:t>doshini</w:t>
      </w:r>
      <w:proofErr w:type="spellEnd"/>
      <w:r>
        <w:t xml:space="preserve"> </w:t>
      </w:r>
      <w:proofErr w:type="spellStart"/>
      <w:r>
        <w:t>gaanu</w:t>
      </w:r>
      <w:proofErr w:type="spellEnd"/>
      <w:r>
        <w:t xml:space="preserve"> </w:t>
      </w:r>
      <w:proofErr w:type="spellStart"/>
      <w:r>
        <w:t>Kaane</w:t>
      </w:r>
      <w:proofErr w:type="spellEnd"/>
      <w:r>
        <w:t xml:space="preserve"> </w:t>
      </w:r>
      <w:proofErr w:type="spellStart"/>
      <w:r>
        <w:t>kaanu</w:t>
      </w:r>
      <w:proofErr w:type="spellEnd"/>
    </w:p>
    <w:p w14:paraId="00000067" w14:textId="77777777" w:rsidR="00E63480" w:rsidRDefault="00000000">
      <w:proofErr w:type="spellStart"/>
      <w:r>
        <w:t>Doshini</w:t>
      </w:r>
      <w:proofErr w:type="spellEnd"/>
      <w:r>
        <w:t xml:space="preserve"> </w:t>
      </w:r>
      <w:proofErr w:type="spellStart"/>
      <w:r>
        <w:t>kaanu</w:t>
      </w:r>
      <w:proofErr w:type="spellEnd"/>
      <w:r>
        <w:t xml:space="preserve"> </w:t>
      </w:r>
      <w:proofErr w:type="spellStart"/>
      <w:r>
        <w:t>Kaane</w:t>
      </w:r>
      <w:proofErr w:type="spellEnd"/>
      <w:r>
        <w:t xml:space="preserve"> </w:t>
      </w:r>
      <w:proofErr w:type="spellStart"/>
      <w:r>
        <w:t>kaanu</w:t>
      </w:r>
      <w:proofErr w:type="spellEnd"/>
    </w:p>
    <w:p w14:paraId="00000068" w14:textId="77777777" w:rsidR="00E63480" w:rsidRDefault="00E63480"/>
    <w:p w14:paraId="00000069" w14:textId="77777777" w:rsidR="00E63480" w:rsidRDefault="00000000">
      <w:r>
        <w:t xml:space="preserve">(since </w:t>
      </w:r>
      <w:proofErr w:type="spellStart"/>
      <w:r>
        <w:t>vishuddhi</w:t>
      </w:r>
      <w:proofErr w:type="spellEnd"/>
      <w:r>
        <w:t xml:space="preserve"> .. add </w:t>
      </w:r>
      <w:proofErr w:type="spellStart"/>
      <w:r>
        <w:t>abt</w:t>
      </w:r>
      <w:proofErr w:type="spellEnd"/>
      <w:r>
        <w:t xml:space="preserve"> .. ne </w:t>
      </w:r>
      <w:proofErr w:type="spellStart"/>
      <w:r>
        <w:t>doshini</w:t>
      </w:r>
      <w:proofErr w:type="spellEnd"/>
      <w:r>
        <w:t xml:space="preserve"> </w:t>
      </w:r>
      <w:proofErr w:type="spellStart"/>
      <w:r>
        <w:t>gaaana</w:t>
      </w:r>
      <w:proofErr w:type="spellEnd"/>
      <w:r>
        <w:t xml:space="preserve">.. ? after some explanation as to why .. say ne </w:t>
      </w:r>
      <w:proofErr w:type="spellStart"/>
      <w:r>
        <w:t>doshini</w:t>
      </w:r>
      <w:proofErr w:type="spellEnd"/>
      <w:r>
        <w:t xml:space="preserve"> </w:t>
      </w:r>
      <w:proofErr w:type="spellStart"/>
      <w:r>
        <w:t>gaanu</w:t>
      </w:r>
      <w:proofErr w:type="spellEnd"/>
      <w:r>
        <w:t xml:space="preserve">.. </w:t>
      </w:r>
      <w:proofErr w:type="spellStart"/>
      <w:r>
        <w:t>kaane</w:t>
      </w:r>
      <w:proofErr w:type="spellEnd"/>
      <w:r>
        <w:t xml:space="preserve"> </w:t>
      </w:r>
      <w:proofErr w:type="spellStart"/>
      <w:r>
        <w:t>kaanu</w:t>
      </w:r>
      <w:proofErr w:type="spellEnd"/>
      <w:r>
        <w:t xml:space="preserve">.. </w:t>
      </w:r>
      <w:proofErr w:type="spellStart"/>
      <w:r>
        <w:t>Bcz</w:t>
      </w:r>
      <w:proofErr w:type="spellEnd"/>
      <w:r>
        <w:t xml:space="preserve"> f my Mother's infinite love.. </w:t>
      </w:r>
      <w:proofErr w:type="spellStart"/>
      <w:r>
        <w:t>Adishakthi</w:t>
      </w:r>
      <w:proofErr w:type="spellEnd"/>
      <w:r>
        <w:t xml:space="preserve"> </w:t>
      </w:r>
      <w:proofErr w:type="spellStart"/>
      <w:r>
        <w:t>yokka</w:t>
      </w:r>
      <w:proofErr w:type="spellEnd"/>
      <w:r>
        <w:t xml:space="preserve"> </w:t>
      </w:r>
      <w:proofErr w:type="spellStart"/>
      <w:r>
        <w:t>anantha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valla</w:t>
      </w:r>
      <w:proofErr w:type="spellEnd"/>
      <w:r>
        <w:t>))</w:t>
      </w:r>
    </w:p>
    <w:p w14:paraId="0000006A" w14:textId="77777777" w:rsidR="00E63480" w:rsidRDefault="00E63480"/>
    <w:p w14:paraId="0000006B" w14:textId="77777777" w:rsidR="00E63480" w:rsidRDefault="00000000">
      <w:r>
        <w:t xml:space="preserve">Mee </w:t>
      </w:r>
      <w:proofErr w:type="spellStart"/>
      <w:r>
        <w:t>palukula</w:t>
      </w:r>
      <w:proofErr w:type="spellEnd"/>
      <w:r>
        <w:t xml:space="preserve"> </w:t>
      </w:r>
      <w:proofErr w:type="spellStart"/>
      <w:r>
        <w:t>maadhuryam</w:t>
      </w:r>
      <w:proofErr w:type="spellEnd"/>
      <w:r>
        <w:t xml:space="preserve"> Lona.. </w:t>
      </w:r>
      <w:proofErr w:type="spellStart"/>
      <w:r>
        <w:t>mantraala</w:t>
      </w:r>
      <w:proofErr w:type="spellEnd"/>
      <w:r>
        <w:t xml:space="preserve"> </w:t>
      </w:r>
      <w:proofErr w:type="spellStart"/>
      <w:r>
        <w:t>velluvalavaana</w:t>
      </w:r>
      <w:proofErr w:type="spellEnd"/>
      <w:r>
        <w:t>.. veena</w:t>
      </w:r>
    </w:p>
    <w:p w14:paraId="0000006C" w14:textId="77777777" w:rsidR="00E63480" w:rsidRDefault="00000000">
      <w:proofErr w:type="spellStart"/>
      <w:r>
        <w:t>Himachala</w:t>
      </w:r>
      <w:proofErr w:type="spellEnd"/>
      <w:r>
        <w:t xml:space="preserve"> </w:t>
      </w:r>
      <w:proofErr w:type="spellStart"/>
      <w:r>
        <w:t>parvamuna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theerina</w:t>
      </w:r>
      <w:proofErr w:type="spellEnd"/>
      <w:r>
        <w:t xml:space="preserve"> </w:t>
      </w:r>
    </w:p>
    <w:p w14:paraId="0000006D" w14:textId="77777777" w:rsidR="00E63480" w:rsidRDefault="00000000">
      <w:proofErr w:type="spellStart"/>
      <w:r>
        <w:t>Challani</w:t>
      </w:r>
      <w:proofErr w:type="spellEnd"/>
      <w:r>
        <w:t xml:space="preserve"> </w:t>
      </w:r>
      <w:proofErr w:type="spellStart"/>
      <w:r>
        <w:t>gaalilaa</w:t>
      </w:r>
      <w:proofErr w:type="spellEnd"/>
    </w:p>
    <w:p w14:paraId="0000006E" w14:textId="77777777" w:rsidR="00E63480" w:rsidRDefault="00000000">
      <w:proofErr w:type="spellStart"/>
      <w:r>
        <w:t>Chethulalo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ledu</w:t>
      </w:r>
      <w:proofErr w:type="spellEnd"/>
      <w:r>
        <w:t xml:space="preserve">.. Mee </w:t>
      </w:r>
      <w:proofErr w:type="spellStart"/>
      <w:r>
        <w:t>sakthe</w:t>
      </w:r>
      <w:proofErr w:type="spellEnd"/>
      <w:r>
        <w:t xml:space="preserve"> naa </w:t>
      </w:r>
      <w:proofErr w:type="spellStart"/>
      <w:r>
        <w:t>sakthi</w:t>
      </w:r>
      <w:proofErr w:type="spellEnd"/>
      <w:r>
        <w:t xml:space="preserve">.. Mee </w:t>
      </w:r>
      <w:proofErr w:type="spellStart"/>
      <w:r>
        <w:t>chaitsnyame</w:t>
      </w:r>
      <w:proofErr w:type="spellEnd"/>
      <w:r>
        <w:t xml:space="preserve"> </w:t>
      </w:r>
      <w:proofErr w:type="spellStart"/>
      <w:r>
        <w:t>naa</w:t>
      </w:r>
      <w:proofErr w:type="spellEnd"/>
      <w:r>
        <w:t xml:space="preserve"> </w:t>
      </w:r>
      <w:proofErr w:type="spellStart"/>
      <w:r>
        <w:t>chethullo</w:t>
      </w:r>
      <w:proofErr w:type="spellEnd"/>
    </w:p>
    <w:p w14:paraId="0000006F" w14:textId="77777777" w:rsidR="00E63480" w:rsidRDefault="00000000">
      <w:r>
        <w:t xml:space="preserve">Mee </w:t>
      </w:r>
      <w:proofErr w:type="spellStart"/>
      <w:r>
        <w:t>palukula</w:t>
      </w:r>
      <w:proofErr w:type="spellEnd"/>
      <w:r>
        <w:t xml:space="preserve"> </w:t>
      </w:r>
      <w:proofErr w:type="spellStart"/>
      <w:r>
        <w:t>maadhurya</w:t>
      </w:r>
      <w:proofErr w:type="spellEnd"/>
      <w:r>
        <w:t xml:space="preserve"> veena </w:t>
      </w:r>
      <w:proofErr w:type="spellStart"/>
      <w:r>
        <w:t>mantraala</w:t>
      </w:r>
      <w:proofErr w:type="spellEnd"/>
      <w:r>
        <w:t xml:space="preserve"> </w:t>
      </w:r>
      <w:proofErr w:type="spellStart"/>
      <w:r>
        <w:t>kusumaaala</w:t>
      </w:r>
      <w:proofErr w:type="spellEnd"/>
      <w:r>
        <w:t xml:space="preserve"> </w:t>
      </w:r>
      <w:proofErr w:type="spellStart"/>
      <w:r>
        <w:t>maala</w:t>
      </w:r>
      <w:proofErr w:type="spellEnd"/>
      <w:r>
        <w:t xml:space="preserve"> (fast)</w:t>
      </w:r>
    </w:p>
    <w:p w14:paraId="00000070" w14:textId="77777777" w:rsidR="00E63480" w:rsidRDefault="00000000">
      <w:r>
        <w:t>(Slow)</w:t>
      </w:r>
    </w:p>
    <w:p w14:paraId="00000071" w14:textId="77777777" w:rsidR="00E63480" w:rsidRDefault="00000000">
      <w:proofErr w:type="spellStart"/>
      <w:r>
        <w:t>Paramachethanamu</w:t>
      </w:r>
      <w:proofErr w:type="spellEnd"/>
      <w:r>
        <w:t xml:space="preserve"> </w:t>
      </w:r>
      <w:proofErr w:type="spellStart"/>
      <w:r>
        <w:t>pravahinchinane</w:t>
      </w:r>
      <w:proofErr w:type="spellEnd"/>
    </w:p>
    <w:p w14:paraId="00000072" w14:textId="77777777" w:rsidR="00E63480" w:rsidRDefault="00000000">
      <w:proofErr w:type="spellStart"/>
      <w:r>
        <w:t>Chakranaadulu</w:t>
      </w:r>
      <w:proofErr w:type="spellEnd"/>
      <w:r>
        <w:t xml:space="preserve"> </w:t>
      </w:r>
      <w:proofErr w:type="spellStart"/>
      <w:r>
        <w:t>pulakinchenuga</w:t>
      </w:r>
      <w:proofErr w:type="spellEnd"/>
      <w:r>
        <w:t xml:space="preserve"> (</w:t>
      </w:r>
      <w:proofErr w:type="spellStart"/>
      <w:r>
        <w:t>vikasinchenuga</w:t>
      </w:r>
      <w:proofErr w:type="spellEnd"/>
      <w:r>
        <w:t>)</w:t>
      </w:r>
    </w:p>
    <w:p w14:paraId="00000073" w14:textId="77777777" w:rsidR="00E63480" w:rsidRDefault="00000000">
      <w:r>
        <w:t xml:space="preserve">Mee </w:t>
      </w:r>
      <w:proofErr w:type="spellStart"/>
      <w:r>
        <w:t>palukula</w:t>
      </w:r>
      <w:proofErr w:type="spellEnd"/>
      <w:r>
        <w:t xml:space="preserve"> </w:t>
      </w:r>
      <w:proofErr w:type="spellStart"/>
      <w:r>
        <w:t>maadhurya</w:t>
      </w:r>
      <w:proofErr w:type="spellEnd"/>
      <w:r>
        <w:t xml:space="preserve"> veena </w:t>
      </w:r>
      <w:proofErr w:type="spellStart"/>
      <w:r>
        <w:t>mantraala</w:t>
      </w:r>
      <w:proofErr w:type="spellEnd"/>
      <w:r>
        <w:t xml:space="preserve"> </w:t>
      </w:r>
      <w:proofErr w:type="spellStart"/>
      <w:r>
        <w:t>kusumaaala</w:t>
      </w:r>
      <w:proofErr w:type="spellEnd"/>
      <w:r>
        <w:t xml:space="preserve"> </w:t>
      </w:r>
      <w:proofErr w:type="spellStart"/>
      <w:r>
        <w:t>maala</w:t>
      </w:r>
      <w:proofErr w:type="spellEnd"/>
      <w:r>
        <w:t xml:space="preserve"> (fast)</w:t>
      </w:r>
    </w:p>
    <w:p w14:paraId="00000074" w14:textId="77777777" w:rsidR="00E63480" w:rsidRDefault="00000000">
      <w:r>
        <w:t>(Slow)</w:t>
      </w:r>
    </w:p>
    <w:p w14:paraId="00000075" w14:textId="77777777" w:rsidR="00E63480" w:rsidRDefault="00000000">
      <w:proofErr w:type="spellStart"/>
      <w:r>
        <w:t>Paramachethanamu</w:t>
      </w:r>
      <w:proofErr w:type="spellEnd"/>
      <w:r>
        <w:t xml:space="preserve"> </w:t>
      </w:r>
      <w:proofErr w:type="spellStart"/>
      <w:r>
        <w:t>pravahinchinane</w:t>
      </w:r>
      <w:proofErr w:type="spellEnd"/>
    </w:p>
    <w:p w14:paraId="00000076" w14:textId="77777777" w:rsidR="00E63480" w:rsidRDefault="00000000">
      <w:proofErr w:type="spellStart"/>
      <w:r>
        <w:t>Chakranaadulu</w:t>
      </w:r>
      <w:proofErr w:type="spellEnd"/>
      <w:r>
        <w:t xml:space="preserve"> </w:t>
      </w:r>
      <w:proofErr w:type="spellStart"/>
      <w:r>
        <w:t>pulakinchenuga</w:t>
      </w:r>
      <w:proofErr w:type="spellEnd"/>
      <w:r>
        <w:t xml:space="preserve"> (</w:t>
      </w:r>
      <w:proofErr w:type="spellStart"/>
      <w:r>
        <w:t>vikasinchenuga</w:t>
      </w:r>
      <w:proofErr w:type="spellEnd"/>
      <w:r>
        <w:t>)</w:t>
      </w:r>
    </w:p>
    <w:p w14:paraId="00000077" w14:textId="77777777" w:rsidR="00E63480" w:rsidRDefault="00000000">
      <w:proofErr w:type="spellStart"/>
      <w:r>
        <w:t>Chandassu</w:t>
      </w:r>
      <w:proofErr w:type="spellEnd"/>
    </w:p>
    <w:p w14:paraId="00000078" w14:textId="77777777" w:rsidR="00E63480" w:rsidRDefault="00000000">
      <w:r>
        <w:t>(use everyday words we use during meditation .. )</w:t>
      </w:r>
    </w:p>
    <w:p w14:paraId="00000079" w14:textId="77777777" w:rsidR="00E63480" w:rsidRDefault="00000000">
      <w:r>
        <w:t xml:space="preserve">(Kotha </w:t>
      </w:r>
      <w:proofErr w:type="spellStart"/>
      <w:r>
        <w:t>vaallaki</w:t>
      </w:r>
      <w:proofErr w:type="spellEnd"/>
      <w:r>
        <w:t xml:space="preserve"> </w:t>
      </w:r>
      <w:proofErr w:type="spellStart"/>
      <w:r>
        <w:t>atma</w:t>
      </w:r>
      <w:proofErr w:type="spellEnd"/>
      <w:r>
        <w:t xml:space="preserve"> </w:t>
      </w:r>
      <w:proofErr w:type="spellStart"/>
      <w:r>
        <w:t>sakshatkaram</w:t>
      </w:r>
      <w:proofErr w:type="spellEnd"/>
      <w:r>
        <w:t xml:space="preserve"> </w:t>
      </w:r>
      <w:proofErr w:type="spellStart"/>
      <w:r>
        <w:t>ivvadaaniki</w:t>
      </w:r>
      <w:proofErr w:type="spellEnd"/>
      <w:r>
        <w:t xml:space="preserve"> </w:t>
      </w:r>
      <w:proofErr w:type="spellStart"/>
      <w:r>
        <w:t>cheppe</w:t>
      </w:r>
      <w:proofErr w:type="spellEnd"/>
      <w:r>
        <w:t xml:space="preserve"> </w:t>
      </w:r>
      <w:proofErr w:type="spellStart"/>
      <w:r>
        <w:t>maatalatho</w:t>
      </w:r>
      <w:proofErr w:type="spellEnd"/>
      <w:r>
        <w:t xml:space="preserve"> …)</w:t>
      </w:r>
    </w:p>
    <w:p w14:paraId="0000007A" w14:textId="77777777" w:rsidR="00E63480" w:rsidRDefault="00E63480"/>
    <w:p w14:paraId="0000007B" w14:textId="77777777" w:rsidR="00E63480" w:rsidRDefault="00000000">
      <w:r>
        <w:t>Radha Krishna Radha Krishna</w:t>
      </w:r>
    </w:p>
    <w:p w14:paraId="0000007E" w14:textId="3565A87A" w:rsidR="00E63480" w:rsidRDefault="00000000">
      <w:r>
        <w:t>Mata Nirmala Maa Nirmala</w:t>
      </w:r>
    </w:p>
    <w:sectPr w:rsidR="00E634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4D645E8-A4AA-4CD0-B478-3FDFB75D063E}"/>
    <w:embedItalic r:id="rId2" w:fontKey="{F46A6D7E-CF02-4FC9-8340-0F6C2BC0FC98}"/>
  </w:font>
  <w:font w:name="Play">
    <w:charset w:val="00"/>
    <w:family w:val="auto"/>
    <w:pitch w:val="default"/>
    <w:embedRegular r:id="rId3" w:fontKey="{9D63C000-F127-47A4-95E2-A33B4A308B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CB506DAA-B342-4E61-BCFE-1AB0F3BA2FA6}"/>
    <w:embedItalic r:id="rId5" w:fontKey="{71096B3A-49D2-4BC3-AF70-C371A2B39B5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370125C-F712-4484-9540-0B68B6313C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480"/>
    <w:rsid w:val="002E5393"/>
    <w:rsid w:val="006746BC"/>
    <w:rsid w:val="00AB50F7"/>
    <w:rsid w:val="00E63480"/>
    <w:rsid w:val="00E9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BA1F"/>
  <w15:docId w15:val="{362CD8C9-5AC9-4CCE-B42C-14DFB353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49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0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E49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8E49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37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M3NJLsUiPCqsPFlTyX3g8G3Zg==">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Pusuluri</dc:creator>
  <cp:lastModifiedBy>Krishna Pusuluri</cp:lastModifiedBy>
  <cp:revision>3</cp:revision>
  <dcterms:created xsi:type="dcterms:W3CDTF">2026-01-20T02:37:00Z</dcterms:created>
  <dcterms:modified xsi:type="dcterms:W3CDTF">2026-02-13T16:08:00Z</dcterms:modified>
</cp:coreProperties>
</file>