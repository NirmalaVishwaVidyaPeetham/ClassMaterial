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మాతా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నిర్మల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మహేశ్వరి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Vani" w:cs="Vani" w:eastAsia="Vani" w:hAnsi="Vani"/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మాతా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నిర్మల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మహేశ్వరి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సుమధుర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భాషిణి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శుభకరి</w:t>
        <w:br w:type="textWrapping"/>
        <w:t xml:space="preserve">నిను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కొలిచే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జన్మమే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సఫలం</w:t>
        <w:br w:type="textWrapping"/>
        <w:t xml:space="preserve">నిను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గాంచే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జన్మకు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కైవల్యం</w:t>
      </w:r>
    </w:p>
    <w:sdt>
      <w:sdtPr>
        <w:id w:val="-1382406474"/>
        <w:tag w:val="goog_rdk_2"/>
      </w:sdtPr>
      <w:sdtContent>
        <w:p w:rsidR="00000000" w:rsidDel="00000000" w:rsidP="00000000" w:rsidRDefault="00000000" w:rsidRPr="00000000" w14:paraId="00000003">
          <w:pPr>
            <w:ind w:left="720" w:firstLine="0"/>
            <w:rPr>
              <w:del w:author="Virata Pusuluri" w:id="0" w:date="2025-11-17T15:17:40Z"/>
              <w:sz w:val="32"/>
              <w:szCs w:val="32"/>
            </w:rPr>
          </w:pPr>
          <w:sdt>
            <w:sdtPr>
              <w:id w:val="786487160"/>
              <w:tag w:val="goog_rdk_1"/>
            </w:sdtPr>
            <w:sdtContent>
              <w:del w:author="Virata Pusuluri" w:id="0" w:date="2025-11-17T15:17:4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666663919"/>
        <w:tag w:val="goog_rdk_5"/>
      </w:sdtPr>
      <w:sdtContent>
        <w:p w:rsidR="00000000" w:rsidDel="00000000" w:rsidP="00000000" w:rsidRDefault="00000000" w:rsidRPr="00000000" w14:paraId="00000004">
          <w:pPr>
            <w:ind w:left="0" w:firstLine="0"/>
            <w:rPr>
              <w:ins w:author="Virata Pusuluri" w:id="1" w:date="2025-11-17T15:17:46Z"/>
              <w:sz w:val="32"/>
              <w:szCs w:val="32"/>
              <w:rPrChange w:author="Virata Pusuluri" w:id="2" w:date="2025-11-17T15:17:46Z">
                <w:rPr>
                  <w:rFonts w:ascii="Vani" w:cs="Vani" w:eastAsia="Vani" w:hAnsi="Vani"/>
                  <w:sz w:val="32"/>
                  <w:szCs w:val="32"/>
                </w:rPr>
              </w:rPrChange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మందహాస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మొలికే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నీ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మోము</w:t>
          </w:r>
          <w:sdt>
            <w:sdtPr>
              <w:id w:val="-1737720505"/>
              <w:tag w:val="goog_rdk_3"/>
            </w:sdtPr>
            <w:sdtContent>
              <w:ins w:author="Virata Pusuluri" w:id="1" w:date="2025-11-17T15:17:46Z"/>
              <w:sdt>
                <w:sdtPr>
                  <w:id w:val="-1195082623"/>
                  <w:tag w:val="goog_rdk_4"/>
                </w:sdtPr>
                <w:sdtContent>
                  <w:ins w:author="Virata Pusuluri" w:id="1" w:date="2025-11-17T15:17:46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Virata Pusuluri" w:id="1" w:date="2025-11-17T15:17:46Z"/>
            </w:sdtContent>
          </w:sdt>
        </w:p>
      </w:sdtContent>
    </w:sdt>
    <w:sdt>
      <w:sdtPr>
        <w:id w:val="-29044627"/>
        <w:tag w:val="goog_rdk_8"/>
      </w:sdtPr>
      <w:sdtContent>
        <w:p w:rsidR="00000000" w:rsidDel="00000000" w:rsidP="00000000" w:rsidRDefault="00000000" w:rsidRPr="00000000" w14:paraId="00000005">
          <w:pPr>
            <w:ind w:left="0" w:firstLine="0"/>
            <w:rPr>
              <w:del w:author="Virata Pusuluri" w:id="3" w:date="2025-11-17T15:17:45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4" w:date="2025-11-17T15:17:40Z">
                <w:rPr>
                  <w:sz w:val="32"/>
                  <w:szCs w:val="32"/>
                </w:rPr>
              </w:rPrChange>
            </w:rPr>
            <w:pPrChange w:author="Virata Pusuluri" w:id="0" w:date="2025-11-17T15:17:40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1139075760"/>
              <w:tag w:val="goog_rdk_7"/>
            </w:sdtPr>
            <w:sdtContent>
              <w:del w:author="Virata Pusuluri" w:id="3" w:date="2025-11-17T15:17:4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2113931535"/>
        <w:tag w:val="goog_rdk_11"/>
      </w:sdtPr>
      <w:sdtContent>
        <w:p w:rsidR="00000000" w:rsidDel="00000000" w:rsidP="00000000" w:rsidRDefault="00000000" w:rsidRPr="00000000" w14:paraId="00000006">
          <w:pPr>
            <w:ind w:left="0" w:firstLine="0"/>
            <w:rPr>
              <w:ins w:author="Virata Pusuluri" w:id="5" w:date="2025-11-17T15:17:51Z"/>
              <w:sz w:val="32"/>
              <w:szCs w:val="32"/>
              <w:rPrChange w:author="Virata Pusuluri" w:id="6" w:date="2025-11-17T15:17:51Z">
                <w:rPr>
                  <w:rFonts w:ascii="Vani" w:cs="Vani" w:eastAsia="Vani" w:hAnsi="Vani"/>
                  <w:sz w:val="32"/>
                  <w:szCs w:val="32"/>
                </w:rPr>
              </w:rPrChange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కాంచిన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నేత్రానందం</w:t>
          </w:r>
          <w:sdt>
            <w:sdtPr>
              <w:id w:val="1963284291"/>
              <w:tag w:val="goog_rdk_9"/>
            </w:sdtPr>
            <w:sdtContent>
              <w:ins w:author="Virata Pusuluri" w:id="5" w:date="2025-11-17T15:17:51Z"/>
              <w:sdt>
                <w:sdtPr>
                  <w:id w:val="-1730618949"/>
                  <w:tag w:val="goog_rdk_10"/>
                </w:sdtPr>
                <w:sdtContent>
                  <w:ins w:author="Virata Pusuluri" w:id="5" w:date="2025-11-17T15:17:51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Virata Pusuluri" w:id="5" w:date="2025-11-17T15:17:51Z"/>
            </w:sdtContent>
          </w:sdt>
        </w:p>
      </w:sdtContent>
    </w:sdt>
    <w:sdt>
      <w:sdtPr>
        <w:id w:val="-1514493900"/>
        <w:tag w:val="goog_rdk_14"/>
      </w:sdtPr>
      <w:sdtContent>
        <w:p w:rsidR="00000000" w:rsidDel="00000000" w:rsidP="00000000" w:rsidRDefault="00000000" w:rsidRPr="00000000" w14:paraId="00000007">
          <w:pPr>
            <w:ind w:left="0" w:firstLine="0"/>
            <w:rPr>
              <w:del w:author="Virata Pusuluri" w:id="7" w:date="2025-11-17T15:17:50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8" w:date="2025-11-17T15:17:44Z">
                <w:rPr>
                  <w:sz w:val="32"/>
                  <w:szCs w:val="32"/>
                </w:rPr>
              </w:rPrChange>
            </w:rPr>
            <w:pPrChange w:author="Virata Pusuluri" w:id="0" w:date="2025-11-17T15:17:44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1329474370"/>
              <w:tag w:val="goog_rdk_13"/>
            </w:sdtPr>
            <w:sdtContent>
              <w:del w:author="Virata Pusuluri" w:id="7" w:date="2025-11-17T15:17:5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11662731"/>
        <w:tag w:val="goog_rdk_20"/>
      </w:sdtPr>
      <w:sdtContent>
        <w:p w:rsidR="00000000" w:rsidDel="00000000" w:rsidP="00000000" w:rsidRDefault="00000000" w:rsidRPr="00000000" w14:paraId="00000008">
          <w:pPr>
            <w:ind w:left="0" w:firstLine="0"/>
            <w:rPr>
              <w:ins w:author="Virata Pusuluri" w:id="9" w:date="2025-11-17T15:17:53Z"/>
              <w:sz w:val="32"/>
              <w:szCs w:val="32"/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ప్రేమ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లొలుకు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పలుకుల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మాధుర్యం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ఆ</w:t>
          </w:r>
          <w:sdt>
            <w:sdtPr>
              <w:id w:val="27731062"/>
              <w:tag w:val="goog_rdk_15"/>
            </w:sdtPr>
            <w:sdtContent>
              <w:ins w:author="Virata Pusuluri" w:id="9" w:date="2025-11-17T15:17:53Z"/>
              <w:sdt>
                <w:sdtPr>
                  <w:id w:val="-248060476"/>
                  <w:tag w:val="goog_rdk_16"/>
                </w:sdtPr>
                <w:sdtContent>
                  <w:ins w:author="Virata Pusuluri" w:id="9" w:date="2025-11-17T15:17:53Z">
                    <w:r w:rsidDel="00000000" w:rsidR="00000000" w:rsidRPr="00000000">
                      <w:rPr>
                        <w:sz w:val="32"/>
                        <w:szCs w:val="32"/>
                        <w:rtl w:val="0"/>
                        <w:rPrChange w:author="Virata Pusuluri" w:id="10" w:date="2025-11-17T15:17:53Z">
                          <w:rPr>
                            <w:rFonts w:ascii="Vani" w:cs="Vani" w:eastAsia="Vani" w:hAnsi="Vani"/>
                            <w:sz w:val="32"/>
                            <w:szCs w:val="32"/>
                          </w:rPr>
                        </w:rPrChange>
                      </w:rPr>
                      <w:t xml:space="preserve">…</w:t>
                    </w:r>
                  </w:ins>
                </w:sdtContent>
              </w:sdt>
              <w:ins w:author="Virata Pusuluri" w:id="9" w:date="2025-11-17T15:17:53Z"/>
            </w:sdtContent>
          </w:sdt>
          <w:sdt>
            <w:sdtPr>
              <w:id w:val="1598264871"/>
              <w:tag w:val="goog_rdk_17"/>
            </w:sdtPr>
            <w:sdtContent>
              <w:del w:author="Virata Pusuluri" w:id="9" w:date="2025-11-17T15:17:53Z"/>
              <w:sdt>
                <w:sdtPr>
                  <w:id w:val="-306259169"/>
                  <w:tag w:val="goog_rdk_18"/>
                </w:sdtPr>
                <w:sdtContent>
                  <w:del w:author="Virata Pusuluri" w:id="9" w:date="2025-11-17T15:17:53Z">
                    <w:r w:rsidDel="00000000" w:rsidR="00000000" w:rsidRPr="00000000">
                      <w:rPr>
                        <w:sz w:val="32"/>
                        <w:szCs w:val="32"/>
                        <w:rtl w:val="0"/>
                        <w:rPrChange w:author="Virata Pusuluri" w:id="10" w:date="2025-11-17T15:17:53Z">
                          <w:rPr>
                            <w:sz w:val="32"/>
                            <w:szCs w:val="32"/>
                          </w:rPr>
                        </w:rPrChange>
                      </w:rPr>
                      <w:delText xml:space="preserve">...</w:delText>
                    </w:r>
                  </w:del>
                </w:sdtContent>
              </w:sdt>
              <w:del w:author="Virata Pusuluri" w:id="9" w:date="2025-11-17T15:17:53Z"/>
            </w:sdtContent>
          </w:sdt>
          <w:sdt>
            <w:sdtPr>
              <w:id w:val="1850752473"/>
              <w:tag w:val="goog_rdk_19"/>
            </w:sdtPr>
            <w:sdtContent>
              <w:ins w:author="Virata Pusuluri" w:id="9" w:date="2025-11-17T15:17:53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291391092"/>
        <w:tag w:val="goog_rdk_23"/>
      </w:sdtPr>
      <w:sdtContent>
        <w:p w:rsidR="00000000" w:rsidDel="00000000" w:rsidP="00000000" w:rsidRDefault="00000000" w:rsidRPr="00000000" w14:paraId="00000009">
          <w:pPr>
            <w:ind w:left="0" w:firstLine="0"/>
            <w:rPr>
              <w:del w:author="Virata Pusuluri" w:id="11" w:date="2025-11-17T15:17:53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12" w:date="2025-11-17T15:17:49Z">
                <w:rPr>
                  <w:sz w:val="32"/>
                  <w:szCs w:val="32"/>
                </w:rPr>
              </w:rPrChange>
            </w:rPr>
            <w:pPrChange w:author="Virata Pusuluri" w:id="0" w:date="2025-11-17T15:17:49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1217650129"/>
              <w:tag w:val="goog_rdk_22"/>
            </w:sdtPr>
            <w:sdtContent>
              <w:del w:author="Virata Pusuluri" w:id="11" w:date="2025-11-17T15:17:53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714419817"/>
        <w:tag w:val="goog_rdk_25"/>
      </w:sdtPr>
      <w:sdtContent>
        <w:p w:rsidR="00000000" w:rsidDel="00000000" w:rsidP="00000000" w:rsidRDefault="00000000" w:rsidRPr="00000000" w14:paraId="0000000A">
          <w:pPr>
            <w:ind w:left="0" w:firstLine="0"/>
            <w:rPr>
              <w:del w:author="Virata Pusuluri" w:id="13" w:date="2025-11-17T15:17:55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14" w:date="2025-11-17T15:17:52Z">
                <w:rPr>
                  <w:sz w:val="32"/>
                  <w:szCs w:val="32"/>
                </w:rPr>
              </w:rPrChange>
            </w:rPr>
            <w:pPrChange w:author="Virata Pusuluri" w:id="0" w:date="2025-11-17T15:17:52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ఆలకించితే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శ్రవణానందం</w:t>
          </w:r>
          <w:sdt>
            <w:sdtPr>
              <w:id w:val="1374548560"/>
              <w:tag w:val="goog_rdk_24"/>
            </w:sdtPr>
            <w:sdtContent>
              <w:del w:author="Virata Pusuluri" w:id="13" w:date="2025-11-17T15:17:5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995806294"/>
        <w:tag w:val="goog_rdk_28"/>
      </w:sdtPr>
      <w:sdtContent>
        <w:p w:rsidR="00000000" w:rsidDel="00000000" w:rsidP="00000000" w:rsidRDefault="00000000" w:rsidRPr="00000000" w14:paraId="0000000B">
          <w:pPr>
            <w:ind w:left="0" w:firstLine="0"/>
            <w:rPr>
              <w:ins w:author="Virata Pusuluri" w:id="15" w:date="2025-11-17T15:18:09Z"/>
              <w:sz w:val="32"/>
              <w:szCs w:val="32"/>
              <w:rPrChange w:author="Virata Pusuluri" w:id="16" w:date="2025-11-17T15:18:09Z">
                <w:rPr>
                  <w:rFonts w:ascii="Vani" w:cs="Vani" w:eastAsia="Vani" w:hAnsi="Vani"/>
                  <w:sz w:val="32"/>
                  <w:szCs w:val="32"/>
                </w:rPr>
              </w:rPrChange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కమనీయం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నీ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కరుణరసం</w:t>
          </w:r>
          <w:sdt>
            <w:sdtPr>
              <w:id w:val="-1240754282"/>
              <w:tag w:val="goog_rdk_26"/>
            </w:sdtPr>
            <w:sdtContent>
              <w:ins w:author="Virata Pusuluri" w:id="15" w:date="2025-11-17T15:18:09Z"/>
              <w:sdt>
                <w:sdtPr>
                  <w:id w:val="548496002"/>
                  <w:tag w:val="goog_rdk_27"/>
                </w:sdtPr>
                <w:sdtContent>
                  <w:ins w:author="Virata Pusuluri" w:id="15" w:date="2025-11-17T15:18:09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Virata Pusuluri" w:id="15" w:date="2025-11-17T15:18:09Z"/>
            </w:sdtContent>
          </w:sdt>
        </w:p>
      </w:sdtContent>
    </w:sdt>
    <w:sdt>
      <w:sdtPr>
        <w:id w:val="477270559"/>
        <w:tag w:val="goog_rdk_31"/>
      </w:sdtPr>
      <w:sdtContent>
        <w:p w:rsidR="00000000" w:rsidDel="00000000" w:rsidP="00000000" w:rsidRDefault="00000000" w:rsidRPr="00000000" w14:paraId="0000000C">
          <w:pPr>
            <w:ind w:left="0" w:firstLine="0"/>
            <w:rPr>
              <w:del w:author="Virata Pusuluri" w:id="17" w:date="2025-11-17T15:18:09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18" w:date="2025-11-17T15:17:55Z">
                <w:rPr>
                  <w:sz w:val="32"/>
                  <w:szCs w:val="32"/>
                </w:rPr>
              </w:rPrChange>
            </w:rPr>
            <w:pPrChange w:author="Virata Pusuluri" w:id="0" w:date="2025-11-17T15:17:55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170496075"/>
              <w:tag w:val="goog_rdk_30"/>
            </w:sdtPr>
            <w:sdtContent>
              <w:del w:author="Virata Pusuluri" w:id="17" w:date="2025-11-17T15:18:09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642989238"/>
        <w:tag w:val="goog_rdk_34"/>
      </w:sdtPr>
      <w:sdtContent>
        <w:p w:rsidR="00000000" w:rsidDel="00000000" w:rsidP="00000000" w:rsidRDefault="00000000" w:rsidRPr="00000000" w14:paraId="0000000D">
          <w:pPr>
            <w:ind w:left="0" w:firstLine="0"/>
            <w:rPr>
              <w:ins w:author="Virata Pusuluri" w:id="19" w:date="2025-11-17T15:18:16Z"/>
              <w:sz w:val="32"/>
              <w:szCs w:val="32"/>
              <w:rPrChange w:author="Virata Pusuluri" w:id="20" w:date="2025-11-17T15:18:16Z">
                <w:rPr>
                  <w:rFonts w:ascii="Vani" w:cs="Vani" w:eastAsia="Vani" w:hAnsi="Vani"/>
                  <w:sz w:val="32"/>
                  <w:szCs w:val="32"/>
                </w:rPr>
              </w:rPrChange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గ్రోలిన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చాలు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హృదయానందం</w:t>
          </w:r>
          <w:sdt>
            <w:sdtPr>
              <w:id w:val="-1481332641"/>
              <w:tag w:val="goog_rdk_32"/>
            </w:sdtPr>
            <w:sdtContent>
              <w:ins w:author="Virata Pusuluri" w:id="19" w:date="2025-11-17T15:18:16Z"/>
              <w:sdt>
                <w:sdtPr>
                  <w:id w:val="174344904"/>
                  <w:tag w:val="goog_rdk_33"/>
                </w:sdtPr>
                <w:sdtContent>
                  <w:ins w:author="Virata Pusuluri" w:id="19" w:date="2025-11-17T15:18:16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Virata Pusuluri" w:id="19" w:date="2025-11-17T15:18:16Z"/>
            </w:sdtContent>
          </w:sdt>
        </w:p>
      </w:sdtContent>
    </w:sdt>
    <w:sdt>
      <w:sdtPr>
        <w:id w:val="-266693468"/>
        <w:tag w:val="goog_rdk_37"/>
      </w:sdtPr>
      <w:sdtContent>
        <w:p w:rsidR="00000000" w:rsidDel="00000000" w:rsidP="00000000" w:rsidRDefault="00000000" w:rsidRPr="00000000" w14:paraId="0000000E">
          <w:pPr>
            <w:ind w:left="0" w:firstLine="0"/>
            <w:rPr>
              <w:del w:author="Virata Pusuluri" w:id="21" w:date="2025-11-17T15:18:17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22" w:date="2025-11-17T15:18:07Z">
                <w:rPr>
                  <w:sz w:val="32"/>
                  <w:szCs w:val="32"/>
                </w:rPr>
              </w:rPrChange>
            </w:rPr>
            <w:pPrChange w:author="Virata Pusuluri" w:id="0" w:date="2025-11-17T15:18:07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817926573"/>
              <w:tag w:val="goog_rdk_36"/>
            </w:sdtPr>
            <w:sdtContent>
              <w:del w:author="Virata Pusuluri" w:id="21" w:date="2025-11-17T15:18:17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28769317"/>
        <w:tag w:val="goog_rdk_43"/>
      </w:sdtPr>
      <w:sdtContent>
        <w:p w:rsidR="00000000" w:rsidDel="00000000" w:rsidP="00000000" w:rsidRDefault="00000000" w:rsidRPr="00000000" w14:paraId="0000000F">
          <w:pPr>
            <w:ind w:left="0" w:firstLine="0"/>
            <w:rPr>
              <w:ins w:author="Virata Pusuluri" w:id="23" w:date="2025-11-17T15:18:36Z"/>
              <w:sz w:val="32"/>
              <w:szCs w:val="32"/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పావనమౌ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నీ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పదసేవనము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ఆ</w:t>
          </w:r>
          <w:sdt>
            <w:sdtPr>
              <w:id w:val="-1827125732"/>
              <w:tag w:val="goog_rdk_38"/>
            </w:sdtPr>
            <w:sdtContent>
              <w:ins w:author="Virata Pusuluri" w:id="23" w:date="2025-11-17T15:18:36Z"/>
              <w:sdt>
                <w:sdtPr>
                  <w:id w:val="-1264284447"/>
                  <w:tag w:val="goog_rdk_39"/>
                </w:sdtPr>
                <w:sdtContent>
                  <w:ins w:author="Virata Pusuluri" w:id="23" w:date="2025-11-17T15:18:36Z">
                    <w:r w:rsidDel="00000000" w:rsidR="00000000" w:rsidRPr="00000000">
                      <w:rPr>
                        <w:sz w:val="32"/>
                        <w:szCs w:val="32"/>
                        <w:rtl w:val="0"/>
                        <w:rPrChange w:author="Virata Pusuluri" w:id="24" w:date="2025-11-17T15:18:36Z">
                          <w:rPr>
                            <w:rFonts w:ascii="Vani" w:cs="Vani" w:eastAsia="Vani" w:hAnsi="Vani"/>
                            <w:sz w:val="32"/>
                            <w:szCs w:val="32"/>
                          </w:rPr>
                        </w:rPrChange>
                      </w:rPr>
                      <w:t xml:space="preserve">…</w:t>
                    </w:r>
                  </w:ins>
                </w:sdtContent>
              </w:sdt>
              <w:ins w:author="Virata Pusuluri" w:id="23" w:date="2025-11-17T15:18:36Z"/>
            </w:sdtContent>
          </w:sdt>
          <w:sdt>
            <w:sdtPr>
              <w:id w:val="-764181841"/>
              <w:tag w:val="goog_rdk_40"/>
            </w:sdtPr>
            <w:sdtContent>
              <w:del w:author="Virata Pusuluri" w:id="23" w:date="2025-11-17T15:18:36Z"/>
              <w:sdt>
                <w:sdtPr>
                  <w:id w:val="-343552082"/>
                  <w:tag w:val="goog_rdk_41"/>
                </w:sdtPr>
                <w:sdtContent>
                  <w:del w:author="Virata Pusuluri" w:id="23" w:date="2025-11-17T15:18:36Z">
                    <w:r w:rsidDel="00000000" w:rsidR="00000000" w:rsidRPr="00000000">
                      <w:rPr>
                        <w:sz w:val="32"/>
                        <w:szCs w:val="32"/>
                        <w:rtl w:val="0"/>
                        <w:rPrChange w:author="Virata Pusuluri" w:id="24" w:date="2025-11-17T15:18:36Z">
                          <w:rPr>
                            <w:sz w:val="32"/>
                            <w:szCs w:val="32"/>
                          </w:rPr>
                        </w:rPrChange>
                      </w:rPr>
                      <w:delText xml:space="preserve">...</w:delText>
                    </w:r>
                  </w:del>
                </w:sdtContent>
              </w:sdt>
              <w:del w:author="Virata Pusuluri" w:id="23" w:date="2025-11-17T15:18:36Z"/>
            </w:sdtContent>
          </w:sdt>
          <w:sdt>
            <w:sdtPr>
              <w:id w:val="1476719177"/>
              <w:tag w:val="goog_rdk_42"/>
            </w:sdtPr>
            <w:sdtContent>
              <w:ins w:author="Virata Pusuluri" w:id="23" w:date="2025-11-17T15:18:3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935469668"/>
        <w:tag w:val="goog_rdk_46"/>
      </w:sdtPr>
      <w:sdtContent>
        <w:p w:rsidR="00000000" w:rsidDel="00000000" w:rsidP="00000000" w:rsidRDefault="00000000" w:rsidRPr="00000000" w14:paraId="00000010">
          <w:pPr>
            <w:ind w:left="0" w:firstLine="0"/>
            <w:rPr>
              <w:del w:author="Virata Pusuluri" w:id="25" w:date="2025-11-17T15:18:43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26" w:date="2025-11-17T15:18:13Z">
                <w:rPr>
                  <w:sz w:val="32"/>
                  <w:szCs w:val="32"/>
                </w:rPr>
              </w:rPrChange>
            </w:rPr>
            <w:pPrChange w:author="Virata Pusuluri" w:id="0" w:date="2025-11-17T15:18:13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1801327305"/>
              <w:tag w:val="goog_rdk_45"/>
            </w:sdtPr>
            <w:sdtContent>
              <w:del w:author="Virata Pusuluri" w:id="25" w:date="2025-11-17T15:18:43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129148429"/>
        <w:tag w:val="goog_rdk_49"/>
      </w:sdtPr>
      <w:sdtContent>
        <w:p w:rsidR="00000000" w:rsidDel="00000000" w:rsidP="00000000" w:rsidRDefault="00000000" w:rsidRPr="00000000" w14:paraId="00000011">
          <w:pPr>
            <w:ind w:left="0" w:firstLine="0"/>
            <w:rPr>
              <w:ins w:author="Virata Pusuluri" w:id="27" w:date="2025-11-17T15:18:38Z"/>
              <w:sz w:val="32"/>
              <w:szCs w:val="32"/>
              <w:rPrChange w:author="Virata Pusuluri" w:id="28" w:date="2025-11-17T15:18:38Z">
                <w:rPr>
                  <w:rFonts w:ascii="Vani" w:cs="Vani" w:eastAsia="Vani" w:hAnsi="Vani"/>
                  <w:sz w:val="32"/>
                  <w:szCs w:val="32"/>
                </w:rPr>
              </w:rPrChange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పరవశించిన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పరమానందం</w:t>
          </w:r>
          <w:sdt>
            <w:sdtPr>
              <w:id w:val="-1627906192"/>
              <w:tag w:val="goog_rdk_47"/>
            </w:sdtPr>
            <w:sdtContent>
              <w:ins w:author="Virata Pusuluri" w:id="27" w:date="2025-11-17T15:18:38Z"/>
              <w:sdt>
                <w:sdtPr>
                  <w:id w:val="-1804710727"/>
                  <w:tag w:val="goog_rdk_48"/>
                </w:sdtPr>
                <w:sdtContent>
                  <w:ins w:author="Virata Pusuluri" w:id="27" w:date="2025-11-17T15:18:38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Virata Pusuluri" w:id="27" w:date="2025-11-17T15:18:38Z"/>
            </w:sdtContent>
          </w:sdt>
        </w:p>
      </w:sdtContent>
    </w:sdt>
    <w:sdt>
      <w:sdtPr>
        <w:id w:val="393331353"/>
        <w:tag w:val="goog_rdk_52"/>
      </w:sdtPr>
      <w:sdtContent>
        <w:p w:rsidR="00000000" w:rsidDel="00000000" w:rsidP="00000000" w:rsidRDefault="00000000" w:rsidRPr="00000000" w14:paraId="00000012">
          <w:pPr>
            <w:ind w:left="0" w:firstLine="0"/>
            <w:rPr>
              <w:del w:author="Virata Pusuluri" w:id="29" w:date="2025-11-17T15:18:44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30" w:date="2025-11-17T15:18:45Z">
                <w:rPr>
                  <w:sz w:val="32"/>
                  <w:szCs w:val="32"/>
                </w:rPr>
              </w:rPrChange>
            </w:rPr>
            <w:pPrChange w:author="Virata Pusuluri" w:id="0" w:date="2025-11-17T15:18:45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758053246"/>
              <w:tag w:val="goog_rdk_51"/>
            </w:sdtPr>
            <w:sdtContent>
              <w:del w:author="Virata Pusuluri" w:id="29" w:date="2025-11-17T15:18:44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768441446"/>
        <w:tag w:val="goog_rdk_55"/>
      </w:sdtPr>
      <w:sdtContent>
        <w:p w:rsidR="00000000" w:rsidDel="00000000" w:rsidP="00000000" w:rsidRDefault="00000000" w:rsidRPr="00000000" w14:paraId="00000013">
          <w:pPr>
            <w:ind w:left="0" w:firstLine="0"/>
            <w:rPr>
              <w:ins w:author="Virata Pusuluri" w:id="31" w:date="2025-11-17T15:18:38Z"/>
              <w:sz w:val="32"/>
              <w:szCs w:val="32"/>
              <w:rPrChange w:author="Virata Pusuluri" w:id="32" w:date="2025-11-17T15:18:38Z">
                <w:rPr>
                  <w:rFonts w:ascii="Vani" w:cs="Vani" w:eastAsia="Vani" w:hAnsi="Vani"/>
                  <w:sz w:val="32"/>
                  <w:szCs w:val="32"/>
                </w:rPr>
              </w:rPrChange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అణిచివేసి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మా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అహంకారము</w:t>
          </w:r>
          <w:sdt>
            <w:sdtPr>
              <w:id w:val="842789733"/>
              <w:tag w:val="goog_rdk_53"/>
            </w:sdtPr>
            <w:sdtContent>
              <w:ins w:author="Virata Pusuluri" w:id="31" w:date="2025-11-17T15:18:38Z"/>
              <w:sdt>
                <w:sdtPr>
                  <w:id w:val="854578631"/>
                  <w:tag w:val="goog_rdk_54"/>
                </w:sdtPr>
                <w:sdtContent>
                  <w:ins w:author="Virata Pusuluri" w:id="31" w:date="2025-11-17T15:18:38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Virata Pusuluri" w:id="31" w:date="2025-11-17T15:18:38Z"/>
            </w:sdtContent>
          </w:sdt>
        </w:p>
      </w:sdtContent>
    </w:sdt>
    <w:sdt>
      <w:sdtPr>
        <w:id w:val="307431193"/>
        <w:tag w:val="goog_rdk_58"/>
      </w:sdtPr>
      <w:sdtContent>
        <w:p w:rsidR="00000000" w:rsidDel="00000000" w:rsidP="00000000" w:rsidRDefault="00000000" w:rsidRPr="00000000" w14:paraId="00000014">
          <w:pPr>
            <w:ind w:left="0" w:firstLine="0"/>
            <w:rPr>
              <w:del w:author="Virata Pusuluri" w:id="33" w:date="2025-11-17T15:18:40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34" w:date="2025-11-17T15:18:39Z">
                <w:rPr>
                  <w:sz w:val="32"/>
                  <w:szCs w:val="32"/>
                </w:rPr>
              </w:rPrChange>
            </w:rPr>
            <w:pPrChange w:author="Virata Pusuluri" w:id="0" w:date="2025-11-17T15:18:39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23610218"/>
              <w:tag w:val="goog_rdk_57"/>
            </w:sdtPr>
            <w:sdtContent>
              <w:del w:author="Virata Pusuluri" w:id="33" w:date="2025-11-17T15:18:4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177586748"/>
        <w:tag w:val="goog_rdk_61"/>
      </w:sdtPr>
      <w:sdtContent>
        <w:p w:rsidR="00000000" w:rsidDel="00000000" w:rsidP="00000000" w:rsidRDefault="00000000" w:rsidRPr="00000000" w14:paraId="00000015">
          <w:pPr>
            <w:ind w:left="0" w:firstLine="0"/>
            <w:rPr>
              <w:ins w:author="Virata Pusuluri" w:id="35" w:date="2025-11-17T15:18:37Z"/>
              <w:sz w:val="32"/>
              <w:szCs w:val="32"/>
              <w:rPrChange w:author="Virata Pusuluri" w:id="36" w:date="2025-11-17T15:18:37Z">
                <w:rPr>
                  <w:rFonts w:ascii="Vani" w:cs="Vani" w:eastAsia="Vani" w:hAnsi="Vani"/>
                  <w:sz w:val="32"/>
                  <w:szCs w:val="32"/>
                </w:rPr>
              </w:rPrChange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పెంచుము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మాలో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ప్రేమతత్వము</w:t>
          </w:r>
          <w:sdt>
            <w:sdtPr>
              <w:id w:val="699883492"/>
              <w:tag w:val="goog_rdk_59"/>
            </w:sdtPr>
            <w:sdtContent>
              <w:ins w:author="Virata Pusuluri" w:id="35" w:date="2025-11-17T15:18:37Z"/>
              <w:sdt>
                <w:sdtPr>
                  <w:id w:val="-124751039"/>
                  <w:tag w:val="goog_rdk_60"/>
                </w:sdtPr>
                <w:sdtContent>
                  <w:ins w:author="Virata Pusuluri" w:id="35" w:date="2025-11-17T15:18:37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Virata Pusuluri" w:id="35" w:date="2025-11-17T15:18:37Z"/>
            </w:sdtContent>
          </w:sdt>
        </w:p>
      </w:sdtContent>
    </w:sdt>
    <w:sdt>
      <w:sdtPr>
        <w:id w:val="1545274517"/>
        <w:tag w:val="goog_rdk_64"/>
      </w:sdtPr>
      <w:sdtContent>
        <w:p w:rsidR="00000000" w:rsidDel="00000000" w:rsidP="00000000" w:rsidRDefault="00000000" w:rsidRPr="00000000" w14:paraId="00000016">
          <w:pPr>
            <w:ind w:left="0" w:firstLine="0"/>
            <w:rPr>
              <w:del w:author="Virata Pusuluri" w:id="37" w:date="2025-11-17T15:18:42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38" w:date="2025-11-17T15:18:42Z">
                <w:rPr>
                  <w:sz w:val="32"/>
                  <w:szCs w:val="32"/>
                </w:rPr>
              </w:rPrChange>
            </w:rPr>
            <w:pPrChange w:author="Virata Pusuluri" w:id="0" w:date="2025-11-17T15:18:42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1286571963"/>
              <w:tag w:val="goog_rdk_63"/>
            </w:sdtPr>
            <w:sdtContent>
              <w:del w:author="Virata Pusuluri" w:id="37" w:date="2025-11-17T15:18:42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832474649"/>
        <w:tag w:val="goog_rdk_70"/>
      </w:sdtPr>
      <w:sdtContent>
        <w:p w:rsidR="00000000" w:rsidDel="00000000" w:rsidP="00000000" w:rsidRDefault="00000000" w:rsidRPr="00000000" w14:paraId="00000017">
          <w:pPr>
            <w:ind w:left="0" w:firstLine="0"/>
            <w:rPr>
              <w:ins w:author="Virata Pusuluri" w:id="39" w:date="2025-11-17T15:18:41Z"/>
              <w:sz w:val="32"/>
              <w:szCs w:val="32"/>
            </w:rPr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స్థిరపరచి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మాలో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సహజయోగము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ఆ</w:t>
          </w:r>
          <w:sdt>
            <w:sdtPr>
              <w:id w:val="1731305267"/>
              <w:tag w:val="goog_rdk_65"/>
            </w:sdtPr>
            <w:sdtContent>
              <w:ins w:author="Virata Pusuluri" w:id="39" w:date="2025-11-17T15:18:41Z"/>
              <w:sdt>
                <w:sdtPr>
                  <w:id w:val="447625777"/>
                  <w:tag w:val="goog_rdk_66"/>
                </w:sdtPr>
                <w:sdtContent>
                  <w:ins w:author="Virata Pusuluri" w:id="39" w:date="2025-11-17T15:18:41Z">
                    <w:r w:rsidDel="00000000" w:rsidR="00000000" w:rsidRPr="00000000">
                      <w:rPr>
                        <w:sz w:val="32"/>
                        <w:szCs w:val="32"/>
                        <w:rtl w:val="0"/>
                        <w:rPrChange w:author="Virata Pusuluri" w:id="40" w:date="2025-11-17T15:18:41Z">
                          <w:rPr>
                            <w:rFonts w:ascii="Vani" w:cs="Vani" w:eastAsia="Vani" w:hAnsi="Vani"/>
                            <w:sz w:val="32"/>
                            <w:szCs w:val="32"/>
                          </w:rPr>
                        </w:rPrChange>
                      </w:rPr>
                      <w:t xml:space="preserve">…</w:t>
                    </w:r>
                  </w:ins>
                </w:sdtContent>
              </w:sdt>
              <w:ins w:author="Virata Pusuluri" w:id="39" w:date="2025-11-17T15:18:41Z"/>
            </w:sdtContent>
          </w:sdt>
          <w:sdt>
            <w:sdtPr>
              <w:id w:val="-118424311"/>
              <w:tag w:val="goog_rdk_67"/>
            </w:sdtPr>
            <w:sdtContent>
              <w:del w:author="Virata Pusuluri" w:id="39" w:date="2025-11-17T15:18:41Z"/>
              <w:sdt>
                <w:sdtPr>
                  <w:id w:val="1189097102"/>
                  <w:tag w:val="goog_rdk_68"/>
                </w:sdtPr>
                <w:sdtContent>
                  <w:del w:author="Virata Pusuluri" w:id="39" w:date="2025-11-17T15:18:41Z">
                    <w:r w:rsidDel="00000000" w:rsidR="00000000" w:rsidRPr="00000000">
                      <w:rPr>
                        <w:sz w:val="32"/>
                        <w:szCs w:val="32"/>
                        <w:rtl w:val="0"/>
                        <w:rPrChange w:author="Virata Pusuluri" w:id="40" w:date="2025-11-17T15:18:41Z">
                          <w:rPr>
                            <w:sz w:val="32"/>
                            <w:szCs w:val="32"/>
                          </w:rPr>
                        </w:rPrChange>
                      </w:rPr>
                      <w:delText xml:space="preserve">...</w:delText>
                    </w:r>
                  </w:del>
                </w:sdtContent>
              </w:sdt>
              <w:del w:author="Virata Pusuluri" w:id="39" w:date="2025-11-17T15:18:41Z"/>
            </w:sdtContent>
          </w:sdt>
          <w:sdt>
            <w:sdtPr>
              <w:id w:val="-1025306354"/>
              <w:tag w:val="goog_rdk_69"/>
            </w:sdtPr>
            <w:sdtContent>
              <w:ins w:author="Virata Pusuluri" w:id="39" w:date="2025-11-17T15:18:4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8537263"/>
        <w:tag w:val="goog_rdk_73"/>
      </w:sdtPr>
      <w:sdtContent>
        <w:p w:rsidR="00000000" w:rsidDel="00000000" w:rsidP="00000000" w:rsidRDefault="00000000" w:rsidRPr="00000000" w14:paraId="00000018">
          <w:pPr>
            <w:ind w:left="0" w:firstLine="0"/>
            <w:rPr>
              <w:del w:author="Virata Pusuluri" w:id="41" w:date="2025-11-17T15:18:41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42" w:date="2025-11-17T15:18:36Z">
                <w:rPr>
                  <w:sz w:val="32"/>
                  <w:szCs w:val="32"/>
                </w:rPr>
              </w:rPrChange>
            </w:rPr>
            <w:pPrChange w:author="Virata Pusuluri" w:id="0" w:date="2025-11-17T15:18:36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sdt>
            <w:sdtPr>
              <w:id w:val="-1721163435"/>
              <w:tag w:val="goog_rdk_72"/>
            </w:sdtPr>
            <w:sdtContent>
              <w:del w:author="Virata Pusuluri" w:id="41" w:date="2025-11-17T15:18:41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328742915"/>
        <w:tag w:val="goog_rdk_74"/>
      </w:sdtPr>
      <w:sdtContent>
        <w:p w:rsidR="00000000" w:rsidDel="00000000" w:rsidP="00000000" w:rsidRDefault="00000000" w:rsidRPr="00000000" w14:paraId="00000019">
          <w:pPr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Virata Pusuluri" w:id="43" w:date="2025-11-17T15:18:40Z">
                <w:rPr>
                  <w:sz w:val="32"/>
                  <w:szCs w:val="32"/>
                </w:rPr>
              </w:rPrChange>
            </w:rPr>
            <w:pPrChange w:author="Virata Pusuluri" w:id="0" w:date="2025-11-17T15:18:40Z">
              <w:pPr>
                <w:numPr>
                  <w:ilvl w:val="0"/>
                  <w:numId w:val="1"/>
                </w:numPr>
                <w:ind w:left="720" w:hanging="360"/>
              </w:pPr>
            </w:pPrChange>
          </w:pP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ఉద్ధరించు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మా</w:t>
          </w:r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Fonts w:ascii="Vani" w:cs="Vani" w:eastAsia="Vani" w:hAnsi="Vani"/>
              <w:sz w:val="32"/>
              <w:szCs w:val="32"/>
              <w:rtl w:val="0"/>
            </w:rPr>
            <w:t xml:space="preserve">జన్మం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 Prompt: See below the lyrics I am interested in. For this song, for each word, write it in Telugu, then in English phonetics ( as in the attached file), followed by English meaning, then Telugu meaning (in Telugu script). So for each word there should  be 4 items separated by commas. Repeat this for all the words, with one word per line. Then write it in the form of a table. 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మీరు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అడిగిన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పాటలోని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పదాలకు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తెలుగు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ఇంగ్లీష్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ఫోనెటిక్స్</w:t>
      </w:r>
      <w:r w:rsidDel="00000000" w:rsidR="00000000" w:rsidRPr="00000000">
        <w:rPr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ట్రాన్స్‌లిటరేషన్</w:t>
      </w:r>
      <w:r w:rsidDel="00000000" w:rsidR="00000000" w:rsidRPr="00000000">
        <w:rPr>
          <w:sz w:val="32"/>
          <w:szCs w:val="32"/>
          <w:rtl w:val="0"/>
        </w:rPr>
        <w:t xml:space="preserve">),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ఇంగ్లీష్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అర్థం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మరియు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తెలుగు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అర్థం</w:t>
      </w:r>
      <w:r w:rsidDel="00000000" w:rsidR="00000000" w:rsidRPr="00000000">
        <w:rPr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తెలుగు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లిపిలో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క్రింద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ఇవ్వబడింది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అనంతరం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ఈ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సమాచారాన్ని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పట్టిక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రూపంలో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కూడా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అందిస్తాను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పద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విభజన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మరియు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అర్థాలు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మాతా</w:t>
      </w:r>
      <w:r w:rsidDel="00000000" w:rsidR="00000000" w:rsidRPr="00000000">
        <w:rPr>
          <w:sz w:val="32"/>
          <w:szCs w:val="32"/>
          <w:rtl w:val="0"/>
        </w:rPr>
        <w:t xml:space="preserve">, ma</w:t>
      </w:r>
      <w:sdt>
        <w:sdtPr>
          <w:id w:val="-1179712288"/>
          <w:tag w:val="goog_rdk_75"/>
        </w:sdtPr>
        <w:sdtContent>
          <w:ins w:author="Virata Pusuluri" w:id="44" w:date="2025-11-17T15:18:57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549472770"/>
          <w:tag w:val="goog_rdk_76"/>
        </w:sdtPr>
        <w:sdtContent>
          <w:del w:author="Virata Pusuluri" w:id="44" w:date="2025-11-17T15:18:5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ta</w:t>
      </w:r>
      <w:sdt>
        <w:sdtPr>
          <w:id w:val="-1050350145"/>
          <w:tag w:val="goog_rdk_77"/>
        </w:sdtPr>
        <w:sdtContent>
          <w:ins w:author="Virata Pusuluri" w:id="45" w:date="2025-11-17T15:18:56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1672247089"/>
          <w:tag w:val="goog_rdk_78"/>
        </w:sdtPr>
        <w:sdtContent>
          <w:del w:author="Virata Pusuluri" w:id="45" w:date="2025-11-17T15:18:5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Mother,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అమ్మ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నిర్మల</w:t>
      </w:r>
      <w:r w:rsidDel="00000000" w:rsidR="00000000" w:rsidRPr="00000000">
        <w:rPr>
          <w:sz w:val="32"/>
          <w:szCs w:val="32"/>
          <w:rtl w:val="0"/>
        </w:rPr>
        <w:t xml:space="preserve">, nirmala, Spotless/Pure,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స్వచ్ఛమైన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మహేశ్వరి</w:t>
      </w:r>
      <w:r w:rsidDel="00000000" w:rsidR="00000000" w:rsidRPr="00000000">
        <w:rPr>
          <w:sz w:val="32"/>
          <w:szCs w:val="32"/>
          <w:rtl w:val="0"/>
        </w:rPr>
        <w:t xml:space="preserve">, mah</w:t>
      </w:r>
      <w:sdt>
        <w:sdtPr>
          <w:id w:val="-45244915"/>
          <w:tag w:val="goog_rdk_79"/>
        </w:sdtPr>
        <w:sdtContent>
          <w:del w:author="Virata Pusuluri" w:id="46" w:date="2025-11-17T15:20:12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652012058"/>
          <w:tag w:val="goog_rdk_80"/>
        </w:sdtPr>
        <w:sdtContent>
          <w:ins w:author="Virata Pusuluri" w:id="47" w:date="2025-11-17T15:20:18Z">
            <w:r w:rsidDel="00000000" w:rsidR="00000000" w:rsidRPr="00000000">
              <w:rPr>
                <w:sz w:val="32"/>
                <w:szCs w:val="32"/>
                <w:rtl w:val="0"/>
              </w:rPr>
              <w:t xml:space="preserve">:sʰ</w:t>
            </w:r>
          </w:ins>
        </w:sdtContent>
      </w:sdt>
      <w:sdt>
        <w:sdtPr>
          <w:id w:val="754423608"/>
          <w:tag w:val="goog_rdk_81"/>
        </w:sdtPr>
        <w:sdtContent>
          <w:del w:author="Virata Pusuluri" w:id="47" w:date="2025-11-17T15:20:1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S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vari, Great Goddess/Wife of Shiva,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గొప్ప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దేవత</w:t>
      </w:r>
      <w:r w:rsidDel="00000000" w:rsidR="00000000" w:rsidRPr="00000000">
        <w:rPr>
          <w:sz w:val="32"/>
          <w:szCs w:val="32"/>
          <w:rtl w:val="0"/>
        </w:rPr>
        <w:t xml:space="preserve">/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శివుని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భార్య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మాతా</w:t>
      </w:r>
      <w:r w:rsidDel="00000000" w:rsidR="00000000" w:rsidRPr="00000000">
        <w:rPr>
          <w:sz w:val="32"/>
          <w:szCs w:val="32"/>
          <w:rtl w:val="0"/>
        </w:rPr>
        <w:t xml:space="preserve">, ma</w:t>
      </w:r>
      <w:sdt>
        <w:sdtPr>
          <w:id w:val="-1516631523"/>
          <w:tag w:val="goog_rdk_82"/>
        </w:sdtPr>
        <w:sdtContent>
          <w:ins w:author="Virata Pusuluri" w:id="48" w:date="2025-11-17T15:21:09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1469692589"/>
          <w:tag w:val="goog_rdk_83"/>
        </w:sdtPr>
        <w:sdtContent>
          <w:del w:author="Virata Pusuluri" w:id="48" w:date="2025-11-17T15:21:0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ta</w:t>
      </w:r>
      <w:sdt>
        <w:sdtPr>
          <w:id w:val="61780239"/>
          <w:tag w:val="goog_rdk_84"/>
        </w:sdtPr>
        <w:sdtContent>
          <w:ins w:author="Virata Pusuluri" w:id="49" w:date="2025-11-17T15:21:03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1196273851"/>
          <w:tag w:val="goog_rdk_85"/>
        </w:sdtPr>
        <w:sdtContent>
          <w:del w:author="Virata Pusuluri" w:id="49" w:date="2025-11-17T15:21:0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Mother,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అమ్మ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నిర్మల</w:t>
      </w:r>
      <w:r w:rsidDel="00000000" w:rsidR="00000000" w:rsidRPr="00000000">
        <w:rPr>
          <w:sz w:val="32"/>
          <w:szCs w:val="32"/>
          <w:rtl w:val="0"/>
        </w:rPr>
        <w:t xml:space="preserve">, nirmala, Spotless/Pure,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స్వచ్ఛమైన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మహేశ్వరి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sdt>
        <w:sdtPr>
          <w:id w:val="-2018140024"/>
          <w:tag w:val="goog_rdk_86"/>
        </w:sdtPr>
        <w:sdtContent>
          <w:ins w:author="Virata Pusuluri" w:id="50" w:date="2025-11-17T15:21:27Z"/>
          <w:sdt>
            <w:sdtPr>
              <w:id w:val="568205776"/>
              <w:tag w:val="goog_rdk_87"/>
            </w:sdtPr>
            <w:sdtContent>
              <w:ins w:author="Virata Pusuluri" w:id="50" w:date="2025-11-17T15:21:27Z">
                <w:r w:rsidDel="00000000" w:rsidR="00000000" w:rsidRPr="00000000">
                  <w:rPr>
                    <w:sz w:val="32"/>
                    <w:szCs w:val="32"/>
                    <w:rtl w:val="0"/>
                    <w:rPrChange w:author="Virata Pusuluri" w:id="51" w:date="2025-11-17T15:21:27Z">
                      <w:rPr>
                        <w:sz w:val="32"/>
                        <w:szCs w:val="32"/>
                      </w:rPr>
                    </w:rPrChange>
                  </w:rPr>
                  <w:t xml:space="preserve">mahae:sʰvari</w:t>
                </w:r>
              </w:ins>
            </w:sdtContent>
          </w:sdt>
          <w:ins w:author="Virata Pusuluri" w:id="50" w:date="2025-11-17T15:21:27Z"/>
        </w:sdtContent>
      </w:sdt>
      <w:sdt>
        <w:sdtPr>
          <w:id w:val="1715666673"/>
          <w:tag w:val="goog_rdk_88"/>
        </w:sdtPr>
        <w:sdtContent>
          <w:del w:author="Virata Pusuluri" w:id="50" w:date="2025-11-17T15:21:27Z"/>
          <w:sdt>
            <w:sdtPr>
              <w:id w:val="-952344997"/>
              <w:tag w:val="goog_rdk_89"/>
            </w:sdtPr>
            <w:sdtContent>
              <w:del w:author="Virata Pusuluri" w:id="50" w:date="2025-11-17T15:21:27Z">
                <w:r w:rsidDel="00000000" w:rsidR="00000000" w:rsidRPr="00000000">
                  <w:rPr>
                    <w:sz w:val="32"/>
                    <w:szCs w:val="32"/>
                    <w:rtl w:val="0"/>
                    <w:rPrChange w:author="Virata Pusuluri" w:id="51" w:date="2025-11-17T15:21:27Z">
                      <w:rPr>
                        <w:sz w:val="32"/>
                        <w:szCs w:val="32"/>
                      </w:rPr>
                    </w:rPrChange>
                  </w:rPr>
                  <w:delText xml:space="preserve">mahaeSvari</w:delText>
                </w:r>
              </w:del>
            </w:sdtContent>
          </w:sdt>
          <w:del w:author="Virata Pusuluri" w:id="50" w:date="2025-11-17T15:21:27Z"/>
        </w:sdtContent>
      </w:sdt>
      <w:r w:rsidDel="00000000" w:rsidR="00000000" w:rsidRPr="00000000">
        <w:rPr>
          <w:sz w:val="32"/>
          <w:szCs w:val="32"/>
          <w:rtl w:val="0"/>
        </w:rPr>
        <w:t xml:space="preserve">, Great Goddess/Wife of Shiva,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గొప్ప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దేవత</w:t>
      </w:r>
      <w:r w:rsidDel="00000000" w:rsidR="00000000" w:rsidRPr="00000000">
        <w:rPr>
          <w:sz w:val="32"/>
          <w:szCs w:val="32"/>
          <w:rtl w:val="0"/>
        </w:rPr>
        <w:t xml:space="preserve">/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శివుని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భార్య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సుమధుర</w:t>
      </w:r>
      <w:r w:rsidDel="00000000" w:rsidR="00000000" w:rsidRPr="00000000">
        <w:rPr>
          <w:sz w:val="32"/>
          <w:szCs w:val="32"/>
          <w:rtl w:val="0"/>
        </w:rPr>
        <w:t xml:space="preserve">, suma</w:t>
      </w:r>
      <w:sdt>
        <w:sdtPr>
          <w:id w:val="-38133862"/>
          <w:tag w:val="goog_rdk_90"/>
        </w:sdtPr>
        <w:sdtContent>
          <w:ins w:author="Virata Pusuluri" w:id="52" w:date="2025-11-17T15:22:03Z">
            <w:r w:rsidDel="00000000" w:rsidR="00000000" w:rsidRPr="00000000">
              <w:rPr>
                <w:sz w:val="32"/>
                <w:szCs w:val="32"/>
                <w:rtl w:val="0"/>
              </w:rPr>
              <w:t xml:space="preserve">ðʰ</w:t>
            </w:r>
          </w:ins>
        </w:sdtContent>
      </w:sdt>
      <w:sdt>
        <w:sdtPr>
          <w:id w:val="-646180632"/>
          <w:tag w:val="goog_rdk_91"/>
        </w:sdtPr>
        <w:sdtContent>
          <w:del w:author="Virata Pusuluri" w:id="52" w:date="2025-11-17T15:22:0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ura, Sweet,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చాలా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మధురమైన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భాషిణి</w:t>
      </w:r>
      <w:r w:rsidDel="00000000" w:rsidR="00000000" w:rsidRPr="00000000">
        <w:rPr>
          <w:sz w:val="32"/>
          <w:szCs w:val="32"/>
          <w:rtl w:val="0"/>
        </w:rPr>
        <w:t xml:space="preserve">, bha</w:t>
      </w:r>
      <w:sdt>
        <w:sdtPr>
          <w:id w:val="1491082936"/>
          <w:tag w:val="goog_rdk_92"/>
        </w:sdtPr>
        <w:sdtContent>
          <w:ins w:author="Virata Pusuluri" w:id="53" w:date="2025-11-17T15:22:10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2142712347"/>
          <w:tag w:val="goog_rdk_93"/>
        </w:sdtPr>
        <w:sdtContent>
          <w:del w:author="Virata Pusuluri" w:id="53" w:date="2025-11-17T15:22:10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shi</w:t>
      </w:r>
      <w:sdt>
        <w:sdtPr>
          <w:id w:val="4197456"/>
          <w:tag w:val="goog_rdk_94"/>
        </w:sdtPr>
        <w:sdtContent>
          <w:ins w:author="Virata Pusuluri" w:id="54" w:date="2025-11-17T15:22:17Z">
            <w:r w:rsidDel="00000000" w:rsidR="00000000" w:rsidRPr="00000000">
              <w:rPr>
                <w:sz w:val="32"/>
                <w:szCs w:val="32"/>
                <w:rtl w:val="0"/>
              </w:rPr>
              <w:t xml:space="preserve">ɳ</w:t>
            </w:r>
          </w:ins>
        </w:sdtContent>
      </w:sdt>
      <w:sdt>
        <w:sdtPr>
          <w:id w:val="-1616175116"/>
          <w:tag w:val="goog_rdk_95"/>
        </w:sdtPr>
        <w:sdtContent>
          <w:del w:author="Virata Pusuluri" w:id="54" w:date="2025-11-17T15:22:1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N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i, Speaker/One who speaks,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మాట్లాడేది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శుభకరి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sdt>
        <w:sdtPr>
          <w:id w:val="142455813"/>
          <w:tag w:val="goog_rdk_96"/>
        </w:sdtPr>
        <w:sdtContent>
          <w:ins w:author="Virata Pusuluri" w:id="55" w:date="2025-11-17T15:26:28Z">
            <w:r w:rsidDel="00000000" w:rsidR="00000000" w:rsidRPr="00000000">
              <w:rPr>
                <w:sz w:val="32"/>
                <w:szCs w:val="32"/>
                <w:rtl w:val="0"/>
              </w:rPr>
              <w:t xml:space="preserve">sʰ</w:t>
            </w:r>
          </w:ins>
        </w:sdtContent>
      </w:sdt>
      <w:sdt>
        <w:sdtPr>
          <w:id w:val="87550071"/>
          <w:tag w:val="goog_rdk_97"/>
        </w:sdtPr>
        <w:sdtContent>
          <w:del w:author="Virata Pusuluri" w:id="55" w:date="2025-11-17T15:26:2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S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ub</w:t>
      </w:r>
      <w:sdt>
        <w:sdtPr>
          <w:id w:val="-1577042013"/>
          <w:tag w:val="goog_rdk_98"/>
        </w:sdtPr>
        <w:sdtContent>
          <w:ins w:author="Virata Pusuluri" w:id="56" w:date="2025-11-17T15:26:38Z">
            <w:r w:rsidDel="00000000" w:rsidR="00000000" w:rsidRPr="00000000">
              <w:rPr>
                <w:sz w:val="32"/>
                <w:szCs w:val="32"/>
                <w:rtl w:val="0"/>
              </w:rPr>
              <w:t xml:space="preserve">ʰ</w:t>
            </w:r>
          </w:ins>
        </w:sdtContent>
      </w:sdt>
      <w:sdt>
        <w:sdtPr>
          <w:id w:val="-1461480506"/>
          <w:tag w:val="goog_rdk_99"/>
        </w:sdtPr>
        <w:sdtContent>
          <w:del w:author="Virata Pusuluri" w:id="56" w:date="2025-11-17T15:26:3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akari, Doer of good/Auspicious,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శుభాన్ని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కలిగించేది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నిను</w:t>
      </w:r>
      <w:r w:rsidDel="00000000" w:rsidR="00000000" w:rsidRPr="00000000">
        <w:rPr>
          <w:sz w:val="32"/>
          <w:szCs w:val="32"/>
          <w:rtl w:val="0"/>
        </w:rPr>
        <w:t xml:space="preserve">, ninu, You (accusative),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నిన్ను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కొలిచే</w:t>
      </w:r>
      <w:r w:rsidDel="00000000" w:rsidR="00000000" w:rsidRPr="00000000">
        <w:rPr>
          <w:sz w:val="32"/>
          <w:szCs w:val="32"/>
          <w:rtl w:val="0"/>
        </w:rPr>
        <w:t xml:space="preserve">, kolich</w:t>
      </w:r>
      <w:sdt>
        <w:sdtPr>
          <w:id w:val="1965963092"/>
          <w:tag w:val="goog_rdk_100"/>
        </w:sdtPr>
        <w:sdtContent>
          <w:del w:author="Virata Pusuluri" w:id="57" w:date="2025-11-17T15:27:1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-1690809521"/>
          <w:tag w:val="goog_rdk_101"/>
        </w:sdtPr>
        <w:sdtContent>
          <w:ins w:author="Virata Pusuluri" w:id="58" w:date="2025-11-17T15:27:20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Worshipping,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పూజించే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జన్మమే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sdt>
        <w:sdtPr>
          <w:id w:val="-771183799"/>
          <w:tag w:val="goog_rdk_102"/>
        </w:sdtPr>
        <w:sdtContent>
          <w:ins w:author="Virata Pusuluri" w:id="59" w:date="2025-11-17T15:28:22Z"/>
          <w:sdt>
            <w:sdtPr>
              <w:id w:val="-184778223"/>
              <w:tag w:val="goog_rdk_103"/>
            </w:sdtPr>
            <w:sdtContent>
              <w:ins w:author="Virata Pusuluri" w:id="59" w:date="2025-11-17T15:28:22Z">
                <w:r w:rsidDel="00000000" w:rsidR="00000000" w:rsidRPr="00000000">
                  <w:rPr>
                    <w:sz w:val="32"/>
                    <w:szCs w:val="32"/>
                    <w:rtl w:val="0"/>
                    <w:rPrChange w:author="Virata Pusuluri" w:id="60" w:date="2025-11-17T15:28:22Z">
                      <w:rPr>
                        <w:sz w:val="32"/>
                        <w:szCs w:val="32"/>
                      </w:rPr>
                    </w:rPrChange>
                  </w:rPr>
                  <w:t xml:space="preserve">dʒ</w:t>
                </w:r>
              </w:ins>
            </w:sdtContent>
          </w:sdt>
          <w:ins w:author="Virata Pusuluri" w:id="59" w:date="2025-11-17T15:28:22Z"/>
        </w:sdtContent>
      </w:sdt>
      <w:sdt>
        <w:sdtPr>
          <w:id w:val="848003319"/>
          <w:tag w:val="goog_rdk_104"/>
        </w:sdtPr>
        <w:sdtContent>
          <w:del w:author="Virata Pusuluri" w:id="59" w:date="2025-11-17T15:28:22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j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anmam</w:t>
      </w:r>
      <w:sdt>
        <w:sdtPr>
          <w:id w:val="-2058778993"/>
          <w:tag w:val="goog_rdk_105"/>
        </w:sdtPr>
        <w:sdtContent>
          <w:del w:author="Virata Pusuluri" w:id="61" w:date="2025-11-17T15:28:45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286600888"/>
          <w:tag w:val="goog_rdk_106"/>
        </w:sdtPr>
        <w:sdtContent>
          <w:ins w:author="Virata Pusuluri" w:id="62" w:date="2025-11-17T15:29:07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Birth (emphasis),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జన్మమే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సఫలం</w:t>
      </w:r>
      <w:r w:rsidDel="00000000" w:rsidR="00000000" w:rsidRPr="00000000">
        <w:rPr>
          <w:sz w:val="32"/>
          <w:szCs w:val="32"/>
          <w:rtl w:val="0"/>
        </w:rPr>
        <w:t xml:space="preserve">, sa</w:t>
      </w:r>
      <w:sdt>
        <w:sdtPr>
          <w:id w:val="-655886028"/>
          <w:tag w:val="goog_rdk_107"/>
        </w:sdtPr>
        <w:sdtContent>
          <w:del w:author="Virata Pusuluri" w:id="63" w:date="2025-11-17T15:29:0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phala</w:t>
      </w:r>
      <w:sdt>
        <w:sdtPr>
          <w:id w:val="1870161781"/>
          <w:tag w:val="goog_rdk_108"/>
        </w:sdtPr>
        <w:sdtContent>
          <w:del w:author="Virata Pusuluri" w:id="64" w:date="2025-11-17T15:29:0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1925336350"/>
          <w:tag w:val="goog_rdk_109"/>
        </w:sdtPr>
        <w:sdtContent>
          <w:ins w:author="Virata Pusuluri" w:id="64" w:date="2025-11-17T15:29:06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Successful/Fruitful,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విజయవంతం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నిను</w:t>
      </w:r>
      <w:r w:rsidDel="00000000" w:rsidR="00000000" w:rsidRPr="00000000">
        <w:rPr>
          <w:sz w:val="32"/>
          <w:szCs w:val="32"/>
          <w:rtl w:val="0"/>
        </w:rPr>
        <w:t xml:space="preserve">, ninu, You (accusative),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నిన్ను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గాంచే</w:t>
      </w:r>
      <w:r w:rsidDel="00000000" w:rsidR="00000000" w:rsidRPr="00000000">
        <w:rPr>
          <w:sz w:val="32"/>
          <w:szCs w:val="32"/>
          <w:rtl w:val="0"/>
        </w:rPr>
        <w:t xml:space="preserve">, ga</w:t>
      </w:r>
      <w:sdt>
        <w:sdtPr>
          <w:id w:val="880704189"/>
          <w:tag w:val="goog_rdk_110"/>
        </w:sdtPr>
        <w:sdtContent>
          <w:ins w:author="Virata Pusuluri" w:id="65" w:date="2025-11-17T15:30:11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140789635"/>
          <w:tag w:val="goog_rdk_111"/>
        </w:sdtPr>
        <w:sdtContent>
          <w:del w:author="Virata Pusuluri" w:id="65" w:date="2025-11-17T15:30:1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sdt>
        <w:sdtPr>
          <w:id w:val="1422486345"/>
          <w:tag w:val="goog_rdk_112"/>
        </w:sdtPr>
        <w:sdtContent>
          <w:ins w:author="Virata Pusuluri" w:id="65" w:date="2025-11-17T15:30:11Z">
            <w:sdt>
              <w:sdtPr>
                <w:id w:val="-1724107457"/>
                <w:tag w:val="goog_rdk_113"/>
              </w:sdtPr>
              <w:sdtContent>
                <w:del w:author="Virata Pusuluri" w:id="65" w:date="2025-11-17T15:30:11Z"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delText xml:space="preserve">ṁ</w:delText>
                  </w:r>
                </w:del>
              </w:sdtContent>
            </w:sdt>
          </w:ins>
        </w:sdtContent>
      </w:sdt>
      <w:sdt>
        <w:sdtPr>
          <w:id w:val="1836123686"/>
          <w:tag w:val="goog_rdk_114"/>
        </w:sdtPr>
        <w:sdtContent>
          <w:del w:author="Virata Pusuluri" w:id="65" w:date="2025-11-17T15:30:1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ch</w:t>
      </w:r>
      <w:sdt>
        <w:sdtPr>
          <w:id w:val="220756413"/>
          <w:tag w:val="goog_rdk_115"/>
        </w:sdtPr>
        <w:sdtContent>
          <w:del w:author="Virata Pusuluri" w:id="66" w:date="2025-11-17T15:30:1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1789293514"/>
          <w:tag w:val="goog_rdk_116"/>
        </w:sdtPr>
        <w:sdtContent>
          <w:ins w:author="Virata Pusuluri" w:id="67" w:date="2025-11-17T15:30:19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Seeing/Beholding,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చూసే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జన్మకు</w:t>
      </w:r>
      <w:r w:rsidDel="00000000" w:rsidR="00000000" w:rsidRPr="00000000">
        <w:rPr>
          <w:sz w:val="32"/>
          <w:szCs w:val="32"/>
          <w:rtl w:val="0"/>
        </w:rPr>
        <w:t xml:space="preserve">, janmaku, To the birth,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జన్మకు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కైవల్యం</w:t>
      </w:r>
      <w:r w:rsidDel="00000000" w:rsidR="00000000" w:rsidRPr="00000000">
        <w:rPr>
          <w:sz w:val="32"/>
          <w:szCs w:val="32"/>
          <w:rtl w:val="0"/>
        </w:rPr>
        <w:t xml:space="preserve">, kaival</w:t>
      </w:r>
      <w:sdt>
        <w:sdtPr>
          <w:id w:val="-888731241"/>
          <w:tag w:val="goog_rdk_117"/>
        </w:sdtPr>
        <w:sdtContent>
          <w:ins w:author="Virata Pusuluri" w:id="68" w:date="2025-11-17T15:33:10Z">
            <w:r w:rsidDel="00000000" w:rsidR="00000000" w:rsidRPr="00000000">
              <w:rPr>
                <w:sz w:val="32"/>
                <w:szCs w:val="32"/>
                <w:rtl w:val="0"/>
              </w:rPr>
              <w:t xml:space="preserve">j</w:t>
            </w:r>
          </w:ins>
        </w:sdtContent>
      </w:sdt>
      <w:sdt>
        <w:sdtPr>
          <w:id w:val="794694527"/>
          <w:tag w:val="goog_rdk_118"/>
        </w:sdtPr>
        <w:sdtContent>
          <w:del w:author="Virata Pusuluri" w:id="68" w:date="2025-11-17T15:33:10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y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1925068718"/>
          <w:tag w:val="goog_rdk_119"/>
        </w:sdtPr>
        <w:sdtContent>
          <w:ins w:author="Virata Pusuluri" w:id="69" w:date="2025-11-17T15:33:19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481794803"/>
          <w:tag w:val="goog_rdk_120"/>
        </w:sdtPr>
        <w:sdtContent>
          <w:del w:author="Virata Pusuluri" w:id="69" w:date="2025-11-17T15:33:1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Salvation/Liberation,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మోక్షం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మందహాస</w:t>
      </w:r>
      <w:sdt>
        <w:sdtPr>
          <w:id w:val="495299024"/>
          <w:tag w:val="goog_rdk_121"/>
        </w:sdtPr>
        <w:sdtContent>
          <w:ins w:author="Virata Pusuluri" w:id="70" w:date="2025-11-17T15:36:45Z"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ము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ma</w:t>
      </w:r>
      <w:sdt>
        <w:sdtPr>
          <w:id w:val="1020838860"/>
          <w:tag w:val="goog_rdk_122"/>
        </w:sdtPr>
        <w:sdtContent>
          <w:ins w:author="Virata Pusuluri" w:id="71" w:date="2025-11-17T15:33:29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1018719234"/>
          <w:tag w:val="goog_rdk_123"/>
        </w:sdtPr>
        <w:sdtContent>
          <w:del w:author="Virata Pusuluri" w:id="71" w:date="2025-11-17T15:33:2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-1519449639"/>
          <w:tag w:val="goog_rdk_124"/>
        </w:sdtPr>
        <w:sdtContent>
          <w:ins w:author="Virata Pusuluri" w:id="72" w:date="2025-11-17T15:33:39Z">
            <w:r w:rsidDel="00000000" w:rsidR="00000000" w:rsidRPr="00000000">
              <w:rPr>
                <w:sz w:val="32"/>
                <w:szCs w:val="32"/>
                <w:rtl w:val="0"/>
              </w:rPr>
              <w:t xml:space="preserve">ð</w:t>
            </w:r>
          </w:ins>
        </w:sdtContent>
      </w:sdt>
      <w:sdt>
        <w:sdtPr>
          <w:id w:val="-48858543"/>
          <w:tag w:val="goog_rdk_125"/>
        </w:sdtPr>
        <w:sdtContent>
          <w:del w:author="Virata Pusuluri" w:id="72" w:date="2025-11-17T15:33:3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374422537"/>
          <w:tag w:val="goog_rdk_126"/>
        </w:sdtPr>
        <w:sdtContent>
          <w:del w:author="Virata Pusuluri" w:id="73" w:date="2025-11-17T15:34:00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sdt>
        <w:sdtPr>
          <w:id w:val="-1683398923"/>
          <w:tag w:val="goog_rdk_127"/>
        </w:sdtPr>
        <w:sdtContent>
          <w:ins w:author="Virata Pusuluri" w:id="73" w:date="2025-11-17T15:34:00Z">
            <w:sdt>
              <w:sdtPr>
                <w:id w:val="-1593710928"/>
                <w:tag w:val="goog_rdk_128"/>
              </w:sdtPr>
              <w:sdtContent>
                <w:del w:author="Virata Pusuluri" w:id="73" w:date="2025-11-17T15:34:00Z"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delText xml:space="preserve">ɦ</w:delText>
                  </w:r>
                </w:del>
              </w:sdtContent>
            </w:sdt>
          </w:ins>
        </w:sdtContent>
      </w:sdt>
      <w:sdt>
        <w:sdtPr>
          <w:id w:val="-563518133"/>
          <w:tag w:val="goog_rdk_129"/>
        </w:sdtPr>
        <w:sdtContent>
          <w:del w:author="Virata Pusuluri" w:id="73" w:date="2025-11-17T15:34:00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ha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1113577816"/>
          <w:tag w:val="goog_rdk_130"/>
        </w:sdtPr>
        <w:sdtContent>
          <w:ins w:author="Virata Pusuluri" w:id="74" w:date="2025-11-17T15:34:00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sa</w:t>
      </w:r>
      <w:sdt>
        <w:sdtPr>
          <w:id w:val="744707753"/>
          <w:tag w:val="goog_rdk_131"/>
        </w:sdtPr>
        <w:sdtContent>
          <w:ins w:author="Virata Pusuluri" w:id="75" w:date="2025-11-17T15:37:36Z">
            <w:r w:rsidDel="00000000" w:rsidR="00000000" w:rsidRPr="00000000">
              <w:rPr>
                <w:sz w:val="32"/>
                <w:szCs w:val="32"/>
                <w:rtl w:val="0"/>
              </w:rPr>
              <w:t xml:space="preserve">mu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Gentle smile/Mirthful,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చిరునవ్వు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32"/>
          <w:szCs w:val="32"/>
        </w:rPr>
      </w:pPr>
      <w:sdt>
        <w:sdtPr>
          <w:id w:val="392522481"/>
          <w:tag w:val="goog_rdk_133"/>
        </w:sdtPr>
        <w:sdtContent>
          <w:ins w:author="Virata Pusuluri" w:id="76" w:date="2025-11-17T15:36:56Z"/>
          <w:sdt>
            <w:sdtPr>
              <w:id w:val="1804760528"/>
              <w:tag w:val="goog_rdk_134"/>
            </w:sdtPr>
            <w:sdtContent>
              <w:ins w:author="Virata Pusuluri" w:id="76" w:date="2025-11-17T15:36:56Z">
                <w:r w:rsidDel="00000000" w:rsidR="00000000" w:rsidRPr="00000000">
                  <w:rPr>
                    <w:rFonts w:ascii="Vani" w:cs="Vani" w:eastAsia="Vani" w:hAnsi="Vani"/>
                    <w:sz w:val="32"/>
                    <w:szCs w:val="32"/>
                    <w:rtl w:val="0"/>
                    <w:rPrChange w:author="Virata Pusuluri" w:id="77" w:date="2025-11-17T15:36:56Z">
                      <w:rPr>
                        <w:sz w:val="32"/>
                        <w:szCs w:val="32"/>
                      </w:rPr>
                    </w:rPrChange>
                  </w:rPr>
                  <w:t xml:space="preserve">ఒ</w:t>
                </w:r>
              </w:ins>
            </w:sdtContent>
          </w:sdt>
          <w:ins w:author="Virata Pusuluri" w:id="76" w:date="2025-11-17T15:36:56Z"/>
        </w:sdtContent>
      </w:sdt>
      <w:sdt>
        <w:sdtPr>
          <w:id w:val="1631903204"/>
          <w:tag w:val="goog_rdk_135"/>
        </w:sdtPr>
        <w:sdtContent>
          <w:del w:author="Virata Pusuluri" w:id="76" w:date="2025-11-17T15:36:56Z"/>
          <w:sdt>
            <w:sdtPr>
              <w:id w:val="-523475549"/>
              <w:tag w:val="goog_rdk_136"/>
            </w:sdtPr>
            <w:sdtContent>
              <w:del w:author="Virata Pusuluri" w:id="76" w:date="2025-11-17T15:36:56Z">
                <w:r w:rsidDel="00000000" w:rsidR="00000000" w:rsidRPr="00000000">
                  <w:rPr>
                    <w:rFonts w:ascii="Vani" w:cs="Vani" w:eastAsia="Vani" w:hAnsi="Vani"/>
                    <w:sz w:val="32"/>
                    <w:szCs w:val="32"/>
                    <w:rtl w:val="0"/>
                    <w:rPrChange w:author="Virata Pusuluri" w:id="77" w:date="2025-11-17T15:36:56Z">
                      <w:rPr>
                        <w:rFonts w:ascii="Vani" w:cs="Vani" w:eastAsia="Vani" w:hAnsi="Vani"/>
                        <w:sz w:val="32"/>
                        <w:szCs w:val="32"/>
                      </w:rPr>
                    </w:rPrChange>
                  </w:rPr>
                  <w:delText xml:space="preserve">మొ</w:delText>
                </w:r>
              </w:del>
            </w:sdtContent>
          </w:sdt>
          <w:del w:author="Virata Pusuluri" w:id="76" w:date="2025-11-17T15:36:56Z"/>
        </w:sdtContent>
      </w:sdt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లికే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sdt>
        <w:sdtPr>
          <w:id w:val="-872431041"/>
          <w:tag w:val="goog_rdk_137"/>
        </w:sdtPr>
        <w:sdtContent>
          <w:del w:author="Virata Pusuluri" w:id="78" w:date="2025-11-17T15:37:5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olik</w:t>
      </w:r>
      <w:sdt>
        <w:sdtPr>
          <w:id w:val="468565245"/>
          <w:tag w:val="goog_rdk_138"/>
        </w:sdtPr>
        <w:sdtContent>
          <w:del w:author="Virata Pusuluri" w:id="79" w:date="2025-11-17T15:37:5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1108671611"/>
          <w:tag w:val="goog_rdk_139"/>
        </w:sdtPr>
        <w:sdtContent>
          <w:ins w:author="Virata Pusuluri" w:id="80" w:date="2025-11-17T15:37:56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Blooming/Sprouting,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చిగురించే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నీ</w:t>
      </w:r>
      <w:r w:rsidDel="00000000" w:rsidR="00000000" w:rsidRPr="00000000">
        <w:rPr>
          <w:sz w:val="32"/>
          <w:szCs w:val="32"/>
          <w:rtl w:val="0"/>
        </w:rPr>
        <w:t xml:space="preserve">, ni</w:t>
      </w:r>
      <w:sdt>
        <w:sdtPr>
          <w:id w:val="783839240"/>
          <w:tag w:val="goog_rdk_140"/>
        </w:sdtPr>
        <w:sdtContent>
          <w:ins w:author="Virata Pusuluri" w:id="81" w:date="2025-11-18T16:10:40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1168541923"/>
          <w:tag w:val="goog_rdk_141"/>
        </w:sdtPr>
        <w:sdtContent>
          <w:del w:author="Virata Pusuluri" w:id="81" w:date="2025-11-18T16:10:40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i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Your,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నీ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యొక్క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మోము</w:t>
      </w:r>
      <w:r w:rsidDel="00000000" w:rsidR="00000000" w:rsidRPr="00000000">
        <w:rPr>
          <w:sz w:val="32"/>
          <w:szCs w:val="32"/>
          <w:rtl w:val="0"/>
        </w:rPr>
        <w:t xml:space="preserve">, mo</w:t>
      </w:r>
      <w:sdt>
        <w:sdtPr>
          <w:id w:val="-225145069"/>
          <w:tag w:val="goog_rdk_142"/>
        </w:sdtPr>
        <w:sdtContent>
          <w:ins w:author="Virata Pusuluri" w:id="82" w:date="2025-11-17T15:41:29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1483182338"/>
          <w:tag w:val="goog_rdk_143"/>
        </w:sdtPr>
        <w:sdtContent>
          <w:del w:author="Virata Pusuluri" w:id="82" w:date="2025-11-17T15:41:2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mu, Face,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ముఖము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కాంచిన</w:t>
      </w:r>
      <w:r w:rsidDel="00000000" w:rsidR="00000000" w:rsidRPr="00000000">
        <w:rPr>
          <w:sz w:val="32"/>
          <w:szCs w:val="32"/>
          <w:rtl w:val="0"/>
        </w:rPr>
        <w:t xml:space="preserve">, ka</w:t>
      </w:r>
      <w:sdt>
        <w:sdtPr>
          <w:id w:val="-280756109"/>
          <w:tag w:val="goog_rdk_144"/>
        </w:sdtPr>
        <w:sdtContent>
          <w:del w:author="Virata Pusuluri" w:id="83" w:date="2025-11-17T15:41:3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aM</w:delText>
            </w:r>
          </w:del>
        </w:sdtContent>
      </w:sdt>
      <w:sdt>
        <w:sdtPr>
          <w:id w:val="2116093199"/>
          <w:tag w:val="goog_rdk_145"/>
        </w:sdtPr>
        <w:sdtContent>
          <w:ins w:author="Virata Pusuluri" w:id="83" w:date="2025-11-17T15:41:36Z">
            <w:r w:rsidDel="00000000" w:rsidR="00000000" w:rsidRPr="00000000">
              <w:rPr>
                <w:sz w:val="32"/>
                <w:szCs w:val="32"/>
                <w:rtl w:val="0"/>
              </w:rPr>
              <w:t xml:space="preserve">:ṁ</w:t>
            </w:r>
          </w:ins>
        </w:sdtContent>
      </w:sdt>
      <w:sdt>
        <w:sdtPr>
          <w:id w:val="-1941473172"/>
          <w:tag w:val="goog_rdk_146"/>
        </w:sdtPr>
        <w:sdtContent>
          <w:ins w:author="Virata Pusuluri" w:id="84" w:date="2025-11-17T15:43:44Z"/>
          <w:sdt>
            <w:sdtPr>
              <w:id w:val="1113943983"/>
              <w:tag w:val="goog_rdk_147"/>
            </w:sdtPr>
            <w:sdtContent>
              <w:ins w:author="Virata Pusuluri" w:id="84" w:date="2025-11-17T15:43:44Z">
                <w:r w:rsidDel="00000000" w:rsidR="00000000" w:rsidRPr="00000000">
                  <w:rPr>
                    <w:sz w:val="32"/>
                    <w:szCs w:val="32"/>
                    <w:rtl w:val="0"/>
                    <w:rPrChange w:author="Virata Pusuluri" w:id="85" w:date="2025-11-17T15:41:36Z">
                      <w:rPr>
                        <w:sz w:val="32"/>
                        <w:szCs w:val="32"/>
                      </w:rPr>
                    </w:rPrChange>
                  </w:rPr>
                  <w:t xml:space="preserve">tʃ</w:t>
                </w:r>
              </w:ins>
            </w:sdtContent>
          </w:sdt>
          <w:ins w:author="Virata Pusuluri" w:id="84" w:date="2025-11-17T15:43:44Z"/>
        </w:sdtContent>
      </w:sdt>
      <w:sdt>
        <w:sdtPr>
          <w:id w:val="409220008"/>
          <w:tag w:val="goog_rdk_148"/>
        </w:sdtPr>
        <w:sdtContent>
          <w:del w:author="Virata Pusuluri" w:id="84" w:date="2025-11-17T15:43:44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ch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ina, Having seen,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చూసిన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నేత్రానందం</w:t>
      </w:r>
      <w:r w:rsidDel="00000000" w:rsidR="00000000" w:rsidRPr="00000000">
        <w:rPr>
          <w:sz w:val="32"/>
          <w:szCs w:val="32"/>
          <w:rtl w:val="0"/>
        </w:rPr>
        <w:t xml:space="preserve">, n</w:t>
      </w:r>
      <w:sdt>
        <w:sdtPr>
          <w:id w:val="554136653"/>
          <w:tag w:val="goog_rdk_149"/>
        </w:sdtPr>
        <w:sdtContent>
          <w:del w:author="Virata Pusuluri" w:id="86" w:date="2025-11-17T15:43:5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-72469922"/>
          <w:tag w:val="goog_rdk_150"/>
        </w:sdtPr>
        <w:sdtContent>
          <w:ins w:author="Virata Pusuluri" w:id="87" w:date="2025-11-17T15:44:01Z">
            <w:r w:rsidDel="00000000" w:rsidR="00000000" w:rsidRPr="00000000">
              <w:rPr>
                <w:sz w:val="32"/>
                <w:szCs w:val="32"/>
                <w:rtl w:val="0"/>
              </w:rPr>
              <w:t xml:space="preserve">:θ</w:t>
            </w:r>
          </w:ins>
        </w:sdtContent>
      </w:sdt>
      <w:sdt>
        <w:sdtPr>
          <w:id w:val="-2143809453"/>
          <w:tag w:val="goog_rdk_151"/>
        </w:sdtPr>
        <w:sdtContent>
          <w:del w:author="Virata Pusuluri" w:id="87" w:date="2025-11-17T15:44:0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t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ra</w:t>
      </w:r>
      <w:sdt>
        <w:sdtPr>
          <w:id w:val="1685257774"/>
          <w:tag w:val="goog_rdk_152"/>
        </w:sdtPr>
        <w:sdtContent>
          <w:ins w:author="Virata Pusuluri" w:id="88" w:date="2025-11-17T15:44:08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919311039"/>
          <w:tag w:val="goog_rdk_153"/>
        </w:sdtPr>
        <w:sdtContent>
          <w:del w:author="Virata Pusuluri" w:id="88" w:date="2025-11-17T15:44:0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na</w:t>
      </w:r>
      <w:sdt>
        <w:sdtPr>
          <w:id w:val="-1700971867"/>
          <w:tag w:val="goog_rdk_154"/>
        </w:sdtPr>
        <w:sdtContent>
          <w:ins w:author="Virata Pusuluri" w:id="89" w:date="2025-11-17T15:44:17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-917954431"/>
          <w:tag w:val="goog_rdk_155"/>
        </w:sdtPr>
        <w:sdtContent>
          <w:del w:author="Virata Pusuluri" w:id="89" w:date="2025-11-17T15:44:1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da</w:t>
      </w:r>
      <w:sdt>
        <w:sdtPr>
          <w:id w:val="266962785"/>
          <w:tag w:val="goog_rdk_156"/>
        </w:sdtPr>
        <w:sdtContent>
          <w:del w:author="Virata Pusuluri" w:id="90" w:date="2025-11-17T15:45:1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-908996698"/>
          <w:tag w:val="goog_rdk_157"/>
        </w:sdtPr>
        <w:sdtContent>
          <w:ins w:author="Virata Pusuluri" w:id="90" w:date="2025-11-17T15:45:17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Joy to the eyes,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కళ్ళకు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ఆనందం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ప్రేమ</w:t>
      </w:r>
      <w:sdt>
        <w:sdtPr>
          <w:id w:val="835286547"/>
          <w:tag w:val="goog_rdk_158"/>
        </w:sdtPr>
        <w:sdtContent>
          <w:ins w:author="Virata Pusuluri" w:id="91" w:date="2025-11-17T15:46:12Z"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లు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pr</w:t>
      </w:r>
      <w:sdt>
        <w:sdtPr>
          <w:id w:val="2104076241"/>
          <w:tag w:val="goog_rdk_159"/>
        </w:sdtPr>
        <w:sdtContent>
          <w:del w:author="Virata Pusuluri" w:id="92" w:date="2025-11-17T15:45:3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-329672892"/>
          <w:tag w:val="goog_rdk_160"/>
        </w:sdtPr>
        <w:sdtContent>
          <w:ins w:author="Virata Pusuluri" w:id="93" w:date="2025-11-17T15:45:35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ma, Love,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ప్రేమ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32"/>
          <w:szCs w:val="32"/>
        </w:rPr>
      </w:pPr>
      <w:sdt>
        <w:sdtPr>
          <w:id w:val="-258218393"/>
          <w:tag w:val="goog_rdk_162"/>
        </w:sdtPr>
        <w:sdtContent>
          <w:del w:author="Virata Pusuluri" w:id="94" w:date="2025-11-17T15:45:55Z"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delText xml:space="preserve">లొ</w:delText>
            </w:r>
          </w:del>
        </w:sdtContent>
      </w:sdt>
      <w:sdt>
        <w:sdtPr>
          <w:id w:val="-1897599660"/>
          <w:tag w:val="goog_rdk_163"/>
        </w:sdtPr>
        <w:sdtContent>
          <w:ins w:author="Virata Pusuluri" w:id="94" w:date="2025-11-17T15:45:55Z"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ఒ</w:t>
            </w:r>
          </w:ins>
        </w:sdtContent>
      </w:sdt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లుకు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sdt>
        <w:sdtPr>
          <w:id w:val="-344452585"/>
          <w:tag w:val="goog_rdk_164"/>
        </w:sdtPr>
        <w:sdtContent>
          <w:del w:author="Virata Pusuluri" w:id="95" w:date="2025-11-17T15:46:3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l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oluku, Dripping/Overflowing,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ఒలికే</w:t>
      </w:r>
      <w:r w:rsidDel="00000000" w:rsidR="00000000" w:rsidRPr="00000000">
        <w:rPr>
          <w:sz w:val="32"/>
          <w:szCs w:val="32"/>
          <w:rtl w:val="0"/>
        </w:rPr>
        <w:t xml:space="preserve">/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పొంగే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పలుకుల</w:t>
      </w:r>
      <w:r w:rsidDel="00000000" w:rsidR="00000000" w:rsidRPr="00000000">
        <w:rPr>
          <w:sz w:val="32"/>
          <w:szCs w:val="32"/>
          <w:rtl w:val="0"/>
        </w:rPr>
        <w:t xml:space="preserve">, palukula, Of the words,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పలుకుల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యొక్క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మాధుర్యం</w:t>
      </w:r>
      <w:r w:rsidDel="00000000" w:rsidR="00000000" w:rsidRPr="00000000">
        <w:rPr>
          <w:sz w:val="32"/>
          <w:szCs w:val="32"/>
          <w:rtl w:val="0"/>
        </w:rPr>
        <w:t xml:space="preserve">, ma</w:t>
      </w:r>
      <w:sdt>
        <w:sdtPr>
          <w:id w:val="-344961230"/>
          <w:tag w:val="goog_rdk_165"/>
        </w:sdtPr>
        <w:sdtContent>
          <w:ins w:author="Virata Pusuluri" w:id="96" w:date="2025-11-17T15:46:59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1930915136"/>
          <w:tag w:val="goog_rdk_166"/>
        </w:sdtPr>
        <w:sdtContent>
          <w:del w:author="Virata Pusuluri" w:id="96" w:date="2025-11-17T15:46:5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sdt>
        <w:sdtPr>
          <w:id w:val="-1754591016"/>
          <w:tag w:val="goog_rdk_167"/>
        </w:sdtPr>
        <w:sdtContent>
          <w:ins w:author="Virata Pusuluri" w:id="97" w:date="2025-11-17T15:47:49Z">
            <w:r w:rsidDel="00000000" w:rsidR="00000000" w:rsidRPr="00000000">
              <w:rPr>
                <w:sz w:val="32"/>
                <w:szCs w:val="32"/>
                <w:rtl w:val="0"/>
              </w:rPr>
              <w:t xml:space="preserve">ðʰ</w:t>
            </w:r>
          </w:ins>
        </w:sdtContent>
      </w:sdt>
      <w:sdt>
        <w:sdtPr>
          <w:id w:val="222987409"/>
          <w:tag w:val="goog_rdk_168"/>
        </w:sdtPr>
        <w:sdtContent>
          <w:del w:author="Virata Pusuluri" w:id="97" w:date="2025-11-17T15:47:4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ur</w:t>
      </w:r>
      <w:sdt>
        <w:sdtPr>
          <w:id w:val="-441455168"/>
          <w:tag w:val="goog_rdk_169"/>
        </w:sdtPr>
        <w:sdtContent>
          <w:ins w:author="Virata Pusuluri" w:id="98" w:date="2025-11-17T15:47:54Z">
            <w:r w:rsidDel="00000000" w:rsidR="00000000" w:rsidRPr="00000000">
              <w:rPr>
                <w:sz w:val="32"/>
                <w:szCs w:val="32"/>
                <w:rtl w:val="0"/>
              </w:rPr>
              <w:t xml:space="preserve">j</w:t>
            </w:r>
          </w:ins>
        </w:sdtContent>
      </w:sdt>
      <w:sdt>
        <w:sdtPr>
          <w:id w:val="537043607"/>
          <w:tag w:val="goog_rdk_170"/>
        </w:sdtPr>
        <w:sdtContent>
          <w:del w:author="Virata Pusuluri" w:id="98" w:date="2025-11-17T15:47:54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y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913952049"/>
          <w:tag w:val="goog_rdk_171"/>
        </w:sdtPr>
        <w:sdtContent>
          <w:ins w:author="Virata Pusuluri" w:id="99" w:date="2025-11-17T15:47:57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751419906"/>
          <w:tag w:val="goog_rdk_172"/>
        </w:sdtPr>
        <w:sdtContent>
          <w:del w:author="Virata Pusuluri" w:id="99" w:date="2025-11-17T15:47:5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Sweetness,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తియ్యదనం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ఆలకించితే</w:t>
      </w:r>
      <w:r w:rsidDel="00000000" w:rsidR="00000000" w:rsidRPr="00000000">
        <w:rPr>
          <w:sz w:val="32"/>
          <w:szCs w:val="32"/>
          <w:rtl w:val="0"/>
        </w:rPr>
        <w:t xml:space="preserve">, a</w:t>
      </w:r>
      <w:sdt>
        <w:sdtPr>
          <w:id w:val="198691146"/>
          <w:tag w:val="goog_rdk_173"/>
        </w:sdtPr>
        <w:sdtContent>
          <w:ins w:author="Virata Pusuluri" w:id="100" w:date="2025-11-17T15:49:13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2110240551"/>
          <w:tag w:val="goog_rdk_174"/>
        </w:sdtPr>
        <w:sdtContent>
          <w:del w:author="Virata Pusuluri" w:id="100" w:date="2025-11-17T15:49:1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laki</w:t>
      </w:r>
      <w:sdt>
        <w:sdtPr>
          <w:id w:val="794570109"/>
          <w:tag w:val="goog_rdk_175"/>
        </w:sdtPr>
        <w:sdtContent>
          <w:ins w:author="Virata Pusuluri" w:id="101" w:date="2025-11-17T15:49:30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chithae, If listened to,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వింటే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శ్రవణానందం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sdt>
        <w:sdtPr>
          <w:id w:val="2123075237"/>
          <w:tag w:val="goog_rdk_176"/>
        </w:sdtPr>
        <w:sdtContent>
          <w:ins w:author="Virata Pusuluri" w:id="102" w:date="2025-11-18T16:12:51Z">
            <w:r w:rsidDel="00000000" w:rsidR="00000000" w:rsidRPr="00000000">
              <w:rPr>
                <w:sz w:val="32"/>
                <w:szCs w:val="32"/>
                <w:rtl w:val="0"/>
              </w:rPr>
              <w:t xml:space="preserve">sʰ</w:t>
            </w:r>
          </w:ins>
        </w:sdtContent>
      </w:sdt>
      <w:sdt>
        <w:sdtPr>
          <w:id w:val="-1972308193"/>
          <w:tag w:val="goog_rdk_177"/>
        </w:sdtPr>
        <w:sdtContent>
          <w:del w:author="Virata Pusuluri" w:id="102" w:date="2025-11-18T16:12:5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S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rava</w:t>
      </w:r>
      <w:sdt>
        <w:sdtPr>
          <w:id w:val="-1195611507"/>
          <w:tag w:val="goog_rdk_178"/>
        </w:sdtPr>
        <w:sdtContent>
          <w:ins w:author="Virata Pusuluri" w:id="103" w:date="2025-11-18T16:12:15Z">
            <w:r w:rsidDel="00000000" w:rsidR="00000000" w:rsidRPr="00000000">
              <w:rPr>
                <w:sz w:val="32"/>
                <w:szCs w:val="32"/>
                <w:rtl w:val="0"/>
              </w:rPr>
              <w:t xml:space="preserve">ɳ</w:t>
            </w:r>
          </w:ins>
        </w:sdtContent>
      </w:sdt>
      <w:sdt>
        <w:sdtPr>
          <w:id w:val="1035918343"/>
          <w:tag w:val="goog_rdk_179"/>
        </w:sdtPr>
        <w:sdtContent>
          <w:del w:author="Virata Pusuluri" w:id="103" w:date="2025-11-18T16:12:15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N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1253745126"/>
          <w:tag w:val="goog_rdk_180"/>
        </w:sdtPr>
        <w:sdtContent>
          <w:del w:author="Virata Pusuluri" w:id="104" w:date="2025-11-18T16:11:4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sdt>
        <w:sdtPr>
          <w:id w:val="-950777870"/>
          <w:tag w:val="goog_rdk_181"/>
        </w:sdtPr>
        <w:sdtContent>
          <w:ins w:author="Virata Pusuluri" w:id="104" w:date="2025-11-18T16:11:46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na</w:t>
      </w:r>
      <w:sdt>
        <w:sdtPr>
          <w:id w:val="2042892091"/>
          <w:tag w:val="goog_rdk_182"/>
        </w:sdtPr>
        <w:sdtContent>
          <w:ins w:author="Virata Pusuluri" w:id="105" w:date="2025-11-18T16:11:32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-523438778"/>
          <w:tag w:val="goog_rdk_183"/>
        </w:sdtPr>
        <w:sdtContent>
          <w:del w:author="Virata Pusuluri" w:id="105" w:date="2025-11-18T16:11:32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-1472586146"/>
          <w:tag w:val="goog_rdk_184"/>
        </w:sdtPr>
        <w:sdtContent>
          <w:ins w:author="Virata Pusuluri" w:id="105" w:date="2025-11-18T16:11:32Z">
            <w:r w:rsidDel="00000000" w:rsidR="00000000" w:rsidRPr="00000000">
              <w:rPr>
                <w:sz w:val="32"/>
                <w:szCs w:val="32"/>
                <w:rtl w:val="0"/>
              </w:rPr>
              <w:t xml:space="preserve">ð</w:t>
            </w:r>
          </w:ins>
        </w:sdtContent>
      </w:sdt>
      <w:sdt>
        <w:sdtPr>
          <w:id w:val="-1632622282"/>
          <w:tag w:val="goog_rdk_185"/>
        </w:sdtPr>
        <w:sdtContent>
          <w:del w:author="Virata Pusuluri" w:id="105" w:date="2025-11-18T16:11:32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1484627402"/>
          <w:tag w:val="goog_rdk_186"/>
        </w:sdtPr>
        <w:sdtContent>
          <w:ins w:author="Virata Pusuluri" w:id="106" w:date="2025-11-18T16:10:57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-844795361"/>
          <w:tag w:val="goog_rdk_187"/>
        </w:sdtPr>
        <w:sdtContent>
          <w:del w:author="Virata Pusuluri" w:id="106" w:date="2025-11-18T16:10:5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Joy to the ears,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చెవులకు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ఆనందం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కమనీయం</w:t>
      </w:r>
      <w:r w:rsidDel="00000000" w:rsidR="00000000" w:rsidRPr="00000000">
        <w:rPr>
          <w:sz w:val="32"/>
          <w:szCs w:val="32"/>
          <w:rtl w:val="0"/>
        </w:rPr>
        <w:t xml:space="preserve">, kamani</w:t>
      </w:r>
      <w:sdt>
        <w:sdtPr>
          <w:id w:val="132453698"/>
          <w:tag w:val="goog_rdk_188"/>
        </w:sdtPr>
        <w:sdtContent>
          <w:ins w:author="Virata Pusuluri" w:id="107" w:date="2025-11-18T16:13:23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642116221"/>
          <w:tag w:val="goog_rdk_189"/>
        </w:sdtPr>
        <w:sdtContent>
          <w:del w:author="Virata Pusuluri" w:id="107" w:date="2025-11-18T16:13:2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i</w:delText>
            </w:r>
          </w:del>
        </w:sdtContent>
      </w:sdt>
      <w:sdt>
        <w:sdtPr>
          <w:id w:val="-1469064048"/>
          <w:tag w:val="goog_rdk_190"/>
        </w:sdtPr>
        <w:sdtContent>
          <w:ins w:author="Virata Pusuluri" w:id="107" w:date="2025-11-18T16:13:23Z">
            <w:sdt>
              <w:sdtPr>
                <w:id w:val="317687608"/>
                <w:tag w:val="goog_rdk_191"/>
              </w:sdtPr>
              <w:sdtContent>
                <w:del w:author="Virata Pusuluri" w:id="107" w:date="2025-11-18T16:13:23Z"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delText xml:space="preserve">j</w:delText>
                  </w:r>
                </w:del>
              </w:sdtContent>
            </w:sdt>
          </w:ins>
        </w:sdtContent>
      </w:sdt>
      <w:sdt>
        <w:sdtPr>
          <w:id w:val="628346123"/>
          <w:tag w:val="goog_rdk_192"/>
        </w:sdtPr>
        <w:sdtContent>
          <w:del w:author="Virata Pusuluri" w:id="107" w:date="2025-11-18T16:13:2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y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1928172957"/>
          <w:tag w:val="goog_rdk_193"/>
        </w:sdtPr>
        <w:sdtContent>
          <w:ins w:author="Virata Pusuluri" w:id="108" w:date="2025-11-18T16:13:32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484806757"/>
          <w:tag w:val="goog_rdk_194"/>
        </w:sdtPr>
        <w:sdtContent>
          <w:del w:author="Virata Pusuluri" w:id="108" w:date="2025-11-18T16:13:32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Desirable/Beautiful,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మనోహరమైన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నీ</w:t>
      </w:r>
      <w:r w:rsidDel="00000000" w:rsidR="00000000" w:rsidRPr="00000000">
        <w:rPr>
          <w:sz w:val="32"/>
          <w:szCs w:val="32"/>
          <w:rtl w:val="0"/>
        </w:rPr>
        <w:t xml:space="preserve">, ni</w:t>
      </w:r>
      <w:sdt>
        <w:sdtPr>
          <w:id w:val="-1741083462"/>
          <w:tag w:val="goog_rdk_195"/>
        </w:sdtPr>
        <w:sdtContent>
          <w:ins w:author="Virata Pusuluri" w:id="109" w:date="2025-11-18T16:13:37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299962233"/>
          <w:tag w:val="goog_rdk_196"/>
        </w:sdtPr>
        <w:sdtContent>
          <w:del w:author="Virata Pusuluri" w:id="109" w:date="2025-11-18T16:13:3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i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Your,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నీ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యొక్క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కరుణరసం</w:t>
      </w:r>
      <w:r w:rsidDel="00000000" w:rsidR="00000000" w:rsidRPr="00000000">
        <w:rPr>
          <w:sz w:val="32"/>
          <w:szCs w:val="32"/>
          <w:rtl w:val="0"/>
        </w:rPr>
        <w:t xml:space="preserve">, karu</w:t>
      </w:r>
      <w:sdt>
        <w:sdtPr>
          <w:id w:val="368758779"/>
          <w:tag w:val="goog_rdk_197"/>
        </w:sdtPr>
        <w:sdtContent>
          <w:ins w:author="Virata Pusuluri" w:id="110" w:date="2025-11-18T16:14:00Z">
            <w:r w:rsidDel="00000000" w:rsidR="00000000" w:rsidRPr="00000000">
              <w:rPr>
                <w:sz w:val="32"/>
                <w:szCs w:val="32"/>
                <w:rtl w:val="0"/>
              </w:rPr>
              <w:t xml:space="preserve">ɳ</w:t>
            </w:r>
          </w:ins>
        </w:sdtContent>
      </w:sdt>
      <w:sdt>
        <w:sdtPr>
          <w:id w:val="-1016347709"/>
          <w:tag w:val="goog_rdk_198"/>
        </w:sdtPr>
        <w:sdtContent>
          <w:del w:author="Virata Pusuluri" w:id="110" w:date="2025-11-18T16:14:00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N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ara</w:t>
      </w:r>
      <w:sdt>
        <w:sdtPr>
          <w:id w:val="2054043392"/>
          <w:tag w:val="goog_rdk_199"/>
        </w:sdtPr>
        <w:sdtContent>
          <w:ins w:author="Virata Pusuluri" w:id="111" w:date="2025-11-18T16:14:06Z">
            <w:r w:rsidDel="00000000" w:rsidR="00000000" w:rsidRPr="00000000">
              <w:rPr>
                <w:sz w:val="32"/>
                <w:szCs w:val="32"/>
                <w:rtl w:val="0"/>
              </w:rPr>
              <w:t xml:space="preserve">s</w:t>
            </w:r>
          </w:ins>
        </w:sdtContent>
      </w:sdt>
      <w:sdt>
        <w:sdtPr>
          <w:id w:val="1640166416"/>
          <w:tag w:val="goog_rdk_200"/>
        </w:sdtPr>
        <w:sdtContent>
          <w:del w:author="Virata Pusuluri" w:id="111" w:date="2025-11-18T16:14:0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S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734439817"/>
          <w:tag w:val="goog_rdk_201"/>
        </w:sdtPr>
        <w:sdtContent>
          <w:ins w:author="Virata Pusuluri" w:id="112" w:date="2025-11-18T16:14:07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556014079"/>
          <w:tag w:val="goog_rdk_202"/>
        </w:sdtPr>
        <w:sdtContent>
          <w:del w:author="Virata Pusuluri" w:id="112" w:date="2025-11-18T16:14:0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Essence of compassion,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దయారసం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గ్రోలిన</w:t>
      </w:r>
      <w:r w:rsidDel="00000000" w:rsidR="00000000" w:rsidRPr="00000000">
        <w:rPr>
          <w:sz w:val="32"/>
          <w:szCs w:val="32"/>
          <w:rtl w:val="0"/>
        </w:rPr>
        <w:t xml:space="preserve">, gro</w:t>
      </w:r>
      <w:sdt>
        <w:sdtPr>
          <w:id w:val="-102104876"/>
          <w:tag w:val="goog_rdk_203"/>
        </w:sdtPr>
        <w:sdtContent>
          <w:ins w:author="Virata Pusuluri" w:id="113" w:date="2025-11-18T16:16:20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lina, Having drunk/tasted,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త్రాగిన</w:t>
      </w:r>
      <w:r w:rsidDel="00000000" w:rsidR="00000000" w:rsidRPr="00000000">
        <w:rPr>
          <w:sz w:val="32"/>
          <w:szCs w:val="32"/>
          <w:rtl w:val="0"/>
        </w:rPr>
        <w:t xml:space="preserve">/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రుచిచూసిన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చాలు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sdt>
        <w:sdtPr>
          <w:id w:val="-1289880683"/>
          <w:tag w:val="goog_rdk_204"/>
        </w:sdtPr>
        <w:sdtContent>
          <w:ins w:author="Virata Pusuluri" w:id="114" w:date="2025-11-18T16:16:30Z">
            <w:r w:rsidDel="00000000" w:rsidR="00000000" w:rsidRPr="00000000">
              <w:rPr>
                <w:sz w:val="32"/>
                <w:szCs w:val="32"/>
                <w:rtl w:val="0"/>
              </w:rPr>
              <w:t xml:space="preserve">tʃ</w:t>
            </w:r>
          </w:ins>
        </w:sdtContent>
      </w:sdt>
      <w:sdt>
        <w:sdtPr>
          <w:id w:val="-1390512406"/>
          <w:tag w:val="goog_rdk_205"/>
        </w:sdtPr>
        <w:sdtContent>
          <w:del w:author="Virata Pusuluri" w:id="114" w:date="2025-11-18T16:16:30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c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748866329"/>
          <w:tag w:val="goog_rdk_206"/>
        </w:sdtPr>
        <w:sdtContent>
          <w:ins w:author="Virata Pusuluri" w:id="115" w:date="2025-11-18T16:16:36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52059973"/>
          <w:tag w:val="goog_rdk_207"/>
        </w:sdtPr>
        <w:sdtContent>
          <w:del w:author="Virata Pusuluri" w:id="115" w:date="2025-11-18T16:16:3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lu, Enough,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సరిపోతుంది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హృదయానందం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sdt>
        <w:sdtPr>
          <w:id w:val="-1429258987"/>
          <w:tag w:val="goog_rdk_208"/>
        </w:sdtPr>
        <w:sdtContent>
          <w:ins w:author="Virata Pusuluri" w:id="116" w:date="2025-11-18T16:16:46Z">
            <w:r w:rsidDel="00000000" w:rsidR="00000000" w:rsidRPr="00000000">
              <w:rPr>
                <w:sz w:val="32"/>
                <w:szCs w:val="32"/>
                <w:rtl w:val="0"/>
              </w:rPr>
              <w:t xml:space="preserve">ɦ</w:t>
            </w:r>
          </w:ins>
          <w:sdt>
            <w:sdtPr>
              <w:id w:val="-385795175"/>
              <w:tag w:val="goog_rdk_209"/>
            </w:sdtPr>
            <w:sdtContent>
              <w:ins w:author="Virata Pusuluri" w:id="116" w:date="2025-11-18T16:16:46Z">
                <w:r w:rsidDel="00000000" w:rsidR="00000000" w:rsidRPr="00000000">
                  <w:rPr>
                    <w:sz w:val="32"/>
                    <w:szCs w:val="32"/>
                    <w:rtl w:val="0"/>
                    <w:rPrChange w:author="Virata Pusuluri" w:id="117" w:date="2025-11-18T16:16:46Z">
                      <w:rPr>
                        <w:sz w:val="32"/>
                        <w:szCs w:val="32"/>
                      </w:rPr>
                    </w:rPrChange>
                  </w:rPr>
                  <w:t xml:space="preserve">r̩</w:t>
                </w:r>
              </w:ins>
            </w:sdtContent>
          </w:sdt>
          <w:ins w:author="Virata Pusuluri" w:id="116" w:date="2025-11-18T16:16:46Z"/>
        </w:sdtContent>
      </w:sdt>
      <w:sdt>
        <w:sdtPr>
          <w:id w:val="-266131595"/>
          <w:tag w:val="goog_rdk_210"/>
        </w:sdtPr>
        <w:sdtContent>
          <w:del w:author="Virata Pusuluri" w:id="116" w:date="2025-11-18T16:16:4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hRu</w:delText>
            </w:r>
          </w:del>
        </w:sdtContent>
      </w:sdt>
      <w:sdt>
        <w:sdtPr>
          <w:id w:val="-12274935"/>
          <w:tag w:val="goog_rdk_211"/>
        </w:sdtPr>
        <w:sdtContent>
          <w:ins w:author="Virata Pusuluri" w:id="116" w:date="2025-11-18T16:16:46Z">
            <w:sdt>
              <w:sdtPr>
                <w:id w:val="2136973792"/>
                <w:tag w:val="goog_rdk_212"/>
              </w:sdtPr>
              <w:sdtContent>
                <w:del w:author="Virata Pusuluri" w:id="116" w:date="2025-11-18T16:16:46Z"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delText xml:space="preserve">ð</w:delText>
                  </w:r>
                </w:del>
              </w:sdtContent>
            </w:sdt>
          </w:ins>
        </w:sdtContent>
      </w:sdt>
      <w:sdt>
        <w:sdtPr>
          <w:id w:val="1705016420"/>
          <w:tag w:val="goog_rdk_213"/>
        </w:sdtPr>
        <w:sdtContent>
          <w:del w:author="Virata Pusuluri" w:id="116" w:date="2025-11-18T16:16:4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</w:delText>
            </w:r>
          </w:del>
        </w:sdtContent>
      </w:sdt>
      <w:sdt>
        <w:sdtPr>
          <w:id w:val="-2017854465"/>
          <w:tag w:val="goog_rdk_214"/>
        </w:sdtPr>
        <w:sdtContent>
          <w:del w:author="Virata Pusuluri" w:id="118" w:date="2025-11-18T16:17:0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1492995050"/>
          <w:tag w:val="goog_rdk_215"/>
        </w:sdtPr>
        <w:sdtContent>
          <w:ins w:author="Virata Pusuluri" w:id="119" w:date="2025-11-18T16:17:13Z">
            <w:r w:rsidDel="00000000" w:rsidR="00000000" w:rsidRPr="00000000">
              <w:rPr>
                <w:sz w:val="32"/>
                <w:szCs w:val="32"/>
                <w:rtl w:val="0"/>
              </w:rPr>
              <w:t xml:space="preserve">j</w:t>
            </w:r>
          </w:ins>
        </w:sdtContent>
      </w:sdt>
      <w:sdt>
        <w:sdtPr>
          <w:id w:val="1330786921"/>
          <w:tag w:val="goog_rdk_216"/>
        </w:sdtPr>
        <w:sdtContent>
          <w:del w:author="Virata Pusuluri" w:id="119" w:date="2025-11-18T16:17:1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y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91921670"/>
          <w:tag w:val="goog_rdk_217"/>
        </w:sdtPr>
        <w:sdtContent>
          <w:ins w:author="Virata Pusuluri" w:id="120" w:date="2025-11-18T16:17:16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338970705"/>
          <w:tag w:val="goog_rdk_218"/>
        </w:sdtPr>
        <w:sdtContent>
          <w:del w:author="Virata Pusuluri" w:id="120" w:date="2025-11-18T16:17:1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na</w:t>
      </w:r>
      <w:sdt>
        <w:sdtPr>
          <w:id w:val="448980316"/>
          <w:tag w:val="goog_rdk_219"/>
        </w:sdtPr>
        <w:sdtContent>
          <w:ins w:author="Virata Pusuluri" w:id="121" w:date="2025-11-18T16:17:22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1899983427"/>
          <w:tag w:val="goog_rdk_220"/>
        </w:sdtPr>
        <w:sdtContent>
          <w:del w:author="Virata Pusuluri" w:id="121" w:date="2025-11-18T16:17:22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-1540303794"/>
          <w:tag w:val="goog_rdk_221"/>
        </w:sdtPr>
        <w:sdtContent>
          <w:ins w:author="Virata Pusuluri" w:id="121" w:date="2025-11-18T16:17:22Z">
            <w:sdt>
              <w:sdtPr>
                <w:id w:val="1486344676"/>
                <w:tag w:val="goog_rdk_222"/>
              </w:sdtPr>
              <w:sdtContent>
                <w:del w:author="Virata Pusuluri" w:id="121" w:date="2025-11-18T16:17:22Z"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delText xml:space="preserve">ð</w:delText>
                  </w:r>
                </w:del>
              </w:sdtContent>
            </w:sdt>
          </w:ins>
        </w:sdtContent>
      </w:sdt>
      <w:sdt>
        <w:sdtPr>
          <w:id w:val="-1505441486"/>
          <w:tag w:val="goog_rdk_223"/>
        </w:sdtPr>
        <w:sdtContent>
          <w:del w:author="Virata Pusuluri" w:id="121" w:date="2025-11-18T16:17:22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1538273908"/>
          <w:tag w:val="goog_rdk_224"/>
        </w:sdtPr>
        <w:sdtContent>
          <w:ins w:author="Virata Pusuluri" w:id="122" w:date="2025-11-18T16:17:35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1895475538"/>
          <w:tag w:val="goog_rdk_225"/>
        </w:sdtPr>
        <w:sdtContent>
          <w:del w:author="Virata Pusuluri" w:id="122" w:date="2025-11-18T16:17:35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Joy to the heart,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హృదయానికి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ఆనందం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పావనమౌ</w:t>
      </w:r>
      <w:r w:rsidDel="00000000" w:rsidR="00000000" w:rsidRPr="00000000">
        <w:rPr>
          <w:sz w:val="32"/>
          <w:szCs w:val="32"/>
          <w:rtl w:val="0"/>
        </w:rPr>
        <w:t xml:space="preserve">, pa</w:t>
      </w:r>
      <w:sdt>
        <w:sdtPr>
          <w:id w:val="759317062"/>
          <w:tag w:val="goog_rdk_226"/>
        </w:sdtPr>
        <w:sdtContent>
          <w:ins w:author="Virata Pusuluri" w:id="123" w:date="2025-11-18T16:19:29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784279622"/>
          <w:tag w:val="goog_rdk_227"/>
        </w:sdtPr>
        <w:sdtContent>
          <w:del w:author="Virata Pusuluri" w:id="123" w:date="2025-11-18T16:19:2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vanam</w:t>
      </w:r>
      <w:sdt>
        <w:sdtPr>
          <w:id w:val="-2014898916"/>
          <w:tag w:val="goog_rdk_228"/>
        </w:sdtPr>
        <w:sdtContent>
          <w:ins w:author="Virata Pusuluri" w:id="124" w:date="2025-11-18T16:19:47Z">
            <w:r w:rsidDel="00000000" w:rsidR="00000000" w:rsidRPr="00000000">
              <w:rPr>
                <w:sz w:val="32"/>
                <w:szCs w:val="32"/>
                <w:rtl w:val="0"/>
              </w:rPr>
              <w:t xml:space="preserve">au</w:t>
            </w:r>
          </w:ins>
        </w:sdtContent>
      </w:sdt>
      <w:sdt>
        <w:sdtPr>
          <w:id w:val="1725498823"/>
          <w:tag w:val="goog_rdk_229"/>
        </w:sdtPr>
        <w:sdtContent>
          <w:del w:author="Virata Pusuluri" w:id="124" w:date="2025-11-18T16:19:4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aou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Holy/Purifying,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పవిత్రమైన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నీ</w:t>
      </w:r>
      <w:r w:rsidDel="00000000" w:rsidR="00000000" w:rsidRPr="00000000">
        <w:rPr>
          <w:sz w:val="32"/>
          <w:szCs w:val="32"/>
          <w:rtl w:val="0"/>
        </w:rPr>
        <w:t xml:space="preserve">, ni</w:t>
      </w:r>
      <w:sdt>
        <w:sdtPr>
          <w:id w:val="-75502667"/>
          <w:tag w:val="goog_rdk_230"/>
        </w:sdtPr>
        <w:sdtContent>
          <w:ins w:author="Virata Pusuluri" w:id="125" w:date="2025-11-18T16:20:03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2003021165"/>
          <w:tag w:val="goog_rdk_231"/>
        </w:sdtPr>
        <w:sdtContent>
          <w:del w:author="Virata Pusuluri" w:id="125" w:date="2025-11-18T16:20:0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i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Your,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నీ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యొక్క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పదసేవనము</w:t>
      </w:r>
      <w:r w:rsidDel="00000000" w:rsidR="00000000" w:rsidRPr="00000000">
        <w:rPr>
          <w:sz w:val="32"/>
          <w:szCs w:val="32"/>
          <w:rtl w:val="0"/>
        </w:rPr>
        <w:t xml:space="preserve">, pa</w:t>
      </w:r>
      <w:sdt>
        <w:sdtPr>
          <w:id w:val="160631285"/>
          <w:tag w:val="goog_rdk_232"/>
        </w:sdtPr>
        <w:sdtContent>
          <w:ins w:author="Virata Pusuluri" w:id="126" w:date="2025-11-18T16:21:57Z">
            <w:r w:rsidDel="00000000" w:rsidR="00000000" w:rsidRPr="00000000">
              <w:rPr>
                <w:sz w:val="32"/>
                <w:szCs w:val="32"/>
                <w:rtl w:val="0"/>
              </w:rPr>
              <w:t xml:space="preserve">ð</w:t>
            </w:r>
          </w:ins>
        </w:sdtContent>
      </w:sdt>
      <w:sdt>
        <w:sdtPr>
          <w:id w:val="1693111821"/>
          <w:tag w:val="goog_rdk_233"/>
        </w:sdtPr>
        <w:sdtContent>
          <w:del w:author="Virata Pusuluri" w:id="126" w:date="2025-11-18T16:21:5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914791877"/>
          <w:tag w:val="goog_rdk_234"/>
        </w:sdtPr>
        <w:sdtContent>
          <w:ins w:author="Virata Pusuluri" w:id="127" w:date="2025-11-18T16:22:17Z">
            <w:r w:rsidDel="00000000" w:rsidR="00000000" w:rsidRPr="00000000">
              <w:rPr>
                <w:sz w:val="32"/>
                <w:szCs w:val="32"/>
                <w:rtl w:val="0"/>
              </w:rPr>
              <w:t xml:space="preserve">s</w:t>
            </w:r>
          </w:ins>
        </w:sdtContent>
      </w:sdt>
      <w:sdt>
        <w:sdtPr>
          <w:id w:val="1015876274"/>
          <w:tag w:val="goog_rdk_235"/>
        </w:sdtPr>
        <w:sdtContent>
          <w:del w:author="Virata Pusuluri" w:id="127" w:date="2025-11-18T16:22:1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Sa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-2003895504"/>
          <w:tag w:val="goog_rdk_236"/>
        </w:sdtPr>
        <w:sdtContent>
          <w:ins w:author="Virata Pusuluri" w:id="128" w:date="2025-11-18T16:22:22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vanamu, Serving the feet,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పాదసేవ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పరవశించిన</w:t>
      </w:r>
      <w:r w:rsidDel="00000000" w:rsidR="00000000" w:rsidRPr="00000000">
        <w:rPr>
          <w:sz w:val="32"/>
          <w:szCs w:val="32"/>
          <w:rtl w:val="0"/>
        </w:rPr>
        <w:t xml:space="preserve">, parava</w:t>
      </w:r>
      <w:sdt>
        <w:sdtPr>
          <w:id w:val="-1819985578"/>
          <w:tag w:val="goog_rdk_237"/>
        </w:sdtPr>
        <w:sdtContent>
          <w:ins w:author="Virata Pusuluri" w:id="129" w:date="2025-11-18T16:22:48Z">
            <w:r w:rsidDel="00000000" w:rsidR="00000000" w:rsidRPr="00000000">
              <w:rPr>
                <w:sz w:val="32"/>
                <w:szCs w:val="32"/>
                <w:rtl w:val="0"/>
              </w:rPr>
              <w:t xml:space="preserve">sʰ</w:t>
            </w:r>
          </w:ins>
        </w:sdtContent>
      </w:sdt>
      <w:sdt>
        <w:sdtPr>
          <w:id w:val="-196703669"/>
          <w:tag w:val="goog_rdk_238"/>
        </w:sdtPr>
        <w:sdtContent>
          <w:del w:author="Virata Pusuluri" w:id="129" w:date="2025-11-18T16:22:4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S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i</w:t>
      </w:r>
      <w:sdt>
        <w:sdtPr>
          <w:id w:val="-1168526225"/>
          <w:tag w:val="goog_rdk_239"/>
        </w:sdtPr>
        <w:sdtContent>
          <w:ins w:author="Virata Pusuluri" w:id="130" w:date="2025-11-18T16:22:57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1181643135"/>
          <w:tag w:val="goog_rdk_240"/>
        </w:sdtPr>
        <w:sdtContent>
          <w:del w:author="Virata Pusuluri" w:id="130" w:date="2025-11-18T16:22:5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-185515326"/>
          <w:tag w:val="goog_rdk_241"/>
        </w:sdtPr>
        <w:sdtContent>
          <w:ins w:author="Virata Pusuluri" w:id="130" w:date="2025-11-18T16:22:57Z">
            <w:sdt>
              <w:sdtPr>
                <w:id w:val="-456968019"/>
                <w:tag w:val="goog_rdk_242"/>
              </w:sdtPr>
              <w:sdtContent>
                <w:del w:author="Virata Pusuluri" w:id="130" w:date="2025-11-18T16:22:57Z"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delText xml:space="preserve">tʃ</w:delText>
                  </w:r>
                </w:del>
              </w:sdtContent>
            </w:sdt>
          </w:ins>
        </w:sdtContent>
      </w:sdt>
      <w:sdt>
        <w:sdtPr>
          <w:id w:val="1236609232"/>
          <w:tag w:val="goog_rdk_243"/>
        </w:sdtPr>
        <w:sdtContent>
          <w:del w:author="Virata Pusuluri" w:id="130" w:date="2025-11-18T16:22:5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c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ina, Having been ecstatic,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పరవశం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చెందిన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పరమానందం</w:t>
      </w:r>
      <w:r w:rsidDel="00000000" w:rsidR="00000000" w:rsidRPr="00000000">
        <w:rPr>
          <w:sz w:val="32"/>
          <w:szCs w:val="32"/>
          <w:rtl w:val="0"/>
        </w:rPr>
        <w:t xml:space="preserve">, parama</w:t>
      </w:r>
      <w:sdt>
        <w:sdtPr>
          <w:id w:val="1556147492"/>
          <w:tag w:val="goog_rdk_244"/>
        </w:sdtPr>
        <w:sdtContent>
          <w:ins w:author="Virata Pusuluri" w:id="131" w:date="2025-11-18T16:23:28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988891616"/>
          <w:tag w:val="goog_rdk_245"/>
        </w:sdtPr>
        <w:sdtContent>
          <w:del w:author="Virata Pusuluri" w:id="131" w:date="2025-11-18T16:23:2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na</w:t>
      </w:r>
      <w:sdt>
        <w:sdtPr>
          <w:id w:val="1256622945"/>
          <w:tag w:val="goog_rdk_246"/>
        </w:sdtPr>
        <w:sdtContent>
          <w:ins w:author="Virata Pusuluri" w:id="132" w:date="2025-11-18T16:23:31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1561446569"/>
          <w:tag w:val="goog_rdk_247"/>
        </w:sdtPr>
        <w:sdtContent>
          <w:del w:author="Virata Pusuluri" w:id="132" w:date="2025-11-18T16:23:3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-675237924"/>
          <w:tag w:val="goog_rdk_248"/>
        </w:sdtPr>
        <w:sdtContent>
          <w:ins w:author="Virata Pusuluri" w:id="132" w:date="2025-11-18T16:23:31Z">
            <w:sdt>
              <w:sdtPr>
                <w:id w:val="1013959228"/>
                <w:tag w:val="goog_rdk_249"/>
              </w:sdtPr>
              <w:sdtContent>
                <w:del w:author="Virata Pusuluri" w:id="132" w:date="2025-11-18T16:23:31Z"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delText xml:space="preserve">ð</w:delText>
                  </w:r>
                </w:del>
              </w:sdtContent>
            </w:sdt>
          </w:ins>
        </w:sdtContent>
      </w:sdt>
      <w:sdt>
        <w:sdtPr>
          <w:id w:val="1174393858"/>
          <w:tag w:val="goog_rdk_250"/>
        </w:sdtPr>
        <w:sdtContent>
          <w:del w:author="Virata Pusuluri" w:id="132" w:date="2025-11-18T16:23:3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1280654982"/>
          <w:tag w:val="goog_rdk_251"/>
        </w:sdtPr>
        <w:sdtContent>
          <w:del w:author="Virata Pusuluri" w:id="133" w:date="2025-11-18T16:23:42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-966878194"/>
          <w:tag w:val="goog_rdk_252"/>
        </w:sdtPr>
        <w:sdtContent>
          <w:ins w:author="Virata Pusuluri" w:id="133" w:date="2025-11-18T16:23:42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Supreme bliss,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గొప్ప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ఆనందం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అణిచివేసి</w:t>
      </w:r>
      <w:r w:rsidDel="00000000" w:rsidR="00000000" w:rsidRPr="00000000">
        <w:rPr>
          <w:sz w:val="32"/>
          <w:szCs w:val="32"/>
          <w:rtl w:val="0"/>
        </w:rPr>
        <w:t xml:space="preserve">, a</w:t>
      </w:r>
      <w:sdt>
        <w:sdtPr>
          <w:id w:val="-1325804358"/>
          <w:tag w:val="goog_rdk_253"/>
        </w:sdtPr>
        <w:sdtContent>
          <w:ins w:author="Virata Pusuluri" w:id="134" w:date="2025-11-18T16:24:48Z">
            <w:r w:rsidDel="00000000" w:rsidR="00000000" w:rsidRPr="00000000">
              <w:rPr>
                <w:sz w:val="32"/>
                <w:szCs w:val="32"/>
                <w:rtl w:val="0"/>
              </w:rPr>
              <w:t xml:space="preserve">ɳ</w:t>
            </w:r>
          </w:ins>
        </w:sdtContent>
      </w:sdt>
      <w:sdt>
        <w:sdtPr>
          <w:id w:val="-1352599469"/>
          <w:tag w:val="goog_rdk_254"/>
        </w:sdtPr>
        <w:sdtContent>
          <w:del w:author="Virata Pusuluri" w:id="134" w:date="2025-11-18T16:24:4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N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i</w:t>
      </w:r>
      <w:sdt>
        <w:sdtPr>
          <w:id w:val="230259192"/>
          <w:tag w:val="goog_rdk_255"/>
        </w:sdtPr>
        <w:sdtContent>
          <w:ins w:author="Virata Pusuluri" w:id="135" w:date="2025-11-18T16:24:56Z">
            <w:r w:rsidDel="00000000" w:rsidR="00000000" w:rsidRPr="00000000">
              <w:rPr>
                <w:sz w:val="32"/>
                <w:szCs w:val="32"/>
                <w:rtl w:val="0"/>
              </w:rPr>
              <w:t xml:space="preserve">tʃ</w:t>
            </w:r>
          </w:ins>
        </w:sdtContent>
      </w:sdt>
      <w:sdt>
        <w:sdtPr>
          <w:id w:val="138223524"/>
          <w:tag w:val="goog_rdk_256"/>
        </w:sdtPr>
        <w:sdtContent>
          <w:del w:author="Virata Pusuluri" w:id="135" w:date="2025-11-18T16:24:5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ch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iv</w:t>
      </w:r>
      <w:sdt>
        <w:sdtPr>
          <w:id w:val="703008819"/>
          <w:tag w:val="goog_rdk_257"/>
        </w:sdtPr>
        <w:sdtContent>
          <w:del w:author="Virata Pusuluri" w:id="136" w:date="2025-11-18T16:25:10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197895636"/>
          <w:tag w:val="goog_rdk_258"/>
        </w:sdtPr>
        <w:sdtContent>
          <w:ins w:author="Virata Pusuluri" w:id="137" w:date="2025-11-18T16:25:10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si, Having suppressed/Crushed,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అణచివేసి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</w:t>
      </w:r>
      <w:r w:rsidDel="00000000" w:rsidR="00000000" w:rsidRPr="00000000">
        <w:rPr>
          <w:sz w:val="32"/>
          <w:szCs w:val="32"/>
          <w:rtl w:val="0"/>
        </w:rPr>
        <w:t xml:space="preserve">, ma</w:t>
      </w:r>
      <w:sdt>
        <w:sdtPr>
          <w:id w:val="799290687"/>
          <w:tag w:val="goog_rdk_259"/>
        </w:sdtPr>
        <w:sdtContent>
          <w:ins w:author="Virata Pusuluri" w:id="138" w:date="2025-11-18T16:25:13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1651257697"/>
          <w:tag w:val="goog_rdk_260"/>
        </w:sdtPr>
        <w:sdtContent>
          <w:del w:author="Virata Pusuluri" w:id="138" w:date="2025-11-18T16:25:1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Our,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యొక్క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అహంకారము</w:t>
      </w:r>
      <w:r w:rsidDel="00000000" w:rsidR="00000000" w:rsidRPr="00000000">
        <w:rPr>
          <w:sz w:val="32"/>
          <w:szCs w:val="32"/>
          <w:rtl w:val="0"/>
        </w:rPr>
        <w:t xml:space="preserve">, a</w:t>
      </w:r>
      <w:sdt>
        <w:sdtPr>
          <w:id w:val="-1689171711"/>
          <w:tag w:val="goog_rdk_261"/>
        </w:sdtPr>
        <w:sdtContent>
          <w:ins w:author="Virata Pusuluri" w:id="139" w:date="2025-11-18T16:25:29Z">
            <w:r w:rsidDel="00000000" w:rsidR="00000000" w:rsidRPr="00000000">
              <w:rPr>
                <w:sz w:val="32"/>
                <w:szCs w:val="32"/>
                <w:rtl w:val="0"/>
              </w:rPr>
              <w:t xml:space="preserve">ɦ</w:t>
            </w:r>
          </w:ins>
        </w:sdtContent>
      </w:sdt>
      <w:sdt>
        <w:sdtPr>
          <w:id w:val="-1801414862"/>
          <w:tag w:val="goog_rdk_262"/>
        </w:sdtPr>
        <w:sdtContent>
          <w:del w:author="Virata Pusuluri" w:id="139" w:date="2025-11-18T16:25:2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632753994"/>
          <w:tag w:val="goog_rdk_263"/>
        </w:sdtPr>
        <w:sdtContent>
          <w:ins w:author="Virata Pusuluri" w:id="140" w:date="2025-11-18T16:25:33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-336044813"/>
          <w:tag w:val="goog_rdk_264"/>
        </w:sdtPr>
        <w:sdtContent>
          <w:del w:author="Virata Pusuluri" w:id="140" w:date="2025-11-18T16:25:3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ka</w:t>
      </w:r>
      <w:sdt>
        <w:sdtPr>
          <w:id w:val="691901308"/>
          <w:tag w:val="goog_rdk_265"/>
        </w:sdtPr>
        <w:sdtContent>
          <w:ins w:author="Virata Pusuluri" w:id="141" w:date="2025-11-18T16:25:39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688056325"/>
          <w:tag w:val="goog_rdk_266"/>
        </w:sdtPr>
        <w:sdtContent>
          <w:del w:author="Virata Pusuluri" w:id="141" w:date="2025-11-18T16:25:3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ramu, Ego,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అహంకారం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పెంచుము</w:t>
      </w:r>
      <w:r w:rsidDel="00000000" w:rsidR="00000000" w:rsidRPr="00000000">
        <w:rPr>
          <w:sz w:val="32"/>
          <w:szCs w:val="32"/>
          <w:rtl w:val="0"/>
        </w:rPr>
        <w:t xml:space="preserve">, pe</w:t>
      </w:r>
      <w:sdt>
        <w:sdtPr>
          <w:id w:val="1100624904"/>
          <w:tag w:val="goog_rdk_267"/>
        </w:sdtPr>
        <w:sdtContent>
          <w:ins w:author="Virata Pusuluri" w:id="142" w:date="2025-11-18T16:25:48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866049783"/>
          <w:tag w:val="goog_rdk_268"/>
        </w:sdtPr>
        <w:sdtContent>
          <w:del w:author="Virata Pusuluri" w:id="142" w:date="2025-11-18T16:25:4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sdt>
        <w:sdtPr>
          <w:id w:val="1469643032"/>
          <w:tag w:val="goog_rdk_269"/>
        </w:sdtPr>
        <w:sdtContent>
          <w:ins w:author="Virata Pusuluri" w:id="142" w:date="2025-11-18T16:25:48Z">
            <w:sdt>
              <w:sdtPr>
                <w:id w:val="190937624"/>
                <w:tag w:val="goog_rdk_270"/>
              </w:sdtPr>
              <w:sdtContent>
                <w:del w:author="Virata Pusuluri" w:id="142" w:date="2025-11-18T16:25:48Z">
                  <w:r w:rsidDel="00000000" w:rsidR="00000000" w:rsidRPr="00000000">
                    <w:rPr>
                      <w:sz w:val="32"/>
                      <w:szCs w:val="32"/>
                      <w:rtl w:val="0"/>
                    </w:rPr>
                    <w:delText xml:space="preserve">tʃ</w:delText>
                  </w:r>
                </w:del>
              </w:sdtContent>
            </w:sdt>
          </w:ins>
        </w:sdtContent>
      </w:sdt>
      <w:sdt>
        <w:sdtPr>
          <w:id w:val="2118358355"/>
          <w:tag w:val="goog_rdk_271"/>
        </w:sdtPr>
        <w:sdtContent>
          <w:del w:author="Virata Pusuluri" w:id="142" w:date="2025-11-18T16:25:48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c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umu, Increase/Grow,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పెంచుము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మాలో</w:t>
      </w:r>
      <w:r w:rsidDel="00000000" w:rsidR="00000000" w:rsidRPr="00000000">
        <w:rPr>
          <w:sz w:val="32"/>
          <w:szCs w:val="32"/>
          <w:rtl w:val="0"/>
        </w:rPr>
        <w:t xml:space="preserve">, ma</w:t>
      </w:r>
      <w:sdt>
        <w:sdtPr>
          <w:id w:val="-1741106552"/>
          <w:tag w:val="goog_rdk_272"/>
        </w:sdtPr>
        <w:sdtContent>
          <w:ins w:author="Virata Pusuluri" w:id="143" w:date="2025-11-18T16:26:01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770358473"/>
          <w:tag w:val="goog_rdk_273"/>
        </w:sdtPr>
        <w:sdtContent>
          <w:del w:author="Virata Pusuluri" w:id="143" w:date="2025-11-18T16:26:0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lo</w:t>
      </w:r>
      <w:sdt>
        <w:sdtPr>
          <w:id w:val="-1407686392"/>
          <w:tag w:val="goog_rdk_274"/>
        </w:sdtPr>
        <w:sdtContent>
          <w:ins w:author="Virata Pusuluri" w:id="144" w:date="2025-11-18T16:26:05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In us,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మాలో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ప్రేమతత్వము</w:t>
      </w:r>
      <w:r w:rsidDel="00000000" w:rsidR="00000000" w:rsidRPr="00000000">
        <w:rPr>
          <w:sz w:val="32"/>
          <w:szCs w:val="32"/>
          <w:rtl w:val="0"/>
        </w:rPr>
        <w:t xml:space="preserve">, pr</w:t>
      </w:r>
      <w:sdt>
        <w:sdtPr>
          <w:id w:val="-1698909783"/>
          <w:tag w:val="goog_rdk_275"/>
        </w:sdtPr>
        <w:sdtContent>
          <w:del w:author="Virata Pusuluri" w:id="145" w:date="2025-11-18T16:26:37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e</w:t>
      </w:r>
      <w:sdt>
        <w:sdtPr>
          <w:id w:val="766471634"/>
          <w:tag w:val="goog_rdk_276"/>
        </w:sdtPr>
        <w:sdtContent>
          <w:ins w:author="Virata Pusuluri" w:id="146" w:date="2025-11-18T16:26:39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ma</w:t>
      </w:r>
      <w:sdt>
        <w:sdtPr>
          <w:id w:val="1507731707"/>
          <w:tag w:val="goog_rdk_277"/>
        </w:sdtPr>
        <w:sdtContent>
          <w:ins w:author="Virata Pusuluri" w:id="147" w:date="2025-11-18T16:26:46Z">
            <w:r w:rsidDel="00000000" w:rsidR="00000000" w:rsidRPr="00000000">
              <w:rPr>
                <w:sz w:val="32"/>
                <w:szCs w:val="32"/>
                <w:rtl w:val="0"/>
              </w:rPr>
              <w:t xml:space="preserve">θ</w:t>
            </w:r>
          </w:ins>
        </w:sdtContent>
      </w:sdt>
      <w:sdt>
        <w:sdtPr>
          <w:id w:val="1713147757"/>
          <w:tag w:val="goog_rdk_278"/>
        </w:sdtPr>
        <w:sdtContent>
          <w:del w:author="Virata Pusuluri" w:id="147" w:date="2025-11-18T16:26:4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t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542576893"/>
          <w:tag w:val="goog_rdk_279"/>
        </w:sdtPr>
        <w:sdtContent>
          <w:ins w:author="Virata Pusuluri" w:id="148" w:date="2025-11-18T16:26:49Z">
            <w:r w:rsidDel="00000000" w:rsidR="00000000" w:rsidRPr="00000000">
              <w:rPr>
                <w:sz w:val="32"/>
                <w:szCs w:val="32"/>
                <w:rtl w:val="0"/>
              </w:rPr>
              <w:t xml:space="preserve">θ</w:t>
            </w:r>
          </w:ins>
        </w:sdtContent>
      </w:sdt>
      <w:sdt>
        <w:sdtPr>
          <w:id w:val="814435657"/>
          <w:tag w:val="goog_rdk_280"/>
        </w:sdtPr>
        <w:sdtContent>
          <w:del w:author="Virata Pusuluri" w:id="148" w:date="2025-11-18T16:26:49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t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vamu, Principle of love,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ప్రేమ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తత్వం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స్థిరపరచి</w:t>
      </w:r>
      <w:r w:rsidDel="00000000" w:rsidR="00000000" w:rsidRPr="00000000">
        <w:rPr>
          <w:sz w:val="32"/>
          <w:szCs w:val="32"/>
          <w:rtl w:val="0"/>
        </w:rPr>
        <w:t xml:space="preserve">, s</w:t>
      </w:r>
      <w:sdt>
        <w:sdtPr>
          <w:id w:val="-570036279"/>
          <w:tag w:val="goog_rdk_281"/>
        </w:sdtPr>
        <w:sdtContent>
          <w:ins w:author="Virata Pusuluri" w:id="149" w:date="2025-11-18T16:27:44Z">
            <w:r w:rsidDel="00000000" w:rsidR="00000000" w:rsidRPr="00000000">
              <w:rPr>
                <w:sz w:val="32"/>
                <w:szCs w:val="32"/>
                <w:rtl w:val="0"/>
              </w:rPr>
              <w:t xml:space="preserve">θʰ</w:t>
            </w:r>
          </w:ins>
        </w:sdtContent>
      </w:sdt>
      <w:sdt>
        <w:sdtPr>
          <w:id w:val="-18670785"/>
          <w:tag w:val="goog_rdk_282"/>
        </w:sdtPr>
        <w:sdtContent>
          <w:del w:author="Virata Pusuluri" w:id="149" w:date="2025-11-18T16:27:44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th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irapara</w:t>
      </w:r>
      <w:sdt>
        <w:sdtPr>
          <w:id w:val="1359905245"/>
          <w:tag w:val="goog_rdk_283"/>
        </w:sdtPr>
        <w:sdtContent>
          <w:ins w:author="Virata Pusuluri" w:id="150" w:date="2025-11-18T16:27:55Z">
            <w:r w:rsidDel="00000000" w:rsidR="00000000" w:rsidRPr="00000000">
              <w:rPr>
                <w:sz w:val="32"/>
                <w:szCs w:val="32"/>
                <w:rtl w:val="0"/>
              </w:rPr>
              <w:t xml:space="preserve">tʃ</w:t>
            </w:r>
          </w:ins>
        </w:sdtContent>
      </w:sdt>
      <w:sdt>
        <w:sdtPr>
          <w:id w:val="2054213949"/>
          <w:tag w:val="goog_rdk_284"/>
        </w:sdtPr>
        <w:sdtContent>
          <w:del w:author="Virata Pusuluri" w:id="150" w:date="2025-11-18T16:27:55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c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i, Having established,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స్థిరపరచి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మాలో</w:t>
      </w:r>
      <w:r w:rsidDel="00000000" w:rsidR="00000000" w:rsidRPr="00000000">
        <w:rPr>
          <w:sz w:val="32"/>
          <w:szCs w:val="32"/>
          <w:rtl w:val="0"/>
        </w:rPr>
        <w:t xml:space="preserve">, ma</w:t>
      </w:r>
      <w:sdt>
        <w:sdtPr>
          <w:id w:val="1685790247"/>
          <w:tag w:val="goog_rdk_285"/>
        </w:sdtPr>
        <w:sdtContent>
          <w:ins w:author="Virata Pusuluri" w:id="151" w:date="2025-11-18T16:28:13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285789757"/>
          <w:tag w:val="goog_rdk_286"/>
        </w:sdtPr>
        <w:sdtContent>
          <w:del w:author="Virata Pusuluri" w:id="151" w:date="2025-11-18T16:28:13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lo</w:t>
      </w:r>
      <w:sdt>
        <w:sdtPr>
          <w:id w:val="-64756243"/>
          <w:tag w:val="goog_rdk_287"/>
        </w:sdtPr>
        <w:sdtContent>
          <w:ins w:author="Virata Pusuluri" w:id="152" w:date="2025-11-18T16:28:19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, In us,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మాలో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సహజయోగము</w:t>
      </w:r>
      <w:r w:rsidDel="00000000" w:rsidR="00000000" w:rsidRPr="00000000">
        <w:rPr>
          <w:sz w:val="32"/>
          <w:szCs w:val="32"/>
          <w:rtl w:val="0"/>
        </w:rPr>
        <w:t xml:space="preserve">, sa</w:t>
      </w:r>
      <w:sdt>
        <w:sdtPr>
          <w:id w:val="-1575253687"/>
          <w:tag w:val="goog_rdk_288"/>
        </w:sdtPr>
        <w:sdtContent>
          <w:ins w:author="Virata Pusuluri" w:id="153" w:date="2025-11-18T16:28:36Z">
            <w:r w:rsidDel="00000000" w:rsidR="00000000" w:rsidRPr="00000000">
              <w:rPr>
                <w:sz w:val="32"/>
                <w:szCs w:val="32"/>
                <w:rtl w:val="0"/>
              </w:rPr>
              <w:t xml:space="preserve">ɦ</w:t>
            </w:r>
          </w:ins>
        </w:sdtContent>
      </w:sdt>
      <w:sdt>
        <w:sdtPr>
          <w:id w:val="-549873247"/>
          <w:tag w:val="goog_rdk_289"/>
        </w:sdtPr>
        <w:sdtContent>
          <w:del w:author="Virata Pusuluri" w:id="153" w:date="2025-11-18T16:28:3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185621109"/>
          <w:tag w:val="goog_rdk_290"/>
        </w:sdtPr>
        <w:sdtContent>
          <w:ins w:author="Virata Pusuluri" w:id="154" w:date="2025-11-18T16:28:46Z"/>
          <w:sdt>
            <w:sdtPr>
              <w:id w:val="-2027690185"/>
              <w:tag w:val="goog_rdk_291"/>
            </w:sdtPr>
            <w:sdtContent>
              <w:ins w:author="Virata Pusuluri" w:id="154" w:date="2025-11-18T16:28:46Z">
                <w:r w:rsidDel="00000000" w:rsidR="00000000" w:rsidRPr="00000000">
                  <w:rPr>
                    <w:sz w:val="32"/>
                    <w:szCs w:val="32"/>
                    <w:rtl w:val="0"/>
                    <w:rPrChange w:author="Virata Pusuluri" w:id="155" w:date="2025-11-18T16:28:46Z">
                      <w:rPr>
                        <w:sz w:val="32"/>
                        <w:szCs w:val="32"/>
                      </w:rPr>
                    </w:rPrChange>
                  </w:rPr>
                  <w:t xml:space="preserve">dʒ</w:t>
                </w:r>
              </w:ins>
            </w:sdtContent>
          </w:sdt>
          <w:ins w:author="Virata Pusuluri" w:id="154" w:date="2025-11-18T16:28:46Z"/>
        </w:sdtContent>
      </w:sdt>
      <w:sdt>
        <w:sdtPr>
          <w:id w:val="1907012282"/>
          <w:tag w:val="goog_rdk_292"/>
        </w:sdtPr>
        <w:sdtContent>
          <w:del w:author="Virata Pusuluri" w:id="154" w:date="2025-11-18T16:28:4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j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</w:t>
      </w:r>
      <w:sdt>
        <w:sdtPr>
          <w:id w:val="-1168363024"/>
          <w:tag w:val="goog_rdk_293"/>
        </w:sdtPr>
        <w:sdtContent>
          <w:ins w:author="Virata Pusuluri" w:id="156" w:date="2025-11-18T16:28:56Z">
            <w:r w:rsidDel="00000000" w:rsidR="00000000" w:rsidRPr="00000000">
              <w:rPr>
                <w:sz w:val="32"/>
                <w:szCs w:val="32"/>
                <w:rtl w:val="0"/>
              </w:rPr>
              <w:t xml:space="preserve">j</w:t>
            </w:r>
          </w:ins>
        </w:sdtContent>
      </w:sdt>
      <w:sdt>
        <w:sdtPr>
          <w:id w:val="951498836"/>
          <w:tag w:val="goog_rdk_294"/>
        </w:sdtPr>
        <w:sdtContent>
          <w:del w:author="Virata Pusuluri" w:id="156" w:date="2025-11-18T16:28:5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y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o</w:t>
      </w:r>
      <w:sdt>
        <w:sdtPr>
          <w:id w:val="661272994"/>
          <w:tag w:val="goog_rdk_295"/>
        </w:sdtPr>
        <w:sdtContent>
          <w:ins w:author="Virata Pusuluri" w:id="157" w:date="2025-11-18T16:29:03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gamu, Sahaja Yoga (Spontaneous Union</w:t>
      </w:r>
      <w:sdt>
        <w:sdtPr>
          <w:id w:val="642826939"/>
          <w:tag w:val="goog_rdk_296"/>
        </w:sdtPr>
        <w:sdtContent>
          <w:ins w:author="Virata Pusuluri" w:id="158" w:date="2025-11-18T16:27:16Z">
            <w:r w:rsidDel="00000000" w:rsidR="00000000" w:rsidRPr="00000000">
              <w:rPr>
                <w:sz w:val="32"/>
                <w:szCs w:val="32"/>
                <w:rtl w:val="0"/>
              </w:rPr>
              <w:t xml:space="preserve"> With God</w:t>
            </w:r>
          </w:ins>
        </w:sdtContent>
      </w:sdt>
      <w:r w:rsidDel="00000000" w:rsidR="00000000" w:rsidRPr="00000000">
        <w:rPr>
          <w:sz w:val="32"/>
          <w:szCs w:val="32"/>
          <w:rtl w:val="0"/>
        </w:rPr>
        <w:t xml:space="preserve">),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సహజ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యోగం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ఉద్ధరించు</w:t>
      </w:r>
      <w:r w:rsidDel="00000000" w:rsidR="00000000" w:rsidRPr="00000000">
        <w:rPr>
          <w:sz w:val="32"/>
          <w:szCs w:val="32"/>
          <w:rtl w:val="0"/>
        </w:rPr>
        <w:t xml:space="preserve">, u</w:t>
      </w:r>
      <w:sdt>
        <w:sdtPr>
          <w:id w:val="-2036710938"/>
          <w:tag w:val="goog_rdk_297"/>
        </w:sdtPr>
        <w:sdtContent>
          <w:ins w:author="Virata Pusuluri" w:id="159" w:date="2025-11-18T16:30:31Z">
            <w:r w:rsidDel="00000000" w:rsidR="00000000" w:rsidRPr="00000000">
              <w:rPr>
                <w:sz w:val="32"/>
                <w:szCs w:val="32"/>
                <w:rtl w:val="0"/>
              </w:rPr>
              <w:t xml:space="preserve">ððʰ</w:t>
            </w:r>
          </w:ins>
        </w:sdtContent>
      </w:sdt>
      <w:sdt>
        <w:sdtPr>
          <w:id w:val="1364587246"/>
          <w:tag w:val="goog_rdk_298"/>
        </w:sdtPr>
        <w:sdtContent>
          <w:del w:author="Virata Pusuluri" w:id="159" w:date="2025-11-18T16:30:3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ddh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ari</w:t>
      </w:r>
      <w:sdt>
        <w:sdtPr>
          <w:id w:val="-1470455243"/>
          <w:tag w:val="goog_rdk_299"/>
        </w:sdtPr>
        <w:sdtContent>
          <w:ins w:author="Virata Pusuluri" w:id="160" w:date="2025-11-18T16:31:04Z">
            <w:r w:rsidDel="00000000" w:rsidR="00000000" w:rsidRPr="00000000">
              <w:rPr>
                <w:sz w:val="32"/>
                <w:szCs w:val="32"/>
                <w:rtl w:val="0"/>
              </w:rPr>
              <w:t xml:space="preserve">ṁtʃ</w:t>
            </w:r>
          </w:ins>
        </w:sdtContent>
      </w:sdt>
      <w:sdt>
        <w:sdtPr>
          <w:id w:val="2092434623"/>
          <w:tag w:val="goog_rdk_300"/>
        </w:sdtPr>
        <w:sdtContent>
          <w:del w:author="Virata Pusuluri" w:id="160" w:date="2025-11-18T16:31:04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Mc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u, Uplift/Redeem,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ఉద్ధరించు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</w:t>
      </w:r>
      <w:r w:rsidDel="00000000" w:rsidR="00000000" w:rsidRPr="00000000">
        <w:rPr>
          <w:sz w:val="32"/>
          <w:szCs w:val="32"/>
          <w:rtl w:val="0"/>
        </w:rPr>
        <w:t xml:space="preserve">, ma</w:t>
      </w:r>
      <w:sdt>
        <w:sdtPr>
          <w:id w:val="-1398219079"/>
          <w:tag w:val="goog_rdk_301"/>
        </w:sdtPr>
        <w:sdtContent>
          <w:ins w:author="Virata Pusuluri" w:id="161" w:date="2025-11-18T16:31:16Z">
            <w:r w:rsidDel="00000000" w:rsidR="00000000" w:rsidRPr="00000000">
              <w:rPr>
                <w:sz w:val="32"/>
                <w:szCs w:val="32"/>
                <w:rtl w:val="0"/>
              </w:rPr>
              <w:t xml:space="preserve">:</w:t>
            </w:r>
          </w:ins>
        </w:sdtContent>
      </w:sdt>
      <w:sdt>
        <w:sdtPr>
          <w:id w:val="-742914530"/>
          <w:tag w:val="goog_rdk_302"/>
        </w:sdtPr>
        <w:sdtContent>
          <w:del w:author="Virata Pusuluri" w:id="161" w:date="2025-11-18T16:31:16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a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Our,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మా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యొక్క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జన్మం</w:t>
      </w:r>
      <w:r w:rsidDel="00000000" w:rsidR="00000000" w:rsidRPr="00000000">
        <w:rPr>
          <w:sz w:val="32"/>
          <w:szCs w:val="32"/>
          <w:rtl w:val="0"/>
        </w:rPr>
        <w:t xml:space="preserve">, janma</w:t>
      </w:r>
      <w:sdt>
        <w:sdtPr>
          <w:id w:val="1003794298"/>
          <w:tag w:val="goog_rdk_303"/>
        </w:sdtPr>
        <w:sdtContent>
          <w:ins w:author="Virata Pusuluri" w:id="162" w:date="2025-11-18T16:31:21Z">
            <w:r w:rsidDel="00000000" w:rsidR="00000000" w:rsidRPr="00000000">
              <w:rPr>
                <w:sz w:val="32"/>
                <w:szCs w:val="32"/>
                <w:rtl w:val="0"/>
              </w:rPr>
              <w:t xml:space="preserve">ṁ</w:t>
            </w:r>
          </w:ins>
        </w:sdtContent>
      </w:sdt>
      <w:sdt>
        <w:sdtPr>
          <w:id w:val="-441563526"/>
          <w:tag w:val="goog_rdk_304"/>
        </w:sdtPr>
        <w:sdtContent>
          <w:del w:author="Virata Pusuluri" w:id="162" w:date="2025-11-18T16:31:21Z">
            <w:r w:rsidDel="00000000" w:rsidR="00000000" w:rsidRPr="00000000">
              <w:rPr>
                <w:sz w:val="32"/>
                <w:szCs w:val="32"/>
                <w:rtl w:val="0"/>
              </w:rPr>
              <w:delText xml:space="preserve">M</w:delText>
            </w:r>
          </w:del>
        </w:sdtContent>
      </w:sdt>
      <w:r w:rsidDel="00000000" w:rsidR="00000000" w:rsidRPr="00000000">
        <w:rPr>
          <w:sz w:val="32"/>
          <w:szCs w:val="32"/>
          <w:rtl w:val="0"/>
        </w:rPr>
        <w:t xml:space="preserve">, Birth/Life, </w:t>
      </w:r>
      <w:r w:rsidDel="00000000" w:rsidR="00000000" w:rsidRPr="00000000">
        <w:rPr>
          <w:rFonts w:ascii="Vani" w:cs="Vani" w:eastAsia="Vani" w:hAnsi="Vani"/>
          <w:sz w:val="32"/>
          <w:szCs w:val="32"/>
          <w:rtl w:val="0"/>
        </w:rPr>
        <w:t xml:space="preserve">జన్మ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పట్టిక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ani" w:cs="Vani" w:eastAsia="Vani" w:hAnsi="Vani"/>
          <w:b w:val="1"/>
          <w:bCs w:val="1"/>
          <w:sz w:val="32"/>
          <w:szCs w:val="32"/>
          <w:rtl w:val="0"/>
        </w:rPr>
        <w:t xml:space="preserve">రూపంలో</w:t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779"/>
        <w:gridCol w:w="2672"/>
        <w:gridCol w:w="2828"/>
        <w:gridCol w:w="2065"/>
        <w:tblGridChange w:id="0">
          <w:tblGrid>
            <w:gridCol w:w="1779"/>
            <w:gridCol w:w="2672"/>
            <w:gridCol w:w="2828"/>
            <w:gridCol w:w="20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b w:val="1"/>
                <w:bCs w:val="1"/>
                <w:sz w:val="32"/>
                <w:szCs w:val="32"/>
                <w:rtl w:val="0"/>
              </w:rPr>
              <w:t xml:space="preserve">తెలుగు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b w:val="1"/>
                <w:bCs w:val="1"/>
                <w:sz w:val="32"/>
                <w:szCs w:val="32"/>
                <w:rtl w:val="0"/>
              </w:rPr>
              <w:t xml:space="preserve">పదం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English Phonetics (Transliteration)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b w:val="1"/>
                <w:bCs w:val="1"/>
                <w:sz w:val="32"/>
                <w:szCs w:val="32"/>
                <w:rtl w:val="0"/>
              </w:rPr>
              <w:t xml:space="preserve">తెలుగు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b w:val="1"/>
                <w:bCs w:val="1"/>
                <w:sz w:val="32"/>
                <w:szCs w:val="32"/>
                <w:rtl w:val="0"/>
              </w:rPr>
              <w:t xml:space="preserve">అర్థం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మాతా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maataa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Mother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అమ్మ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నిర్మల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nirmala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Spotless/Pure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స్వచ్ఛమైన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మహేశ్వరి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mahaeSvari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Great Goddess/Wife of Shiva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గొప్ప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దేవత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/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శివుని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భార్య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మాతా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maataa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Mother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అమ్మ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నిర్మల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nirmala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Spotless/Pure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స్వచ్ఛమైన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మహేశ్వరి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mahaeSvari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Great Goddess/Wife of Shiva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గొప్ప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దేవత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/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శివుని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భార్య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సుమధుర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sumadhura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Sweet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చాలా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మధురమైన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భాషిణి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bhaashiNi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Speaker/One who speaks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మాట్లాడేది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శుభకరి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Subhakari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Doer of good/Auspicious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శుభాన్ని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కలిగించేది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నిను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ninu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You (accusative)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నిన్ను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కొలిచే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kolichae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Worshipping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పూజించే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జన్మమే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janmamae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Birth (emphasis)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జన్మమే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సఫలం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saMphalaM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Successful/Fruitful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విజయవంతం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నిను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ninu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You (accusative)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నిన్ను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గాంచే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gaaMchae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Seeing/Beholding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చూసే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జన్మకు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janmaku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 the birth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జన్మకు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కైవల్యం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kaivalyaM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Salvation/Liberation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మోక్షం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మందహాస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maMdhaahaasa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Gentle smile/Mirthful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చిరునవ్వు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మొలికే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molikae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Blooming/Sprouting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చిగురించే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నీ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యొక్క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మోము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moomu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ముఖము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కాంచిన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kaaMchina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Having seen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చూసిన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నేత్రానందం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naetraanaMdaM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Joy to the eyes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కళ్ళకు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ఆనందం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ప్రేమ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praema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ప్రేమ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లొలుకు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loluku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Dripping/Overflowing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ఒలికే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/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పొంగే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పలుకుల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palukula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Of the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పలుకుల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యొక్క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మాధుర్యం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maadhuryaM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Sweetness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తియ్యదనం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ఆలకించితే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aalakichithae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If listened 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వింటే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శ్రవణానందం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SravaNaanaMdaM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Joy to the ears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చెవులకు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ఆనందం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కమనీయం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kamaniiyaM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Desirable/Beautiful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మనోహరమైన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నీ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యొక్క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కరుణరసం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karuNaraSaM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Essence of compassion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దయారసం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గ్రోలిన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grolina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Having drunk/tasted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త్రాగిన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/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రుచిచూసిన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చాలు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caalu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Enough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సరిపోతుంది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హృదయానందం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hRudhayaanaMdaM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Joy to the heart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హృదయానికి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ఆనందం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పావనమౌ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paavanamaou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Holy/Purifying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పవిత్రమైన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నీ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యొక్క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పదసేవనము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padhaSaevanamu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Serving the feet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పాదసేవ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పరవశించిన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paravaSiMcina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Having been ecstatic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పరవశం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చెందిన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పరమానందం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paramaanaMdaM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Supreme bliss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గొప్ప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ఆనందం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అణిచివేసి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aNichivaesi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Having suppressed/Crushed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అణచివేసి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యొక్క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అహంకారము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ahaMkaaramu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అహంకారం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పెంచుము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peMcumu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Increase/Grow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పెంచుము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మాలో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maalo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 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మాలో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ప్రేమతత్వము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praematatvamu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Principle of love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ప్రేమ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తత్వం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స్థిరపరచి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sthiraparaci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Having established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స్థిరపరచి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మాలో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maalo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 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మాలో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సహజయోగము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sahajayogamu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Sahaja Yoga (Spontaneous Union)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సహజ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యోగం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ఉద్ధరించు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uddhariMcu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Uplift/Redeem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ఉద్ధరించు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మా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యొక్క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జన్మం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janmaM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Birth/Life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Fonts w:ascii="Vani" w:cs="Vani" w:eastAsia="Vani" w:hAnsi="Vani"/>
                <w:sz w:val="32"/>
                <w:szCs w:val="32"/>
                <w:rtl w:val="0"/>
              </w:rPr>
              <w:t xml:space="preserve">జన్మ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Van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D712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D712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D712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D7121"/>
    <w:rPr>
      <w:rFonts w:asciiTheme="majorHAnsi" w:cstheme="majorBidi" w:eastAsiaTheme="majorEastAsia" w:hAnsiTheme="majorHAnsi"/>
      <w:color w:val="0f4761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D7121"/>
    <w:rPr>
      <w:rFonts w:asciiTheme="majorHAnsi" w:cstheme="majorBidi" w:eastAsiaTheme="majorEastAsia" w:hAnsiTheme="majorHAnsi"/>
      <w:color w:val="0f4761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D7121"/>
    <w:rPr>
      <w:rFonts w:cstheme="majorBidi" w:eastAsiaTheme="majorEastAsia"/>
      <w:color w:val="0f4761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D712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D712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D712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D712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D712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D712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D7121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5D7121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D712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D712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D712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D712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D712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712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D712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Oct0B/kqqYhkOiguYqr5Z7zn6w==">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2025-11-15T02:33:00Z</dcterms:created>
  <dc:creator>Krishna Pusuluri</dc:creator>
</cp:coreProperties>
</file>