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10082026 - (Was humming the last several months - got structure while returning from Smoky mountains trip) </w:t>
      </w:r>
    </w:p>
    <w:p w:rsidR="00000000" w:rsidDel="00000000" w:rsidP="00000000" w:rsidRDefault="00000000" w:rsidRPr="00000000" w14:paraId="00000002">
      <w:pPr>
        <w:rPr/>
      </w:pPr>
      <w:r w:rsidDel="00000000" w:rsidR="00000000" w:rsidRPr="00000000">
        <w:rPr>
          <w:rtl w:val="0"/>
        </w:rPr>
        <w:t xml:space="preserve">Swaras: (Sa; Ga2; Ma1; Da1; Ni2)</w:t>
      </w:r>
    </w:p>
    <w:p w:rsidR="00000000" w:rsidDel="00000000" w:rsidP="00000000" w:rsidRDefault="00000000" w:rsidRPr="00000000" w14:paraId="00000003">
      <w:pPr>
        <w:rPr/>
      </w:pPr>
      <w:r w:rsidDel="00000000" w:rsidR="00000000" w:rsidRPr="00000000">
        <w:rPr>
          <w:rtl w:val="0"/>
        </w:rPr>
        <w:t xml:space="preserve">Tune: Variations of </w:t>
      </w:r>
    </w:p>
    <w:p w:rsidR="00000000" w:rsidDel="00000000" w:rsidP="00000000" w:rsidRDefault="00000000" w:rsidRPr="00000000" w14:paraId="00000004">
      <w:pPr>
        <w:rPr/>
      </w:pPr>
      <w:r w:rsidDel="00000000" w:rsidR="00000000" w:rsidRPr="00000000">
        <w:rPr>
          <w:rtl w:val="0"/>
        </w:rPr>
        <w:t xml:space="preserve">(Ma Ma Da - ; Ma Ma Ga - ; )</w:t>
      </w:r>
    </w:p>
    <w:p w:rsidR="00000000" w:rsidDel="00000000" w:rsidP="00000000" w:rsidRDefault="00000000" w:rsidRPr="00000000" w14:paraId="00000005">
      <w:pPr>
        <w:rPr/>
      </w:pPr>
      <w:r w:rsidDel="00000000" w:rsidR="00000000" w:rsidRPr="00000000">
        <w:rPr>
          <w:rtl w:val="0"/>
        </w:rPr>
        <w:t xml:space="preserve">(Ma Da Ni Da; Ma Ga Ma Sa)</w:t>
      </w:r>
    </w:p>
    <w:p w:rsidR="00000000" w:rsidDel="00000000" w:rsidP="00000000" w:rsidRDefault="00000000" w:rsidRPr="00000000" w14:paraId="00000006">
      <w:pPr>
        <w:rPr/>
      </w:pPr>
      <w:sdt>
        <w:sdtPr>
          <w:id w:val="1708712859"/>
          <w:tag w:val="goog_rdk_1"/>
        </w:sdtPr>
        <w:sdtContent>
          <w:ins w:author="Virata Pusuluri" w:id="0" w:date="2026-10-13T16:41:55Z">
            <w:r w:rsidDel="00000000" w:rsidR="00000000" w:rsidRPr="00000000">
              <w:rPr>
                <w:rtl w:val="0"/>
              </w:rPr>
              <w:t xml:space="preserve">9</w:t>
            </w:r>
          </w:ins>
        </w:sdtContent>
      </w:sdt>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(ocean/water drops sounds should be playing in the background throughout - very playful - when u say ‘drop’, should hear a drop everytime)</w:t>
      </w:r>
    </w:p>
    <w:p w:rsidR="00000000" w:rsidDel="00000000" w:rsidP="00000000" w:rsidRDefault="00000000" w:rsidRPr="00000000" w14:paraId="00000008">
      <w:pPr>
        <w:rPr/>
      </w:pPr>
      <w:r w:rsidDel="00000000" w:rsidR="00000000" w:rsidRPr="00000000">
        <w:rPr>
          <w:rtl w:val="0"/>
        </w:rPr>
        <w:t xml:space="preserve">(Context: This is a playful song. Imagine you are a water drop falling from the sky into the middle of the ocean with no land around. All you see is the sky, the ocean, a dove in the sky and a dolphin in the ocean).</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I am a drop; drop drop drop </w:t>
        <w:tab/>
        <w:t xml:space="preserve">x2</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am a drop falling in the ocean</w:t>
      </w:r>
    </w:p>
    <w:p w:rsidR="00000000" w:rsidDel="00000000" w:rsidP="00000000" w:rsidRDefault="00000000" w:rsidRPr="00000000" w14:paraId="0000000D">
      <w:pPr>
        <w:rPr/>
      </w:pPr>
      <w:r w:rsidDel="00000000" w:rsidR="00000000" w:rsidRPr="00000000">
        <w:rPr>
          <w:rtl w:val="0"/>
        </w:rPr>
        <w:t xml:space="preserve">They said it's just an illusion</w:t>
      </w:r>
    </w:p>
    <w:p w:rsidR="00000000" w:rsidDel="00000000" w:rsidP="00000000" w:rsidRDefault="00000000" w:rsidRPr="00000000" w14:paraId="0000000E">
      <w:pPr>
        <w:rPr/>
      </w:pPr>
      <w:r w:rsidDel="00000000" w:rsidR="00000000" w:rsidRPr="00000000">
        <w:rPr>
          <w:rtl w:val="0"/>
        </w:rPr>
        <w:t xml:space="preserve">I am a drop swimming through the ocean</w:t>
      </w:r>
    </w:p>
    <w:p w:rsidR="00000000" w:rsidDel="00000000" w:rsidP="00000000" w:rsidRDefault="00000000" w:rsidRPr="00000000" w14:paraId="0000000F">
      <w:pPr>
        <w:rPr/>
      </w:pPr>
      <w:r w:rsidDel="00000000" w:rsidR="00000000" w:rsidRPr="00000000">
        <w:rPr>
          <w:rtl w:val="0"/>
        </w:rPr>
        <w:t xml:space="preserve">I still carry my surface tension</w:t>
      </w:r>
    </w:p>
    <w:p w:rsidR="00000000" w:rsidDel="00000000" w:rsidP="00000000" w:rsidRDefault="00000000" w:rsidRPr="00000000" w14:paraId="00000010">
      <w:pPr>
        <w:rPr/>
      </w:pPr>
      <w:r w:rsidDel="00000000" w:rsidR="00000000" w:rsidRPr="00000000">
        <w:rPr>
          <w:rtl w:val="0"/>
        </w:rPr>
        <w:tab/>
        <w:tab/>
        <w:tab/>
        <w:tab/>
        <w:tab/>
        <w:t xml:space="preserve">x2</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am a drop; drop drop drop  </w:t>
        <w:tab/>
        <w:t xml:space="preserve">x2</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ocean of illusion (the) ocean of God’s love</w:t>
      </w:r>
    </w:p>
    <w:p w:rsidR="00000000" w:rsidDel="00000000" w:rsidP="00000000" w:rsidRDefault="00000000" w:rsidRPr="00000000" w14:paraId="00000015">
      <w:pPr>
        <w:rPr/>
      </w:pPr>
      <w:r w:rsidDel="00000000" w:rsidR="00000000" w:rsidRPr="00000000">
        <w:rPr>
          <w:rtl w:val="0"/>
        </w:rPr>
        <w:t xml:space="preserve">Which ocean am I dwelling within</w:t>
      </w:r>
    </w:p>
    <w:p w:rsidR="00000000" w:rsidDel="00000000" w:rsidP="00000000" w:rsidRDefault="00000000" w:rsidRPr="00000000" w14:paraId="00000016">
      <w:pPr>
        <w:rPr/>
      </w:pPr>
      <w:r w:rsidDel="00000000" w:rsidR="00000000" w:rsidRPr="00000000">
        <w:rPr>
          <w:rtl w:val="0"/>
        </w:rPr>
        <w:t xml:space="preserve">Am I a dove flying in the sky</w:t>
      </w:r>
    </w:p>
    <w:p w:rsidR="00000000" w:rsidDel="00000000" w:rsidP="00000000" w:rsidRDefault="00000000" w:rsidRPr="00000000" w14:paraId="00000017">
      <w:pPr>
        <w:rPr/>
      </w:pPr>
      <w:r w:rsidDel="00000000" w:rsidR="00000000" w:rsidRPr="00000000">
        <w:rPr>
          <w:rtl w:val="0"/>
        </w:rPr>
        <w:t xml:space="preserve">Am I a dolphin swimming in the ocean</w:t>
      </w:r>
    </w:p>
    <w:p w:rsidR="00000000" w:rsidDel="00000000" w:rsidP="00000000" w:rsidRDefault="00000000" w:rsidRPr="00000000" w14:paraId="00000018">
      <w:pPr>
        <w:rPr/>
      </w:pPr>
      <w:r w:rsidDel="00000000" w:rsidR="00000000" w:rsidRPr="00000000">
        <w:rPr>
          <w:rtl w:val="0"/>
        </w:rPr>
        <w:t xml:space="preserve">Am I a dove swimming in the ocean</w:t>
      </w:r>
    </w:p>
    <w:p w:rsidR="00000000" w:rsidDel="00000000" w:rsidP="00000000" w:rsidRDefault="00000000" w:rsidRPr="00000000" w14:paraId="00000019">
      <w:pPr>
        <w:rPr/>
      </w:pPr>
      <w:r w:rsidDel="00000000" w:rsidR="00000000" w:rsidRPr="00000000">
        <w:rPr>
          <w:rtl w:val="0"/>
        </w:rPr>
        <w:t xml:space="preserve">Am I a dolphin flying in the sky</w:t>
      </w:r>
    </w:p>
    <w:p w:rsidR="00000000" w:rsidDel="00000000" w:rsidP="00000000" w:rsidRDefault="00000000" w:rsidRPr="00000000" w14:paraId="0000001A">
      <w:pPr>
        <w:rPr/>
      </w:pPr>
      <w:r w:rsidDel="00000000" w:rsidR="00000000" w:rsidRPr="00000000">
        <w:rPr>
          <w:rtl w:val="0"/>
        </w:rPr>
        <w:t xml:space="preserve">The ocean of illusion the ocean of God’s love</w:t>
      </w:r>
    </w:p>
    <w:p w:rsidR="00000000" w:rsidDel="00000000" w:rsidP="00000000" w:rsidRDefault="00000000" w:rsidRPr="00000000" w14:paraId="0000001B">
      <w:pPr>
        <w:rPr/>
      </w:pPr>
      <w:r w:rsidDel="00000000" w:rsidR="00000000" w:rsidRPr="00000000">
        <w:rPr>
          <w:rtl w:val="0"/>
        </w:rPr>
        <w:t xml:space="preserve">Which ocean am I dwelling within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am a drop; drop drop drop  </w:t>
        <w:tab/>
        <w:t xml:space="preserve">x2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meet my Mother who is my Guru</w:t>
      </w:r>
    </w:p>
    <w:p w:rsidR="00000000" w:rsidDel="00000000" w:rsidP="00000000" w:rsidRDefault="00000000" w:rsidRPr="00000000" w14:paraId="00000020">
      <w:pPr>
        <w:rPr/>
      </w:pPr>
      <w:r w:rsidDel="00000000" w:rsidR="00000000" w:rsidRPr="00000000">
        <w:rPr>
          <w:rtl w:val="0"/>
        </w:rPr>
        <w:t xml:space="preserve">Who then makes me my own guru</w:t>
      </w:r>
    </w:p>
    <w:p w:rsidR="00000000" w:rsidDel="00000000" w:rsidP="00000000" w:rsidRDefault="00000000" w:rsidRPr="00000000" w14:paraId="00000021">
      <w:pPr>
        <w:rPr/>
      </w:pPr>
      <w:r w:rsidDel="00000000" w:rsidR="00000000" w:rsidRPr="00000000">
        <w:rPr>
          <w:rtl w:val="0"/>
        </w:rPr>
        <w:t xml:space="preserve">I feel a cool stream/breeze flowing within </w:t>
        <w:tab/>
        <w:t xml:space="preserve">my</w:t>
        <w:tab/>
        <w:tab/>
        <w:t xml:space="preserve">(first time stream→ second t</w:t>
      </w:r>
      <w:sdt>
        <w:sdtPr>
          <w:id w:val="1180541859"/>
          <w:tag w:val="goog_rdk_2"/>
        </w:sdtPr>
        <w:sdtContent>
          <w:del w:author="Virata Pusuluri" w:id="1" w:date="2026-10-13T16:33:57Z">
            <w:r w:rsidDel="00000000" w:rsidR="00000000" w:rsidRPr="00000000">
              <w:rPr>
                <w:rtl w:val="0"/>
              </w:rPr>
              <w:delText xml:space="preserve">ime </w:delText>
            </w:r>
          </w:del>
        </w:sdtContent>
      </w:sdt>
      <w:sdt>
        <w:sdtPr>
          <w:id w:val="-172741513"/>
          <w:tag w:val="goog_rdk_3"/>
        </w:sdtPr>
        <w:sdtContent>
          <w:ins w:author="Virata Pusuluri" w:id="1" w:date="2026-10-13T16:33:57Z">
            <w:r w:rsidDel="00000000" w:rsidR="00000000" w:rsidRPr="00000000">
              <w:rPr>
                <w:rtl w:val="0"/>
              </w:rPr>
              <w:t xml:space="preserve">1</w:t>
            </w:r>
          </w:ins>
        </w:sdtContent>
      </w:sdt>
      <w:r w:rsidDel="00000000" w:rsidR="00000000" w:rsidRPr="00000000">
        <w:rPr>
          <w:rtl w:val="0"/>
        </w:rPr>
        <w:t xml:space="preserve">breeze?)</w:t>
      </w:r>
    </w:p>
    <w:p w:rsidR="00000000" w:rsidDel="00000000" w:rsidP="00000000" w:rsidRDefault="00000000" w:rsidRPr="00000000" w14:paraId="00000022">
      <w:pPr>
        <w:rPr/>
      </w:pPr>
      <w:r w:rsidDel="00000000" w:rsidR="00000000" w:rsidRPr="00000000">
        <w:rPr>
          <w:rtl w:val="0"/>
        </w:rPr>
        <w:t xml:space="preserve">.. bubble of ignorance dancing (popping) and fading</w:t>
      </w:r>
    </w:p>
    <w:p w:rsidR="00000000" w:rsidDel="00000000" w:rsidP="00000000" w:rsidRDefault="00000000" w:rsidRPr="00000000" w14:paraId="00000023">
      <w:pPr>
        <w:rPr/>
      </w:pPr>
      <w:r w:rsidDel="00000000" w:rsidR="00000000" w:rsidRPr="00000000">
        <w:rPr>
          <w:rtl w:val="0"/>
        </w:rPr>
        <w:t xml:space="preserve">All my tensions slipping away</w:t>
      </w:r>
    </w:p>
    <w:p w:rsidR="00000000" w:rsidDel="00000000" w:rsidP="00000000" w:rsidRDefault="00000000" w:rsidRPr="00000000" w14:paraId="00000024">
      <w:pPr>
        <w:rPr/>
      </w:pPr>
      <w:r w:rsidDel="00000000" w:rsidR="00000000" w:rsidRPr="00000000">
        <w:rPr>
          <w:rtl w:val="0"/>
        </w:rPr>
        <w:t xml:space="preserve">A gust of coolness engulf my being</w:t>
      </w:r>
    </w:p>
    <w:p w:rsidR="00000000" w:rsidDel="00000000" w:rsidP="00000000" w:rsidRDefault="00000000" w:rsidRPr="00000000" w14:paraId="00000025">
      <w:pPr>
        <w:rPr/>
      </w:pPr>
      <w:r w:rsidDel="00000000" w:rsidR="00000000" w:rsidRPr="00000000">
        <w:rPr>
          <w:rtl w:val="0"/>
        </w:rPr>
        <w:t xml:space="preserve">Merging the drop and the ocean together</w:t>
      </w:r>
    </w:p>
    <w:p w:rsidR="00000000" w:rsidDel="00000000" w:rsidP="00000000" w:rsidRDefault="00000000" w:rsidRPr="00000000" w14:paraId="00000026">
      <w:pPr>
        <w:rPr/>
      </w:pPr>
      <w:r w:rsidDel="00000000" w:rsidR="00000000" w:rsidRPr="00000000">
        <w:rPr>
          <w:rtl w:val="0"/>
        </w:rPr>
        <w:t xml:space="preserve">The ocean of illusion vanish away</w:t>
      </w:r>
    </w:p>
    <w:p w:rsidR="00000000" w:rsidDel="00000000" w:rsidP="00000000" w:rsidRDefault="00000000" w:rsidRPr="00000000" w14:paraId="00000027">
      <w:pPr>
        <w:rPr/>
      </w:pPr>
      <w:r w:rsidDel="00000000" w:rsidR="00000000" w:rsidRPr="00000000">
        <w:rPr>
          <w:rtl w:val="0"/>
        </w:rPr>
        <w:tab/>
        <w:tab/>
        <w:tab/>
        <w:tab/>
        <w:tab/>
        <w:t xml:space="preserve">x2</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 am a drop; drop drop drop </w:t>
      </w:r>
    </w:p>
    <w:p w:rsidR="00000000" w:rsidDel="00000000" w:rsidP="00000000" w:rsidRDefault="00000000" w:rsidRPr="00000000" w14:paraId="0000002B">
      <w:pPr>
        <w:rPr/>
      </w:pPr>
      <w:r w:rsidDel="00000000" w:rsidR="00000000" w:rsidRPr="00000000">
        <w:rPr>
          <w:rtl w:val="0"/>
        </w:rPr>
        <w:t xml:space="preserve">I am a drop; I am the ocean</w:t>
      </w:r>
    </w:p>
    <w:p w:rsidR="00000000" w:rsidDel="00000000" w:rsidP="00000000" w:rsidRDefault="00000000" w:rsidRPr="00000000" w14:paraId="0000002C">
      <w:pPr>
        <w:rPr/>
      </w:pPr>
      <w:r w:rsidDel="00000000" w:rsidR="00000000" w:rsidRPr="00000000">
        <w:rPr>
          <w:rtl w:val="0"/>
        </w:rPr>
        <w:t xml:space="preserve">                                           x2</w:t>
      </w:r>
    </w:p>
    <w:p w:rsidR="00000000" w:rsidDel="00000000" w:rsidP="00000000" w:rsidRDefault="00000000" w:rsidRPr="00000000" w14:paraId="0000002D">
      <w:pPr>
        <w:rPr/>
      </w:pPr>
      <w:r w:rsidDel="00000000" w:rsidR="00000000" w:rsidRPr="00000000">
        <w:rPr>
          <w:rtl w:val="0"/>
        </w:rPr>
        <w:tab/>
        <w:tab/>
        <w:tab/>
        <w:tab/>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am a drop I am illusion</w:t>
      </w:r>
    </w:p>
    <w:p w:rsidR="00000000" w:rsidDel="00000000" w:rsidP="00000000" w:rsidRDefault="00000000" w:rsidRPr="00000000" w14:paraId="00000031">
      <w:pPr>
        <w:rPr/>
      </w:pPr>
      <w:r w:rsidDel="00000000" w:rsidR="00000000" w:rsidRPr="00000000">
        <w:rPr>
          <w:rtl w:val="0"/>
        </w:rPr>
        <w:t xml:space="preserve">I am a dolphin I am a dove</w:t>
      </w:r>
    </w:p>
    <w:p w:rsidR="00000000" w:rsidDel="00000000" w:rsidP="00000000" w:rsidRDefault="00000000" w:rsidRPr="00000000" w14:paraId="00000032">
      <w:pPr>
        <w:rPr/>
      </w:pPr>
      <w:r w:rsidDel="00000000" w:rsidR="00000000" w:rsidRPr="00000000">
        <w:rPr>
          <w:rtl w:val="0"/>
        </w:rPr>
        <w:t xml:space="preserve">I am a guru I am the ocean</w:t>
      </w:r>
    </w:p>
    <w:p w:rsidR="00000000" w:rsidDel="00000000" w:rsidP="00000000" w:rsidRDefault="00000000" w:rsidRPr="00000000" w14:paraId="00000033">
      <w:pPr>
        <w:rPr/>
      </w:pPr>
      <w:r w:rsidDel="00000000" w:rsidR="00000000" w:rsidRPr="00000000">
        <w:rPr>
          <w:rtl w:val="0"/>
        </w:rPr>
        <w:t xml:space="preserve">I am one with God’s love</w:t>
      </w:r>
    </w:p>
    <w:p w:rsidR="00000000" w:rsidDel="00000000" w:rsidP="00000000" w:rsidRDefault="00000000" w:rsidRPr="00000000" w14:paraId="00000034">
      <w:pPr>
        <w:rPr/>
      </w:pPr>
      <w:r w:rsidDel="00000000" w:rsidR="00000000" w:rsidRPr="00000000">
        <w:rPr>
          <w:rtl w:val="0"/>
        </w:rPr>
        <w:t xml:space="preserve">I am a drop I am illusion</w:t>
      </w:r>
    </w:p>
    <w:p w:rsidR="00000000" w:rsidDel="00000000" w:rsidP="00000000" w:rsidRDefault="00000000" w:rsidRPr="00000000" w14:paraId="00000035">
      <w:pPr>
        <w:rPr/>
      </w:pPr>
      <w:r w:rsidDel="00000000" w:rsidR="00000000" w:rsidRPr="00000000">
        <w:rPr>
          <w:rtl w:val="0"/>
        </w:rPr>
        <w:t xml:space="preserve">I am a guru I am the ocean</w:t>
      </w:r>
    </w:p>
    <w:p w:rsidR="00000000" w:rsidDel="00000000" w:rsidP="00000000" w:rsidRDefault="00000000" w:rsidRPr="00000000" w14:paraId="00000036">
      <w:pPr>
        <w:rPr/>
      </w:pPr>
      <w:r w:rsidDel="00000000" w:rsidR="00000000" w:rsidRPr="00000000">
        <w:rPr>
          <w:rtl w:val="0"/>
        </w:rPr>
        <w:t xml:space="preserve">I am a dolphin I am a dove</w:t>
      </w:r>
    </w:p>
    <w:p w:rsidR="00000000" w:rsidDel="00000000" w:rsidP="00000000" w:rsidRDefault="00000000" w:rsidRPr="00000000" w14:paraId="00000037">
      <w:pPr>
        <w:rPr/>
      </w:pPr>
      <w:r w:rsidDel="00000000" w:rsidR="00000000" w:rsidRPr="00000000">
        <w:rPr>
          <w:rtl w:val="0"/>
        </w:rPr>
        <w:t xml:space="preserve">I am one with God’s love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am a drop; drop drop drop </w:t>
      </w:r>
    </w:p>
    <w:p w:rsidR="00000000" w:rsidDel="00000000" w:rsidP="00000000" w:rsidRDefault="00000000" w:rsidRPr="00000000" w14:paraId="0000003A">
      <w:pPr>
        <w:rPr/>
      </w:pPr>
      <w:r w:rsidDel="00000000" w:rsidR="00000000" w:rsidRPr="00000000">
        <w:rPr>
          <w:rtl w:val="0"/>
        </w:rPr>
        <w:t xml:space="preserve">I am a drop; I am the ocean</w:t>
      </w:r>
    </w:p>
    <w:p w:rsidR="00000000" w:rsidDel="00000000" w:rsidP="00000000" w:rsidRDefault="00000000" w:rsidRPr="00000000" w14:paraId="0000003B">
      <w:pPr>
        <w:rPr/>
      </w:pPr>
      <w:r w:rsidDel="00000000" w:rsidR="00000000" w:rsidRPr="00000000">
        <w:rPr>
          <w:rtl w:val="0"/>
        </w:rPr>
        <w:t xml:space="preserve">I am a drop; I am the ocean</w:t>
      </w:r>
    </w:p>
    <w:p w:rsidR="00000000" w:rsidDel="00000000" w:rsidP="00000000" w:rsidRDefault="00000000" w:rsidRPr="00000000" w14:paraId="0000003C">
      <w:pPr>
        <w:rPr/>
      </w:pPr>
      <w:r w:rsidDel="00000000" w:rsidR="00000000" w:rsidRPr="00000000">
        <w:rPr>
          <w:rtl w:val="0"/>
        </w:rPr>
        <w:t xml:space="preserve">I am the ocean Of God’s love</w:t>
      </w:r>
    </w:p>
    <w:p w:rsidR="00000000" w:rsidDel="00000000" w:rsidP="00000000" w:rsidRDefault="00000000" w:rsidRPr="00000000" w14:paraId="0000003D">
      <w:pPr>
        <w:rPr/>
      </w:pPr>
      <w:r w:rsidDel="00000000" w:rsidR="00000000" w:rsidRPr="00000000">
        <w:rPr>
          <w:rtl w:val="0"/>
        </w:rPr>
        <w:t xml:space="preserve">(Of God’s love)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Other notes: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(Add more about how when your surface tension breaks and you merge with the ocean you feel a cool breeze all over your surface body your being - the joy of self realization; The moment the bubble of ego and conditionings burst away; A strong mint/snow like coolness engulfed my whole being; The bubble of ignorance popped the moment my whole being engulfed in a gust of cool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(rephrase ‘which ocean’?)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07092026 At CJ listened to this speech today</w:t>
      </w:r>
    </w:p>
    <w:p w:rsidR="00000000" w:rsidDel="00000000" w:rsidP="00000000" w:rsidRDefault="00000000" w:rsidRPr="00000000" w14:paraId="00000049">
      <w:pPr>
        <w:rPr/>
      </w:pPr>
      <w:r w:rsidDel="00000000" w:rsidR="00000000" w:rsidRPr="00000000">
        <w:rPr>
          <w:rtl w:val="0"/>
        </w:rPr>
        <w:t xml:space="preserve">1982 Friday Aug 6th - The importance of dedication and devotion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Shri Mataji says</w:t>
      </w:r>
    </w:p>
    <w:p w:rsidR="00000000" w:rsidDel="00000000" w:rsidP="00000000" w:rsidRDefault="00000000" w:rsidRPr="00000000" w14:paraId="0000004C">
      <w:pPr>
        <w:rPr/>
      </w:pPr>
      <w:r w:rsidDel="00000000" w:rsidR="00000000" w:rsidRPr="00000000">
        <w:rPr>
          <w:rtl w:val="0"/>
        </w:rPr>
        <w:t xml:space="preserve">“As I told you, the drop becomes the ocean; and the drop has to become the ocean by dissolving all its “dropness” with other drops. And all the drops dropping their dropness become the ocean ultimately. So we’ll see that devotion is double-wedged: one is to each other, and one is to your Mother.”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qnnNzJ1GUtKpcTvZh3uoljQgyw==">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2026-09-18T23:37:00Z</dcterms:created>
</cp:coreProperties>
</file>