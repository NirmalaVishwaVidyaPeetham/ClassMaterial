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AI Prompt: Explain arohana vs avarohana for carnatic music. What are the rules of precedence? can some swara sequences that don't fit one, be still be acceptable when used in combinations of both?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In Carnatic music, </w:t>
      </w:r>
      <w:r w:rsidDel="00000000" w:rsidR="00000000" w:rsidRPr="00000000">
        <w:rPr>
          <w:b w:val="1"/>
          <w:bCs w:val="1"/>
          <w:rtl w:val="0"/>
        </w:rPr>
        <w:t xml:space="preserve">Arohana (or Aarohanam)</w:t>
      </w:r>
      <w:r w:rsidDel="00000000" w:rsidR="00000000" w:rsidRPr="00000000">
        <w:rPr>
          <w:rtl w:val="0"/>
        </w:rPr>
        <w:t xml:space="preserve"> and </w:t>
      </w:r>
      <w:r w:rsidDel="00000000" w:rsidR="00000000" w:rsidRPr="00000000">
        <w:rPr>
          <w:b w:val="1"/>
          <w:bCs w:val="1"/>
          <w:rtl w:val="0"/>
        </w:rPr>
        <w:t xml:space="preserve">Avarohana (or Avarohanam)</w:t>
      </w:r>
      <w:r w:rsidDel="00000000" w:rsidR="00000000" w:rsidRPr="00000000">
        <w:rPr>
          <w:rtl w:val="0"/>
        </w:rPr>
        <w:t xml:space="preserve"> are fundamental concepts that define the melodic framework of a Raga.</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Arohana (Ascending Scale):</w:t>
      </w:r>
      <w:r w:rsidDel="00000000" w:rsidR="00000000" w:rsidRPr="00000000">
        <w:rPr>
          <w:rtl w:val="0"/>
        </w:rPr>
        <w:t xml:space="preserve"> This refers to the specific sequence of notes (swaras) used when ascending in pitch within a Raga. It starts from a lower note (often Sa, the tonic) and moves progressively upwards to a higher octave Sa, or another designated high note.</w:t>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b w:val="1"/>
          <w:bCs w:val="1"/>
          <w:rtl w:val="0"/>
        </w:rPr>
        <w:t xml:space="preserve">Avarohana (Descending Scale):</w:t>
      </w:r>
      <w:r w:rsidDel="00000000" w:rsidR="00000000" w:rsidRPr="00000000">
        <w:rPr>
          <w:rtl w:val="0"/>
        </w:rPr>
        <w:t xml:space="preserve"> This refers to the specific sequence of notes (swaras) used when descending in pitch within a Raga. It typically starts from a higher note and moves progressively downwards to a lower octave Sa, or another designated low note.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Key characteristics and differences: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Raga Identity:</w:t>
      </w:r>
      <w:r w:rsidDel="00000000" w:rsidR="00000000" w:rsidRPr="00000000">
        <w:rPr>
          <w:rtl w:val="0"/>
        </w:rPr>
        <w:t xml:space="preserve"> The Arohana and Avarohana are crucial in defining the unique character and identity of a Raga. They are like the "DNA" or "skeleton" of the Raga.</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Notes Included/Excluded (Varjya Swaras):</w:t>
      </w:r>
      <w:r w:rsidDel="00000000" w:rsidR="00000000" w:rsidRPr="00000000">
        <w:rPr>
          <w:rtl w:val="0"/>
        </w:rPr>
        <w:t xml:space="preserve"> A Raga might not include all seven notes in its Arohana or Avarohana. For example, some ragas might omit certain notes in ascent or descent (known as </w:t>
      </w:r>
      <w:r w:rsidDel="00000000" w:rsidR="00000000" w:rsidRPr="00000000">
        <w:rPr>
          <w:i w:val="1"/>
          <w:iCs w:val="1"/>
          <w:rtl w:val="0"/>
        </w:rPr>
        <w:t xml:space="preserve">varjya swaras</w:t>
      </w:r>
      <w:r w:rsidDel="00000000" w:rsidR="00000000" w:rsidRPr="00000000">
        <w:rPr>
          <w:rtl w:val="0"/>
        </w:rPr>
        <w:t xml:space="preserve">). This is how </w:t>
      </w:r>
      <w:r w:rsidDel="00000000" w:rsidR="00000000" w:rsidRPr="00000000">
        <w:rPr>
          <w:i w:val="1"/>
          <w:iCs w:val="1"/>
          <w:rtl w:val="0"/>
        </w:rPr>
        <w:t xml:space="preserve">janya ragas</w:t>
      </w:r>
      <w:r w:rsidDel="00000000" w:rsidR="00000000" w:rsidRPr="00000000">
        <w:rPr>
          <w:rtl w:val="0"/>
        </w:rPr>
        <w:t xml:space="preserve"> (derived ragas) are formed from </w:t>
      </w:r>
      <w:r w:rsidDel="00000000" w:rsidR="00000000" w:rsidRPr="00000000">
        <w:rPr>
          <w:i w:val="1"/>
          <w:iCs w:val="1"/>
          <w:rtl w:val="0"/>
        </w:rPr>
        <w:t xml:space="preserve">melakarta ragas</w:t>
      </w:r>
      <w:r w:rsidDel="00000000" w:rsidR="00000000" w:rsidRPr="00000000">
        <w:rPr>
          <w:rtl w:val="0"/>
        </w:rPr>
        <w:t xml:space="preserve"> (parent ragas, which contain all seven notes in both ascent and descent).</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Linear vs. Non-linear (Vakra Sancharas):</w:t>
      </w:r>
      <w:r w:rsidDel="00000000" w:rsidR="00000000" w:rsidRPr="00000000">
        <w:rPr>
          <w:rtl w:val="0"/>
        </w:rPr>
        <w:t xml:space="preserve"> While some ragas have simple, linear ascending and descending patterns (e.g., S R G M P D N S), many ragas, especially </w:t>
      </w:r>
      <w:r w:rsidDel="00000000" w:rsidR="00000000" w:rsidRPr="00000000">
        <w:rPr>
          <w:i w:val="1"/>
          <w:iCs w:val="1"/>
          <w:rtl w:val="0"/>
        </w:rPr>
        <w:t xml:space="preserve">janya ragas</w:t>
      </w:r>
      <w:r w:rsidDel="00000000" w:rsidR="00000000" w:rsidRPr="00000000">
        <w:rPr>
          <w:rtl w:val="0"/>
        </w:rPr>
        <w:t xml:space="preserve">, can have "crooked" or "zig-zag" patterns in their Arohana and/or Avarohana. These are called </w:t>
      </w:r>
      <w:r w:rsidDel="00000000" w:rsidR="00000000" w:rsidRPr="00000000">
        <w:rPr>
          <w:i w:val="1"/>
          <w:iCs w:val="1"/>
          <w:rtl w:val="0"/>
        </w:rPr>
        <w:t xml:space="preserve">vakra sancharas</w:t>
      </w:r>
      <w:r w:rsidDel="00000000" w:rsidR="00000000" w:rsidRPr="00000000">
        <w:rPr>
          <w:rtl w:val="0"/>
        </w:rPr>
        <w:t xml:space="preserve"> or </w:t>
      </w:r>
      <w:r w:rsidDel="00000000" w:rsidR="00000000" w:rsidRPr="00000000">
        <w:rPr>
          <w:i w:val="1"/>
          <w:iCs w:val="1"/>
          <w:rtl w:val="0"/>
        </w:rPr>
        <w:t xml:space="preserve">vakra prayogas</w:t>
      </w:r>
      <w:r w:rsidDel="00000000" w:rsidR="00000000" w:rsidRPr="00000000">
        <w:rPr>
          <w:rtl w:val="0"/>
        </w:rPr>
        <w:t xml:space="preserve">, where notes might be skipped or even repeated in a non-linear fashion (e.g., S N P D N S in descent).</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Asymmetry:</w:t>
      </w:r>
      <w:r w:rsidDel="00000000" w:rsidR="00000000" w:rsidRPr="00000000">
        <w:rPr>
          <w:rtl w:val="0"/>
        </w:rPr>
        <w:t xml:space="preserve"> It's common for a Raga to have a different number of swaras or a different sequence of swaras in its Arohana compared to its Avarohana. This asymmetry is a defining feature of many ragas.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Rules of Precedence:</w:t>
      </w:r>
    </w:p>
    <w:p w:rsidR="00000000" w:rsidDel="00000000" w:rsidP="00000000" w:rsidRDefault="00000000" w:rsidRPr="00000000" w14:paraId="0000000C">
      <w:pPr>
        <w:spacing w:after="240" w:before="240" w:lineRule="auto"/>
        <w:rPr/>
      </w:pPr>
      <w:r w:rsidDel="00000000" w:rsidR="00000000" w:rsidRPr="00000000">
        <w:rPr>
          <w:rtl w:val="0"/>
        </w:rPr>
        <w:t xml:space="preserve">The Arohana and Avarohana provide the </w:t>
      </w:r>
      <w:r w:rsidDel="00000000" w:rsidR="00000000" w:rsidRPr="00000000">
        <w:rPr>
          <w:b w:val="1"/>
          <w:bCs w:val="1"/>
          <w:rtl w:val="0"/>
        </w:rPr>
        <w:t xml:space="preserve">guidelines</w:t>
      </w:r>
      <w:r w:rsidDel="00000000" w:rsidR="00000000" w:rsidRPr="00000000">
        <w:rPr>
          <w:rtl w:val="0"/>
        </w:rPr>
        <w:t xml:space="preserve"> for melodic movement within a Raga, but they are not rigid, note-for-note prescriptions for every single phrase. Here's how precedence generally works:</w:t>
      </w:r>
    </w:p>
    <w:p w:rsidR="00000000" w:rsidDel="00000000" w:rsidP="00000000" w:rsidRDefault="00000000" w:rsidRPr="00000000" w14:paraId="0000000D">
      <w:pPr>
        <w:numPr>
          <w:ilvl w:val="0"/>
          <w:numId w:val="16"/>
        </w:numPr>
        <w:spacing w:after="0" w:afterAutospacing="0" w:before="240" w:lineRule="auto"/>
        <w:ind w:left="720" w:hanging="360"/>
      </w:pPr>
      <w:r w:rsidDel="00000000" w:rsidR="00000000" w:rsidRPr="00000000">
        <w:rPr>
          <w:b w:val="1"/>
          <w:bCs w:val="1"/>
          <w:rtl w:val="0"/>
        </w:rPr>
        <w:t xml:space="preserve">Raga Bhava (Essence/Mood):</w:t>
      </w:r>
      <w:r w:rsidDel="00000000" w:rsidR="00000000" w:rsidRPr="00000000">
        <w:rPr>
          <w:rtl w:val="0"/>
        </w:rPr>
        <w:t xml:space="preserve"> The ultimate rule is to maintain the </w:t>
      </w:r>
      <w:r w:rsidDel="00000000" w:rsidR="00000000" w:rsidRPr="00000000">
        <w:rPr>
          <w:i w:val="1"/>
          <w:iCs w:val="1"/>
          <w:rtl w:val="0"/>
        </w:rPr>
        <w:t xml:space="preserve">bhava</w:t>
      </w:r>
      <w:r w:rsidDel="00000000" w:rsidR="00000000" w:rsidRPr="00000000">
        <w:rPr>
          <w:rtl w:val="0"/>
        </w:rPr>
        <w:t xml:space="preserve"> (mood or essence) of the Raga. This is a subtle and complex aspect learned through extensive listening and practice. The Arohana and Avarohana serve this purpose by outlining the permissible notes and general direction.</w:t>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b w:val="1"/>
          <w:bCs w:val="1"/>
          <w:rtl w:val="0"/>
        </w:rPr>
        <w:t xml:space="preserve">Permissible Swaras:</w:t>
      </w:r>
      <w:r w:rsidDel="00000000" w:rsidR="00000000" w:rsidRPr="00000000">
        <w:rPr>
          <w:rtl w:val="0"/>
        </w:rPr>
        <w:t xml:space="preserve"> Any note played in a Raga must be a note that is part of that Raga's prescribed set of swaras (as indicated by its Arohana and Avarohana, and more broadly, its </w:t>
      </w:r>
      <w:r w:rsidDel="00000000" w:rsidR="00000000" w:rsidRPr="00000000">
        <w:rPr>
          <w:i w:val="1"/>
          <w:iCs w:val="1"/>
          <w:rtl w:val="0"/>
        </w:rPr>
        <w:t xml:space="preserve">lakshana</w:t>
      </w:r>
      <w:r w:rsidDel="00000000" w:rsidR="00000000" w:rsidRPr="00000000">
        <w:rPr>
          <w:rtl w:val="0"/>
        </w:rPr>
        <w:t xml:space="preserve"> or complete grammar).</w:t>
      </w:r>
    </w:p>
    <w:p w:rsidR="00000000" w:rsidDel="00000000" w:rsidP="00000000" w:rsidRDefault="00000000" w:rsidRPr="00000000" w14:paraId="0000000F">
      <w:pPr>
        <w:numPr>
          <w:ilvl w:val="0"/>
          <w:numId w:val="16"/>
        </w:numPr>
        <w:spacing w:after="0" w:afterAutospacing="0" w:before="0" w:beforeAutospacing="0" w:lineRule="auto"/>
        <w:ind w:left="720" w:hanging="360"/>
      </w:pPr>
      <w:r w:rsidDel="00000000" w:rsidR="00000000" w:rsidRPr="00000000">
        <w:rPr>
          <w:b w:val="1"/>
          <w:bCs w:val="1"/>
          <w:rtl w:val="0"/>
        </w:rPr>
        <w:t xml:space="preserve">Directional Guidance:</w:t>
      </w:r>
      <w:r w:rsidDel="00000000" w:rsidR="00000000" w:rsidRPr="00000000">
        <w:rPr>
          <w:rtl w:val="0"/>
        </w:rPr>
        <w:t xml:space="preserve"> When moving upwards, the notes generally adhere to the Arohana's sequence. When moving downwards, they generally adhere to the Avarohana's sequence.</w:t>
      </w:r>
    </w:p>
    <w:p w:rsidR="00000000" w:rsidDel="00000000" w:rsidP="00000000" w:rsidRDefault="00000000" w:rsidRPr="00000000" w14:paraId="00000010">
      <w:pPr>
        <w:numPr>
          <w:ilvl w:val="0"/>
          <w:numId w:val="16"/>
        </w:numPr>
        <w:spacing w:after="0" w:afterAutospacing="0" w:before="0" w:beforeAutospacing="0" w:lineRule="auto"/>
        <w:ind w:left="720" w:hanging="360"/>
      </w:pPr>
      <w:r w:rsidDel="00000000" w:rsidR="00000000" w:rsidRPr="00000000">
        <w:rPr>
          <w:b w:val="1"/>
          <w:bCs w:val="1"/>
          <w:rtl w:val="0"/>
        </w:rPr>
        <w:t xml:space="preserve">Vakra Sancharas (Crooked Phrases):</w:t>
      </w:r>
      <w:r w:rsidDel="00000000" w:rsidR="00000000" w:rsidRPr="00000000">
        <w:rPr>
          <w:rtl w:val="0"/>
        </w:rPr>
        <w:t xml:space="preserve"> These are explicitly defined in the Raga's </w:t>
      </w:r>
      <w:r w:rsidDel="00000000" w:rsidR="00000000" w:rsidRPr="00000000">
        <w:rPr>
          <w:i w:val="1"/>
          <w:iCs w:val="1"/>
          <w:rtl w:val="0"/>
        </w:rPr>
        <w:t xml:space="preserve">lakshana</w:t>
      </w:r>
      <w:r w:rsidDel="00000000" w:rsidR="00000000" w:rsidRPr="00000000">
        <w:rPr>
          <w:rtl w:val="0"/>
        </w:rPr>
        <w:t xml:space="preserve"> (grammar). If a Raga has specific vakra sancharas, they are considered permissible and even characteristic phrases. They take precedence over a purely linear interpretation of the Arohana/Avarohana.</w:t>
      </w:r>
    </w:p>
    <w:p w:rsidR="00000000" w:rsidDel="00000000" w:rsidP="00000000" w:rsidRDefault="00000000" w:rsidRPr="00000000" w14:paraId="00000011">
      <w:pPr>
        <w:numPr>
          <w:ilvl w:val="0"/>
          <w:numId w:val="16"/>
        </w:numPr>
        <w:spacing w:after="0" w:afterAutospacing="0" w:before="0" w:beforeAutospacing="0" w:lineRule="auto"/>
        <w:ind w:left="720" w:hanging="360"/>
      </w:pPr>
      <w:r w:rsidDel="00000000" w:rsidR="00000000" w:rsidRPr="00000000">
        <w:rPr>
          <w:b w:val="1"/>
          <w:bCs w:val="1"/>
          <w:rtl w:val="0"/>
        </w:rPr>
        <w:t xml:space="preserve">Gamaka (Ornaments):</w:t>
      </w:r>
      <w:r w:rsidDel="00000000" w:rsidR="00000000" w:rsidRPr="00000000">
        <w:rPr>
          <w:rtl w:val="0"/>
        </w:rPr>
        <w:t xml:space="preserve"> Carnatic music heavily relies on </w:t>
      </w:r>
      <w:r w:rsidDel="00000000" w:rsidR="00000000" w:rsidRPr="00000000">
        <w:rPr>
          <w:i w:val="1"/>
          <w:iCs w:val="1"/>
          <w:rtl w:val="0"/>
        </w:rPr>
        <w:t xml:space="preserve">gamakas</w:t>
      </w:r>
      <w:r w:rsidDel="00000000" w:rsidR="00000000" w:rsidRPr="00000000">
        <w:rPr>
          <w:rtl w:val="0"/>
        </w:rPr>
        <w:t xml:space="preserve"> (ornamentations or nuanced movements between notes). These can sometimes involve notes that might not explicitly appear in a simple linear Arohana/Avarohana, but they are understood to be permissible within the context of the Raga's </w:t>
      </w:r>
      <w:r w:rsidDel="00000000" w:rsidR="00000000" w:rsidRPr="00000000">
        <w:rPr>
          <w:i w:val="1"/>
          <w:iCs w:val="1"/>
          <w:rtl w:val="0"/>
        </w:rPr>
        <w:t xml:space="preserve">gamaka</w:t>
      </w:r>
      <w:r w:rsidDel="00000000" w:rsidR="00000000" w:rsidRPr="00000000">
        <w:rPr>
          <w:rtl w:val="0"/>
        </w:rPr>
        <w:t xml:space="preserve"> patterns.</w:t>
      </w:r>
    </w:p>
    <w:p w:rsidR="00000000" w:rsidDel="00000000" w:rsidP="00000000" w:rsidRDefault="00000000" w:rsidRPr="00000000" w14:paraId="00000012">
      <w:pPr>
        <w:numPr>
          <w:ilvl w:val="0"/>
          <w:numId w:val="16"/>
        </w:numPr>
        <w:spacing w:after="0" w:afterAutospacing="0" w:before="0" w:beforeAutospacing="0" w:lineRule="auto"/>
        <w:ind w:left="720" w:hanging="360"/>
      </w:pPr>
      <w:r w:rsidDel="00000000" w:rsidR="00000000" w:rsidRPr="00000000">
        <w:rPr>
          <w:b w:val="1"/>
          <w:bCs w:val="1"/>
          <w:rtl w:val="0"/>
        </w:rPr>
        <w:t xml:space="preserve">Graha Swaras, Nyasa Swaras, Amsha Swaras:</w:t>
      </w:r>
      <w:r w:rsidDel="00000000" w:rsidR="00000000" w:rsidRPr="00000000">
        <w:rPr>
          <w:rtl w:val="0"/>
        </w:rPr>
        <w:t xml:space="preserve"> These are important notes in a Raga (starting, ending, or prominent notes). The movement around these notes often dictates how phrases are constructed, even if it involves moving against the strict linear flow of Arohana/Avarohana momentarily.</w:t>
      </w:r>
    </w:p>
    <w:p w:rsidR="00000000" w:rsidDel="00000000" w:rsidP="00000000" w:rsidRDefault="00000000" w:rsidRPr="00000000" w14:paraId="00000013">
      <w:pPr>
        <w:numPr>
          <w:ilvl w:val="0"/>
          <w:numId w:val="16"/>
        </w:numPr>
        <w:spacing w:after="240" w:before="0" w:beforeAutospacing="0" w:lineRule="auto"/>
        <w:ind w:left="720" w:hanging="360"/>
      </w:pPr>
      <w:r w:rsidDel="00000000" w:rsidR="00000000" w:rsidRPr="00000000">
        <w:rPr>
          <w:b w:val="1"/>
          <w:bCs w:val="1"/>
          <w:rtl w:val="0"/>
        </w:rPr>
        <w:t xml:space="preserve">Prayogas (Specific Phrases):</w:t>
      </w:r>
      <w:r w:rsidDel="00000000" w:rsidR="00000000" w:rsidRPr="00000000">
        <w:rPr>
          <w:rtl w:val="0"/>
        </w:rPr>
        <w:t xml:space="preserve"> Beyond the simple ascending/descending scales, every Raga has characteristic </w:t>
      </w:r>
      <w:r w:rsidDel="00000000" w:rsidR="00000000" w:rsidRPr="00000000">
        <w:rPr>
          <w:i w:val="1"/>
          <w:iCs w:val="1"/>
          <w:rtl w:val="0"/>
        </w:rPr>
        <w:t xml:space="preserve">prayogas</w:t>
      </w:r>
      <w:r w:rsidDel="00000000" w:rsidR="00000000" w:rsidRPr="00000000">
        <w:rPr>
          <w:rtl w:val="0"/>
        </w:rPr>
        <w:t xml:space="preserve"> (specific melodic phrases or patterns) that are essential to its identity. These prayogas can often involve combinations of ascending and descending movements.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Can some swara sequences that don't fit one, be still acceptable when used in combinations of both?</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Absolutely, yes!</w:t>
      </w:r>
      <w:r w:rsidDel="00000000" w:rsidR="00000000" w:rsidRPr="00000000">
        <w:rPr>
          <w:rtl w:val="0"/>
        </w:rPr>
        <w:t xml:space="preserve"> This is where the beauty and complexity of Carnatic music truly shine. The Arohana and Avarohana are not meant to be rigid, isolated scales that must be strictly followed in every single musical phrase.</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b w:val="1"/>
          <w:bCs w:val="1"/>
          <w:rtl w:val="0"/>
        </w:rPr>
        <w:t xml:space="preserve">Mixed Movement (Sancharas):</w:t>
      </w:r>
      <w:r w:rsidDel="00000000" w:rsidR="00000000" w:rsidRPr="00000000">
        <w:rPr>
          <w:rtl w:val="0"/>
        </w:rPr>
        <w:t xml:space="preserve"> In actual musical performance and composition, phrases constantly involve a mix of ascending and descending movements. A phrase might start by ascending, then briefly descend, then ascend again, and so on. The key is that each </w:t>
      </w:r>
      <w:r w:rsidDel="00000000" w:rsidR="00000000" w:rsidRPr="00000000">
        <w:rPr>
          <w:i w:val="1"/>
          <w:iCs w:val="1"/>
          <w:rtl w:val="0"/>
        </w:rPr>
        <w:t xml:space="preserve">transition</w:t>
      </w:r>
      <w:r w:rsidDel="00000000" w:rsidR="00000000" w:rsidRPr="00000000">
        <w:rPr>
          <w:rtl w:val="0"/>
        </w:rPr>
        <w:t xml:space="preserve"> (movement between two consecutive notes) should be permissible within the Raga's rules.</w:t>
      </w:r>
    </w:p>
    <w:p w:rsidR="00000000" w:rsidDel="00000000" w:rsidP="00000000" w:rsidRDefault="00000000" w:rsidRPr="00000000" w14:paraId="00000017">
      <w:pPr>
        <w:numPr>
          <w:ilvl w:val="1"/>
          <w:numId w:val="7"/>
        </w:numPr>
        <w:spacing w:after="0" w:afterAutospacing="0" w:before="0" w:beforeAutospacing="0" w:lineRule="auto"/>
        <w:ind w:left="1440" w:hanging="360"/>
      </w:pPr>
      <w:r w:rsidDel="00000000" w:rsidR="00000000" w:rsidRPr="00000000">
        <w:rPr>
          <w:rtl w:val="0"/>
        </w:rPr>
        <w:t xml:space="preserve">For example, if a Raga's Arohana allows "S R G" and its Avarohana allows "G R S," then a phrase like "S G R S" might be perfectly acceptable, even though it involves an "ascending then descending" movement. The "S G" is an ascent, "G R" is a descent, and "R S" is a descent. If all these individual transitions are allowed within the Raga's structure, the sequence is valid.</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Vakra Ragas:</w:t>
      </w:r>
      <w:r w:rsidDel="00000000" w:rsidR="00000000" w:rsidRPr="00000000">
        <w:rPr>
          <w:rtl w:val="0"/>
        </w:rPr>
        <w:t xml:space="preserve"> As mentioned, </w:t>
      </w:r>
      <w:r w:rsidDel="00000000" w:rsidR="00000000" w:rsidRPr="00000000">
        <w:rPr>
          <w:i w:val="1"/>
          <w:iCs w:val="1"/>
          <w:rtl w:val="0"/>
        </w:rPr>
        <w:t xml:space="preserve">vakra ragas</w:t>
      </w:r>
      <w:r w:rsidDel="00000000" w:rsidR="00000000" w:rsidRPr="00000000">
        <w:rPr>
          <w:rtl w:val="0"/>
        </w:rPr>
        <w:t xml:space="preserve"> inherently have non-linear movements in their Arohana and/or Avarohana. These "zig-zag" patterns are integral to their identity and are perfectly acceptable.</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bCs w:val="1"/>
          <w:rtl w:val="0"/>
        </w:rPr>
        <w:t xml:space="preserve">Creative Improvisation (Manodharma):</w:t>
      </w:r>
      <w:r w:rsidDel="00000000" w:rsidR="00000000" w:rsidRPr="00000000">
        <w:rPr>
          <w:rtl w:val="0"/>
        </w:rPr>
        <w:t xml:space="preserve"> While the Arohana and Avarohana provide the framework, Carnatic music thrives on improvisation (</w:t>
      </w:r>
      <w:r w:rsidDel="00000000" w:rsidR="00000000" w:rsidRPr="00000000">
        <w:rPr>
          <w:i w:val="1"/>
          <w:iCs w:val="1"/>
          <w:rtl w:val="0"/>
        </w:rPr>
        <w:t xml:space="preserve">manodharma</w:t>
      </w:r>
      <w:r w:rsidDel="00000000" w:rsidR="00000000" w:rsidRPr="00000000">
        <w:rPr>
          <w:rtl w:val="0"/>
        </w:rPr>
        <w:t xml:space="preserve">). Skilled musicians weave intricate melodic patterns that constantly traverse between ascending and descending movements, adhering to the Raga's essence rather than a strict linear interpretation of its scales.</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b w:val="1"/>
          <w:bCs w:val="1"/>
          <w:rtl w:val="0"/>
        </w:rPr>
        <w:t xml:space="preserve">Bhashanga Ragas:</w:t>
      </w:r>
      <w:r w:rsidDel="00000000" w:rsidR="00000000" w:rsidRPr="00000000">
        <w:rPr>
          <w:rtl w:val="0"/>
        </w:rPr>
        <w:t xml:space="preserve"> Some ragas, known as </w:t>
      </w:r>
      <w:r w:rsidDel="00000000" w:rsidR="00000000" w:rsidRPr="00000000">
        <w:rPr>
          <w:i w:val="1"/>
          <w:iCs w:val="1"/>
          <w:rtl w:val="0"/>
        </w:rPr>
        <w:t xml:space="preserve">bhashanga ragas</w:t>
      </w:r>
      <w:r w:rsidDel="00000000" w:rsidR="00000000" w:rsidRPr="00000000">
        <w:rPr>
          <w:rtl w:val="0"/>
        </w:rPr>
        <w:t xml:space="preserve">, even introduce notes that are technically "foreign" to their parent melakarta Raga in certain phrases or contexts. These </w:t>
      </w:r>
      <w:r w:rsidDel="00000000" w:rsidR="00000000" w:rsidRPr="00000000">
        <w:rPr>
          <w:i w:val="1"/>
          <w:iCs w:val="1"/>
          <w:rtl w:val="0"/>
        </w:rPr>
        <w:t xml:space="preserve">anya swaras</w:t>
      </w:r>
      <w:r w:rsidDel="00000000" w:rsidR="00000000" w:rsidRPr="00000000">
        <w:rPr>
          <w:rtl w:val="0"/>
        </w:rPr>
        <w:t xml:space="preserve"> are used judiciously and are always defined within the Raga's specific grammar, adding to its unique flavor.</w:t>
      </w:r>
    </w:p>
    <w:p w:rsidR="00000000" w:rsidDel="00000000" w:rsidP="00000000" w:rsidRDefault="00000000" w:rsidRPr="00000000" w14:paraId="0000001B">
      <w:pPr>
        <w:spacing w:after="240" w:before="240" w:lineRule="auto"/>
        <w:rPr/>
      </w:pPr>
      <w:r w:rsidDel="00000000" w:rsidR="00000000" w:rsidRPr="00000000">
        <w:rPr>
          <w:rtl w:val="0"/>
        </w:rPr>
        <w:t xml:space="preserve">In essence, the Arohana and Avarohana are foundational blueprints. The actual melodic expression in Carnatic music is a dynamic interplay of ascending and descending movements, governed by the overall character and specific rules (including </w:t>
      </w:r>
      <w:r w:rsidDel="00000000" w:rsidR="00000000" w:rsidRPr="00000000">
        <w:rPr>
          <w:i w:val="1"/>
          <w:iCs w:val="1"/>
          <w:rtl w:val="0"/>
        </w:rPr>
        <w:t xml:space="preserve">vakra</w:t>
      </w:r>
      <w:r w:rsidDel="00000000" w:rsidR="00000000" w:rsidRPr="00000000">
        <w:rPr>
          <w:rtl w:val="0"/>
        </w:rPr>
        <w:t xml:space="preserve"> patterns and </w:t>
      </w:r>
      <w:r w:rsidDel="00000000" w:rsidR="00000000" w:rsidRPr="00000000">
        <w:rPr>
          <w:i w:val="1"/>
          <w:iCs w:val="1"/>
          <w:rtl w:val="0"/>
        </w:rPr>
        <w:t xml:space="preserve">gamakas</w:t>
      </w:r>
      <w:r w:rsidDel="00000000" w:rsidR="00000000" w:rsidRPr="00000000">
        <w:rPr>
          <w:rtl w:val="0"/>
        </w:rPr>
        <w:t xml:space="preserve">) of the Raga.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u w:val="single"/>
        </w:rPr>
      </w:pPr>
      <w:r w:rsidDel="00000000" w:rsidR="00000000" w:rsidRPr="00000000">
        <w:rPr>
          <w:b w:val="1"/>
          <w:bCs w:val="1"/>
          <w:u w:val="single"/>
          <w:rtl w:val="0"/>
        </w:rPr>
        <w:t xml:space="preserve">AI Prompt: If a raaga has arohana as Sa Ga Ma Pa Da Sa, and avarohana as Sa Ni Da Pa Ma Ga Sa, then is the sequence Pa Da Ni Da Pa acceptable?</w:t>
      </w:r>
    </w:p>
    <w:p w:rsidR="00000000" w:rsidDel="00000000" w:rsidP="00000000" w:rsidRDefault="00000000" w:rsidRPr="00000000" w14:paraId="0000001E">
      <w:pPr>
        <w:rPr>
          <w:b w:val="1"/>
          <w:bCs w:val="1"/>
          <w:u w:val="single"/>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Let's analyze the sequence "Pa Da Ni Da Pa" against the given Arohana and Avarohana for the Raga:</w:t>
      </w:r>
    </w:p>
    <w:p w:rsidR="00000000" w:rsidDel="00000000" w:rsidP="00000000" w:rsidRDefault="00000000" w:rsidRPr="00000000" w14:paraId="00000020">
      <w:pPr>
        <w:numPr>
          <w:ilvl w:val="0"/>
          <w:numId w:val="11"/>
        </w:numPr>
        <w:spacing w:after="0" w:afterAutospacing="0" w:before="240" w:lineRule="auto"/>
        <w:ind w:left="720" w:hanging="360"/>
      </w:pPr>
      <w:r w:rsidDel="00000000" w:rsidR="00000000" w:rsidRPr="00000000">
        <w:rPr>
          <w:b w:val="1"/>
          <w:bCs w:val="1"/>
          <w:rtl w:val="0"/>
        </w:rPr>
        <w:t xml:space="preserve">Arohana:</w:t>
      </w:r>
      <w:r w:rsidDel="00000000" w:rsidR="00000000" w:rsidRPr="00000000">
        <w:rPr>
          <w:rtl w:val="0"/>
        </w:rPr>
        <w:t xml:space="preserve"> Sa Ga Ma Pa Da Sa</w:t>
      </w:r>
    </w:p>
    <w:p w:rsidR="00000000" w:rsidDel="00000000" w:rsidP="00000000" w:rsidRDefault="00000000" w:rsidRPr="00000000" w14:paraId="00000021">
      <w:pPr>
        <w:numPr>
          <w:ilvl w:val="0"/>
          <w:numId w:val="11"/>
        </w:numPr>
        <w:spacing w:after="240" w:before="0" w:beforeAutospacing="0" w:lineRule="auto"/>
        <w:ind w:left="720" w:hanging="360"/>
      </w:pPr>
      <w:r w:rsidDel="00000000" w:rsidR="00000000" w:rsidRPr="00000000">
        <w:rPr>
          <w:b w:val="1"/>
          <w:bCs w:val="1"/>
          <w:rtl w:val="0"/>
        </w:rPr>
        <w:t xml:space="preserve">Avarohana:</w:t>
      </w:r>
      <w:r w:rsidDel="00000000" w:rsidR="00000000" w:rsidRPr="00000000">
        <w:rPr>
          <w:rtl w:val="0"/>
        </w:rPr>
        <w:t xml:space="preserve"> Sa Ni Da Pa Ma Ga Sa</w:t>
      </w:r>
    </w:p>
    <w:p w:rsidR="00000000" w:rsidDel="00000000" w:rsidP="00000000" w:rsidRDefault="00000000" w:rsidRPr="00000000" w14:paraId="00000022">
      <w:pPr>
        <w:spacing w:after="240" w:before="240" w:lineRule="auto"/>
        <w:rPr/>
      </w:pPr>
      <w:r w:rsidDel="00000000" w:rsidR="00000000" w:rsidRPr="00000000">
        <w:rPr>
          <w:rtl w:val="0"/>
        </w:rPr>
        <w:t xml:space="preserve">Now, let's break down the sequence "Pa Da Ni Da Pa" step-by-step and see if each individual transition is permissible:</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Pa → Da:</w:t>
        <w:br w:type="textWrapping"/>
      </w:r>
    </w:p>
    <w:p w:rsidR="00000000" w:rsidDel="00000000" w:rsidP="00000000" w:rsidRDefault="00000000" w:rsidRPr="00000000" w14:paraId="00000024">
      <w:pPr>
        <w:numPr>
          <w:ilvl w:val="1"/>
          <w:numId w:val="9"/>
        </w:numPr>
        <w:spacing w:after="0" w:afterAutospacing="0" w:before="0" w:beforeAutospacing="0" w:lineRule="auto"/>
        <w:ind w:left="1440" w:hanging="360"/>
      </w:pPr>
      <w:r w:rsidDel="00000000" w:rsidR="00000000" w:rsidRPr="00000000">
        <w:rPr>
          <w:rtl w:val="0"/>
        </w:rPr>
        <w:t xml:space="preserve">This is an ascending movement.</w:t>
      </w:r>
    </w:p>
    <w:p w:rsidR="00000000" w:rsidDel="00000000" w:rsidP="00000000" w:rsidRDefault="00000000" w:rsidRPr="00000000" w14:paraId="00000025">
      <w:pPr>
        <w:numPr>
          <w:ilvl w:val="1"/>
          <w:numId w:val="9"/>
        </w:numPr>
        <w:spacing w:after="0" w:afterAutospacing="0" w:before="0" w:beforeAutospacing="0" w:lineRule="auto"/>
        <w:ind w:left="1440" w:hanging="360"/>
      </w:pPr>
      <w:r w:rsidDel="00000000" w:rsidR="00000000" w:rsidRPr="00000000">
        <w:rPr>
          <w:rtl w:val="0"/>
        </w:rPr>
        <w:t xml:space="preserve">In the Arohana (Sa Ga Ma </w:t>
      </w:r>
      <w:r w:rsidDel="00000000" w:rsidR="00000000" w:rsidRPr="00000000">
        <w:rPr>
          <w:b w:val="1"/>
          <w:bCs w:val="1"/>
          <w:rtl w:val="0"/>
        </w:rPr>
        <w:t xml:space="preserve">Pa Da</w:t>
      </w:r>
      <w:r w:rsidDel="00000000" w:rsidR="00000000" w:rsidRPr="00000000">
        <w:rPr>
          <w:rtl w:val="0"/>
        </w:rPr>
        <w:t xml:space="preserve"> Sa), the transition </w:t>
      </w:r>
      <w:r w:rsidDel="00000000" w:rsidR="00000000" w:rsidRPr="00000000">
        <w:rPr>
          <w:rFonts w:ascii="Arial Unicode MS" w:cs="Arial Unicode MS" w:eastAsia="Arial Unicode MS" w:hAnsi="Arial Unicode MS"/>
          <w:b w:val="1"/>
          <w:bCs w:val="1"/>
          <w:rtl w:val="0"/>
        </w:rPr>
        <w:t xml:space="preserve">Pa → Da</w:t>
      </w:r>
      <w:r w:rsidDel="00000000" w:rsidR="00000000" w:rsidRPr="00000000">
        <w:rPr>
          <w:rtl w:val="0"/>
        </w:rPr>
        <w:t xml:space="preserve"> is explicitly present. So, this transition is </w:t>
      </w:r>
      <w:r w:rsidDel="00000000" w:rsidR="00000000" w:rsidRPr="00000000">
        <w:rPr>
          <w:b w:val="1"/>
          <w:bCs w:val="1"/>
          <w:rtl w:val="0"/>
        </w:rPr>
        <w:t xml:space="preserve">acceptable</w:t>
      </w:r>
      <w:r w:rsidDel="00000000" w:rsidR="00000000" w:rsidRPr="00000000">
        <w:rPr>
          <w:rtl w:val="0"/>
        </w:rPr>
        <w:t xml:space="preserve">.</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Da → Ni:</w:t>
        <w:br w:type="textWrapping"/>
      </w:r>
    </w:p>
    <w:p w:rsidR="00000000" w:rsidDel="00000000" w:rsidP="00000000" w:rsidRDefault="00000000" w:rsidRPr="00000000" w14:paraId="00000027">
      <w:pPr>
        <w:numPr>
          <w:ilvl w:val="1"/>
          <w:numId w:val="9"/>
        </w:numPr>
        <w:spacing w:after="0" w:afterAutospacing="0" w:before="0" w:beforeAutospacing="0" w:lineRule="auto"/>
        <w:ind w:left="1440" w:hanging="360"/>
      </w:pPr>
      <w:r w:rsidDel="00000000" w:rsidR="00000000" w:rsidRPr="00000000">
        <w:rPr>
          <w:rtl w:val="0"/>
        </w:rPr>
        <w:t xml:space="preserve">This is an ascending movement.</w:t>
      </w:r>
    </w:p>
    <w:p w:rsidR="00000000" w:rsidDel="00000000" w:rsidP="00000000" w:rsidRDefault="00000000" w:rsidRPr="00000000" w14:paraId="00000028">
      <w:pPr>
        <w:numPr>
          <w:ilvl w:val="1"/>
          <w:numId w:val="9"/>
        </w:numPr>
        <w:spacing w:after="0" w:afterAutospacing="0" w:before="0" w:beforeAutospacing="0" w:lineRule="auto"/>
        <w:ind w:left="1440" w:hanging="360"/>
      </w:pPr>
      <w:r w:rsidDel="00000000" w:rsidR="00000000" w:rsidRPr="00000000">
        <w:rPr>
          <w:rtl w:val="0"/>
        </w:rPr>
        <w:t xml:space="preserve">In the Arohana (Sa Ga Ma Pa </w:t>
      </w:r>
      <w:r w:rsidDel="00000000" w:rsidR="00000000" w:rsidRPr="00000000">
        <w:rPr>
          <w:b w:val="1"/>
          <w:bCs w:val="1"/>
          <w:rtl w:val="0"/>
        </w:rPr>
        <w:t xml:space="preserve">Da Sa</w:t>
      </w:r>
      <w:r w:rsidDel="00000000" w:rsidR="00000000" w:rsidRPr="00000000">
        <w:rPr>
          <w:rtl w:val="0"/>
        </w:rPr>
        <w:t xml:space="preserve">), the note 'Ni' is </w:t>
      </w:r>
      <w:r w:rsidDel="00000000" w:rsidR="00000000" w:rsidRPr="00000000">
        <w:rPr>
          <w:b w:val="1"/>
          <w:bCs w:val="1"/>
          <w:rtl w:val="0"/>
        </w:rPr>
        <w:t xml:space="preserve">missing</w:t>
      </w:r>
      <w:r w:rsidDel="00000000" w:rsidR="00000000" w:rsidRPr="00000000">
        <w:rPr>
          <w:rtl w:val="0"/>
        </w:rPr>
        <w:t xml:space="preserve">. The Arohana goes directly from 'Da' to 'Sa'.</w:t>
      </w:r>
    </w:p>
    <w:p w:rsidR="00000000" w:rsidDel="00000000" w:rsidP="00000000" w:rsidRDefault="00000000" w:rsidRPr="00000000" w14:paraId="00000029">
      <w:pPr>
        <w:numPr>
          <w:ilvl w:val="1"/>
          <w:numId w:val="9"/>
        </w:numPr>
        <w:spacing w:after="0" w:afterAutospacing="0" w:before="0" w:beforeAutospacing="0" w:lineRule="auto"/>
        <w:ind w:left="1440" w:hanging="360"/>
      </w:pPr>
      <w:r w:rsidDel="00000000" w:rsidR="00000000" w:rsidRPr="00000000">
        <w:rPr>
          <w:rtl w:val="0"/>
        </w:rPr>
        <w:t xml:space="preserve">In the Avarohana (Sa </w:t>
      </w:r>
      <w:r w:rsidDel="00000000" w:rsidR="00000000" w:rsidRPr="00000000">
        <w:rPr>
          <w:b w:val="1"/>
          <w:bCs w:val="1"/>
          <w:rtl w:val="0"/>
        </w:rPr>
        <w:t xml:space="preserve">Ni Da</w:t>
      </w:r>
      <w:r w:rsidDel="00000000" w:rsidR="00000000" w:rsidRPr="00000000">
        <w:rPr>
          <w:rFonts w:ascii="Arial Unicode MS" w:cs="Arial Unicode MS" w:eastAsia="Arial Unicode MS" w:hAnsi="Arial Unicode MS"/>
          <w:rtl w:val="0"/>
        </w:rPr>
        <w:t xml:space="preserve"> Pa Ma Ga Sa), the transition 'Ni → Da' is present, but this is a descending movement. We are looking for an ascending movement from 'Da' to 'Ni'.</w:t>
      </w:r>
    </w:p>
    <w:p w:rsidR="00000000" w:rsidDel="00000000" w:rsidP="00000000" w:rsidRDefault="00000000" w:rsidRPr="00000000" w14:paraId="0000002A">
      <w:pPr>
        <w:numPr>
          <w:ilvl w:val="1"/>
          <w:numId w:val="9"/>
        </w:numPr>
        <w:spacing w:after="0" w:afterAutospacing="0" w:before="0" w:beforeAutospacing="0" w:lineRule="auto"/>
        <w:ind w:left="1440" w:hanging="360"/>
      </w:pPr>
      <w:r w:rsidDel="00000000" w:rsidR="00000000" w:rsidRPr="00000000">
        <w:rPr>
          <w:rtl w:val="0"/>
        </w:rPr>
        <w:t xml:space="preserve">Since 'Ni' is not present in the Arohana, an ascending movement to 'Ni' from 'Da' is generally </w:t>
      </w:r>
      <w:r w:rsidDel="00000000" w:rsidR="00000000" w:rsidRPr="00000000">
        <w:rPr>
          <w:b w:val="1"/>
          <w:bCs w:val="1"/>
          <w:rtl w:val="0"/>
        </w:rPr>
        <w:t xml:space="preserve">not permissible</w:t>
      </w:r>
      <w:r w:rsidDel="00000000" w:rsidR="00000000" w:rsidRPr="00000000">
        <w:rPr>
          <w:rtl w:val="0"/>
        </w:rPr>
        <w:t xml:space="preserve"> in this Raga's ascending structure.</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Ni → Da:</w:t>
        <w:br w:type="textWrapping"/>
      </w:r>
    </w:p>
    <w:p w:rsidR="00000000" w:rsidDel="00000000" w:rsidP="00000000" w:rsidRDefault="00000000" w:rsidRPr="00000000" w14:paraId="0000002C">
      <w:pPr>
        <w:numPr>
          <w:ilvl w:val="1"/>
          <w:numId w:val="9"/>
        </w:numPr>
        <w:spacing w:after="0" w:afterAutospacing="0" w:before="0" w:beforeAutospacing="0" w:lineRule="auto"/>
        <w:ind w:left="1440" w:hanging="360"/>
      </w:pPr>
      <w:r w:rsidDel="00000000" w:rsidR="00000000" w:rsidRPr="00000000">
        <w:rPr>
          <w:rtl w:val="0"/>
        </w:rPr>
        <w:t xml:space="preserve">This is a descending movement.</w:t>
      </w:r>
    </w:p>
    <w:p w:rsidR="00000000" w:rsidDel="00000000" w:rsidP="00000000" w:rsidRDefault="00000000" w:rsidRPr="00000000" w14:paraId="0000002D">
      <w:pPr>
        <w:numPr>
          <w:ilvl w:val="1"/>
          <w:numId w:val="9"/>
        </w:numPr>
        <w:spacing w:after="0" w:afterAutospacing="0" w:before="0" w:beforeAutospacing="0" w:lineRule="auto"/>
        <w:ind w:left="1440" w:hanging="360"/>
      </w:pPr>
      <w:r w:rsidDel="00000000" w:rsidR="00000000" w:rsidRPr="00000000">
        <w:rPr>
          <w:rtl w:val="0"/>
        </w:rPr>
        <w:t xml:space="preserve">In the Avarohana (Sa </w:t>
      </w:r>
      <w:r w:rsidDel="00000000" w:rsidR="00000000" w:rsidRPr="00000000">
        <w:rPr>
          <w:b w:val="1"/>
          <w:bCs w:val="1"/>
          <w:rtl w:val="0"/>
        </w:rPr>
        <w:t xml:space="preserve">Ni Da</w:t>
      </w:r>
      <w:r w:rsidDel="00000000" w:rsidR="00000000" w:rsidRPr="00000000">
        <w:rPr>
          <w:rtl w:val="0"/>
        </w:rPr>
        <w:t xml:space="preserve"> Pa Ma Ga Sa), the transition </w:t>
      </w:r>
      <w:r w:rsidDel="00000000" w:rsidR="00000000" w:rsidRPr="00000000">
        <w:rPr>
          <w:rFonts w:ascii="Arial Unicode MS" w:cs="Arial Unicode MS" w:eastAsia="Arial Unicode MS" w:hAnsi="Arial Unicode MS"/>
          <w:b w:val="1"/>
          <w:bCs w:val="1"/>
          <w:rtl w:val="0"/>
        </w:rPr>
        <w:t xml:space="preserve">Ni → Da</w:t>
      </w:r>
      <w:r w:rsidDel="00000000" w:rsidR="00000000" w:rsidRPr="00000000">
        <w:rPr>
          <w:rtl w:val="0"/>
        </w:rPr>
        <w:t xml:space="preserve"> is explicitly present. So, this transition is </w:t>
      </w:r>
      <w:r w:rsidDel="00000000" w:rsidR="00000000" w:rsidRPr="00000000">
        <w:rPr>
          <w:b w:val="1"/>
          <w:bCs w:val="1"/>
          <w:rtl w:val="0"/>
        </w:rPr>
        <w:t xml:space="preserve">acceptable</w:t>
      </w:r>
      <w:r w:rsidDel="00000000" w:rsidR="00000000" w:rsidRPr="00000000">
        <w:rPr>
          <w:rtl w:val="0"/>
        </w:rPr>
        <w:t xml:space="preserve">.</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Da → Pa:</w:t>
        <w:br w:type="textWrapping"/>
      </w:r>
    </w:p>
    <w:p w:rsidR="00000000" w:rsidDel="00000000" w:rsidP="00000000" w:rsidRDefault="00000000" w:rsidRPr="00000000" w14:paraId="0000002F">
      <w:pPr>
        <w:numPr>
          <w:ilvl w:val="1"/>
          <w:numId w:val="9"/>
        </w:numPr>
        <w:spacing w:after="0" w:afterAutospacing="0" w:before="0" w:beforeAutospacing="0" w:lineRule="auto"/>
        <w:ind w:left="1440" w:hanging="360"/>
      </w:pPr>
      <w:r w:rsidDel="00000000" w:rsidR="00000000" w:rsidRPr="00000000">
        <w:rPr>
          <w:rtl w:val="0"/>
        </w:rPr>
        <w:t xml:space="preserve">This is a descending movement.</w:t>
      </w:r>
    </w:p>
    <w:p w:rsidR="00000000" w:rsidDel="00000000" w:rsidP="00000000" w:rsidRDefault="00000000" w:rsidRPr="00000000" w14:paraId="00000030">
      <w:pPr>
        <w:numPr>
          <w:ilvl w:val="1"/>
          <w:numId w:val="9"/>
        </w:numPr>
        <w:spacing w:after="240" w:before="0" w:beforeAutospacing="0" w:lineRule="auto"/>
        <w:ind w:left="1440" w:hanging="360"/>
      </w:pPr>
      <w:r w:rsidDel="00000000" w:rsidR="00000000" w:rsidRPr="00000000">
        <w:rPr>
          <w:rtl w:val="0"/>
        </w:rPr>
        <w:t xml:space="preserve">In the Avarohana (Sa Ni </w:t>
      </w:r>
      <w:r w:rsidDel="00000000" w:rsidR="00000000" w:rsidRPr="00000000">
        <w:rPr>
          <w:b w:val="1"/>
          <w:bCs w:val="1"/>
          <w:rtl w:val="0"/>
        </w:rPr>
        <w:t xml:space="preserve">Da Pa</w:t>
      </w:r>
      <w:r w:rsidDel="00000000" w:rsidR="00000000" w:rsidRPr="00000000">
        <w:rPr>
          <w:rtl w:val="0"/>
        </w:rPr>
        <w:t xml:space="preserve"> Ma Ga Sa), the transition </w:t>
      </w:r>
      <w:r w:rsidDel="00000000" w:rsidR="00000000" w:rsidRPr="00000000">
        <w:rPr>
          <w:rFonts w:ascii="Arial Unicode MS" w:cs="Arial Unicode MS" w:eastAsia="Arial Unicode MS" w:hAnsi="Arial Unicode MS"/>
          <w:b w:val="1"/>
          <w:bCs w:val="1"/>
          <w:rtl w:val="0"/>
        </w:rPr>
        <w:t xml:space="preserve">Da → Pa</w:t>
      </w:r>
      <w:r w:rsidDel="00000000" w:rsidR="00000000" w:rsidRPr="00000000">
        <w:rPr>
          <w:rtl w:val="0"/>
        </w:rPr>
        <w:t xml:space="preserve"> is explicitly present. So, this transition is </w:t>
      </w:r>
      <w:r w:rsidDel="00000000" w:rsidR="00000000" w:rsidRPr="00000000">
        <w:rPr>
          <w:b w:val="1"/>
          <w:bCs w:val="1"/>
          <w:rtl w:val="0"/>
        </w:rPr>
        <w:t xml:space="preserve">acceptable</w:t>
      </w:r>
      <w:r w:rsidDel="00000000" w:rsidR="00000000" w:rsidRPr="00000000">
        <w:rPr>
          <w:rtl w:val="0"/>
        </w:rPr>
        <w:t xml:space="preserv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32">
      <w:pPr>
        <w:spacing w:after="240" w:before="240" w:lineRule="auto"/>
        <w:rPr/>
      </w:pPr>
      <w:r w:rsidDel="00000000" w:rsidR="00000000" w:rsidRPr="00000000">
        <w:rPr>
          <w:rtl w:val="0"/>
        </w:rPr>
        <w:t xml:space="preserve">The sequence "Pa Da Ni Da Pa" is </w:t>
      </w:r>
      <w:r w:rsidDel="00000000" w:rsidR="00000000" w:rsidRPr="00000000">
        <w:rPr>
          <w:b w:val="1"/>
          <w:bCs w:val="1"/>
          <w:rtl w:val="0"/>
        </w:rPr>
        <w:t xml:space="preserve">NOT acceptable</w:t>
      </w:r>
      <w:r w:rsidDel="00000000" w:rsidR="00000000" w:rsidRPr="00000000">
        <w:rPr>
          <w:rtl w:val="0"/>
        </w:rPr>
        <w:t xml:space="preserve"> for this Raga based solely on its given Arohana and Avarohana. The specific problematic transition is </w:t>
      </w:r>
      <w:r w:rsidDel="00000000" w:rsidR="00000000" w:rsidRPr="00000000">
        <w:rPr>
          <w:rFonts w:ascii="Arial Unicode MS" w:cs="Arial Unicode MS" w:eastAsia="Arial Unicode MS" w:hAnsi="Arial Unicode MS"/>
          <w:b w:val="1"/>
          <w:bCs w:val="1"/>
          <w:rtl w:val="0"/>
        </w:rPr>
        <w:t xml:space="preserve">Da → Ni</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Since 'Ni' is not part of the Raga's ascending scale (Arohana), using it in an ascending fashion (Da → Ni) would generally be considered out of character for this Raga, making the entire sequence unacceptable in this context.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Important Note:</w:t>
      </w:r>
      <w:r w:rsidDel="00000000" w:rsidR="00000000" w:rsidRPr="00000000">
        <w:rPr>
          <w:rtl w:val="0"/>
        </w:rPr>
        <w:t xml:space="preserve"> In very rare cases, some Ragas might have specific </w:t>
      </w:r>
      <w:r w:rsidDel="00000000" w:rsidR="00000000" w:rsidRPr="00000000">
        <w:rPr>
          <w:i w:val="1"/>
          <w:iCs w:val="1"/>
          <w:rtl w:val="0"/>
        </w:rPr>
        <w:t xml:space="preserve">vakra prayogas</w:t>
      </w:r>
      <w:r w:rsidDel="00000000" w:rsidR="00000000" w:rsidRPr="00000000">
        <w:rPr>
          <w:rtl w:val="0"/>
        </w:rPr>
        <w:t xml:space="preserve"> (crooked phrases) or </w:t>
      </w:r>
      <w:r w:rsidDel="00000000" w:rsidR="00000000" w:rsidRPr="00000000">
        <w:rPr>
          <w:i w:val="1"/>
          <w:iCs w:val="1"/>
          <w:rtl w:val="0"/>
        </w:rPr>
        <w:t xml:space="preserve">anya swaras</w:t>
      </w:r>
      <w:r w:rsidDel="00000000" w:rsidR="00000000" w:rsidRPr="00000000">
        <w:rPr>
          <w:rtl w:val="0"/>
        </w:rPr>
        <w:t xml:space="preserve"> (foreign notes) that allow such deviations. However, without that explicit information, and based purely on the provided Arohana and Avarohana, the sequence is not valid.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u w:val="single"/>
        </w:rPr>
      </w:pPr>
      <w:r w:rsidDel="00000000" w:rsidR="00000000" w:rsidRPr="00000000">
        <w:rPr>
          <w:b w:val="1"/>
          <w:bCs w:val="1"/>
          <w:u w:val="single"/>
          <w:rtl w:val="0"/>
        </w:rPr>
        <w:t xml:space="preserve">AI Prompt: Can you give more resources on such acceptable sequences based on arohana and avarohana for raagas?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Understanding "acceptable" sequences in Carnatic music goes beyond just the Arohana and Avarohana. While they provide the fundamental scale, the true essence lies in </w:t>
      </w:r>
      <w:r w:rsidDel="00000000" w:rsidR="00000000" w:rsidRPr="00000000">
        <w:rPr>
          <w:b w:val="1"/>
          <w:bCs w:val="1"/>
          <w:rtl w:val="0"/>
        </w:rPr>
        <w:t xml:space="preserve">Raga Lakshana</w:t>
      </w:r>
      <w:r w:rsidDel="00000000" w:rsidR="00000000" w:rsidRPr="00000000">
        <w:rPr>
          <w:rtl w:val="0"/>
        </w:rPr>
        <w:t xml:space="preserve"> (the complete grammar and characteristics of a Raga), </w:t>
      </w:r>
      <w:r w:rsidDel="00000000" w:rsidR="00000000" w:rsidRPr="00000000">
        <w:rPr>
          <w:b w:val="1"/>
          <w:bCs w:val="1"/>
          <w:rtl w:val="0"/>
        </w:rPr>
        <w:t xml:space="preserve">Gamaka</w:t>
      </w:r>
      <w:r w:rsidDel="00000000" w:rsidR="00000000" w:rsidRPr="00000000">
        <w:rPr>
          <w:rtl w:val="0"/>
        </w:rPr>
        <w:t xml:space="preserve"> (ornamentation), and </w:t>
      </w:r>
      <w:r w:rsidDel="00000000" w:rsidR="00000000" w:rsidRPr="00000000">
        <w:rPr>
          <w:b w:val="1"/>
          <w:bCs w:val="1"/>
          <w:rtl w:val="0"/>
        </w:rPr>
        <w:t xml:space="preserve">Prayogas/Sancharas</w:t>
      </w:r>
      <w:r w:rsidDel="00000000" w:rsidR="00000000" w:rsidRPr="00000000">
        <w:rPr>
          <w:rtl w:val="0"/>
        </w:rPr>
        <w:t xml:space="preserve"> (characteristic melodic phrases).</w:t>
      </w:r>
    </w:p>
    <w:p w:rsidR="00000000" w:rsidDel="00000000" w:rsidP="00000000" w:rsidRDefault="00000000" w:rsidRPr="00000000" w14:paraId="00000039">
      <w:pPr>
        <w:spacing w:after="240" w:before="240" w:lineRule="auto"/>
        <w:rPr/>
      </w:pPr>
      <w:r w:rsidDel="00000000" w:rsidR="00000000" w:rsidRPr="00000000">
        <w:rPr>
          <w:rtl w:val="0"/>
        </w:rPr>
        <w:t xml:space="preserve">Here are resources and concepts to help you delve deeper into this: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Key Concepts to Understand:</w:t>
      </w:r>
    </w:p>
    <w:p w:rsidR="00000000" w:rsidDel="00000000" w:rsidP="00000000" w:rsidRDefault="00000000" w:rsidRPr="00000000" w14:paraId="0000003B">
      <w:pPr>
        <w:numPr>
          <w:ilvl w:val="0"/>
          <w:numId w:val="18"/>
        </w:numPr>
        <w:spacing w:after="0" w:afterAutospacing="0" w:before="240" w:lineRule="auto"/>
        <w:ind w:left="720" w:hanging="360"/>
      </w:pPr>
      <w:r w:rsidDel="00000000" w:rsidR="00000000" w:rsidRPr="00000000">
        <w:rPr>
          <w:b w:val="1"/>
          <w:bCs w:val="1"/>
          <w:rtl w:val="0"/>
        </w:rPr>
        <w:t xml:space="preserve">Raga Lakshana:</w:t>
      </w:r>
      <w:r w:rsidDel="00000000" w:rsidR="00000000" w:rsidRPr="00000000">
        <w:rPr>
          <w:rtl w:val="0"/>
        </w:rPr>
        <w:t xml:space="preserve"> This is the comprehensive definition of a Raga, encompassing much more than just the Arohana and Avarohana. It includes:</w:t>
        <w:br w:type="textWrapping"/>
      </w:r>
    </w:p>
    <w:p w:rsidR="00000000" w:rsidDel="00000000" w:rsidP="00000000" w:rsidRDefault="00000000" w:rsidRPr="00000000" w14:paraId="0000003C">
      <w:pPr>
        <w:numPr>
          <w:ilvl w:val="1"/>
          <w:numId w:val="18"/>
        </w:numPr>
        <w:spacing w:after="0" w:afterAutospacing="0" w:before="0" w:beforeAutospacing="0" w:lineRule="auto"/>
        <w:ind w:left="1440" w:hanging="360"/>
      </w:pPr>
      <w:r w:rsidDel="00000000" w:rsidR="00000000" w:rsidRPr="00000000">
        <w:rPr>
          <w:b w:val="1"/>
          <w:bCs w:val="1"/>
          <w:rtl w:val="0"/>
        </w:rPr>
        <w:t xml:space="preserve">Janya/Janaka Raga:</w:t>
      </w:r>
      <w:r w:rsidDel="00000000" w:rsidR="00000000" w:rsidRPr="00000000">
        <w:rPr>
          <w:rtl w:val="0"/>
        </w:rPr>
        <w:t xml:space="preserve"> Whether a Raga is a parent Raga (Melakarta, having all 7 notes linearly) or a derived Raga (Janya Raga).</w:t>
      </w:r>
    </w:p>
    <w:p w:rsidR="00000000" w:rsidDel="00000000" w:rsidP="00000000" w:rsidRDefault="00000000" w:rsidRPr="00000000" w14:paraId="0000003D">
      <w:pPr>
        <w:numPr>
          <w:ilvl w:val="1"/>
          <w:numId w:val="18"/>
        </w:numPr>
        <w:spacing w:after="0" w:afterAutospacing="0" w:before="0" w:beforeAutospacing="0" w:lineRule="auto"/>
        <w:ind w:left="1440" w:hanging="360"/>
      </w:pPr>
      <w:r w:rsidDel="00000000" w:rsidR="00000000" w:rsidRPr="00000000">
        <w:rPr>
          <w:b w:val="1"/>
          <w:bCs w:val="1"/>
          <w:rtl w:val="0"/>
        </w:rPr>
        <w:t xml:space="preserve">Varjya Swaras:</w:t>
      </w:r>
      <w:r w:rsidDel="00000000" w:rsidR="00000000" w:rsidRPr="00000000">
        <w:rPr>
          <w:rtl w:val="0"/>
        </w:rPr>
        <w:t xml:space="preserve"> Notes that are omitted in the ascent, descent, or both.</w:t>
      </w:r>
    </w:p>
    <w:p w:rsidR="00000000" w:rsidDel="00000000" w:rsidP="00000000" w:rsidRDefault="00000000" w:rsidRPr="00000000" w14:paraId="0000003E">
      <w:pPr>
        <w:numPr>
          <w:ilvl w:val="1"/>
          <w:numId w:val="18"/>
        </w:numPr>
        <w:spacing w:after="0" w:afterAutospacing="0" w:before="0" w:beforeAutospacing="0" w:lineRule="auto"/>
        <w:ind w:left="1440" w:hanging="360"/>
      </w:pPr>
      <w:r w:rsidDel="00000000" w:rsidR="00000000" w:rsidRPr="00000000">
        <w:rPr>
          <w:b w:val="1"/>
          <w:bCs w:val="1"/>
          <w:rtl w:val="0"/>
        </w:rPr>
        <w:t xml:space="preserve">Vakra Sancharas/Prayogas:</w:t>
      </w:r>
      <w:r w:rsidDel="00000000" w:rsidR="00000000" w:rsidRPr="00000000">
        <w:rPr>
          <w:rtl w:val="0"/>
        </w:rPr>
        <w:t xml:space="preserve"> "Crooked" or zig-zag phrases that are </w:t>
      </w:r>
      <w:ins w:author="Virata Pusuluri" w:id="0" w:date="2025-06-25T13:18:18Z">
        <w:r w:rsidDel="00000000" w:rsidR="00000000" w:rsidRPr="00000000">
          <w:rPr>
            <w:rtl w:val="0"/>
          </w:rPr>
          <w:t xml:space="preserve"> </w:t>
        </w:r>
      </w:ins>
      <w:r w:rsidDel="00000000" w:rsidR="00000000" w:rsidRPr="00000000">
        <w:rPr>
          <w:i w:val="1"/>
          <w:iCs w:val="1"/>
          <w:rtl w:val="0"/>
        </w:rPr>
        <w:t xml:space="preserve">characteristic</w:t>
      </w:r>
      <w:r w:rsidDel="00000000" w:rsidR="00000000" w:rsidRPr="00000000">
        <w:rPr>
          <w:rtl w:val="0"/>
        </w:rPr>
        <w:t xml:space="preserve"> and </w:t>
      </w:r>
      <w:r w:rsidDel="00000000" w:rsidR="00000000" w:rsidRPr="00000000">
        <w:rPr>
          <w:i w:val="1"/>
          <w:iCs w:val="1"/>
          <w:rtl w:val="0"/>
        </w:rPr>
        <w:t xml:space="preserve">essential</w:t>
      </w:r>
      <w:r w:rsidDel="00000000" w:rsidR="00000000" w:rsidRPr="00000000">
        <w:rPr>
          <w:rtl w:val="0"/>
        </w:rPr>
        <w:t xml:space="preserve"> to the Raga, even if they don't follow a strict linear Arohana/Avarohana. These are pre-defined and are part of the Raga's identity.</w:t>
      </w:r>
    </w:p>
    <w:p w:rsidR="00000000" w:rsidDel="00000000" w:rsidP="00000000" w:rsidRDefault="00000000" w:rsidRPr="00000000" w14:paraId="0000003F">
      <w:pPr>
        <w:numPr>
          <w:ilvl w:val="1"/>
          <w:numId w:val="18"/>
        </w:numPr>
        <w:spacing w:after="0" w:afterAutospacing="0" w:before="0" w:beforeAutospacing="0" w:lineRule="auto"/>
        <w:ind w:left="1440" w:hanging="360"/>
      </w:pPr>
      <w:r w:rsidDel="00000000" w:rsidR="00000000" w:rsidRPr="00000000">
        <w:rPr>
          <w:b w:val="1"/>
          <w:bCs w:val="1"/>
          <w:rtl w:val="0"/>
        </w:rPr>
        <w:t xml:space="preserve">Jiva Swaras / Amsha Swaras:</w:t>
      </w:r>
      <w:r w:rsidDel="00000000" w:rsidR="00000000" w:rsidRPr="00000000">
        <w:rPr>
          <w:rtl w:val="0"/>
        </w:rPr>
        <w:t xml:space="preserve"> Notes that bring out the life or essence of the Raga. They are often prominent and frequently used.</w:t>
      </w:r>
    </w:p>
    <w:p w:rsidR="00000000" w:rsidDel="00000000" w:rsidP="00000000" w:rsidRDefault="00000000" w:rsidRPr="00000000" w14:paraId="00000040">
      <w:pPr>
        <w:numPr>
          <w:ilvl w:val="1"/>
          <w:numId w:val="18"/>
        </w:numPr>
        <w:spacing w:after="0" w:afterAutospacing="0" w:before="0" w:beforeAutospacing="0" w:lineRule="auto"/>
        <w:ind w:left="1440" w:hanging="360"/>
      </w:pPr>
      <w:r w:rsidDel="00000000" w:rsidR="00000000" w:rsidRPr="00000000">
        <w:rPr>
          <w:b w:val="1"/>
          <w:bCs w:val="1"/>
          <w:rtl w:val="0"/>
        </w:rPr>
        <w:t xml:space="preserve">Graha Swaras:</w:t>
      </w:r>
      <w:r w:rsidDel="00000000" w:rsidR="00000000" w:rsidRPr="00000000">
        <w:rPr>
          <w:rtl w:val="0"/>
        </w:rPr>
        <w:t xml:space="preserve"> Notes on which a phrase or song can begin.</w:t>
      </w:r>
    </w:p>
    <w:p w:rsidR="00000000" w:rsidDel="00000000" w:rsidP="00000000" w:rsidRDefault="00000000" w:rsidRPr="00000000" w14:paraId="00000041">
      <w:pPr>
        <w:numPr>
          <w:ilvl w:val="1"/>
          <w:numId w:val="18"/>
        </w:numPr>
        <w:spacing w:after="0" w:afterAutospacing="0" w:before="0" w:beforeAutospacing="0" w:lineRule="auto"/>
        <w:ind w:left="1440" w:hanging="360"/>
      </w:pPr>
      <w:r w:rsidDel="00000000" w:rsidR="00000000" w:rsidRPr="00000000">
        <w:rPr>
          <w:b w:val="1"/>
          <w:bCs w:val="1"/>
          <w:rtl w:val="0"/>
        </w:rPr>
        <w:t xml:space="preserve">Nyasa Swaras:</w:t>
      </w:r>
      <w:r w:rsidDel="00000000" w:rsidR="00000000" w:rsidRPr="00000000">
        <w:rPr>
          <w:rtl w:val="0"/>
        </w:rPr>
        <w:t xml:space="preserve"> Notes on which a phrase or song can end.</w:t>
      </w:r>
    </w:p>
    <w:p w:rsidR="00000000" w:rsidDel="00000000" w:rsidP="00000000" w:rsidRDefault="00000000" w:rsidRPr="00000000" w14:paraId="00000042">
      <w:pPr>
        <w:numPr>
          <w:ilvl w:val="1"/>
          <w:numId w:val="18"/>
        </w:numPr>
        <w:spacing w:after="0" w:afterAutospacing="0" w:before="0" w:beforeAutospacing="0" w:lineRule="auto"/>
        <w:ind w:left="1440" w:hanging="360"/>
      </w:pPr>
      <w:r w:rsidDel="00000000" w:rsidR="00000000" w:rsidRPr="00000000">
        <w:rPr>
          <w:b w:val="1"/>
          <w:bCs w:val="1"/>
          <w:rtl w:val="0"/>
        </w:rPr>
        <w:t xml:space="preserve">Gamaka:</w:t>
      </w:r>
      <w:r w:rsidDel="00000000" w:rsidR="00000000" w:rsidRPr="00000000">
        <w:rPr>
          <w:rtl w:val="0"/>
        </w:rPr>
        <w:t xml:space="preserve"> The specific types of oscillations, glides, and embellishments to be applied to different notes. The same note in two different Ragas can sound completely different due to the </w:t>
      </w:r>
      <w:r w:rsidDel="00000000" w:rsidR="00000000" w:rsidRPr="00000000">
        <w:rPr>
          <w:i w:val="1"/>
          <w:iCs w:val="1"/>
          <w:rtl w:val="0"/>
        </w:rPr>
        <w:t xml:space="preserve">gamaka</w:t>
      </w:r>
      <w:r w:rsidDel="00000000" w:rsidR="00000000" w:rsidRPr="00000000">
        <w:rPr>
          <w:rtl w:val="0"/>
        </w:rPr>
        <w:t xml:space="preserve"> applied. This is crucial for Raga identification.</w:t>
      </w:r>
    </w:p>
    <w:p w:rsidR="00000000" w:rsidDel="00000000" w:rsidP="00000000" w:rsidRDefault="00000000" w:rsidRPr="00000000" w14:paraId="00000043">
      <w:pPr>
        <w:numPr>
          <w:ilvl w:val="1"/>
          <w:numId w:val="18"/>
        </w:numPr>
        <w:spacing w:after="0" w:afterAutospacing="0" w:before="0" w:beforeAutospacing="0" w:lineRule="auto"/>
        <w:ind w:left="1440" w:hanging="360"/>
      </w:pPr>
      <w:r w:rsidDel="00000000" w:rsidR="00000000" w:rsidRPr="00000000">
        <w:rPr>
          <w:b w:val="1"/>
          <w:bCs w:val="1"/>
          <w:rtl w:val="0"/>
        </w:rPr>
        <w:t xml:space="preserve">Bhava:</w:t>
      </w:r>
      <w:r w:rsidDel="00000000" w:rsidR="00000000" w:rsidRPr="00000000">
        <w:rPr>
          <w:rtl w:val="0"/>
        </w:rPr>
        <w:t xml:space="preserve"> The overall mood or emotion conveyed by the Raga.</w:t>
      </w:r>
    </w:p>
    <w:p w:rsidR="00000000" w:rsidDel="00000000" w:rsidP="00000000" w:rsidRDefault="00000000" w:rsidRPr="00000000" w14:paraId="00000044">
      <w:pPr>
        <w:numPr>
          <w:ilvl w:val="0"/>
          <w:numId w:val="18"/>
        </w:numPr>
        <w:spacing w:after="240" w:before="0" w:beforeAutospacing="0" w:lineRule="auto"/>
        <w:ind w:left="720" w:hanging="360"/>
      </w:pPr>
      <w:r w:rsidDel="00000000" w:rsidR="00000000" w:rsidRPr="00000000">
        <w:rPr>
          <w:b w:val="1"/>
          <w:bCs w:val="1"/>
          <w:rtl w:val="0"/>
        </w:rPr>
        <w:t xml:space="preserve">Prayogas (Sancharas):</w:t>
      </w:r>
      <w:r w:rsidDel="00000000" w:rsidR="00000000" w:rsidRPr="00000000">
        <w:rPr>
          <w:rtl w:val="0"/>
        </w:rPr>
        <w:t xml:space="preserve"> These are specific, characteristic melodic phrases that define a Raga. They are often learned by rote and are critical for identifying and rendering a Raga correctly. A Raga is not just its scale; it's the </w:t>
      </w:r>
      <w:r w:rsidDel="00000000" w:rsidR="00000000" w:rsidRPr="00000000">
        <w:rPr>
          <w:i w:val="1"/>
          <w:iCs w:val="1"/>
          <w:rtl w:val="0"/>
        </w:rPr>
        <w:t xml:space="preserve">way</w:t>
      </w:r>
      <w:r w:rsidDel="00000000" w:rsidR="00000000" w:rsidRPr="00000000">
        <w:rPr>
          <w:rtl w:val="0"/>
        </w:rPr>
        <w:t xml:space="preserve"> the notes are traversed through these specific phrases.</w:t>
        <w:br w:type="textWrapping"/>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Types of Ragas and their Implications for Sequences:</w:t>
      </w:r>
    </w:p>
    <w:p w:rsidR="00000000" w:rsidDel="00000000" w:rsidP="00000000" w:rsidRDefault="00000000" w:rsidRPr="00000000" w14:paraId="00000046">
      <w:pPr>
        <w:numPr>
          <w:ilvl w:val="0"/>
          <w:numId w:val="10"/>
        </w:numPr>
        <w:spacing w:after="0" w:afterAutospacing="0" w:before="240" w:lineRule="auto"/>
        <w:ind w:left="720" w:hanging="360"/>
      </w:pPr>
      <w:r w:rsidDel="00000000" w:rsidR="00000000" w:rsidRPr="00000000">
        <w:rPr>
          <w:b w:val="1"/>
          <w:bCs w:val="1"/>
          <w:rtl w:val="0"/>
        </w:rPr>
        <w:t xml:space="preserve">Melakarta Ragas (Sampoorna Ragas):</w:t>
      </w:r>
      <w:r w:rsidDel="00000000" w:rsidR="00000000" w:rsidRPr="00000000">
        <w:rPr>
          <w:rtl w:val="0"/>
        </w:rPr>
        <w:t xml:space="preserve"> These have all seven notes in both Arohana and Avarohana, in a linear order (e.g., Shankarabharanam: S R G M P D N S / S N D P M G R S). For these, generally, any sequence of notes from the Raga is acceptable as long as it respects the upward/downward direction and </w:t>
      </w:r>
      <w:r w:rsidDel="00000000" w:rsidR="00000000" w:rsidRPr="00000000">
        <w:rPr>
          <w:i w:val="1"/>
          <w:iCs w:val="1"/>
          <w:rtl w:val="0"/>
        </w:rPr>
        <w:t xml:space="preserve">gamaka</w:t>
      </w:r>
      <w:r w:rsidDel="00000000" w:rsidR="00000000" w:rsidRPr="00000000">
        <w:rPr>
          <w:rtl w:val="0"/>
        </w:rPr>
        <w:t xml:space="preserve"> usage.</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b w:val="1"/>
          <w:bCs w:val="1"/>
          <w:rtl w:val="0"/>
        </w:rPr>
        <w:t xml:space="preserve">Janya Ragas:</w:t>
      </w:r>
      <w:r w:rsidDel="00000000" w:rsidR="00000000" w:rsidRPr="00000000">
        <w:rPr>
          <w:rtl w:val="0"/>
        </w:rPr>
        <w:t xml:space="preserve"> These are derived from Melakarta Ragas and can have:</w:t>
        <w:br w:type="textWrapping"/>
      </w:r>
    </w:p>
    <w:p w:rsidR="00000000" w:rsidDel="00000000" w:rsidP="00000000" w:rsidRDefault="00000000" w:rsidRPr="00000000" w14:paraId="00000048">
      <w:pPr>
        <w:numPr>
          <w:ilvl w:val="1"/>
          <w:numId w:val="10"/>
        </w:numPr>
        <w:spacing w:after="0" w:afterAutospacing="0" w:before="0" w:beforeAutospacing="0" w:lineRule="auto"/>
        <w:ind w:left="1440" w:hanging="360"/>
      </w:pPr>
      <w:r w:rsidDel="00000000" w:rsidR="00000000" w:rsidRPr="00000000">
        <w:rPr>
          <w:b w:val="1"/>
          <w:bCs w:val="1"/>
          <w:rtl w:val="0"/>
        </w:rPr>
        <w:t xml:space="preserve">Audava:</w:t>
      </w:r>
      <w:r w:rsidDel="00000000" w:rsidR="00000000" w:rsidRPr="00000000">
        <w:rPr>
          <w:rtl w:val="0"/>
        </w:rPr>
        <w:t xml:space="preserve"> 5 notes in ascent/descent (e.g., Mohanam: S R G P D S / S D P G R S)</w:t>
      </w:r>
    </w:p>
    <w:p w:rsidR="00000000" w:rsidDel="00000000" w:rsidP="00000000" w:rsidRDefault="00000000" w:rsidRPr="00000000" w14:paraId="00000049">
      <w:pPr>
        <w:numPr>
          <w:ilvl w:val="1"/>
          <w:numId w:val="10"/>
        </w:numPr>
        <w:spacing w:after="0" w:afterAutospacing="0" w:before="0" w:beforeAutospacing="0" w:lineRule="auto"/>
        <w:ind w:left="1440" w:hanging="360"/>
      </w:pPr>
      <w:r w:rsidDel="00000000" w:rsidR="00000000" w:rsidRPr="00000000">
        <w:rPr>
          <w:b w:val="1"/>
          <w:bCs w:val="1"/>
          <w:rtl w:val="0"/>
        </w:rPr>
        <w:t xml:space="preserve">Shadava:</w:t>
      </w:r>
      <w:r w:rsidDel="00000000" w:rsidR="00000000" w:rsidRPr="00000000">
        <w:rPr>
          <w:rtl w:val="0"/>
        </w:rPr>
        <w:t xml:space="preserve"> 6 notes in ascent/descent (e.g., Sriranjani: S R G M D N S / S N D M G R S)</w:t>
      </w:r>
    </w:p>
    <w:p w:rsidR="00000000" w:rsidDel="00000000" w:rsidP="00000000" w:rsidRDefault="00000000" w:rsidRPr="00000000" w14:paraId="0000004A">
      <w:pPr>
        <w:numPr>
          <w:ilvl w:val="1"/>
          <w:numId w:val="10"/>
        </w:numPr>
        <w:spacing w:after="0" w:afterAutospacing="0" w:before="0" w:beforeAutospacing="0" w:lineRule="auto"/>
        <w:ind w:left="1440" w:hanging="360"/>
      </w:pPr>
      <w:r w:rsidDel="00000000" w:rsidR="00000000" w:rsidRPr="00000000">
        <w:rPr>
          <w:b w:val="1"/>
          <w:bCs w:val="1"/>
          <w:rtl w:val="0"/>
        </w:rPr>
        <w:t xml:space="preserve">Vakra:</w:t>
      </w:r>
      <w:r w:rsidDel="00000000" w:rsidR="00000000" w:rsidRPr="00000000">
        <w:rPr>
          <w:rtl w:val="0"/>
        </w:rPr>
        <w:t xml:space="preserve"> Crooked movements in ascent or descent (e.g., Sri: S R M P N S / S N P M R G R S. Notice the "R G R" in descent). In these Ragas, the "crooked" sequences explicitly mentioned in their Arohana/Avarohana are perfectly acceptable and indeed necessary.</w:t>
      </w:r>
    </w:p>
    <w:p w:rsidR="00000000" w:rsidDel="00000000" w:rsidP="00000000" w:rsidRDefault="00000000" w:rsidRPr="00000000" w14:paraId="0000004B">
      <w:pPr>
        <w:numPr>
          <w:ilvl w:val="1"/>
          <w:numId w:val="10"/>
        </w:numPr>
        <w:spacing w:after="240" w:before="0" w:beforeAutospacing="0" w:lineRule="auto"/>
        <w:ind w:left="1440" w:hanging="360"/>
      </w:pPr>
      <w:r w:rsidDel="00000000" w:rsidR="00000000" w:rsidRPr="00000000">
        <w:rPr>
          <w:b w:val="1"/>
          <w:bCs w:val="1"/>
          <w:rtl w:val="0"/>
        </w:rPr>
        <w:t xml:space="preserve">Bhashanga Ragas:</w:t>
      </w:r>
      <w:r w:rsidDel="00000000" w:rsidR="00000000" w:rsidRPr="00000000">
        <w:rPr>
          <w:rtl w:val="0"/>
        </w:rPr>
        <w:t xml:space="preserve"> Ragas that include one or more "foreign" notes (anya swaras) that are not part of their parent Melakarta scale but appear in specific, defined phrases (e.g., Bhairavi, Anandabhairavi). These foreign notes are acceptable </w:t>
      </w:r>
      <w:r w:rsidDel="00000000" w:rsidR="00000000" w:rsidRPr="00000000">
        <w:rPr>
          <w:i w:val="1"/>
          <w:iCs w:val="1"/>
          <w:rtl w:val="0"/>
        </w:rPr>
        <w:t xml:space="preserve">only</w:t>
      </w:r>
      <w:r w:rsidDel="00000000" w:rsidR="00000000" w:rsidRPr="00000000">
        <w:rPr>
          <w:rtl w:val="0"/>
        </w:rPr>
        <w:t xml:space="preserve"> in those specific, characteristic </w:t>
      </w:r>
      <w:r w:rsidDel="00000000" w:rsidR="00000000" w:rsidRPr="00000000">
        <w:rPr>
          <w:i w:val="1"/>
          <w:iCs w:val="1"/>
          <w:rtl w:val="0"/>
        </w:rPr>
        <w:t xml:space="preserve">prayogas</w:t>
      </w:r>
      <w:r w:rsidDel="00000000" w:rsidR="00000000" w:rsidRPr="00000000">
        <w:rPr>
          <w:rtl w:val="0"/>
        </w:rPr>
        <w:t xml:space="preserv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Resources to Learn More:</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b w:val="1"/>
          <w:bCs w:val="1"/>
          <w:rtl w:val="0"/>
        </w:rPr>
        <w:t xml:space="preserve">Carnatic Music Theory Books:</w:t>
        <w:br w:type="textWrapping"/>
      </w:r>
    </w:p>
    <w:p w:rsidR="00000000" w:rsidDel="00000000" w:rsidP="00000000" w:rsidRDefault="00000000" w:rsidRPr="00000000" w14:paraId="0000004E">
      <w:pPr>
        <w:numPr>
          <w:ilvl w:val="1"/>
          <w:numId w:val="1"/>
        </w:numPr>
        <w:spacing w:after="0" w:afterAutospacing="0" w:before="0" w:beforeAutospacing="0" w:lineRule="auto"/>
        <w:ind w:left="1440" w:hanging="360"/>
      </w:pPr>
      <w:r w:rsidDel="00000000" w:rsidR="00000000" w:rsidRPr="00000000">
        <w:rPr>
          <w:b w:val="1"/>
          <w:bCs w:val="1"/>
          <w:rtl w:val="0"/>
        </w:rPr>
        <w:t xml:space="preserve">"Ragas of Carnatic Music" by N.S. Ramachandran:</w:t>
      </w:r>
      <w:r w:rsidDel="00000000" w:rsidR="00000000" w:rsidRPr="00000000">
        <w:rPr>
          <w:rtl w:val="0"/>
        </w:rPr>
        <w:t xml:space="preserve"> A comprehensive resource for understanding Raga classification and structure.</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b w:val="1"/>
          <w:bCs w:val="1"/>
          <w:rtl w:val="0"/>
        </w:rPr>
        <w:t xml:space="preserve">"South Indian Music" (in multiple volumes) by Prof. P. Sambamoorthy:</w:t>
      </w:r>
      <w:r w:rsidDel="00000000" w:rsidR="00000000" w:rsidRPr="00000000">
        <w:rPr>
          <w:rtl w:val="0"/>
        </w:rPr>
        <w:t xml:space="preserve"> A classic and highly authoritative text that covers all aspects of Carnatic music theory, including detailed Raga Lakshanas.</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b w:val="1"/>
          <w:bCs w:val="1"/>
          <w:rtl w:val="0"/>
        </w:rPr>
        <w:t xml:space="preserve">"Sangita Sampradaya Pradarshini" by Subbarama Dikshitar:</w:t>
      </w:r>
      <w:r w:rsidDel="00000000" w:rsidR="00000000" w:rsidRPr="00000000">
        <w:rPr>
          <w:rtl w:val="0"/>
        </w:rPr>
        <w:t xml:space="preserve"> This is a monumental work, though more advanced, that provides detailed </w:t>
      </w:r>
      <w:r w:rsidDel="00000000" w:rsidR="00000000" w:rsidRPr="00000000">
        <w:rPr>
          <w:i w:val="1"/>
          <w:iCs w:val="1"/>
          <w:rtl w:val="0"/>
        </w:rPr>
        <w:t xml:space="preserve">lakshanas</w:t>
      </w:r>
      <w:r w:rsidDel="00000000" w:rsidR="00000000" w:rsidRPr="00000000">
        <w:rPr>
          <w:rtl w:val="0"/>
        </w:rPr>
        <w:t xml:space="preserve"> and compositions for a vast number of Ragas, including their </w:t>
      </w:r>
      <w:r w:rsidDel="00000000" w:rsidR="00000000" w:rsidRPr="00000000">
        <w:rPr>
          <w:i w:val="1"/>
          <w:iCs w:val="1"/>
          <w:rtl w:val="0"/>
        </w:rPr>
        <w:t xml:space="preserve">gamaka</w:t>
      </w:r>
      <w:r w:rsidDel="00000000" w:rsidR="00000000" w:rsidRPr="00000000">
        <w:rPr>
          <w:rtl w:val="0"/>
        </w:rPr>
        <w:t xml:space="preserve"> patterns. It's often studied by advanced students and scholars.</w:t>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b w:val="1"/>
          <w:bCs w:val="1"/>
          <w:rtl w:val="0"/>
        </w:rPr>
        <w:t xml:space="preserve">"Carnatic Music Practice Book" series:</w:t>
      </w:r>
      <w:r w:rsidDel="00000000" w:rsidR="00000000" w:rsidRPr="00000000">
        <w:rPr>
          <w:rtl w:val="0"/>
        </w:rPr>
        <w:t xml:space="preserve"> Many music teachers and institutions publish books with </w:t>
      </w:r>
      <w:r w:rsidDel="00000000" w:rsidR="00000000" w:rsidRPr="00000000">
        <w:rPr>
          <w:i w:val="1"/>
          <w:iCs w:val="1"/>
          <w:rtl w:val="0"/>
        </w:rPr>
        <w:t xml:space="preserve">sarali varisais</w:t>
      </w:r>
      <w:r w:rsidDel="00000000" w:rsidR="00000000" w:rsidRPr="00000000">
        <w:rPr>
          <w:rtl w:val="0"/>
        </w:rPr>
        <w:t xml:space="preserve">, </w:t>
      </w:r>
      <w:r w:rsidDel="00000000" w:rsidR="00000000" w:rsidRPr="00000000">
        <w:rPr>
          <w:i w:val="1"/>
          <w:iCs w:val="1"/>
          <w:rtl w:val="0"/>
        </w:rPr>
        <w:t xml:space="preserve">janta varisais</w:t>
      </w:r>
      <w:r w:rsidDel="00000000" w:rsidR="00000000" w:rsidRPr="00000000">
        <w:rPr>
          <w:rtl w:val="0"/>
        </w:rPr>
        <w:t xml:space="preserve">, </w:t>
      </w:r>
      <w:r w:rsidDel="00000000" w:rsidR="00000000" w:rsidRPr="00000000">
        <w:rPr>
          <w:i w:val="1"/>
          <w:iCs w:val="1"/>
          <w:rtl w:val="0"/>
        </w:rPr>
        <w:t xml:space="preserve">alankarams</w:t>
      </w:r>
      <w:r w:rsidDel="00000000" w:rsidR="00000000" w:rsidRPr="00000000">
        <w:rPr>
          <w:rtl w:val="0"/>
        </w:rPr>
        <w:t xml:space="preserve">, </w:t>
      </w:r>
      <w:r w:rsidDel="00000000" w:rsidR="00000000" w:rsidRPr="00000000">
        <w:rPr>
          <w:i w:val="1"/>
          <w:iCs w:val="1"/>
          <w:rtl w:val="0"/>
        </w:rPr>
        <w:t xml:space="preserve">geetams</w:t>
      </w:r>
      <w:r w:rsidDel="00000000" w:rsidR="00000000" w:rsidRPr="00000000">
        <w:rPr>
          <w:rtl w:val="0"/>
        </w:rPr>
        <w:t xml:space="preserve">, and </w:t>
      </w:r>
      <w:r w:rsidDel="00000000" w:rsidR="00000000" w:rsidRPr="00000000">
        <w:rPr>
          <w:i w:val="1"/>
          <w:iCs w:val="1"/>
          <w:rtl w:val="0"/>
        </w:rPr>
        <w:t xml:space="preserve">varnams</w:t>
      </w:r>
      <w:r w:rsidDel="00000000" w:rsidR="00000000" w:rsidRPr="00000000">
        <w:rPr>
          <w:rtl w:val="0"/>
        </w:rPr>
        <w:t xml:space="preserve">. These exercises are designed to teach the basic melodic patterns and </w:t>
      </w:r>
      <w:r w:rsidDel="00000000" w:rsidR="00000000" w:rsidRPr="00000000">
        <w:rPr>
          <w:i w:val="1"/>
          <w:iCs w:val="1"/>
          <w:rtl w:val="0"/>
        </w:rPr>
        <w:t xml:space="preserve">prayogas</w:t>
      </w:r>
      <w:r w:rsidDel="00000000" w:rsidR="00000000" w:rsidRPr="00000000">
        <w:rPr>
          <w:rtl w:val="0"/>
        </w:rPr>
        <w:t xml:space="preserve"> of common Ragas.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bCs w:val="1"/>
          <w:rtl w:val="0"/>
        </w:rPr>
        <w:t xml:space="preserve">Online Carnatic Music Academies/Platforms:</w:t>
        <w:br w:type="textWrapping"/>
      </w:r>
    </w:p>
    <w:p w:rsidR="00000000" w:rsidDel="00000000" w:rsidP="00000000" w:rsidRDefault="00000000" w:rsidRPr="00000000" w14:paraId="00000053">
      <w:pPr>
        <w:numPr>
          <w:ilvl w:val="1"/>
          <w:numId w:val="1"/>
        </w:numPr>
        <w:spacing w:after="0" w:afterAutospacing="0" w:before="0" w:beforeAutospacing="0" w:lineRule="auto"/>
        <w:ind w:left="1440" w:hanging="360"/>
      </w:pPr>
      <w:r w:rsidDel="00000000" w:rsidR="00000000" w:rsidRPr="00000000">
        <w:rPr>
          <w:b w:val="1"/>
          <w:bCs w:val="1"/>
          <w:rtl w:val="0"/>
        </w:rPr>
        <w:t xml:space="preserve">eAmbalam:</w:t>
      </w:r>
      <w:r w:rsidDel="00000000" w:rsidR="00000000" w:rsidRPr="00000000">
        <w:rPr>
          <w:rtl w:val="0"/>
        </w:rPr>
        <w:t xml:space="preserve"> Offers structured online courses, including theory and practical lessons. They have experienced gurus and can provide one-on-one guidance.</w:t>
      </w:r>
    </w:p>
    <w:p w:rsidR="00000000" w:rsidDel="00000000" w:rsidP="00000000" w:rsidRDefault="00000000" w:rsidRPr="00000000" w14:paraId="00000054">
      <w:pPr>
        <w:numPr>
          <w:ilvl w:val="1"/>
          <w:numId w:val="1"/>
        </w:numPr>
        <w:spacing w:after="0" w:afterAutospacing="0" w:before="0" w:beforeAutospacing="0" w:lineRule="auto"/>
        <w:ind w:left="1440" w:hanging="360"/>
      </w:pPr>
      <w:r w:rsidDel="00000000" w:rsidR="00000000" w:rsidRPr="00000000">
        <w:rPr>
          <w:b w:val="1"/>
          <w:bCs w:val="1"/>
          <w:rtl w:val="0"/>
        </w:rPr>
        <w:t xml:space="preserve">Artium Academy:</w:t>
      </w:r>
      <w:r w:rsidDel="00000000" w:rsidR="00000000" w:rsidRPr="00000000">
        <w:rPr>
          <w:rtl w:val="0"/>
        </w:rPr>
        <w:t xml:space="preserve"> Provides online Carnatic music classes with structured curricula, focusing on understanding Ragas and their application.</w:t>
      </w:r>
    </w:p>
    <w:p w:rsidR="00000000" w:rsidDel="00000000" w:rsidP="00000000" w:rsidRDefault="00000000" w:rsidRPr="00000000" w14:paraId="00000055">
      <w:pPr>
        <w:numPr>
          <w:ilvl w:val="1"/>
          <w:numId w:val="1"/>
        </w:numPr>
        <w:spacing w:after="0" w:afterAutospacing="0" w:before="0" w:beforeAutospacing="0" w:lineRule="auto"/>
        <w:ind w:left="1440" w:hanging="360"/>
      </w:pPr>
      <w:r w:rsidDel="00000000" w:rsidR="00000000" w:rsidRPr="00000000">
        <w:rPr>
          <w:b w:val="1"/>
          <w:bCs w:val="1"/>
          <w:rtl w:val="0"/>
        </w:rPr>
        <w:t xml:space="preserve">Chitravina N Ravikiran's Courses:</w:t>
      </w:r>
      <w:r w:rsidDel="00000000" w:rsidR="00000000" w:rsidRPr="00000000">
        <w:rPr>
          <w:rtl w:val="0"/>
        </w:rPr>
        <w:t xml:space="preserve"> Chitravina N Ravikiran, a renowned musician, offers online courses that delve into the intricacies of Ragas and improvisation.</w:t>
      </w:r>
    </w:p>
    <w:p w:rsidR="00000000" w:rsidDel="00000000" w:rsidP="00000000" w:rsidRDefault="00000000" w:rsidRPr="00000000" w14:paraId="00000056">
      <w:pPr>
        <w:numPr>
          <w:ilvl w:val="1"/>
          <w:numId w:val="1"/>
        </w:numPr>
        <w:spacing w:after="0" w:afterAutospacing="0" w:before="0" w:beforeAutospacing="0" w:lineRule="auto"/>
        <w:ind w:left="1440" w:hanging="360"/>
      </w:pPr>
      <w:r w:rsidDel="00000000" w:rsidR="00000000" w:rsidRPr="00000000">
        <w:rPr>
          <w:b w:val="1"/>
          <w:bCs w:val="1"/>
          <w:rtl w:val="0"/>
        </w:rPr>
        <w:t xml:space="preserve">YouTube Channels:</w:t>
      </w:r>
      <w:r w:rsidDel="00000000" w:rsidR="00000000" w:rsidRPr="00000000">
        <w:rPr>
          <w:rtl w:val="0"/>
        </w:rPr>
        <w:t xml:space="preserve"> Many musicians and music educators have YouTube channels where they explain Raga Lakshanas, demonstrate </w:t>
      </w:r>
      <w:r w:rsidDel="00000000" w:rsidR="00000000" w:rsidRPr="00000000">
        <w:rPr>
          <w:i w:val="1"/>
          <w:iCs w:val="1"/>
          <w:rtl w:val="0"/>
        </w:rPr>
        <w:t xml:space="preserve">prayogas</w:t>
      </w:r>
      <w:r w:rsidDel="00000000" w:rsidR="00000000" w:rsidRPr="00000000">
        <w:rPr>
          <w:rtl w:val="0"/>
        </w:rPr>
        <w:t xml:space="preserve">, and analyze compositions. Search for "Carnatic Raga Lakshana," "Carnatic Raga Prayogas," or "Carnatic Gamaka explanation."</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b w:val="1"/>
          <w:bCs w:val="1"/>
          <w:rtl w:val="0"/>
        </w:rPr>
        <w:t xml:space="preserve">Listening and Learning from Gurus:</w:t>
        <w:br w:type="textWrapping"/>
      </w:r>
    </w:p>
    <w:p w:rsidR="00000000" w:rsidDel="00000000" w:rsidP="00000000" w:rsidRDefault="00000000" w:rsidRPr="00000000" w14:paraId="00000058">
      <w:pPr>
        <w:numPr>
          <w:ilvl w:val="1"/>
          <w:numId w:val="1"/>
        </w:numPr>
        <w:spacing w:after="0" w:afterAutospacing="0" w:before="0" w:beforeAutospacing="0" w:lineRule="auto"/>
        <w:ind w:left="1440" w:hanging="360"/>
      </w:pPr>
      <w:r w:rsidDel="00000000" w:rsidR="00000000" w:rsidRPr="00000000">
        <w:rPr>
          <w:b w:val="1"/>
          <w:bCs w:val="1"/>
          <w:rtl w:val="0"/>
        </w:rPr>
        <w:t xml:space="preserve">Listen Actively:</w:t>
      </w:r>
      <w:r w:rsidDel="00000000" w:rsidR="00000000" w:rsidRPr="00000000">
        <w:rPr>
          <w:rtl w:val="0"/>
        </w:rPr>
        <w:t xml:space="preserve"> The most effective way to understand acceptable sequences is to listen extensively to seasoned Carnatic musicians. Pay attention to how they render Ragas, the phrases they use, and how they navigate between notes.</w:t>
      </w:r>
    </w:p>
    <w:p w:rsidR="00000000" w:rsidDel="00000000" w:rsidP="00000000" w:rsidRDefault="00000000" w:rsidRPr="00000000" w14:paraId="00000059">
      <w:pPr>
        <w:numPr>
          <w:ilvl w:val="1"/>
          <w:numId w:val="1"/>
        </w:numPr>
        <w:spacing w:after="240" w:before="0" w:beforeAutospacing="0" w:lineRule="auto"/>
        <w:ind w:left="1440" w:hanging="360"/>
      </w:pPr>
      <w:r w:rsidDel="00000000" w:rsidR="00000000" w:rsidRPr="00000000">
        <w:rPr>
          <w:b w:val="1"/>
          <w:bCs w:val="1"/>
          <w:rtl w:val="0"/>
        </w:rPr>
        <w:t xml:space="preserve">Learn from a Guru:</w:t>
      </w:r>
      <w:r w:rsidDel="00000000" w:rsidR="00000000" w:rsidRPr="00000000">
        <w:rPr>
          <w:rtl w:val="0"/>
        </w:rPr>
        <w:t xml:space="preserve"> Carnatic music is primarily an oral tradition. A qualified guru (teacher) is indispensable for truly grasping the nuances of Ragas, including the subtle </w:t>
      </w:r>
      <w:r w:rsidDel="00000000" w:rsidR="00000000" w:rsidRPr="00000000">
        <w:rPr>
          <w:i w:val="1"/>
          <w:iCs w:val="1"/>
          <w:rtl w:val="0"/>
        </w:rPr>
        <w:t xml:space="preserve">gamakas</w:t>
      </w:r>
      <w:r w:rsidDel="00000000" w:rsidR="00000000" w:rsidRPr="00000000">
        <w:rPr>
          <w:rtl w:val="0"/>
        </w:rPr>
        <w:t xml:space="preserve"> and </w:t>
      </w:r>
      <w:r w:rsidDel="00000000" w:rsidR="00000000" w:rsidRPr="00000000">
        <w:rPr>
          <w:i w:val="1"/>
          <w:iCs w:val="1"/>
          <w:rtl w:val="0"/>
        </w:rPr>
        <w:t xml:space="preserve">prayogas</w:t>
      </w:r>
      <w:r w:rsidDel="00000000" w:rsidR="00000000" w:rsidRPr="00000000">
        <w:rPr>
          <w:rtl w:val="0"/>
        </w:rPr>
        <w:t xml:space="preserve"> that cannot be fully captured in notation alone. They can demonstrate valid and invalid phrases and explain the </w:t>
      </w:r>
      <w:r w:rsidDel="00000000" w:rsidR="00000000" w:rsidRPr="00000000">
        <w:rPr>
          <w:i w:val="1"/>
          <w:iCs w:val="1"/>
          <w:rtl w:val="0"/>
        </w:rPr>
        <w:t xml:space="preserve">bhava</w:t>
      </w:r>
      <w:r w:rsidDel="00000000" w:rsidR="00000000" w:rsidRPr="00000000">
        <w:rPr>
          <w:rtl w:val="0"/>
        </w:rPr>
        <w:t xml:space="preserve"> behind them.</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Practical Approach:</w:t>
      </w:r>
    </w:p>
    <w:p w:rsidR="00000000" w:rsidDel="00000000" w:rsidP="00000000" w:rsidRDefault="00000000" w:rsidRPr="00000000" w14:paraId="0000005B">
      <w:pPr>
        <w:numPr>
          <w:ilvl w:val="0"/>
          <w:numId w:val="4"/>
        </w:numPr>
        <w:spacing w:after="0" w:afterAutospacing="0" w:before="240" w:lineRule="auto"/>
        <w:ind w:left="720" w:hanging="360"/>
      </w:pPr>
      <w:r w:rsidDel="00000000" w:rsidR="00000000" w:rsidRPr="00000000">
        <w:rPr>
          <w:b w:val="1"/>
          <w:bCs w:val="1"/>
          <w:rtl w:val="0"/>
        </w:rPr>
        <w:t xml:space="preserve">Start with Basic Ragas:</w:t>
      </w:r>
      <w:r w:rsidDel="00000000" w:rsidR="00000000" w:rsidRPr="00000000">
        <w:rPr>
          <w:rtl w:val="0"/>
        </w:rPr>
        <w:t xml:space="preserve"> Begin by thoroughly learning the Arohana and Avarohana, along with the fundamental </w:t>
      </w:r>
      <w:r w:rsidDel="00000000" w:rsidR="00000000" w:rsidRPr="00000000">
        <w:rPr>
          <w:i w:val="1"/>
          <w:iCs w:val="1"/>
          <w:rtl w:val="0"/>
        </w:rPr>
        <w:t xml:space="preserve">prayogas</w:t>
      </w:r>
      <w:r w:rsidDel="00000000" w:rsidR="00000000" w:rsidRPr="00000000">
        <w:rPr>
          <w:rtl w:val="0"/>
        </w:rPr>
        <w:t xml:space="preserve"> (like </w:t>
      </w:r>
      <w:r w:rsidDel="00000000" w:rsidR="00000000" w:rsidRPr="00000000">
        <w:rPr>
          <w:i w:val="1"/>
          <w:iCs w:val="1"/>
          <w:rtl w:val="0"/>
        </w:rPr>
        <w:t xml:space="preserve">sarali varisais</w:t>
      </w:r>
      <w:r w:rsidDel="00000000" w:rsidR="00000000" w:rsidRPr="00000000">
        <w:rPr>
          <w:rtl w:val="0"/>
        </w:rPr>
        <w:t xml:space="preserve">, </w:t>
      </w:r>
      <w:r w:rsidDel="00000000" w:rsidR="00000000" w:rsidRPr="00000000">
        <w:rPr>
          <w:i w:val="1"/>
          <w:iCs w:val="1"/>
          <w:rtl w:val="0"/>
        </w:rPr>
        <w:t xml:space="preserve">janta varisais</w:t>
      </w:r>
      <w:r w:rsidDel="00000000" w:rsidR="00000000" w:rsidRPr="00000000">
        <w:rPr>
          <w:rtl w:val="0"/>
        </w:rPr>
        <w:t xml:space="preserve">, </w:t>
      </w:r>
      <w:r w:rsidDel="00000000" w:rsidR="00000000" w:rsidRPr="00000000">
        <w:rPr>
          <w:i w:val="1"/>
          <w:iCs w:val="1"/>
          <w:rtl w:val="0"/>
        </w:rPr>
        <w:t xml:space="preserve">alankarams</w:t>
      </w:r>
      <w:r w:rsidDel="00000000" w:rsidR="00000000" w:rsidRPr="00000000">
        <w:rPr>
          <w:rtl w:val="0"/>
        </w:rPr>
        <w:t xml:space="preserve">) of simple Melakarta Ragas (e.g., Mayamalavagowla, Shankarabharanam, Kalyani, Kharaharapriya) and simple Janya Ragas (e.g., Mohanam, Hamsadhwani, Hindolam, Madhyamavati).</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b w:val="1"/>
          <w:bCs w:val="1"/>
          <w:rtl w:val="0"/>
        </w:rPr>
        <w:t xml:space="preserve">Analyze Compositions:</w:t>
      </w:r>
      <w:r w:rsidDel="00000000" w:rsidR="00000000" w:rsidRPr="00000000">
        <w:rPr>
          <w:rtl w:val="0"/>
        </w:rPr>
        <w:t xml:space="preserve"> Study kritis (compositions) in various Ragas. See how the composers use the notes, how they incorporate ascending and descending movements, and how </w:t>
      </w:r>
      <w:r w:rsidDel="00000000" w:rsidR="00000000" w:rsidRPr="00000000">
        <w:rPr>
          <w:i w:val="1"/>
          <w:iCs w:val="1"/>
          <w:rtl w:val="0"/>
        </w:rPr>
        <w:t xml:space="preserve">gamakas</w:t>
      </w:r>
      <w:r w:rsidDel="00000000" w:rsidR="00000000" w:rsidRPr="00000000">
        <w:rPr>
          <w:rtl w:val="0"/>
        </w:rPr>
        <w:t xml:space="preserve"> are applied. This will show you real-world acceptable sequences.</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b w:val="1"/>
          <w:bCs w:val="1"/>
          <w:rtl w:val="0"/>
        </w:rPr>
        <w:t xml:space="preserve">Understand Vakra Sancharas:</w:t>
      </w:r>
      <w:r w:rsidDel="00000000" w:rsidR="00000000" w:rsidRPr="00000000">
        <w:rPr>
          <w:rtl w:val="0"/>
        </w:rPr>
        <w:t xml:space="preserve"> For </w:t>
      </w:r>
      <w:r w:rsidDel="00000000" w:rsidR="00000000" w:rsidRPr="00000000">
        <w:rPr>
          <w:i w:val="1"/>
          <w:iCs w:val="1"/>
          <w:rtl w:val="0"/>
        </w:rPr>
        <w:t xml:space="preserve">vakra ragas</w:t>
      </w:r>
      <w:r w:rsidDel="00000000" w:rsidR="00000000" w:rsidRPr="00000000">
        <w:rPr>
          <w:rtl w:val="0"/>
        </w:rPr>
        <w:t xml:space="preserve">, memorize their specific Arohana and Avarohana, as these non-linear patterns are integral to their identity and are perfectly acceptable </w:t>
      </w:r>
      <w:r w:rsidDel="00000000" w:rsidR="00000000" w:rsidRPr="00000000">
        <w:rPr>
          <w:i w:val="1"/>
          <w:iCs w:val="1"/>
          <w:rtl w:val="0"/>
        </w:rPr>
        <w:t xml:space="preserve">within that Raga</w:t>
      </w:r>
      <w:r w:rsidDel="00000000" w:rsidR="00000000" w:rsidRPr="00000000">
        <w:rPr>
          <w:rtl w:val="0"/>
        </w:rPr>
        <w:t xml:space="preserve">.</w:t>
      </w:r>
    </w:p>
    <w:p w:rsidR="00000000" w:rsidDel="00000000" w:rsidP="00000000" w:rsidRDefault="00000000" w:rsidRPr="00000000" w14:paraId="0000005E">
      <w:pPr>
        <w:numPr>
          <w:ilvl w:val="0"/>
          <w:numId w:val="4"/>
        </w:numPr>
        <w:spacing w:after="240" w:before="0" w:beforeAutospacing="0" w:lineRule="auto"/>
        <w:ind w:left="720" w:hanging="360"/>
      </w:pPr>
      <w:r w:rsidDel="00000000" w:rsidR="00000000" w:rsidRPr="00000000">
        <w:rPr>
          <w:b w:val="1"/>
          <w:bCs w:val="1"/>
          <w:rtl w:val="0"/>
        </w:rPr>
        <w:t xml:space="preserve">Focus on Gamaka:</w:t>
      </w:r>
      <w:r w:rsidDel="00000000" w:rsidR="00000000" w:rsidRPr="00000000">
        <w:rPr>
          <w:rtl w:val="0"/>
        </w:rPr>
        <w:t xml:space="preserve"> Realize that a sequence of notes like "S R G" can sound completely different in various Ragas due to the </w:t>
      </w:r>
      <w:r w:rsidDel="00000000" w:rsidR="00000000" w:rsidRPr="00000000">
        <w:rPr>
          <w:i w:val="1"/>
          <w:iCs w:val="1"/>
          <w:rtl w:val="0"/>
        </w:rPr>
        <w:t xml:space="preserve">gamaka</w:t>
      </w:r>
      <w:r w:rsidDel="00000000" w:rsidR="00000000" w:rsidRPr="00000000">
        <w:rPr>
          <w:rtl w:val="0"/>
        </w:rPr>
        <w:t xml:space="preserve"> applied to each note. Understanding </w:t>
      </w:r>
      <w:r w:rsidDel="00000000" w:rsidR="00000000" w:rsidRPr="00000000">
        <w:rPr>
          <w:i w:val="1"/>
          <w:iCs w:val="1"/>
          <w:rtl w:val="0"/>
        </w:rPr>
        <w:t xml:space="preserve">gamaka</w:t>
      </w:r>
      <w:r w:rsidDel="00000000" w:rsidR="00000000" w:rsidRPr="00000000">
        <w:rPr>
          <w:rtl w:val="0"/>
        </w:rPr>
        <w:t xml:space="preserve"> is key to identifying and performing valid Raga phrases.</w:t>
      </w:r>
    </w:p>
    <w:p w:rsidR="00000000" w:rsidDel="00000000" w:rsidP="00000000" w:rsidRDefault="00000000" w:rsidRPr="00000000" w14:paraId="0000005F">
      <w:pPr>
        <w:spacing w:after="240" w:before="240" w:lineRule="auto"/>
        <w:rPr/>
      </w:pPr>
      <w:r w:rsidDel="00000000" w:rsidR="00000000" w:rsidRPr="00000000">
        <w:rPr>
          <w:rtl w:val="0"/>
        </w:rPr>
        <w:t xml:space="preserve">By combining theoretical knowledge from books and online resources with extensive listening and practical guidance from a guru, you'll develop a strong intuition for what constitutes an "acceptable" sequence within any given Carnatic Raga.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b w:val="1"/>
          <w:bCs w:val="1"/>
          <w:u w:val="single"/>
        </w:rPr>
      </w:pPr>
      <w:r w:rsidDel="00000000" w:rsidR="00000000" w:rsidRPr="00000000">
        <w:rPr>
          <w:b w:val="1"/>
          <w:bCs w:val="1"/>
          <w:u w:val="single"/>
          <w:rtl w:val="0"/>
        </w:rPr>
        <w:t xml:space="preserve">AI Prompt: Give some examples of Arohana and Avarohana and which sequences are acceptable and not acceptable. Also provide some resources where we can see such examples.</w:t>
      </w:r>
    </w:p>
    <w:p w:rsidR="00000000" w:rsidDel="00000000" w:rsidP="00000000" w:rsidRDefault="00000000" w:rsidRPr="00000000" w14:paraId="00000062">
      <w:pPr>
        <w:spacing w:after="240" w:before="240" w:lineRule="auto"/>
        <w:rPr/>
      </w:pPr>
      <w:r w:rsidDel="00000000" w:rsidR="00000000" w:rsidRPr="00000000">
        <w:rPr>
          <w:rtl w:val="0"/>
        </w:rPr>
        <w:t xml:space="preserve">Let's illustrate with some common Carnatic Ragas to demonstrate acceptable and unacceptable sequences.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Understanding Acceptable Sequences:</w:t>
      </w:r>
    </w:p>
    <w:p w:rsidR="00000000" w:rsidDel="00000000" w:rsidP="00000000" w:rsidRDefault="00000000" w:rsidRPr="00000000" w14:paraId="00000064">
      <w:pPr>
        <w:spacing w:after="240" w:before="240" w:lineRule="auto"/>
        <w:rPr/>
      </w:pPr>
      <w:r w:rsidDel="00000000" w:rsidR="00000000" w:rsidRPr="00000000">
        <w:rPr>
          <w:rtl w:val="0"/>
        </w:rPr>
        <w:t xml:space="preserve">An "acceptable" sequence means it adheres to the Raga's </w:t>
      </w:r>
      <w:r w:rsidDel="00000000" w:rsidR="00000000" w:rsidRPr="00000000">
        <w:rPr>
          <w:i w:val="1"/>
          <w:iCs w:val="1"/>
          <w:rtl w:val="0"/>
        </w:rPr>
        <w:t xml:space="preserve">lakshana</w:t>
      </w:r>
      <w:r w:rsidDel="00000000" w:rsidR="00000000" w:rsidRPr="00000000">
        <w:rPr>
          <w:rtl w:val="0"/>
        </w:rPr>
        <w:t xml:space="preserve"> (grammar), which includes its Arohana/Avarohana, characteristic </w:t>
      </w:r>
      <w:r w:rsidDel="00000000" w:rsidR="00000000" w:rsidRPr="00000000">
        <w:rPr>
          <w:i w:val="1"/>
          <w:iCs w:val="1"/>
          <w:rtl w:val="0"/>
        </w:rPr>
        <w:t xml:space="preserve">prayogas</w:t>
      </w:r>
      <w:r w:rsidDel="00000000" w:rsidR="00000000" w:rsidRPr="00000000">
        <w:rPr>
          <w:rtl w:val="0"/>
        </w:rPr>
        <w:t xml:space="preserve"> (phrases), and appropriate </w:t>
      </w:r>
      <w:r w:rsidDel="00000000" w:rsidR="00000000" w:rsidRPr="00000000">
        <w:rPr>
          <w:i w:val="1"/>
          <w:iCs w:val="1"/>
          <w:rtl w:val="0"/>
        </w:rPr>
        <w:t xml:space="preserve">gamakas</w:t>
      </w:r>
      <w:r w:rsidDel="00000000" w:rsidR="00000000" w:rsidRPr="00000000">
        <w:rPr>
          <w:rtl w:val="0"/>
        </w:rPr>
        <w:t xml:space="preserve"> (ornamentation). Simply fitting notes from the Arohana/Avarohana isn't always enough if the overall movement or </w:t>
      </w:r>
      <w:r w:rsidDel="00000000" w:rsidR="00000000" w:rsidRPr="00000000">
        <w:rPr>
          <w:i w:val="1"/>
          <w:iCs w:val="1"/>
          <w:rtl w:val="0"/>
        </w:rPr>
        <w:t xml:space="preserve">gamaka</w:t>
      </w:r>
      <w:r w:rsidDel="00000000" w:rsidR="00000000" w:rsidRPr="00000000">
        <w:rPr>
          <w:rtl w:val="0"/>
        </w:rPr>
        <w:t xml:space="preserve"> is uncharacteristic.</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7v8jm2sngtzz" w:id="0"/>
      <w:bookmarkEnd w:id="0"/>
      <w:r w:rsidDel="00000000" w:rsidR="00000000" w:rsidRPr="00000000">
        <w:rPr>
          <w:b w:val="1"/>
          <w:bCs w:val="1"/>
          <w:color w:val="000000"/>
          <w:sz w:val="26"/>
          <w:szCs w:val="26"/>
          <w:rtl w:val="0"/>
        </w:rPr>
        <w:t xml:space="preserve">Example 1: Raga Mohanam (Janya Raga)</w:t>
      </w:r>
    </w:p>
    <w:p w:rsidR="00000000" w:rsidDel="00000000" w:rsidP="00000000" w:rsidRDefault="00000000" w:rsidRPr="00000000" w14:paraId="00000067">
      <w:pPr>
        <w:numPr>
          <w:ilvl w:val="0"/>
          <w:numId w:val="20"/>
        </w:numPr>
        <w:spacing w:after="0" w:afterAutospacing="0" w:before="240" w:lineRule="auto"/>
        <w:ind w:left="720" w:hanging="360"/>
      </w:pPr>
      <w:r w:rsidDel="00000000" w:rsidR="00000000" w:rsidRPr="00000000">
        <w:rPr>
          <w:b w:val="1"/>
          <w:bCs w:val="1"/>
          <w:rtl w:val="0"/>
        </w:rPr>
        <w:t xml:space="preserve">Arohana:</w:t>
      </w:r>
      <w:r w:rsidDel="00000000" w:rsidR="00000000" w:rsidRPr="00000000">
        <w:rPr>
          <w:rtl w:val="0"/>
        </w:rPr>
        <w:t xml:space="preserve"> S R G P D S'</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b w:val="1"/>
          <w:bCs w:val="1"/>
          <w:rtl w:val="0"/>
        </w:rPr>
        <w:t xml:space="preserve">Avarohana:</w:t>
      </w:r>
      <w:r w:rsidDel="00000000" w:rsidR="00000000" w:rsidRPr="00000000">
        <w:rPr>
          <w:rtl w:val="0"/>
        </w:rPr>
        <w:t xml:space="preserve"> S' D P G R S</w:t>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b w:val="1"/>
          <w:bCs w:val="1"/>
          <w:rtl w:val="0"/>
        </w:rPr>
        <w:t xml:space="preserve">Janya Raga of:</w:t>
      </w:r>
      <w:r w:rsidDel="00000000" w:rsidR="00000000" w:rsidRPr="00000000">
        <w:rPr>
          <w:rtl w:val="0"/>
        </w:rPr>
        <w:t xml:space="preserve"> Harikambhoji (28th Melakarta Raga)</w:t>
      </w:r>
    </w:p>
    <w:p w:rsidR="00000000" w:rsidDel="00000000" w:rsidP="00000000" w:rsidRDefault="00000000" w:rsidRPr="00000000" w14:paraId="0000006A">
      <w:pPr>
        <w:numPr>
          <w:ilvl w:val="0"/>
          <w:numId w:val="20"/>
        </w:numPr>
        <w:spacing w:after="240" w:before="0" w:beforeAutospacing="0" w:lineRule="auto"/>
        <w:ind w:left="720" w:hanging="360"/>
      </w:pPr>
      <w:r w:rsidDel="00000000" w:rsidR="00000000" w:rsidRPr="00000000">
        <w:rPr>
          <w:b w:val="1"/>
          <w:bCs w:val="1"/>
          <w:rtl w:val="0"/>
        </w:rPr>
        <w:t xml:space="preserve">Nature:</w:t>
      </w:r>
      <w:r w:rsidDel="00000000" w:rsidR="00000000" w:rsidRPr="00000000">
        <w:rPr>
          <w:rtl w:val="0"/>
        </w:rPr>
        <w:t xml:space="preserve"> Audava-Audava (5 notes in ascent and descent), no M or N. Very popular and serene Raga.</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Acceptable Sequences:</w:t>
      </w:r>
    </w:p>
    <w:p w:rsidR="00000000" w:rsidDel="00000000" w:rsidP="00000000" w:rsidRDefault="00000000" w:rsidRPr="00000000" w14:paraId="0000006C">
      <w:pPr>
        <w:numPr>
          <w:ilvl w:val="0"/>
          <w:numId w:val="15"/>
        </w:numPr>
        <w:spacing w:after="0" w:afterAutospacing="0" w:before="240" w:lineRule="auto"/>
        <w:ind w:left="720" w:hanging="360"/>
      </w:pPr>
      <w:r w:rsidDel="00000000" w:rsidR="00000000" w:rsidRPr="00000000">
        <w:rPr>
          <w:b w:val="1"/>
          <w:bCs w:val="1"/>
          <w:rtl w:val="0"/>
        </w:rPr>
        <w:t xml:space="preserve">S R G P D S':</w:t>
      </w:r>
      <w:r w:rsidDel="00000000" w:rsidR="00000000" w:rsidRPr="00000000">
        <w:rPr>
          <w:rtl w:val="0"/>
        </w:rPr>
        <w:t xml:space="preserve"> The complete Arohana.</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b w:val="1"/>
          <w:bCs w:val="1"/>
          <w:rtl w:val="0"/>
        </w:rPr>
        <w:t xml:space="preserve">S' D P G R S:</w:t>
      </w:r>
      <w:r w:rsidDel="00000000" w:rsidR="00000000" w:rsidRPr="00000000">
        <w:rPr>
          <w:rtl w:val="0"/>
        </w:rPr>
        <w:t xml:space="preserve"> The complete Avarohana.</w:t>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b w:val="1"/>
          <w:bCs w:val="1"/>
          <w:rtl w:val="0"/>
        </w:rPr>
        <w:t xml:space="preserve">S G R S:</w:t>
      </w:r>
      <w:r w:rsidDel="00000000" w:rsidR="00000000" w:rsidRPr="00000000">
        <w:rPr>
          <w:rtl w:val="0"/>
        </w:rPr>
        <w:t xml:space="preserve"> (S-G is an ascent, G-R is a descent, R-S is a descent). Each individual transition is allowed within the Raga's note set and is a common </w:t>
      </w:r>
      <w:r w:rsidDel="00000000" w:rsidR="00000000" w:rsidRPr="00000000">
        <w:rPr>
          <w:i w:val="1"/>
          <w:iCs w:val="1"/>
          <w:rtl w:val="0"/>
        </w:rPr>
        <w:t xml:space="preserve">prayoga</w:t>
      </w:r>
      <w:r w:rsidDel="00000000" w:rsidR="00000000" w:rsidRPr="00000000">
        <w:rPr>
          <w:rtl w:val="0"/>
        </w:rPr>
        <w:t xml:space="preserve">.</w:t>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b w:val="1"/>
          <w:bCs w:val="1"/>
          <w:rtl w:val="0"/>
        </w:rPr>
        <w:t xml:space="preserve">P D S' G' R':</w:t>
      </w:r>
      <w:r w:rsidDel="00000000" w:rsidR="00000000" w:rsidRPr="00000000">
        <w:rPr>
          <w:rtl w:val="0"/>
        </w:rPr>
        <w:t xml:space="preserve"> (Moving into higher octave). All notes are part of the Raga.</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b w:val="1"/>
          <w:bCs w:val="1"/>
          <w:rtl w:val="0"/>
        </w:rPr>
        <w:t xml:space="preserve">G P D P S' D P:</w:t>
      </w:r>
      <w:r w:rsidDel="00000000" w:rsidR="00000000" w:rsidRPr="00000000">
        <w:rPr>
          <w:rtl w:val="0"/>
        </w:rPr>
        <w:t xml:space="preserve"> (Mixing ascending and descending, common in </w:t>
      </w:r>
      <w:r w:rsidDel="00000000" w:rsidR="00000000" w:rsidRPr="00000000">
        <w:rPr>
          <w:i w:val="1"/>
          <w:iCs w:val="1"/>
          <w:rtl w:val="0"/>
        </w:rPr>
        <w:t xml:space="preserve">kalpana swara</w:t>
      </w:r>
      <w:r w:rsidDel="00000000" w:rsidR="00000000" w:rsidRPr="00000000">
        <w:rPr>
          <w:rtl w:val="0"/>
        </w:rPr>
        <w:t xml:space="preserve"> or improvisation).</w:t>
      </w:r>
    </w:p>
    <w:p w:rsidR="00000000" w:rsidDel="00000000" w:rsidP="00000000" w:rsidRDefault="00000000" w:rsidRPr="00000000" w14:paraId="00000071">
      <w:pPr>
        <w:numPr>
          <w:ilvl w:val="0"/>
          <w:numId w:val="15"/>
        </w:numPr>
        <w:spacing w:after="240" w:before="0" w:beforeAutospacing="0" w:lineRule="auto"/>
        <w:ind w:left="720" w:hanging="360"/>
      </w:pPr>
      <w:r w:rsidDel="00000000" w:rsidR="00000000" w:rsidRPr="00000000">
        <w:rPr>
          <w:b w:val="1"/>
          <w:bCs w:val="1"/>
          <w:rtl w:val="0"/>
        </w:rPr>
        <w:t xml:space="preserve">R G P S' D:</w:t>
      </w:r>
      <w:r w:rsidDel="00000000" w:rsidR="00000000" w:rsidRPr="00000000">
        <w:rPr>
          <w:rtl w:val="0"/>
        </w:rPr>
        <w:t xml:space="preserve"> (Skipping notes but staying within the Raga's ascending/descending patterns).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Not Acceptable Sequences:</w:t>
      </w:r>
    </w:p>
    <w:p w:rsidR="00000000" w:rsidDel="00000000" w:rsidP="00000000" w:rsidRDefault="00000000" w:rsidRPr="00000000" w14:paraId="00000073">
      <w:pPr>
        <w:numPr>
          <w:ilvl w:val="0"/>
          <w:numId w:val="13"/>
        </w:numPr>
        <w:spacing w:after="0" w:afterAutospacing="0" w:before="240" w:lineRule="auto"/>
        <w:ind w:left="720" w:hanging="360"/>
      </w:pPr>
      <w:r w:rsidDel="00000000" w:rsidR="00000000" w:rsidRPr="00000000">
        <w:rPr>
          <w:b w:val="1"/>
          <w:bCs w:val="1"/>
          <w:rtl w:val="0"/>
        </w:rPr>
        <w:t xml:space="preserve">S M G P D S':</w:t>
      </w:r>
      <w:r w:rsidDel="00000000" w:rsidR="00000000" w:rsidRPr="00000000">
        <w:rPr>
          <w:rtl w:val="0"/>
        </w:rPr>
        <w:t xml:space="preserve"> Not acceptable because 'M' (Shuddha Madhyamam) is </w:t>
      </w:r>
      <w:r w:rsidDel="00000000" w:rsidR="00000000" w:rsidRPr="00000000">
        <w:rPr>
          <w:b w:val="1"/>
          <w:bCs w:val="1"/>
          <w:rtl w:val="0"/>
        </w:rPr>
        <w:t xml:space="preserve">not present</w:t>
      </w:r>
      <w:r w:rsidDel="00000000" w:rsidR="00000000" w:rsidRPr="00000000">
        <w:rPr>
          <w:rtl w:val="0"/>
        </w:rPr>
        <w:t xml:space="preserve"> in Mohanam.</w:t>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b w:val="1"/>
          <w:bCs w:val="1"/>
          <w:rtl w:val="0"/>
        </w:rPr>
        <w:t xml:space="preserve">S R G M D S':</w:t>
      </w:r>
      <w:r w:rsidDel="00000000" w:rsidR="00000000" w:rsidRPr="00000000">
        <w:rPr>
          <w:rtl w:val="0"/>
        </w:rPr>
        <w:t xml:space="preserve"> (Same reason as above, 'M' is not in Mohanam).</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b w:val="1"/>
          <w:bCs w:val="1"/>
          <w:rtl w:val="0"/>
        </w:rPr>
        <w:t xml:space="preserve">S R G P N D S':</w:t>
      </w:r>
      <w:r w:rsidDel="00000000" w:rsidR="00000000" w:rsidRPr="00000000">
        <w:rPr>
          <w:rtl w:val="0"/>
        </w:rPr>
        <w:t xml:space="preserve"> Not acceptable because 'N' (Kakali Nishadam) is </w:t>
      </w:r>
      <w:r w:rsidDel="00000000" w:rsidR="00000000" w:rsidRPr="00000000">
        <w:rPr>
          <w:b w:val="1"/>
          <w:bCs w:val="1"/>
          <w:rtl w:val="0"/>
        </w:rPr>
        <w:t xml:space="preserve">not present</w:t>
      </w:r>
      <w:r w:rsidDel="00000000" w:rsidR="00000000" w:rsidRPr="00000000">
        <w:rPr>
          <w:rtl w:val="0"/>
        </w:rPr>
        <w:t xml:space="preserve"> in Mohanam.</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b w:val="1"/>
          <w:bCs w:val="1"/>
          <w:rtl w:val="0"/>
        </w:rPr>
        <w:t xml:space="preserve">S P G R M:</w:t>
      </w:r>
      <w:r w:rsidDel="00000000" w:rsidR="00000000" w:rsidRPr="00000000">
        <w:rPr>
          <w:rtl w:val="0"/>
        </w:rPr>
        <w:t xml:space="preserve"> (The 'M' makes it unacceptable).</w:t>
      </w:r>
    </w:p>
    <w:p w:rsidR="00000000" w:rsidDel="00000000" w:rsidP="00000000" w:rsidRDefault="00000000" w:rsidRPr="00000000" w14:paraId="00000077">
      <w:pPr>
        <w:numPr>
          <w:ilvl w:val="0"/>
          <w:numId w:val="13"/>
        </w:numPr>
        <w:spacing w:after="240" w:before="0" w:beforeAutospacing="0" w:lineRule="auto"/>
        <w:ind w:left="720" w:hanging="360"/>
      </w:pPr>
      <w:r w:rsidDel="00000000" w:rsidR="00000000" w:rsidRPr="00000000">
        <w:rPr>
          <w:b w:val="1"/>
          <w:bCs w:val="1"/>
          <w:rtl w:val="0"/>
        </w:rPr>
        <w:t xml:space="preserve">G R S N D P:</w:t>
      </w:r>
      <w:r w:rsidDel="00000000" w:rsidR="00000000" w:rsidRPr="00000000">
        <w:rPr>
          <w:rtl w:val="0"/>
        </w:rPr>
        <w:t xml:space="preserve"> Not acceptable because 'N' is </w:t>
      </w:r>
      <w:r w:rsidDel="00000000" w:rsidR="00000000" w:rsidRPr="00000000">
        <w:rPr>
          <w:b w:val="1"/>
          <w:bCs w:val="1"/>
          <w:rtl w:val="0"/>
        </w:rPr>
        <w:t xml:space="preserve">not present</w:t>
      </w:r>
      <w:r w:rsidDel="00000000" w:rsidR="00000000" w:rsidRPr="00000000">
        <w:rPr>
          <w:rtl w:val="0"/>
        </w:rPr>
        <w:t xml:space="preserve"> in Mohanam.</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k2gpwak5unw3" w:id="1"/>
      <w:bookmarkEnd w:id="1"/>
      <w:r w:rsidDel="00000000" w:rsidR="00000000" w:rsidRPr="00000000">
        <w:rPr>
          <w:b w:val="1"/>
          <w:bCs w:val="1"/>
          <w:color w:val="000000"/>
          <w:sz w:val="26"/>
          <w:szCs w:val="26"/>
          <w:rtl w:val="0"/>
        </w:rPr>
        <w:t xml:space="preserve">Example 2: Raga Kalyani (Melakarta Raga)</w:t>
      </w:r>
    </w:p>
    <w:p w:rsidR="00000000" w:rsidDel="00000000" w:rsidP="00000000" w:rsidRDefault="00000000" w:rsidRPr="00000000" w14:paraId="0000007A">
      <w:pPr>
        <w:numPr>
          <w:ilvl w:val="0"/>
          <w:numId w:val="3"/>
        </w:numPr>
        <w:spacing w:after="0" w:afterAutospacing="0" w:before="240" w:lineRule="auto"/>
        <w:ind w:left="720" w:hanging="360"/>
      </w:pPr>
      <w:r w:rsidDel="00000000" w:rsidR="00000000" w:rsidRPr="00000000">
        <w:rPr>
          <w:b w:val="1"/>
          <w:bCs w:val="1"/>
          <w:rtl w:val="0"/>
        </w:rPr>
        <w:t xml:space="preserve">Arohana:</w:t>
      </w:r>
      <w:r w:rsidDel="00000000" w:rsidR="00000000" w:rsidRPr="00000000">
        <w:rPr>
          <w:rtl w:val="0"/>
        </w:rPr>
        <w:t xml:space="preserve"> S R2 G3 M2 P D2 N3 S' (Shuddha Rishabham, Antara Gandharam, Prati Madhyamam, Chatusruti Dhaiwatam, Kakali Nishadam)</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b w:val="1"/>
          <w:bCs w:val="1"/>
          <w:rtl w:val="0"/>
        </w:rPr>
        <w:t xml:space="preserve">Avarohana:</w:t>
      </w:r>
      <w:r w:rsidDel="00000000" w:rsidR="00000000" w:rsidRPr="00000000">
        <w:rPr>
          <w:rtl w:val="0"/>
        </w:rPr>
        <w:t xml:space="preserve"> S' N3 D2 P M2 G3 R2 S</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b w:val="1"/>
          <w:bCs w:val="1"/>
          <w:rtl w:val="0"/>
        </w:rPr>
        <w:t xml:space="preserve">Janya Raga of:</w:t>
      </w:r>
      <w:r w:rsidDel="00000000" w:rsidR="00000000" w:rsidRPr="00000000">
        <w:rPr>
          <w:rtl w:val="0"/>
        </w:rPr>
        <w:t xml:space="preserve"> It is a Melakarta Raga itself (65th Melakarta).</w:t>
      </w:r>
    </w:p>
    <w:p w:rsidR="00000000" w:rsidDel="00000000" w:rsidP="00000000" w:rsidRDefault="00000000" w:rsidRPr="00000000" w14:paraId="0000007D">
      <w:pPr>
        <w:numPr>
          <w:ilvl w:val="0"/>
          <w:numId w:val="3"/>
        </w:numPr>
        <w:spacing w:after="240" w:before="0" w:beforeAutospacing="0" w:lineRule="auto"/>
        <w:ind w:left="720" w:hanging="360"/>
      </w:pPr>
      <w:r w:rsidDel="00000000" w:rsidR="00000000" w:rsidRPr="00000000">
        <w:rPr>
          <w:b w:val="1"/>
          <w:bCs w:val="1"/>
          <w:rtl w:val="0"/>
        </w:rPr>
        <w:t xml:space="preserve">Nature:</w:t>
      </w:r>
      <w:r w:rsidDel="00000000" w:rsidR="00000000" w:rsidRPr="00000000">
        <w:rPr>
          <w:rtl w:val="0"/>
        </w:rPr>
        <w:t xml:space="preserve"> Sampoorna-Sampoorna (all 7 notes in linear ascent and descent). Majestic and auspicious Raga.</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Acceptable Sequences:</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b w:val="1"/>
          <w:bCs w:val="1"/>
          <w:rtl w:val="0"/>
        </w:rPr>
        <w:t xml:space="preserve">S R G M P D N S':</w:t>
      </w:r>
      <w:r w:rsidDel="00000000" w:rsidR="00000000" w:rsidRPr="00000000">
        <w:rPr>
          <w:rtl w:val="0"/>
        </w:rPr>
        <w:t xml:space="preserve"> The complete Arohana.</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b w:val="1"/>
          <w:bCs w:val="1"/>
          <w:rtl w:val="0"/>
        </w:rPr>
        <w:t xml:space="preserve">S' N D P M G R S:</w:t>
      </w:r>
      <w:r w:rsidDel="00000000" w:rsidR="00000000" w:rsidRPr="00000000">
        <w:rPr>
          <w:rtl w:val="0"/>
        </w:rPr>
        <w:t xml:space="preserve"> The complete Avarohana.</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b w:val="1"/>
          <w:bCs w:val="1"/>
          <w:rtl w:val="0"/>
        </w:rPr>
        <w:t xml:space="preserve">S M G R S:</w:t>
      </w:r>
      <w:r w:rsidDel="00000000" w:rsidR="00000000" w:rsidRPr="00000000">
        <w:rPr>
          <w:rtl w:val="0"/>
        </w:rPr>
        <w:t xml:space="preserve"> (S-M is ascent, M-G is descent, G-R is descent, R-S is descent). All notes are in Kalyani, and the transitions are common.</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b w:val="1"/>
          <w:bCs w:val="1"/>
          <w:rtl w:val="0"/>
        </w:rPr>
        <w:t xml:space="preserve">N D P M G:</w:t>
      </w:r>
      <w:r w:rsidDel="00000000" w:rsidR="00000000" w:rsidRPr="00000000">
        <w:rPr>
          <w:rtl w:val="0"/>
        </w:rPr>
        <w:t xml:space="preserve"> (Descending phrase, very common).</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b w:val="1"/>
          <w:bCs w:val="1"/>
          <w:rtl w:val="0"/>
        </w:rPr>
        <w:t xml:space="preserve">P D N S' R' G':</w:t>
      </w:r>
      <w:r w:rsidDel="00000000" w:rsidR="00000000" w:rsidRPr="00000000">
        <w:rPr>
          <w:rtl w:val="0"/>
        </w:rPr>
        <w:t xml:space="preserve"> (Ascending, going into higher octave).</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bCs w:val="1"/>
          <w:rtl w:val="0"/>
        </w:rPr>
        <w:t xml:space="preserve">G M P N D P M G R S:</w:t>
      </w:r>
      <w:r w:rsidDel="00000000" w:rsidR="00000000" w:rsidRPr="00000000">
        <w:rPr>
          <w:rtl w:val="0"/>
        </w:rPr>
        <w:t xml:space="preserve"> (A very common </w:t>
      </w:r>
      <w:r w:rsidDel="00000000" w:rsidR="00000000" w:rsidRPr="00000000">
        <w:rPr>
          <w:i w:val="1"/>
          <w:iCs w:val="1"/>
          <w:rtl w:val="0"/>
        </w:rPr>
        <w:t xml:space="preserve">prayoga</w:t>
      </w:r>
      <w:r w:rsidDel="00000000" w:rsidR="00000000" w:rsidRPr="00000000">
        <w:rPr>
          <w:rtl w:val="0"/>
        </w:rPr>
        <w:t xml:space="preserve"> that mixes ascent and descent).</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b w:val="1"/>
          <w:bCs w:val="1"/>
          <w:rtl w:val="0"/>
        </w:rPr>
        <w:t xml:space="preserve">S G M D N P S':</w:t>
      </w:r>
      <w:r w:rsidDel="00000000" w:rsidR="00000000" w:rsidRPr="00000000">
        <w:rPr>
          <w:rtl w:val="0"/>
        </w:rPr>
        <w:t xml:space="preserve"> (Skipping some notes but still within the Raga's character; often used in faster passages).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Not Acceptable Sequences:</w:t>
      </w:r>
    </w:p>
    <w:p w:rsidR="00000000" w:rsidDel="00000000" w:rsidP="00000000" w:rsidRDefault="00000000" w:rsidRPr="00000000" w14:paraId="00000087">
      <w:pPr>
        <w:numPr>
          <w:ilvl w:val="0"/>
          <w:numId w:val="8"/>
        </w:numPr>
        <w:spacing w:after="0" w:afterAutospacing="0" w:before="240" w:lineRule="auto"/>
        <w:ind w:left="720" w:hanging="360"/>
      </w:pPr>
      <w:r w:rsidDel="00000000" w:rsidR="00000000" w:rsidRPr="00000000">
        <w:rPr>
          <w:b w:val="1"/>
          <w:bCs w:val="1"/>
          <w:rtl w:val="0"/>
        </w:rPr>
        <w:t xml:space="preserve">S R G M1 P D N S':</w:t>
      </w:r>
      <w:r w:rsidDel="00000000" w:rsidR="00000000" w:rsidRPr="00000000">
        <w:rPr>
          <w:rtl w:val="0"/>
        </w:rPr>
        <w:t xml:space="preserve"> Not acceptable because Kalyani uses M2 (Prati Madhyamam), not M1 (Shuddha Madhyamam).</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b w:val="1"/>
          <w:bCs w:val="1"/>
          <w:rtl w:val="0"/>
        </w:rPr>
        <w:t xml:space="preserve">S R1 G M P D N S':</w:t>
      </w:r>
      <w:r w:rsidDel="00000000" w:rsidR="00000000" w:rsidRPr="00000000">
        <w:rPr>
          <w:rtl w:val="0"/>
        </w:rPr>
        <w:t xml:space="preserve"> Not acceptable because Kalyani uses R2 (Chatusruti Rishabham), not R1 (Shuddha Rishabham).</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b w:val="1"/>
          <w:bCs w:val="1"/>
          <w:rtl w:val="0"/>
        </w:rPr>
        <w:t xml:space="preserve">S R G M P D N2 S':</w:t>
      </w:r>
      <w:r w:rsidDel="00000000" w:rsidR="00000000" w:rsidRPr="00000000">
        <w:rPr>
          <w:rtl w:val="0"/>
        </w:rPr>
        <w:t xml:space="preserve"> Not acceptable because Kalyani uses N3 (Kakali Nishadam), not N2 (Kaisiki Nishadam).</w:t>
      </w:r>
    </w:p>
    <w:p w:rsidR="00000000" w:rsidDel="00000000" w:rsidP="00000000" w:rsidRDefault="00000000" w:rsidRPr="00000000" w14:paraId="0000008A">
      <w:pPr>
        <w:numPr>
          <w:ilvl w:val="0"/>
          <w:numId w:val="8"/>
        </w:numPr>
        <w:spacing w:after="240" w:before="0" w:beforeAutospacing="0" w:lineRule="auto"/>
        <w:ind w:left="720" w:hanging="360"/>
      </w:pPr>
      <w:r w:rsidDel="00000000" w:rsidR="00000000" w:rsidRPr="00000000">
        <w:rPr>
          <w:b w:val="1"/>
          <w:bCs w:val="1"/>
          <w:rtl w:val="0"/>
        </w:rPr>
        <w:t xml:space="preserve">S R G M P D N S' R' G' M':</w:t>
      </w:r>
      <w:r w:rsidDel="00000000" w:rsidR="00000000" w:rsidRPr="00000000">
        <w:rPr>
          <w:rtl w:val="0"/>
        </w:rPr>
        <w:t xml:space="preserve"> While 'M' is part of Kalyani, a sequence like 'M' after 'G' in the higher octave without proper </w:t>
      </w:r>
      <w:r w:rsidDel="00000000" w:rsidR="00000000" w:rsidRPr="00000000">
        <w:rPr>
          <w:i w:val="1"/>
          <w:iCs w:val="1"/>
          <w:rtl w:val="0"/>
        </w:rPr>
        <w:t xml:space="preserve">gamaka</w:t>
      </w:r>
      <w:r w:rsidDel="00000000" w:rsidR="00000000" w:rsidRPr="00000000">
        <w:rPr>
          <w:rtl w:val="0"/>
        </w:rPr>
        <w:t xml:space="preserve"> or leading phrase might be technically acceptable notes-wise but could sound uncharacteristic without the proper </w:t>
      </w:r>
      <w:r w:rsidDel="00000000" w:rsidR="00000000" w:rsidRPr="00000000">
        <w:rPr>
          <w:i w:val="1"/>
          <w:iCs w:val="1"/>
          <w:rtl w:val="0"/>
        </w:rPr>
        <w:t xml:space="preserve">prayoga</w:t>
      </w:r>
      <w:r w:rsidDel="00000000" w:rsidR="00000000" w:rsidRPr="00000000">
        <w:rPr>
          <w:rtl w:val="0"/>
        </w:rPr>
        <w:t xml:space="preserve">. (This is a nuanced point related to performance practice).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xfur4t754e7" w:id="2"/>
      <w:bookmarkEnd w:id="2"/>
      <w:r w:rsidDel="00000000" w:rsidR="00000000" w:rsidRPr="00000000">
        <w:rPr>
          <w:b w:val="1"/>
          <w:bCs w:val="1"/>
          <w:color w:val="000000"/>
          <w:sz w:val="26"/>
          <w:szCs w:val="26"/>
          <w:rtl w:val="0"/>
        </w:rPr>
        <w:t xml:space="preserve">Example 3: Raga Bilahari (Janya Raga with Vakra Sancharas in Arohana)</w:t>
      </w:r>
    </w:p>
    <w:p w:rsidR="00000000" w:rsidDel="00000000" w:rsidP="00000000" w:rsidRDefault="00000000" w:rsidRPr="00000000" w14:paraId="0000008D">
      <w:pPr>
        <w:numPr>
          <w:ilvl w:val="0"/>
          <w:numId w:val="19"/>
        </w:numPr>
        <w:spacing w:after="0" w:afterAutospacing="0" w:before="240" w:lineRule="auto"/>
        <w:ind w:left="720" w:hanging="360"/>
      </w:pPr>
      <w:r w:rsidDel="00000000" w:rsidR="00000000" w:rsidRPr="00000000">
        <w:rPr>
          <w:b w:val="1"/>
          <w:bCs w:val="1"/>
          <w:rtl w:val="0"/>
        </w:rPr>
        <w:t xml:space="preserve">Arohana:</w:t>
      </w:r>
      <w:r w:rsidDel="00000000" w:rsidR="00000000" w:rsidRPr="00000000">
        <w:rPr>
          <w:rtl w:val="0"/>
        </w:rPr>
        <w:t xml:space="preserve"> S G3 R2 G3 P D2 S' (Notice the vakra/zig-zag "G R G")</w:t>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b w:val="1"/>
          <w:bCs w:val="1"/>
          <w:rtl w:val="0"/>
        </w:rPr>
        <w:t xml:space="preserve">Avarohana:</w:t>
      </w:r>
      <w:r w:rsidDel="00000000" w:rsidR="00000000" w:rsidRPr="00000000">
        <w:rPr>
          <w:rtl w:val="0"/>
        </w:rPr>
        <w:t xml:space="preserve"> S' N3 D2 P M1 G3 R2 S</w:t>
      </w:r>
    </w:p>
    <w:p w:rsidR="00000000" w:rsidDel="00000000" w:rsidP="00000000" w:rsidRDefault="00000000" w:rsidRPr="00000000" w14:paraId="0000008F">
      <w:pPr>
        <w:numPr>
          <w:ilvl w:val="0"/>
          <w:numId w:val="19"/>
        </w:numPr>
        <w:spacing w:after="0" w:afterAutospacing="0" w:before="0" w:beforeAutospacing="0" w:lineRule="auto"/>
        <w:ind w:left="720" w:hanging="360"/>
      </w:pPr>
      <w:r w:rsidDel="00000000" w:rsidR="00000000" w:rsidRPr="00000000">
        <w:rPr>
          <w:b w:val="1"/>
          <w:bCs w:val="1"/>
          <w:rtl w:val="0"/>
        </w:rPr>
        <w:t xml:space="preserve">Janya Raga of:</w:t>
      </w:r>
      <w:r w:rsidDel="00000000" w:rsidR="00000000" w:rsidRPr="00000000">
        <w:rPr>
          <w:rtl w:val="0"/>
        </w:rPr>
        <w:t xml:space="preserve"> Shankarabharanam (29th Melakarta Raga)</w:t>
      </w:r>
    </w:p>
    <w:p w:rsidR="00000000" w:rsidDel="00000000" w:rsidP="00000000" w:rsidRDefault="00000000" w:rsidRPr="00000000" w14:paraId="00000090">
      <w:pPr>
        <w:numPr>
          <w:ilvl w:val="0"/>
          <w:numId w:val="19"/>
        </w:numPr>
        <w:spacing w:after="240" w:before="0" w:beforeAutospacing="0" w:lineRule="auto"/>
        <w:ind w:left="720" w:hanging="360"/>
      </w:pPr>
      <w:r w:rsidDel="00000000" w:rsidR="00000000" w:rsidRPr="00000000">
        <w:rPr>
          <w:b w:val="1"/>
          <w:bCs w:val="1"/>
          <w:rtl w:val="0"/>
        </w:rPr>
        <w:t xml:space="preserve">Nature:</w:t>
      </w:r>
      <w:r w:rsidDel="00000000" w:rsidR="00000000" w:rsidRPr="00000000">
        <w:rPr>
          <w:rtl w:val="0"/>
        </w:rPr>
        <w:t xml:space="preserve"> Shadava-Sampoorna (6 notes in ascent, 7 in descent), Vakra Arohana. Joyful and majestic Raga.</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Acceptable Sequences:</w:t>
      </w:r>
    </w:p>
    <w:p w:rsidR="00000000" w:rsidDel="00000000" w:rsidP="00000000" w:rsidRDefault="00000000" w:rsidRPr="00000000" w14:paraId="00000092">
      <w:pPr>
        <w:numPr>
          <w:ilvl w:val="0"/>
          <w:numId w:val="14"/>
        </w:numPr>
        <w:spacing w:after="0" w:afterAutospacing="0" w:before="240" w:lineRule="auto"/>
        <w:ind w:left="720" w:hanging="360"/>
      </w:pPr>
      <w:r w:rsidDel="00000000" w:rsidR="00000000" w:rsidRPr="00000000">
        <w:rPr>
          <w:b w:val="1"/>
          <w:bCs w:val="1"/>
          <w:rtl w:val="0"/>
        </w:rPr>
        <w:t xml:space="preserve">S G R G P D S':</w:t>
      </w:r>
      <w:r w:rsidDel="00000000" w:rsidR="00000000" w:rsidRPr="00000000">
        <w:rPr>
          <w:rtl w:val="0"/>
        </w:rPr>
        <w:t xml:space="preserve"> This is the </w:t>
      </w:r>
      <w:r w:rsidDel="00000000" w:rsidR="00000000" w:rsidRPr="00000000">
        <w:rPr>
          <w:b w:val="1"/>
          <w:bCs w:val="1"/>
          <w:rtl w:val="0"/>
        </w:rPr>
        <w:t xml:space="preserve">defined Arohana</w:t>
      </w:r>
      <w:r w:rsidDel="00000000" w:rsidR="00000000" w:rsidRPr="00000000">
        <w:rPr>
          <w:rtl w:val="0"/>
        </w:rPr>
        <w:t xml:space="preserve"> and is perfectly acceptable, even though it goes G rightarrow R (descent) during ascent. This is a </w:t>
      </w:r>
      <w:r w:rsidDel="00000000" w:rsidR="00000000" w:rsidRPr="00000000">
        <w:rPr>
          <w:i w:val="1"/>
          <w:iCs w:val="1"/>
          <w:rtl w:val="0"/>
        </w:rPr>
        <w:t xml:space="preserve">vakra sanchara</w:t>
      </w:r>
      <w:r w:rsidDel="00000000" w:rsidR="00000000" w:rsidRPr="00000000">
        <w:rPr>
          <w:rtl w:val="0"/>
        </w:rPr>
        <w:t xml:space="preserve"> characteristic to Bilahari.</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b w:val="1"/>
          <w:bCs w:val="1"/>
          <w:rtl w:val="0"/>
        </w:rPr>
        <w:t xml:space="preserve">S' N D P M G R S:</w:t>
      </w:r>
      <w:r w:rsidDel="00000000" w:rsidR="00000000" w:rsidRPr="00000000">
        <w:rPr>
          <w:rtl w:val="0"/>
        </w:rPr>
        <w:t xml:space="preserve"> The complete Avarohana.</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b w:val="1"/>
          <w:bCs w:val="1"/>
          <w:rtl w:val="0"/>
        </w:rPr>
        <w:t xml:space="preserve">G R G P:</w:t>
      </w:r>
      <w:r w:rsidDel="00000000" w:rsidR="00000000" w:rsidRPr="00000000">
        <w:rPr>
          <w:rtl w:val="0"/>
        </w:rPr>
        <w:t xml:space="preserve"> (A part of the vakra Arohana, very common).</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b w:val="1"/>
          <w:bCs w:val="1"/>
          <w:rtl w:val="0"/>
        </w:rPr>
        <w:t xml:space="preserve">P D S' N D P:</w:t>
      </w:r>
      <w:r w:rsidDel="00000000" w:rsidR="00000000" w:rsidRPr="00000000">
        <w:rPr>
          <w:rtl w:val="0"/>
        </w:rPr>
        <w:t xml:space="preserve"> (Mixing ascent and descent, with N from avarohana).</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b w:val="1"/>
          <w:bCs w:val="1"/>
          <w:rtl w:val="0"/>
        </w:rPr>
        <w:t xml:space="preserve">R G P S':</w:t>
      </w:r>
      <w:r w:rsidDel="00000000" w:rsidR="00000000" w:rsidRPr="00000000">
        <w:rPr>
          <w:rtl w:val="0"/>
        </w:rPr>
        <w:t xml:space="preserve"> (Ascending, skipping notes).</w:t>
      </w:r>
    </w:p>
    <w:p w:rsidR="00000000" w:rsidDel="00000000" w:rsidP="00000000" w:rsidRDefault="00000000" w:rsidRPr="00000000" w14:paraId="00000097">
      <w:pPr>
        <w:numPr>
          <w:ilvl w:val="0"/>
          <w:numId w:val="14"/>
        </w:numPr>
        <w:spacing w:after="240" w:before="0" w:beforeAutospacing="0" w:lineRule="auto"/>
        <w:ind w:left="720" w:hanging="360"/>
      </w:pPr>
      <w:r w:rsidDel="00000000" w:rsidR="00000000" w:rsidRPr="00000000">
        <w:rPr>
          <w:b w:val="1"/>
          <w:bCs w:val="1"/>
          <w:rtl w:val="0"/>
        </w:rPr>
        <w:t xml:space="preserve">S' N D M G R S:</w:t>
      </w:r>
      <w:r w:rsidDel="00000000" w:rsidR="00000000" w:rsidRPr="00000000">
        <w:rPr>
          <w:rtl w:val="0"/>
        </w:rPr>
        <w:t xml:space="preserve"> (A common descending phrase).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Not Acceptable Sequences:</w:t>
      </w:r>
    </w:p>
    <w:p w:rsidR="00000000" w:rsidDel="00000000" w:rsidP="00000000" w:rsidRDefault="00000000" w:rsidRPr="00000000" w14:paraId="00000099">
      <w:pPr>
        <w:numPr>
          <w:ilvl w:val="0"/>
          <w:numId w:val="17"/>
        </w:numPr>
        <w:spacing w:after="0" w:afterAutospacing="0" w:before="240" w:lineRule="auto"/>
        <w:ind w:left="720" w:hanging="360"/>
      </w:pPr>
      <w:r w:rsidDel="00000000" w:rsidR="00000000" w:rsidRPr="00000000">
        <w:rPr>
          <w:b w:val="1"/>
          <w:bCs w:val="1"/>
          <w:rtl w:val="0"/>
        </w:rPr>
        <w:t xml:space="preserve">S R G P D S':</w:t>
      </w:r>
      <w:r w:rsidDel="00000000" w:rsidR="00000000" w:rsidRPr="00000000">
        <w:rPr>
          <w:rtl w:val="0"/>
        </w:rPr>
        <w:t xml:space="preserve"> This is </w:t>
      </w:r>
      <w:r w:rsidDel="00000000" w:rsidR="00000000" w:rsidRPr="00000000">
        <w:rPr>
          <w:b w:val="1"/>
          <w:bCs w:val="1"/>
          <w:rtl w:val="0"/>
        </w:rPr>
        <w:t xml:space="preserve">not acceptable as the Arohana</w:t>
      </w:r>
      <w:r w:rsidDel="00000000" w:rsidR="00000000" w:rsidRPr="00000000">
        <w:rPr>
          <w:rtl w:val="0"/>
        </w:rPr>
        <w:t xml:space="preserve"> because it misses the characteristic </w:t>
      </w:r>
      <w:r w:rsidDel="00000000" w:rsidR="00000000" w:rsidRPr="00000000">
        <w:rPr>
          <w:b w:val="1"/>
          <w:bCs w:val="1"/>
          <w:rtl w:val="0"/>
        </w:rPr>
        <w:t xml:space="preserve">G R G</w:t>
      </w:r>
      <w:r w:rsidDel="00000000" w:rsidR="00000000" w:rsidRPr="00000000">
        <w:rPr>
          <w:rtl w:val="0"/>
        </w:rPr>
        <w:t xml:space="preserve"> </w:t>
      </w:r>
      <w:r w:rsidDel="00000000" w:rsidR="00000000" w:rsidRPr="00000000">
        <w:rPr>
          <w:i w:val="1"/>
          <w:iCs w:val="1"/>
          <w:rtl w:val="0"/>
        </w:rPr>
        <w:t xml:space="preserve">vakra</w:t>
      </w:r>
      <w:r w:rsidDel="00000000" w:rsidR="00000000" w:rsidRPr="00000000">
        <w:rPr>
          <w:rtl w:val="0"/>
        </w:rPr>
        <w:t xml:space="preserve"> movement in ascent. While the notes are present, the characteristic "crookedness" is what defines Bilahari's ascent. Using a linear ascent would sound like Shankarabharanam (its parent Raga) or another Raga.</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b w:val="1"/>
          <w:bCs w:val="1"/>
          <w:rtl w:val="0"/>
        </w:rPr>
        <w:t xml:space="preserve">S R G P D N S':</w:t>
      </w:r>
      <w:r w:rsidDel="00000000" w:rsidR="00000000" w:rsidRPr="00000000">
        <w:rPr>
          <w:rtl w:val="0"/>
        </w:rPr>
        <w:t xml:space="preserve"> Not acceptable as it uses 'N' (Kakali Nishadam) in the Arohana, but Bilahari's Arohana specifically omits 'N' and jumps from 'D' to 'S'.</w:t>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b w:val="1"/>
          <w:bCs w:val="1"/>
          <w:rtl w:val="0"/>
        </w:rPr>
        <w:t xml:space="preserve">S G M P D S':</w:t>
      </w:r>
      <w:r w:rsidDel="00000000" w:rsidR="00000000" w:rsidRPr="00000000">
        <w:rPr>
          <w:rtl w:val="0"/>
        </w:rPr>
        <w:t xml:space="preserve"> Not acceptable because 'M' (Shuddha Madhyamam) is </w:t>
      </w:r>
      <w:r w:rsidDel="00000000" w:rsidR="00000000" w:rsidRPr="00000000">
        <w:rPr>
          <w:b w:val="1"/>
          <w:bCs w:val="1"/>
          <w:rtl w:val="0"/>
        </w:rPr>
        <w:t xml:space="preserve">not present</w:t>
      </w:r>
      <w:r w:rsidDel="00000000" w:rsidR="00000000" w:rsidRPr="00000000">
        <w:rPr>
          <w:rtl w:val="0"/>
        </w:rPr>
        <w:t xml:space="preserve"> in Bilahari's Arohana. (Though it's present in Avarohana, a direct M from G in ascent is not a defined Arohana movement).</w:t>
      </w:r>
    </w:p>
    <w:p w:rsidR="00000000" w:rsidDel="00000000" w:rsidP="00000000" w:rsidRDefault="00000000" w:rsidRPr="00000000" w14:paraId="0000009C">
      <w:pPr>
        <w:numPr>
          <w:ilvl w:val="0"/>
          <w:numId w:val="17"/>
        </w:numPr>
        <w:spacing w:after="240" w:before="0" w:beforeAutospacing="0" w:lineRule="auto"/>
        <w:ind w:left="720" w:hanging="360"/>
      </w:pPr>
      <w:r w:rsidDel="00000000" w:rsidR="00000000" w:rsidRPr="00000000">
        <w:rPr>
          <w:b w:val="1"/>
          <w:bCs w:val="1"/>
          <w:rtl w:val="0"/>
        </w:rPr>
        <w:t xml:space="preserve">S G R S:</w:t>
      </w:r>
      <w:r w:rsidDel="00000000" w:rsidR="00000000" w:rsidRPr="00000000">
        <w:rPr>
          <w:rtl w:val="0"/>
        </w:rPr>
        <w:t xml:space="preserve"> While S G R S is acceptable in many Ragas, in Bilahari, after 'G' in ascent, one generally proceeds to 'P' or 'D', or returns to 'S' as part of the specific </w:t>
      </w:r>
      <w:r w:rsidDel="00000000" w:rsidR="00000000" w:rsidRPr="00000000">
        <w:rPr>
          <w:i w:val="1"/>
          <w:iCs w:val="1"/>
          <w:rtl w:val="0"/>
        </w:rPr>
        <w:t xml:space="preserve">prayogas</w:t>
      </w:r>
      <w:r w:rsidDel="00000000" w:rsidR="00000000" w:rsidRPr="00000000">
        <w:rPr>
          <w:rtl w:val="0"/>
        </w:rPr>
        <w:t xml:space="preserve">. The phrase G R S is acceptable as a </w:t>
      </w:r>
      <w:r w:rsidDel="00000000" w:rsidR="00000000" w:rsidRPr="00000000">
        <w:rPr>
          <w:i w:val="1"/>
          <w:iCs w:val="1"/>
          <w:rtl w:val="0"/>
        </w:rPr>
        <w:t xml:space="preserve">descent</w:t>
      </w:r>
      <w:r w:rsidDel="00000000" w:rsidR="00000000" w:rsidRPr="00000000">
        <w:rPr>
          <w:rtl w:val="0"/>
        </w:rPr>
        <w:t xml:space="preserve">, but not typically as a standalone ascending phrase from 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x7r82zf93q2" w:id="3"/>
      <w:bookmarkEnd w:id="3"/>
      <w:r w:rsidDel="00000000" w:rsidR="00000000" w:rsidRPr="00000000">
        <w:rPr>
          <w:b w:val="1"/>
          <w:bCs w:val="1"/>
          <w:color w:val="000000"/>
          <w:sz w:val="26"/>
          <w:szCs w:val="26"/>
          <w:rtl w:val="0"/>
        </w:rPr>
        <w:t xml:space="preserve">Resources for Seeing Such Examples:</w:t>
      </w:r>
    </w:p>
    <w:p w:rsidR="00000000" w:rsidDel="00000000" w:rsidP="00000000" w:rsidRDefault="00000000" w:rsidRPr="00000000" w14:paraId="0000009F">
      <w:pPr>
        <w:numPr>
          <w:ilvl w:val="0"/>
          <w:numId w:val="12"/>
        </w:numPr>
        <w:spacing w:after="0" w:afterAutospacing="0" w:before="240" w:lineRule="auto"/>
        <w:ind w:left="720" w:hanging="360"/>
      </w:pPr>
      <w:r w:rsidDel="00000000" w:rsidR="00000000" w:rsidRPr="00000000">
        <w:rPr>
          <w:b w:val="1"/>
          <w:bCs w:val="1"/>
          <w:rtl w:val="0"/>
        </w:rPr>
        <w:t xml:space="preserve">Carnatic Raga Databases/Websites:</w:t>
      </w:r>
    </w:p>
    <w:p w:rsidR="00000000" w:rsidDel="00000000" w:rsidP="00000000" w:rsidRDefault="00000000" w:rsidRPr="00000000" w14:paraId="000000A0">
      <w:pPr>
        <w:numPr>
          <w:ilvl w:val="1"/>
          <w:numId w:val="12"/>
        </w:numPr>
        <w:spacing w:after="0" w:afterAutospacing="0" w:before="0" w:beforeAutospacing="0" w:lineRule="auto"/>
        <w:ind w:left="1440" w:hanging="360"/>
      </w:pPr>
      <w:r w:rsidDel="00000000" w:rsidR="00000000" w:rsidRPr="00000000">
        <w:rPr>
          <w:b w:val="1"/>
          <w:bCs w:val="1"/>
          <w:rtl w:val="0"/>
        </w:rPr>
        <w:t xml:space="preserve">Raga Surabhi:</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https://www.ragasurabhi.com/carnatic-music/ragas/index.html</w:t>
        </w:r>
      </w:hyperlink>
      <w:r w:rsidDel="00000000" w:rsidR="00000000" w:rsidRPr="00000000">
        <w:rPr>
          <w:rtl w:val="0"/>
        </w:rPr>
        <w:t xml:space="preserve"> (A great resource. Search for individual Ragas, and you'll find Arohana, Avarohana, Lakshanas, and often links to compositions. They sometimes provide key phrases/prayogas.)</w:t>
      </w:r>
    </w:p>
    <w:p w:rsidR="00000000" w:rsidDel="00000000" w:rsidP="00000000" w:rsidRDefault="00000000" w:rsidRPr="00000000" w14:paraId="000000A1">
      <w:pPr>
        <w:numPr>
          <w:ilvl w:val="1"/>
          <w:numId w:val="12"/>
        </w:numPr>
        <w:spacing w:after="0" w:afterAutospacing="0" w:before="0" w:beforeAutospacing="0" w:lineRule="auto"/>
        <w:ind w:left="1440" w:hanging="360"/>
      </w:pPr>
      <w:r w:rsidDel="00000000" w:rsidR="00000000" w:rsidRPr="00000000">
        <w:rPr>
          <w:b w:val="1"/>
          <w:bCs w:val="1"/>
          <w:rtl w:val="0"/>
        </w:rPr>
        <w:t xml:space="preserve">"Raga Details" on Wikipedia:</w:t>
      </w:r>
      <w:r w:rsidDel="00000000" w:rsidR="00000000" w:rsidRPr="00000000">
        <w:rPr>
          <w:rtl w:val="0"/>
        </w:rPr>
        <w:t xml:space="preserve"> While not exhaustive, Wikipedia pages for popular Carnatic Ragas often provide basic Arohana/Avarohana and key characteristics.</w:t>
      </w:r>
    </w:p>
    <w:p w:rsidR="00000000" w:rsidDel="00000000" w:rsidP="00000000" w:rsidRDefault="00000000" w:rsidRPr="00000000" w14:paraId="000000A2">
      <w:pPr>
        <w:numPr>
          <w:ilvl w:val="1"/>
          <w:numId w:val="12"/>
        </w:numPr>
        <w:spacing w:after="0" w:afterAutospacing="0" w:before="0" w:beforeAutospacing="0" w:lineRule="auto"/>
        <w:ind w:left="1440" w:hanging="360"/>
      </w:pPr>
      <w:r w:rsidDel="00000000" w:rsidR="00000000" w:rsidRPr="00000000">
        <w:rPr>
          <w:b w:val="1"/>
          <w:bCs w:val="1"/>
          <w:rtl w:val="0"/>
        </w:rPr>
        <w:t xml:space="preserve">Carnatic Composer's Forum / Kritis Databases:</w:t>
      </w:r>
      <w:r w:rsidDel="00000000" w:rsidR="00000000" w:rsidRPr="00000000">
        <w:rPr>
          <w:rtl w:val="0"/>
        </w:rPr>
        <w:t xml:space="preserve"> Websites that archive Carnatic compositions often list the Raga and its basic structure. Searching for a specific kriti (e.g., "Endaro Mahanubhavulu raga") can lead you to the Raga details.</w:t>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b w:val="1"/>
          <w:bCs w:val="1"/>
          <w:rtl w:val="0"/>
        </w:rPr>
        <w:t xml:space="preserve">Carnatic Music Theory Books (Highly Recommended):</w:t>
      </w:r>
    </w:p>
    <w:p w:rsidR="00000000" w:rsidDel="00000000" w:rsidP="00000000" w:rsidRDefault="00000000" w:rsidRPr="00000000" w14:paraId="000000A4">
      <w:pPr>
        <w:numPr>
          <w:ilvl w:val="1"/>
          <w:numId w:val="12"/>
        </w:numPr>
        <w:spacing w:after="0" w:afterAutospacing="0" w:before="0" w:beforeAutospacing="0" w:lineRule="auto"/>
        <w:ind w:left="1440" w:hanging="360"/>
      </w:pPr>
      <w:r w:rsidDel="00000000" w:rsidR="00000000" w:rsidRPr="00000000">
        <w:rPr>
          <w:b w:val="1"/>
          <w:bCs w:val="1"/>
          <w:rtl w:val="0"/>
        </w:rPr>
        <w:t xml:space="preserve">"South Indian Music" (Volumes I-VI) by Professor P. Sambamoorthy:</w:t>
      </w:r>
      <w:r w:rsidDel="00000000" w:rsidR="00000000" w:rsidRPr="00000000">
        <w:rPr>
          <w:rtl w:val="0"/>
        </w:rPr>
        <w:t xml:space="preserve"> These are foundational texts. Volume IV, in particular, has extensive details on Raga Lakshanas, including Arohana, Avarohana, </w:t>
      </w:r>
      <w:r w:rsidDel="00000000" w:rsidR="00000000" w:rsidRPr="00000000">
        <w:rPr>
          <w:i w:val="1"/>
          <w:iCs w:val="1"/>
          <w:rtl w:val="0"/>
        </w:rPr>
        <w:t xml:space="preserve">jiva swaras</w:t>
      </w:r>
      <w:r w:rsidDel="00000000" w:rsidR="00000000" w:rsidRPr="00000000">
        <w:rPr>
          <w:rtl w:val="0"/>
        </w:rPr>
        <w:t xml:space="preserve">, </w:t>
      </w:r>
      <w:r w:rsidDel="00000000" w:rsidR="00000000" w:rsidRPr="00000000">
        <w:rPr>
          <w:i w:val="1"/>
          <w:iCs w:val="1"/>
          <w:rtl w:val="0"/>
        </w:rPr>
        <w:t xml:space="preserve">gamakas</w:t>
      </w:r>
      <w:r w:rsidDel="00000000" w:rsidR="00000000" w:rsidRPr="00000000">
        <w:rPr>
          <w:rtl w:val="0"/>
        </w:rPr>
        <w:t xml:space="preserve">, and important </w:t>
      </w:r>
      <w:r w:rsidDel="00000000" w:rsidR="00000000" w:rsidRPr="00000000">
        <w:rPr>
          <w:i w:val="1"/>
          <w:iCs w:val="1"/>
          <w:rtl w:val="0"/>
        </w:rPr>
        <w:t xml:space="preserve">prayogas</w:t>
      </w:r>
      <w:r w:rsidDel="00000000" w:rsidR="00000000" w:rsidRPr="00000000">
        <w:rPr>
          <w:rtl w:val="0"/>
        </w:rPr>
        <w:t xml:space="preserve"> for numerous Ragas. This is a must-have for serious students.</w:t>
      </w:r>
    </w:p>
    <w:p w:rsidR="00000000" w:rsidDel="00000000" w:rsidP="00000000" w:rsidRDefault="00000000" w:rsidRPr="00000000" w14:paraId="000000A5">
      <w:pPr>
        <w:numPr>
          <w:ilvl w:val="1"/>
          <w:numId w:val="12"/>
        </w:numPr>
        <w:spacing w:after="0" w:afterAutospacing="0" w:before="0" w:beforeAutospacing="0" w:lineRule="auto"/>
        <w:ind w:left="1440" w:hanging="360"/>
      </w:pPr>
      <w:r w:rsidDel="00000000" w:rsidR="00000000" w:rsidRPr="00000000">
        <w:rPr>
          <w:b w:val="1"/>
          <w:bCs w:val="1"/>
          <w:rtl w:val="0"/>
        </w:rPr>
        <w:t xml:space="preserve">"Ragas of Carnatic Music" by N.S. Ramachandran:</w:t>
      </w:r>
      <w:r w:rsidDel="00000000" w:rsidR="00000000" w:rsidRPr="00000000">
        <w:rPr>
          <w:rtl w:val="0"/>
        </w:rPr>
        <w:t xml:space="preserve"> Another excellent resource focusing on Raga classification and characteristics.</w:t>
      </w:r>
    </w:p>
    <w:p w:rsidR="00000000" w:rsidDel="00000000" w:rsidP="00000000" w:rsidRDefault="00000000" w:rsidRPr="00000000" w14:paraId="000000A6">
      <w:pPr>
        <w:numPr>
          <w:ilvl w:val="1"/>
          <w:numId w:val="12"/>
        </w:numPr>
        <w:spacing w:after="0" w:afterAutospacing="0" w:before="0" w:beforeAutospacing="0" w:lineRule="auto"/>
        <w:ind w:left="1440" w:hanging="360"/>
      </w:pPr>
      <w:r w:rsidDel="00000000" w:rsidR="00000000" w:rsidRPr="00000000">
        <w:rPr>
          <w:b w:val="1"/>
          <w:bCs w:val="1"/>
          <w:rtl w:val="0"/>
        </w:rPr>
        <w:t xml:space="preserve">"Sangita Sampradaya Pradarshini" by Subbarama Dikshitar:</w:t>
      </w:r>
      <w:r w:rsidDel="00000000" w:rsidR="00000000" w:rsidRPr="00000000">
        <w:rPr>
          <w:rtl w:val="0"/>
        </w:rPr>
        <w:t xml:space="preserve"> For advanced study, this encyclopedic work provides very detailed and authentic </w:t>
      </w:r>
      <w:r w:rsidDel="00000000" w:rsidR="00000000" w:rsidRPr="00000000">
        <w:rPr>
          <w:i w:val="1"/>
          <w:iCs w:val="1"/>
          <w:rtl w:val="0"/>
        </w:rPr>
        <w:t xml:space="preserve">lakshanas</w:t>
      </w:r>
      <w:r w:rsidDel="00000000" w:rsidR="00000000" w:rsidRPr="00000000">
        <w:rPr>
          <w:rtl w:val="0"/>
        </w:rPr>
        <w:t xml:space="preserve"> of thousands of Ragas, including their </w:t>
      </w:r>
      <w:r w:rsidDel="00000000" w:rsidR="00000000" w:rsidRPr="00000000">
        <w:rPr>
          <w:i w:val="1"/>
          <w:iCs w:val="1"/>
          <w:rtl w:val="0"/>
        </w:rPr>
        <w:t xml:space="preserve">gamaka</w:t>
      </w:r>
      <w:r w:rsidDel="00000000" w:rsidR="00000000" w:rsidRPr="00000000">
        <w:rPr>
          <w:rtl w:val="0"/>
        </w:rPr>
        <w:t xml:space="preserve"> prescriptions and characteristic </w:t>
      </w:r>
      <w:r w:rsidDel="00000000" w:rsidR="00000000" w:rsidRPr="00000000">
        <w:rPr>
          <w:i w:val="1"/>
          <w:iCs w:val="1"/>
          <w:rtl w:val="0"/>
        </w:rPr>
        <w:t xml:space="preserve">prayogas</w:t>
      </w:r>
      <w:r w:rsidDel="00000000" w:rsidR="00000000" w:rsidRPr="00000000">
        <w:rPr>
          <w:rtl w:val="0"/>
        </w:rPr>
        <w:t xml:space="preserve">.</w:t>
      </w:r>
    </w:p>
    <w:p w:rsidR="00000000" w:rsidDel="00000000" w:rsidP="00000000" w:rsidRDefault="00000000" w:rsidRPr="00000000" w14:paraId="000000A7">
      <w:pPr>
        <w:numPr>
          <w:ilvl w:val="0"/>
          <w:numId w:val="12"/>
        </w:numPr>
        <w:spacing w:after="0" w:afterAutospacing="0" w:before="0" w:beforeAutospacing="0" w:lineRule="auto"/>
        <w:ind w:left="720" w:hanging="360"/>
      </w:pPr>
      <w:r w:rsidDel="00000000" w:rsidR="00000000" w:rsidRPr="00000000">
        <w:rPr>
          <w:b w:val="1"/>
          <w:bCs w:val="1"/>
          <w:rtl w:val="0"/>
        </w:rPr>
        <w:t xml:space="preserve">Online Carnatic Music Learning Platforms:</w:t>
      </w:r>
    </w:p>
    <w:p w:rsidR="00000000" w:rsidDel="00000000" w:rsidP="00000000" w:rsidRDefault="00000000" w:rsidRPr="00000000" w14:paraId="000000A8">
      <w:pPr>
        <w:numPr>
          <w:ilvl w:val="1"/>
          <w:numId w:val="12"/>
        </w:numPr>
        <w:spacing w:after="0" w:afterAutospacing="0" w:before="0" w:beforeAutospacing="0" w:lineRule="auto"/>
        <w:ind w:left="1440" w:hanging="360"/>
      </w:pPr>
      <w:r w:rsidDel="00000000" w:rsidR="00000000" w:rsidRPr="00000000">
        <w:rPr>
          <w:rtl w:val="0"/>
        </w:rPr>
        <w:t xml:space="preserve">Many platforms like </w:t>
      </w:r>
      <w:r w:rsidDel="00000000" w:rsidR="00000000" w:rsidRPr="00000000">
        <w:rPr>
          <w:b w:val="1"/>
          <w:bCs w:val="1"/>
          <w:rtl w:val="0"/>
        </w:rPr>
        <w:t xml:space="preserve">eAmbalam</w:t>
      </w:r>
      <w:r w:rsidDel="00000000" w:rsidR="00000000" w:rsidRPr="00000000">
        <w:rPr>
          <w:rtl w:val="0"/>
        </w:rPr>
        <w:t xml:space="preserve">, </w:t>
      </w:r>
      <w:r w:rsidDel="00000000" w:rsidR="00000000" w:rsidRPr="00000000">
        <w:rPr>
          <w:b w:val="1"/>
          <w:bCs w:val="1"/>
          <w:rtl w:val="0"/>
        </w:rPr>
        <w:t xml:space="preserve">Artium Academy</w:t>
      </w:r>
      <w:r w:rsidDel="00000000" w:rsidR="00000000" w:rsidRPr="00000000">
        <w:rPr>
          <w:rtl w:val="0"/>
        </w:rPr>
        <w:t xml:space="preserve">, </w:t>
      </w:r>
      <w:r w:rsidDel="00000000" w:rsidR="00000000" w:rsidRPr="00000000">
        <w:rPr>
          <w:b w:val="1"/>
          <w:bCs w:val="1"/>
          <w:rtl w:val="0"/>
        </w:rPr>
        <w:t xml:space="preserve">Acharyanet</w:t>
      </w:r>
      <w:r w:rsidDel="00000000" w:rsidR="00000000" w:rsidRPr="00000000">
        <w:rPr>
          <w:rtl w:val="0"/>
        </w:rPr>
        <w:t xml:space="preserve">, etc., offer structured courses where Raga Lakshanas are taught. They will provide audio examples and practical demonstrations of acceptable and unacceptable phrases.</w:t>
      </w:r>
    </w:p>
    <w:p w:rsidR="00000000" w:rsidDel="00000000" w:rsidP="00000000" w:rsidRDefault="00000000" w:rsidRPr="00000000" w14:paraId="000000A9">
      <w:pPr>
        <w:numPr>
          <w:ilvl w:val="1"/>
          <w:numId w:val="12"/>
        </w:numPr>
        <w:spacing w:after="0" w:afterAutospacing="0" w:before="0" w:beforeAutospacing="0" w:lineRule="auto"/>
        <w:ind w:left="1440" w:hanging="360"/>
      </w:pPr>
      <w:r w:rsidDel="00000000" w:rsidR="00000000" w:rsidRPr="00000000">
        <w:rPr>
          <w:b w:val="1"/>
          <w:bCs w:val="1"/>
          <w:rtl w:val="0"/>
        </w:rPr>
        <w:t xml:space="preserve">YouTube Channels:</w:t>
      </w:r>
    </w:p>
    <w:p w:rsidR="00000000" w:rsidDel="00000000" w:rsidP="00000000" w:rsidRDefault="00000000" w:rsidRPr="00000000" w14:paraId="000000AA">
      <w:pPr>
        <w:numPr>
          <w:ilvl w:val="2"/>
          <w:numId w:val="12"/>
        </w:numPr>
        <w:spacing w:after="0" w:afterAutospacing="0" w:before="0" w:beforeAutospacing="0" w:lineRule="auto"/>
        <w:ind w:left="2160" w:hanging="360"/>
      </w:pPr>
      <w:r w:rsidDel="00000000" w:rsidR="00000000" w:rsidRPr="00000000">
        <w:rPr>
          <w:rtl w:val="0"/>
        </w:rPr>
        <w:t xml:space="preserve">Search for "Carnatic Raga Lakshana [Raga Name]" (e.g., "Carnatic Raga Lakshana Kalyani").</w:t>
      </w:r>
    </w:p>
    <w:p w:rsidR="00000000" w:rsidDel="00000000" w:rsidP="00000000" w:rsidRDefault="00000000" w:rsidRPr="00000000" w14:paraId="000000AB">
      <w:pPr>
        <w:numPr>
          <w:ilvl w:val="2"/>
          <w:numId w:val="12"/>
        </w:numPr>
        <w:spacing w:after="0" w:afterAutospacing="0" w:before="0" w:beforeAutospacing="0" w:lineRule="auto"/>
        <w:ind w:left="2160" w:hanging="360"/>
      </w:pPr>
      <w:r w:rsidDel="00000000" w:rsidR="00000000" w:rsidRPr="00000000">
        <w:rPr>
          <w:rtl w:val="0"/>
        </w:rPr>
        <w:t xml:space="preserve">Look for lecture demonstrations (</w:t>
      </w:r>
      <w:r w:rsidDel="00000000" w:rsidR="00000000" w:rsidRPr="00000000">
        <w:rPr>
          <w:i w:val="1"/>
          <w:iCs w:val="1"/>
          <w:rtl w:val="0"/>
        </w:rPr>
        <w:t xml:space="preserve">lec-dems</w:t>
      </w:r>
      <w:r w:rsidDel="00000000" w:rsidR="00000000" w:rsidRPr="00000000">
        <w:rPr>
          <w:rtl w:val="0"/>
        </w:rPr>
        <w:t xml:space="preserve">) by renowned musicians (e.g., T.M. Krishna, Sanjay Subrahmanyan, Aruna Sairam, Chitravina N Ravikiran). They often explain Raga grammar and illustrate with examples.</w:t>
      </w:r>
    </w:p>
    <w:p w:rsidR="00000000" w:rsidDel="00000000" w:rsidP="00000000" w:rsidRDefault="00000000" w:rsidRPr="00000000" w14:paraId="000000AC">
      <w:pPr>
        <w:numPr>
          <w:ilvl w:val="2"/>
          <w:numId w:val="12"/>
        </w:numPr>
        <w:spacing w:after="0" w:afterAutospacing="0" w:before="0" w:beforeAutospacing="0" w:lineRule="auto"/>
        <w:ind w:left="2160" w:hanging="360"/>
      </w:pPr>
      <w:r w:rsidDel="00000000" w:rsidR="00000000" w:rsidRPr="00000000">
        <w:rPr>
          <w:rtl w:val="0"/>
        </w:rPr>
        <w:t xml:space="preserve">Channels that teach basic </w:t>
      </w:r>
      <w:r w:rsidDel="00000000" w:rsidR="00000000" w:rsidRPr="00000000">
        <w:rPr>
          <w:i w:val="1"/>
          <w:iCs w:val="1"/>
          <w:rtl w:val="0"/>
        </w:rPr>
        <w:t xml:space="preserve">varisais</w:t>
      </w:r>
      <w:r w:rsidDel="00000000" w:rsidR="00000000" w:rsidRPr="00000000">
        <w:rPr>
          <w:rtl w:val="0"/>
        </w:rPr>
        <w:t xml:space="preserve"> and </w:t>
      </w:r>
      <w:r w:rsidDel="00000000" w:rsidR="00000000" w:rsidRPr="00000000">
        <w:rPr>
          <w:i w:val="1"/>
          <w:iCs w:val="1"/>
          <w:rtl w:val="0"/>
        </w:rPr>
        <w:t xml:space="preserve">geetams</w:t>
      </w:r>
      <w:r w:rsidDel="00000000" w:rsidR="00000000" w:rsidRPr="00000000">
        <w:rPr>
          <w:rtl w:val="0"/>
        </w:rPr>
        <w:t xml:space="preserve"> (like "Sarali Varisai," "Janta Varisai," "Geetam Ganesha") are good for understanding the fundamental building blocks of acceptable sequences.</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b w:val="1"/>
          <w:bCs w:val="1"/>
          <w:rtl w:val="0"/>
        </w:rPr>
        <w:t xml:space="preserve">Learning from a Guru:</w:t>
      </w:r>
    </w:p>
    <w:p w:rsidR="00000000" w:rsidDel="00000000" w:rsidP="00000000" w:rsidRDefault="00000000" w:rsidRPr="00000000" w14:paraId="000000AE">
      <w:pPr>
        <w:numPr>
          <w:ilvl w:val="1"/>
          <w:numId w:val="12"/>
        </w:numPr>
        <w:spacing w:after="240" w:before="0" w:beforeAutospacing="0" w:lineRule="auto"/>
        <w:ind w:left="1440" w:hanging="360"/>
      </w:pPr>
      <w:r w:rsidDel="00000000" w:rsidR="00000000" w:rsidRPr="00000000">
        <w:rPr>
          <w:rtl w:val="0"/>
        </w:rPr>
        <w:t xml:space="preserve">Ultimately, the most nuanced understanding of acceptable and unacceptable sequences comes from learning under a qualified Carnatic music guru. They can provide immediate feedback, correct your phrasing, and teach you the subtle </w:t>
      </w:r>
      <w:r w:rsidDel="00000000" w:rsidR="00000000" w:rsidRPr="00000000">
        <w:rPr>
          <w:i w:val="1"/>
          <w:iCs w:val="1"/>
          <w:rtl w:val="0"/>
        </w:rPr>
        <w:t xml:space="preserve">gamakas</w:t>
      </w:r>
      <w:r w:rsidDel="00000000" w:rsidR="00000000" w:rsidRPr="00000000">
        <w:rPr>
          <w:rtl w:val="0"/>
        </w:rPr>
        <w:t xml:space="preserve"> and characteristic </w:t>
      </w:r>
      <w:r w:rsidDel="00000000" w:rsidR="00000000" w:rsidRPr="00000000">
        <w:rPr>
          <w:i w:val="1"/>
          <w:iCs w:val="1"/>
          <w:rtl w:val="0"/>
        </w:rPr>
        <w:t xml:space="preserve">prayogas</w:t>
      </w:r>
      <w:r w:rsidDel="00000000" w:rsidR="00000000" w:rsidRPr="00000000">
        <w:rPr>
          <w:rtl w:val="0"/>
        </w:rPr>
        <w:t xml:space="preserve"> that truly define a Raga. This oral tradition is crucial for internalizing the Raga's </w:t>
      </w:r>
      <w:r w:rsidDel="00000000" w:rsidR="00000000" w:rsidRPr="00000000">
        <w:rPr>
          <w:i w:val="1"/>
          <w:iCs w:val="1"/>
          <w:rtl w:val="0"/>
        </w:rPr>
        <w:t xml:space="preserve">bhava</w:t>
      </w: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When you study a Raga, always look beyond just the Arohana and Avarohana. Seek out its specific </w:t>
      </w:r>
      <w:r w:rsidDel="00000000" w:rsidR="00000000" w:rsidRPr="00000000">
        <w:rPr>
          <w:i w:val="1"/>
          <w:iCs w:val="1"/>
          <w:rtl w:val="0"/>
        </w:rPr>
        <w:t xml:space="preserve">vakra sancharas</w:t>
      </w:r>
      <w:r w:rsidDel="00000000" w:rsidR="00000000" w:rsidRPr="00000000">
        <w:rPr>
          <w:rtl w:val="0"/>
        </w:rPr>
        <w:t xml:space="preserve">, its </w:t>
      </w:r>
      <w:r w:rsidDel="00000000" w:rsidR="00000000" w:rsidRPr="00000000">
        <w:rPr>
          <w:i w:val="1"/>
          <w:iCs w:val="1"/>
          <w:rtl w:val="0"/>
        </w:rPr>
        <w:t xml:space="preserve">jiva swaras</w:t>
      </w:r>
      <w:r w:rsidDel="00000000" w:rsidR="00000000" w:rsidRPr="00000000">
        <w:rPr>
          <w:rtl w:val="0"/>
        </w:rPr>
        <w:t xml:space="preserve">, and its characteristic </w:t>
      </w:r>
      <w:r w:rsidDel="00000000" w:rsidR="00000000" w:rsidRPr="00000000">
        <w:rPr>
          <w:i w:val="1"/>
          <w:iCs w:val="1"/>
          <w:rtl w:val="0"/>
        </w:rPr>
        <w:t xml:space="preserve">prayogas</w:t>
      </w:r>
      <w:r w:rsidDel="00000000" w:rsidR="00000000" w:rsidRPr="00000000">
        <w:rPr>
          <w:rtl w:val="0"/>
        </w:rPr>
        <w:t xml:space="preserve"> to truly understand what makes a sequence acceptable within its unique melodic landscape.</w:t>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www.ragasurabhi.com/carnatic-music/ragas/index.html" TargetMode="External"/><Relationship Id="rId7" Type="http://schemas.openxmlformats.org/officeDocument/2006/relationships/hyperlink" Target="https://www.google.com/search?q=https://www.ragasurabhi.com/carnatic-music/raga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