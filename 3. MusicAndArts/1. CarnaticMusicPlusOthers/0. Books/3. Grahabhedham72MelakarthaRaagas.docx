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ins w:author="Virata Pusuluri" w:id="1" w:date="2025-06-25T13:01:53Z"/>
          <w:b w:val="1"/>
          <w:bCs w:val="1"/>
          <w:i w:val="1"/>
          <w:iCs w:val="1"/>
          <w:u w:val="single"/>
          <w:rPrChange w:author="Virata Pusuluri" w:id="2" w:date="2025-06-25T13:01:53Z">
            <w:rPr/>
          </w:rPrChange>
        </w:rPr>
      </w:pPr>
      <w:ins w:author="Virata Pusuluri" w:id="1" w:date="2025-06-25T13:01:53Z"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2" w:date="2025-06-25T13:01:53Z">
              <w:rPr/>
            </w:rPrChange>
          </w:rPr>
          <w:t xml:space="preserve">Definition: In Graha Bhedam it </w:t>
        </w:r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2" w:date="2025-06-25T13:01:53Z">
              <w:rPr/>
            </w:rPrChange>
          </w:rPr>
          <w:t xml:space="preserve">means</w:t>
        </w:r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2" w:date="2025-06-25T13:01:53Z">
              <w:rPr/>
            </w:rPrChange>
          </w:rPr>
          <w:t xml:space="preserve"> that if there is a Raaga, to convert it into a different Raaga. then, we have to check the Raaga’s Melakartha </w:t>
        </w:r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2" w:date="2025-06-25T13:01:53Z">
              <w:rPr/>
            </w:rPrChange>
          </w:rPr>
          <w:t xml:space="preserve">3 times</w:t>
        </w:r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2" w:date="2025-06-25T13:01:53Z">
              <w:rPr/>
            </w:rPrChange>
          </w:rPr>
          <w:t xml:space="preserve"> to the left, and 3 times to the right. Because, all the other shifts are same as these 6 shifts. For more details go to the link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"https://drive.google.com/file/d/10ndTSai1TVf6pJLTA63i2BDvnLQZbGPD/view?usp=drivesdk"</w:instrText>
        </w:r>
        <w:r w:rsidDel="00000000" w:rsidR="00000000" w:rsidRPr="00000000">
          <w:fldChar w:fldCharType="separate"/>
        </w:r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https://drive.google.com/file/d/10ndTSai1TVf6pJLTA63i2BDvnLQZbGPD/view?usp=drivesdk</w:t>
        </w:r>
        <w:r w:rsidDel="00000000" w:rsidR="00000000" w:rsidRPr="00000000">
          <w:fldChar w:fldCharType="end"/>
        </w:r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2" w:date="2025-06-25T13:01:53Z">
              <w:rPr/>
            </w:rPrChange>
          </w:rPr>
          <w:t xml:space="preserve">. That is what it’s below:</w:t>
        </w:r>
      </w:ins>
    </w:p>
    <w:p w:rsidR="00000000" w:rsidDel="00000000" w:rsidP="00000000" w:rsidRDefault="00000000" w:rsidRPr="00000000" w14:paraId="00000002">
      <w:pPr>
        <w:rPr>
          <w:ins w:author="Virata Pusuluri" w:id="1" w:date="2025-06-25T13:01:53Z"/>
          <w:b w:val="1"/>
          <w:bCs w:val="1"/>
          <w:u w:val="single"/>
          <w:rPrChange w:author="Virata Pusuluri" w:id="2" w:date="2025-06-25T13:01:53Z">
            <w:rPr/>
          </w:rPrChange>
        </w:rPr>
      </w:pPr>
      <w:ins w:author="Virata Pusuluri" w:id="1" w:date="2025-06-25T13:01:5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1 —————    Grahabhedham set (1, 51)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       Sa     Ri1     Ga1    Ma1   Pa      Da1    Ni1     Sa+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 Left shift</w:t>
      </w:r>
    </w:p>
    <w:tbl>
      <w:tblPr>
        <w:tblStyle w:val="Table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     Ri1     Ga1    Ma1   </w:t>
      </w:r>
      <w:r w:rsidDel="00000000" w:rsidR="00000000" w:rsidRPr="00000000">
        <w:rPr>
          <w:strike w:val="1"/>
          <w:rtl w:val="0"/>
        </w:rPr>
        <w:t xml:space="preserve">Pa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Not melakartha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 Left shift</w:t>
      </w:r>
    </w:p>
    <w:tbl>
      <w:tblPr>
        <w:tblStyle w:val="Table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Sa     Ri1     Ga3    Ma1 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Not melakartha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       Sa     Ri3     Ga3    Ma1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Not melakartha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       Sa     Ri1     Ga1    Ma1   Pa      Da1    Ni1     Sa+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                 Sa     Ri1     Ga3    Ma2    Pa      Da1    Ni3     Sa+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This is melakartha = 36 + (3-1)*6 + 3 = 36 + 12 + 3 = 51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 Right shift</w:t>
      </w:r>
    </w:p>
    <w:tbl>
      <w:tblPr>
        <w:tblStyle w:val="Table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77">
      <w:pPr>
        <w:rPr>
          <w:strike w:val="1"/>
        </w:rPr>
      </w:pPr>
      <w:r w:rsidDel="00000000" w:rsidR="00000000" w:rsidRPr="00000000">
        <w:rPr>
          <w:rtl w:val="0"/>
        </w:rPr>
        <w:tab/>
        <w:tab/>
        <w:t xml:space="preserve">                           Sa     Ri3     </w:t>
      </w:r>
      <w:r w:rsidDel="00000000" w:rsidR="00000000" w:rsidRPr="00000000">
        <w:rPr>
          <w:strike w:val="1"/>
          <w:rtl w:val="0"/>
        </w:rPr>
        <w:t xml:space="preserve">Ga3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Not melakartha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 Right shift </w:t>
      </w:r>
    </w:p>
    <w:tbl>
      <w:tblPr>
        <w:tblStyle w:val="Table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       </w:t>
        <w:tab/>
        <w:tab/>
        <w:tab/>
        <w:t xml:space="preserve">  Sa     Ri2     Ga2    </w:t>
      </w:r>
      <w:r w:rsidDel="00000000" w:rsidR="00000000" w:rsidRPr="00000000">
        <w:rPr>
          <w:strike w:val="1"/>
          <w:rtl w:val="0"/>
        </w:rPr>
        <w:t xml:space="preserve">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del w:author="Virata Pusuluri" w:id="3" w:date="2025-09-12T22:15:43Z"/>
        </w:rPr>
      </w:pPr>
      <w:del w:author="Virata Pusuluri" w:id="3" w:date="2025-09-12T22:15:43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8A">
      <w:pPr>
        <w:rPr>
          <w:del w:author="Virata Pusuluri" w:id="3" w:date="2025-09-12T22:15:43Z"/>
        </w:rPr>
      </w:pPr>
      <w:del w:author="Virata Pusuluri" w:id="3" w:date="2025-09-12T22:15:43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2 —————    Grahabhedham set (2, 19, 53)</w:t>
      </w:r>
    </w:p>
    <w:p w:rsidR="00000000" w:rsidDel="00000000" w:rsidP="00000000" w:rsidRDefault="00000000" w:rsidRPr="00000000" w14:paraId="0000008E">
      <w:pPr>
        <w:rPr/>
      </w:pPr>
      <w:ins w:author="Virata Pusuluri" w:id="4" w:date="2025-09-12T22:16:11Z">
        <w:r w:rsidDel="00000000" w:rsidR="00000000" w:rsidRPr="00000000">
          <w:rPr>
            <w:rtl w:val="0"/>
            <w:rPrChange w:author="Virata Pusuluri" w:id="5" w:date="2025-09-12T22:16:11Z">
              <w:rPr>
                <w:b w:val="1"/>
                <w:bCs w:val="1"/>
                <w:u w:val="single"/>
              </w:rPr>
            </w:rPrChange>
          </w:rPr>
          <w:t xml:space="preserve">F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       Sa     Ri1     Ga1    Ma1   Pa      Da1    Ni2     Sa+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 Left shift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tblGridChange w:id="0">
          <w:tblGrid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AD">
      <w:pPr>
        <w:rPr>
          <w:strike w:val="1"/>
        </w:rPr>
      </w:pPr>
      <w:r w:rsidDel="00000000" w:rsidR="00000000" w:rsidRPr="00000000">
        <w:rPr>
          <w:rtl w:val="0"/>
        </w:rPr>
        <w:t xml:space="preserve">Sa      Ri1     Ga2    Ma1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 Left shift</w:t>
      </w:r>
    </w:p>
    <w:tbl>
      <w:tblPr>
        <w:tblStyle w:val="Table1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BE">
      <w:pPr>
        <w:rPr>
          <w:strike w:val="1"/>
        </w:rPr>
      </w:pPr>
      <w:r w:rsidDel="00000000" w:rsidR="00000000" w:rsidRPr="00000000">
        <w:rPr>
          <w:rtl w:val="0"/>
        </w:rPr>
        <w:t xml:space="preserve">         Sa      Ri2      Ga3 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CF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 Sa      Ri2      Ga2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       Sa      Ri1     Ga1    Ma1    Pa     Da1     Ni2     Sa+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1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 xml:space="preserve">      Sa      Ri1     Ga3    Ma2   Pa      Da2     Ni3     Sa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This is a Melakartha = 36 + (3-1)*6 + 5 = 36 + 12 + 5 = 53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 Right shift</w:t>
      </w:r>
    </w:p>
    <w:tbl>
      <w:tblPr>
        <w:tblStyle w:val="Table1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01">
      <w:pPr>
        <w:ind w:left="1440" w:firstLine="720"/>
        <w:rPr>
          <w:strike w:val="1"/>
        </w:rPr>
      </w:pPr>
      <w:r w:rsidDel="00000000" w:rsidR="00000000" w:rsidRPr="00000000">
        <w:rPr>
          <w:rtl w:val="0"/>
        </w:rPr>
        <w:t xml:space="preserve">    </w:t>
        <w:tab/>
        <w:t xml:space="preserve">    Sa       Ri3     </w:t>
      </w:r>
      <w:r w:rsidDel="00000000" w:rsidR="00000000" w:rsidRPr="00000000">
        <w:rPr>
          <w:strike w:val="1"/>
          <w:rtl w:val="0"/>
        </w:rPr>
        <w:t xml:space="preserve">Ga3</w:t>
      </w:r>
    </w:p>
    <w:p w:rsidR="00000000" w:rsidDel="00000000" w:rsidP="00000000" w:rsidRDefault="00000000" w:rsidRPr="00000000" w14:paraId="00000102">
      <w:pPr>
        <w:ind w:left="1440" w:firstLine="720"/>
        <w:rPr/>
      </w:pPr>
      <w:r w:rsidDel="00000000" w:rsidR="00000000" w:rsidRPr="00000000">
        <w:rPr>
          <w:rtl w:val="0"/>
        </w:rPr>
        <w:t xml:space="preserve"> Not a Melakartha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 Right Shift</w:t>
      </w:r>
    </w:p>
    <w:tbl>
      <w:tblPr>
        <w:tblStyle w:val="Table1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Sa       Ri2     Ga2   Ma1    Pa      Da1    Ni1      Sa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This is a Melakartha = 0 </w:t>
      </w:r>
      <w:r w:rsidDel="00000000" w:rsidR="00000000" w:rsidRPr="00000000">
        <w:rPr>
          <w:rtl w:val="0"/>
        </w:rPr>
        <w:t xml:space="preserve">+ (4-1)*6 + 1 = 0 + 18 + 1 = 19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3 —————</w:t>
      </w:r>
      <w:r w:rsidDel="00000000" w:rsidR="00000000" w:rsidRPr="00000000">
        <w:rPr>
          <w:b w:val="1"/>
          <w:bCs w:val="1"/>
          <w:u w:val="single"/>
          <w:rtl w:val="0"/>
        </w:rPr>
        <w:t xml:space="preserve">——— Grahabhedam set (3, 54, 55)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Orignal</w:t>
      </w:r>
    </w:p>
    <w:tbl>
      <w:tblPr>
        <w:tblStyle w:val="Table1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     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   Sa      Ri1     Ga1    Ma1     Pa    Da1    Ni3     Sa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 Left shifts </w:t>
      </w:r>
    </w:p>
    <w:tbl>
      <w:tblPr>
        <w:tblStyle w:val="Table1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Sa     Ri1   Ga3      Ma1 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 Left </w:t>
      </w:r>
      <w:r w:rsidDel="00000000" w:rsidR="00000000" w:rsidRPr="00000000">
        <w:rPr>
          <w:rtl w:val="0"/>
        </w:rPr>
        <w:t xml:space="preserve">shifts</w:t>
      </w:r>
      <w:r w:rsidDel="00000000" w:rsidR="00000000" w:rsidRPr="00000000">
        <w:rPr>
          <w:rtl w:val="0"/>
        </w:rPr>
      </w:r>
    </w:p>
    <w:tbl>
      <w:tblPr>
        <w:tblStyle w:val="Table1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Sa     Ri3      Ga3    Ma1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2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5B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 Sa      Ri1      Ga1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2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  <w:t xml:space="preserve">       Sa      Ri1     Ga1    Ma1    Pa      Da1    Ni3     Sa+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2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ab/>
        <w:t xml:space="preserve">      Sa      Ri1     Ga3    Ma2   Pa       Da3    Ni3    Sa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This is a Melakartha = 36 + (3-1)*6 + 6 = 36 + 12 + 6 = 54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2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8D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 Sa      Ri3     </w:t>
      </w:r>
      <w:r w:rsidDel="00000000" w:rsidR="00000000" w:rsidRPr="00000000">
        <w:rPr>
          <w:strike w:val="1"/>
          <w:rtl w:val="0"/>
        </w:rPr>
        <w:t xml:space="preserve">Ga3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2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Sa       Ri2     Ga2   Ma2    Pa      Da1    Ni1     Sa+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This is a Melakartha raaga = 36 + (4-1)*6 + 1 = 36 + 18 + 1 = 55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4 ———————— Grahabhedam set (4, 25)</w:t>
      </w:r>
    </w:p>
    <w:p w:rsidR="00000000" w:rsidDel="00000000" w:rsidP="00000000" w:rsidRDefault="00000000" w:rsidRPr="00000000" w14:paraId="000001A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2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ab/>
        <w:t xml:space="preserve">       Sa      Ri1     Ga1    Ma1    Pa     Da2   Ni2       Sa+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2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Sa     Ri2    Ga2     Ma1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2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D2">
      <w:pPr>
        <w:rPr>
          <w:strike w:val="1"/>
        </w:rPr>
      </w:pPr>
      <w:r w:rsidDel="00000000" w:rsidR="00000000" w:rsidRPr="00000000">
        <w:rPr>
          <w:rtl w:val="0"/>
        </w:rPr>
        <w:t xml:space="preserve">         Sa      Ri1     Ga2 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Not a Melakartha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 Left s</w:t>
      </w:r>
      <w:r w:rsidDel="00000000" w:rsidR="00000000" w:rsidRPr="00000000">
        <w:rPr>
          <w:rtl w:val="0"/>
        </w:rPr>
        <w:t xml:space="preserve">hift</w:t>
      </w:r>
      <w:r w:rsidDel="00000000" w:rsidR="00000000" w:rsidRPr="00000000">
        <w:rPr>
          <w:rtl w:val="0"/>
        </w:rPr>
      </w:r>
    </w:p>
    <w:tbl>
      <w:tblPr>
        <w:tblStyle w:val="Table2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E3">
      <w:pPr>
        <w:rPr>
          <w:strike w:val="1"/>
        </w:rPr>
      </w:pPr>
      <w:r w:rsidDel="00000000" w:rsidR="00000000" w:rsidRPr="00000000">
        <w:rPr>
          <w:rtl w:val="0"/>
        </w:rPr>
        <w:t xml:space="preserve">                    Sa      Ri2     Ga2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2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ab/>
        <w:tab/>
        <w:t xml:space="preserve">       Sa      Ri1     Ga1    Ma1   Pa       Da2    Ni2    Sa+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3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04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 xml:space="preserve">     Sa      Ri1     Ga3    Ma2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3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15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Sa       Ri3     </w:t>
      </w:r>
      <w:r w:rsidDel="00000000" w:rsidR="00000000" w:rsidRPr="00000000">
        <w:rPr>
          <w:strike w:val="1"/>
          <w:rtl w:val="0"/>
        </w:rPr>
        <w:t xml:space="preserve">Ga3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3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Sa      Ri2     Ga3    Ma1    Pa      Da1   Ni1      Sa+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This is a Melakartha = 0 + (5-1)*6 + 1 = 0 + 24 + 1 = 25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5 —————— Grahabhedam set (5, 61)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3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ab/>
        <w:tab/>
        <w:t xml:space="preserve">       Sa      Ri1     Ga1    Ma1   Pa     Da2     Ni3     Sa+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3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4A">
      <w:pPr>
        <w:rPr>
          <w:strike w:val="1"/>
        </w:rPr>
      </w:pPr>
      <w:r w:rsidDel="00000000" w:rsidR="00000000" w:rsidRPr="00000000">
        <w:rPr>
          <w:rtl w:val="0"/>
        </w:rPr>
        <w:t xml:space="preserve">Sa    Ri2      Ga3 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24B">
      <w:pPr>
        <w:rPr>
          <w:strike w:val="1"/>
        </w:rPr>
      </w:pPr>
      <w:r w:rsidDel="00000000" w:rsidR="00000000" w:rsidRPr="00000000">
        <w:rPr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3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5B">
      <w:pPr>
        <w:rPr>
          <w:strike w:val="1"/>
        </w:rPr>
      </w:pPr>
      <w:r w:rsidDel="00000000" w:rsidR="00000000" w:rsidRPr="00000000">
        <w:rPr>
          <w:rtl w:val="0"/>
        </w:rPr>
        <w:t xml:space="preserve">         Sa      Ri2      Ga2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3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6C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 Sa      Ri1     Ga1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3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ab/>
        <w:tab/>
        <w:t xml:space="preserve">       Sa      Ri1     Ga1    Ma1   Pa      Da2    Ni3      Sa+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3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8D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`</w:t>
        <w:tab/>
        <w:tab/>
        <w:t xml:space="preserve">     Sa       Ri1     Ga3    Ma2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 Right shift</w:t>
      </w:r>
    </w:p>
    <w:tbl>
      <w:tblPr>
        <w:tblStyle w:val="Table3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9E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Sa      Ri3     </w:t>
      </w:r>
      <w:r w:rsidDel="00000000" w:rsidR="00000000" w:rsidRPr="00000000">
        <w:rPr>
          <w:strike w:val="1"/>
          <w:rtl w:val="0"/>
        </w:rPr>
        <w:t xml:space="preserve">Ga3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 Right shift</w:t>
      </w:r>
    </w:p>
    <w:tbl>
      <w:tblPr>
        <w:tblStyle w:val="Table4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Sa      Ri2     Ga3    Ma2   Pa      Da1    Ni1     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This is a Melakartha raaga = 36 + (5-1)*6 + 1 = 36 + 24 + 1 = 61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6 —————— Grahabhedam set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4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ab/>
        <w:tab/>
        <w:t xml:space="preserve">      Sa       Ri1     Ga1    Ma1   Pa      Da3     Ni3     Sa+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4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D5">
      <w:pPr>
        <w:rPr>
          <w:strike w:val="1"/>
        </w:rPr>
      </w:pPr>
      <w:r w:rsidDel="00000000" w:rsidR="00000000" w:rsidRPr="00000000">
        <w:rPr>
          <w:rtl w:val="0"/>
        </w:rPr>
        <w:t xml:space="preserve">Sa     Ri3     Ga3 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4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E6">
      <w:pPr>
        <w:rPr>
          <w:strike w:val="1"/>
        </w:rPr>
      </w:pPr>
      <w:r w:rsidDel="00000000" w:rsidR="00000000" w:rsidRPr="00000000">
        <w:rPr>
          <w:rtl w:val="0"/>
        </w:rPr>
        <w:t xml:space="preserve">         Sa      Ri1      Ga1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4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ab/>
        <w:t xml:space="preserve">       Sa      RI1      Ga1    </w:t>
      </w:r>
      <w:r w:rsidDel="00000000" w:rsidR="00000000" w:rsidRPr="00000000">
        <w:rPr>
          <w:strike w:val="1"/>
          <w:rtl w:val="0"/>
        </w:rPr>
        <w:t xml:space="preserve">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4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ab/>
        <w:tab/>
        <w:t xml:space="preserve">       Sa      Ri1     Ga1    Ma1   Pa      Da3     Ni3    Sa+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4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319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 xml:space="preserve">     Sa      Ri1     Ga3    Ma2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4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32A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Sa       Ri3    </w:t>
      </w:r>
      <w:r w:rsidDel="00000000" w:rsidR="00000000" w:rsidRPr="00000000">
        <w:rPr>
          <w:strike w:val="1"/>
          <w:rtl w:val="0"/>
        </w:rPr>
        <w:t xml:space="preserve">Ga3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4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     </w:t>
            </w:r>
          </w:p>
        </w:tc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33B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  Sa       Ri2      </w:t>
      </w:r>
      <w:r w:rsidDel="00000000" w:rsidR="00000000" w:rsidRPr="00000000">
        <w:rPr>
          <w:strike w:val="1"/>
          <w:rtl w:val="0"/>
        </w:rPr>
        <w:t xml:space="preserve">Ga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7 ———————— Grahabhedam set (7, 17, 63)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4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ab/>
        <w:tab/>
        <w:t xml:space="preserve">      Sa       Ri1     Ga2    Ma1   Pa      Da1    Ni1     Sa+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5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5F">
      <w:pPr>
        <w:rPr>
          <w:strike w:val="1"/>
        </w:rPr>
      </w:pPr>
      <w:r w:rsidDel="00000000" w:rsidR="00000000" w:rsidRPr="00000000">
        <w:rPr>
          <w:rtl w:val="0"/>
        </w:rPr>
        <w:t xml:space="preserve">Sa     Ri1    Ga1    Ma1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5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Sa      Ri1     Ga3    Ma1   Pa      Da2    Ni3     Sa+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This is a Melakartha raaga = 0 + (3-1)*6 + 5 = 0 + 12 + 5 = 17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5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81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Sa       Ri3     Ga3    Ma2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5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ab/>
        <w:tab/>
        <w:t xml:space="preserve">      Sa       Ri1    Ga2     Ma1    Pa      Da1    Ni1    Sa+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5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ab/>
        <w:tab/>
        <w:tab/>
        <w:t xml:space="preserve">      Sa     Ri2     Ga3    Ma2    Pa      Da1    Ni3      Sa+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This is a Melakartha = 36 + (5-1)*6 + 3 = 36 + 24 + 3 = 63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5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B4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Sa      Ri2      Ga3 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5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C5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   Sa      Ri2     Ga2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</w:t>
      </w:r>
      <w:r w:rsidDel="00000000" w:rsidR="00000000" w:rsidRPr="00000000">
        <w:rPr>
          <w:b w:val="1"/>
          <w:bCs w:val="1"/>
          <w:u w:val="single"/>
          <w:rtl w:val="0"/>
        </w:rPr>
        <w:t xml:space="preserve">elakartha Raaga 8 ——————— Grahabhedam set (8, 20, 22, 28, 29, 65)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Original </w:t>
      </w:r>
    </w:p>
    <w:tbl>
      <w:tblPr>
        <w:tblStyle w:val="Table5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ab/>
        <w:tab/>
        <w:t xml:space="preserve">       Sa     Ri1     Ga2     Ma1   Pa      Da1    Ni2     Sa+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3 Left shift</w:t>
      </w:r>
    </w:p>
    <w:tbl>
      <w:tblPr>
        <w:tblStyle w:val="Table5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Sa     Ri1     Ga2    Ma1   </w:t>
      </w:r>
      <w:r w:rsidDel="00000000" w:rsidR="00000000" w:rsidRPr="00000000">
        <w:rPr>
          <w:strike w:val="1"/>
          <w:rtl w:val="0"/>
        </w:rPr>
        <w:t xml:space="preserve">Pa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ab/>
        <w:t xml:space="preserve">Not melakartha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2 Left shift</w:t>
      </w:r>
    </w:p>
    <w:tbl>
      <w:tblPr>
        <w:tblStyle w:val="Table5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Sa     Ri2     Ga3    Ma1    </w:t>
      </w: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0"/>
        </w:rPr>
        <w:t xml:space="preserve">       Da2    Ni3     Sa+</w:t>
      </w:r>
    </w:p>
    <w:p w:rsidR="00000000" w:rsidDel="00000000" w:rsidP="00000000" w:rsidRDefault="00000000" w:rsidRPr="00000000" w14:paraId="000003FB">
      <w:pPr>
        <w:ind w:firstLine="720"/>
        <w:rPr/>
      </w:pPr>
      <w:r w:rsidDel="00000000" w:rsidR="00000000" w:rsidRPr="00000000">
        <w:rPr>
          <w:rtl w:val="0"/>
        </w:rPr>
        <w:t xml:space="preserve">Melakartha = 0 + (5-1)*6 + 5 = 0 + 24 + 5 = 29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6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ab/>
        <w:t xml:space="preserve">       Sa     Ri2     Ga2    Ma1   </w:t>
      </w: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0"/>
        </w:rPr>
        <w:t xml:space="preserve">         Da2    Ni2     Sa+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ab/>
        <w:t xml:space="preserve">Melakartha = 0 + (4-1)*6 + 4 = 0 + 18 + 4 = 22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6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ab/>
        <w:tab/>
        <w:t xml:space="preserve">       Sa     Ri1     Ga2    Ma1   Pa      Da1    Ni2     Sa+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6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ab/>
        <w:tab/>
        <w:t xml:space="preserve">                 sa       Ri2     Ga3    Ma2   Pa      Da2     Ni3     Sa+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Melakartha = 36 + (5-1)*6 + 5 = 36 + 24 + 5 = 65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6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</w:t>
        <w:tab/>
        <w:tab/>
        <w:tab/>
        <w:t xml:space="preserve">     Sa      Ri2     Ga3    Ma1   Pa     Da2     Ni2     Sa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Melakartha = 0 + (5-1)*6 + 4 = 0 + 24 + 4 = 28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3 Right shift </w:t>
      </w:r>
    </w:p>
    <w:tbl>
      <w:tblPr>
        <w:tblStyle w:val="Table6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ab/>
        <w:tab/>
        <w:t xml:space="preserve">       </w:t>
        <w:tab/>
        <w:tab/>
        <w:tab/>
        <w:t xml:space="preserve">  Sa     Ri2     Ga2    </w:t>
      </w:r>
      <w:r w:rsidDel="00000000" w:rsidR="00000000" w:rsidRPr="00000000">
        <w:rPr>
          <w:rtl w:val="0"/>
        </w:rPr>
        <w:t xml:space="preserve">Ma1      Pa      Da1    Ni2     Sa+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Melakartha = 0 + (4-1)*6 + 2 = 0 + 18 + 2 = 20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9 ———————— Grahabhedam set (9, 35, 56, 66)</w:t>
      </w:r>
    </w:p>
    <w:p w:rsidR="00000000" w:rsidDel="00000000" w:rsidP="00000000" w:rsidRDefault="00000000" w:rsidRPr="00000000" w14:paraId="000004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6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ab/>
        <w:tab/>
        <w:t xml:space="preserve">      Sa       Ri1     Ga2   Ma1    Pa       Da1    Ni3    Sa+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3 Left shift</w:t>
      </w:r>
    </w:p>
    <w:tbl>
      <w:tblPr>
        <w:tblStyle w:val="Table6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74">
      <w:pPr>
        <w:rPr>
          <w:strike w:val="1"/>
        </w:rPr>
      </w:pPr>
      <w:r w:rsidDel="00000000" w:rsidR="00000000" w:rsidRPr="00000000">
        <w:rPr>
          <w:rtl w:val="0"/>
        </w:rPr>
        <w:t xml:space="preserve">Sa    Ri1     Ga3  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2 Left shift</w:t>
      </w:r>
    </w:p>
    <w:tbl>
      <w:tblPr>
        <w:tblStyle w:val="Table6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Sa      Ri3     Ga3    Ma1   Pa      Da2     Ni3     Sa+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This is a Melakartha raaga = 0 + (6-1)*6 + 5 = 0 + 30 + 5 = 35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6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96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 Sa      Ri1     Ga1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6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ab/>
        <w:tab/>
        <w:t xml:space="preserve">      Sa      Ri1      Ga2   Ma1     Pa      Da1    Ni3    Sa+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7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ab/>
        <w:tab/>
        <w:tab/>
        <w:t xml:space="preserve">     Sa       Ri2     Ga3   Ma2    Pa      Da3    Ni3     Sa+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This is a Melakartha Raaga = 36 + (5-1)*6 + 6 = 36 + 24 + 6 = 66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 Right shift</w:t>
      </w:r>
    </w:p>
    <w:tbl>
      <w:tblPr>
        <w:tblStyle w:val="Table7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C9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Sa       Ri2     Ga3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3 Right shift</w:t>
      </w:r>
    </w:p>
    <w:tbl>
      <w:tblPr>
        <w:tblStyle w:val="Table7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Wh</w:t>
            </w:r>
          </w:p>
        </w:tc>
        <w:tc>
          <w:tcPr/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Sa      Ri2      Ga2   Ma2    Pa     Da1   Ni2     Sa+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This is a Melakartha Raaga = 36 + (4-1)*6 + 2 = 36 + 18 + 2 = 56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10 ———————— Grahabhedam set (10, 23, 26, 64)</w:t>
      </w:r>
    </w:p>
    <w:p w:rsidR="00000000" w:rsidDel="00000000" w:rsidP="00000000" w:rsidRDefault="00000000" w:rsidRPr="00000000" w14:paraId="000004D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7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</w:t>
            </w:r>
          </w:p>
        </w:tc>
        <w:tc>
          <w:tcPr/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ab/>
        <w:tab/>
        <w:t xml:space="preserve">       Sa      Ri1     Ga2    Ma1   Pa    Da2      Ni2      Sa+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3 Left shift</w:t>
      </w:r>
    </w:p>
    <w:tbl>
      <w:tblPr>
        <w:tblStyle w:val="Table7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</w:t>
            </w:r>
          </w:p>
        </w:tc>
        <w:tc>
          <w:tcPr/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4FE">
      <w:pPr>
        <w:rPr>
          <w:strike w:val="1"/>
        </w:rPr>
      </w:pPr>
      <w:r w:rsidDel="00000000" w:rsidR="00000000" w:rsidRPr="00000000">
        <w:rPr>
          <w:rtl w:val="0"/>
        </w:rPr>
        <w:t xml:space="preserve">Sa    Ri2      Ga2 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2 Left shift</w:t>
      </w:r>
    </w:p>
    <w:tbl>
      <w:tblPr>
        <w:tblStyle w:val="Table7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0F">
      <w:pPr>
        <w:rPr>
          <w:strike w:val="1"/>
        </w:rPr>
      </w:pPr>
      <w:r w:rsidDel="00000000" w:rsidR="00000000" w:rsidRPr="00000000">
        <w:rPr>
          <w:rtl w:val="0"/>
        </w:rPr>
        <w:t xml:space="preserve">         Sa       Ri1    Ga2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7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</w:t>
            </w:r>
          </w:p>
        </w:tc>
        <w:tc>
          <w:tcPr/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ab/>
        <w:t xml:space="preserve">        Sa     Ri2      Ga2    Ma1  Pa      Da2     Ni3      Sa+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Melakartha = 0 + (4-1)*6 + 5 = 0 + 18 + 5 = 23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7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</w:t>
            </w:r>
          </w:p>
        </w:tc>
        <w:tc>
          <w:tcPr/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ab/>
        <w:tab/>
        <w:t xml:space="preserve">      Sa       Ri1    Ga2     Ma1   Pa     Da2    Ni2      Sa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7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</w:t>
            </w:r>
          </w:p>
        </w:tc>
        <w:tc>
          <w:tcPr/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41">
      <w:pPr>
        <w:ind w:left="1440" w:firstLine="720"/>
        <w:rPr/>
      </w:pPr>
      <w:r w:rsidDel="00000000" w:rsidR="00000000" w:rsidRPr="00000000">
        <w:rPr>
          <w:rtl w:val="0"/>
        </w:rPr>
        <w:t xml:space="preserve">      Sa      Ri2    Ga3    Ma2 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Not a Melakartha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2 Right shift</w:t>
      </w:r>
    </w:p>
    <w:tbl>
      <w:tblPr>
        <w:tblStyle w:val="Table7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</w:t>
            </w:r>
          </w:p>
        </w:tc>
        <w:tc>
          <w:tcPr/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Sa      Ri2   Ga3      Ma2    Pa     Da2     Ni2    Sa+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Melakartha = 36 + (5-1)*6 + 4 = 36 + 24 + 4 = 64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8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</w:t>
            </w:r>
          </w:p>
        </w:tc>
        <w:tc>
          <w:tcPr/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Sa       Ri2     Ga3   Ma1    Pa      Da1    Ni2     Sa+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Melakartha = 0 + (5-1)*6 + 2 = 0 + 24 + 2 = 26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11 ———————— Grahabhedam set (11, 62)</w:t>
      </w:r>
    </w:p>
    <w:p w:rsidR="00000000" w:rsidDel="00000000" w:rsidP="00000000" w:rsidRDefault="00000000" w:rsidRPr="00000000" w14:paraId="0000056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8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ab/>
        <w:tab/>
        <w:t xml:space="preserve">      Sa      Ri1      Ga2   Ma1    Pa     Da2     Ni3     Sa+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3 Left shift</w:t>
      </w:r>
    </w:p>
    <w:tbl>
      <w:tblPr>
        <w:tblStyle w:val="Table8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87">
      <w:pPr>
        <w:rPr>
          <w:strike w:val="1"/>
        </w:rPr>
      </w:pPr>
      <w:r w:rsidDel="00000000" w:rsidR="00000000" w:rsidRPr="00000000">
        <w:rPr>
          <w:rtl w:val="0"/>
        </w:rPr>
        <w:t xml:space="preserve">Sa     Ri2     Ga3   Ma1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2 Left shift</w:t>
      </w:r>
    </w:p>
    <w:tbl>
      <w:tblPr>
        <w:tblStyle w:val="Table8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98">
      <w:pPr>
        <w:rPr>
          <w:strike w:val="1"/>
        </w:rPr>
      </w:pPr>
      <w:r w:rsidDel="00000000" w:rsidR="00000000" w:rsidRPr="00000000">
        <w:rPr>
          <w:rtl w:val="0"/>
        </w:rPr>
        <w:t xml:space="preserve">         Sa      Ri2    Ga2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8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A9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Sa       Ri1    Ga1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8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ab/>
        <w:tab/>
        <w:t xml:space="preserve">      Sa       Ri1    Ga2    Ma1     Pa     Da2    Ni3     Sa+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8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CA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 xml:space="preserve">     Sa      Ri2    Ga3     Ma2  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2 Right shift</w:t>
      </w:r>
    </w:p>
    <w:tbl>
      <w:tblPr>
        <w:tblStyle w:val="Table8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DB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 Sa     Ri2      Ga3   Ma2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3 Right shift</w:t>
      </w:r>
    </w:p>
    <w:tbl>
      <w:tblPr>
        <w:tblStyle w:val="Table8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Sa       Ri2    Ga3    Ma2    Pa       Da1    Ni2   Sa+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This is a Melakartha Raaga = 36 + (5-1)*6 + 2 = 36 + 24 + 2 = 62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12 ———————— Grahabhedam set (12)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8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ab/>
        <w:tab/>
        <w:t xml:space="preserve">      Sa       Ri1    Ga2    Ma1    Pa      Da3   Ni3      Sa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9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12">
      <w:pPr>
        <w:rPr>
          <w:strike w:val="1"/>
        </w:rPr>
      </w:pPr>
      <w:r w:rsidDel="00000000" w:rsidR="00000000" w:rsidRPr="00000000">
        <w:rPr>
          <w:rtl w:val="0"/>
        </w:rPr>
        <w:t xml:space="preserve">Sa    Ri3      Ga3    Ma1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9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23">
      <w:pPr>
        <w:rPr>
          <w:strike w:val="1"/>
        </w:rPr>
      </w:pPr>
      <w:r w:rsidDel="00000000" w:rsidR="00000000" w:rsidRPr="00000000">
        <w:rPr>
          <w:rtl w:val="0"/>
        </w:rPr>
        <w:t xml:space="preserve">         Sa      Ri1     Ga1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9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34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Sa      Ri1      Ga1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9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     Sa      Ri1     Ga2   Ma1    Pa       Da3    Ni3     Sa+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9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56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 xml:space="preserve">     Sa     Ri2    Ga3   Ma1      </w:t>
      </w:r>
      <w:r w:rsidDel="00000000" w:rsidR="00000000" w:rsidRPr="00000000">
        <w:rPr>
          <w:strike w:val="1"/>
          <w:rtl w:val="0"/>
        </w:rPr>
        <w:t xml:space="preserve">Pa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9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67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Sa      Ri2    Ga3 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Not a Melakartha Raaga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3 Right shifts </w:t>
      </w:r>
    </w:p>
    <w:tbl>
      <w:tblPr>
        <w:tblStyle w:val="Table9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Sa      Ri2     </w:t>
      </w:r>
      <w:r w:rsidDel="00000000" w:rsidR="00000000" w:rsidRPr="00000000">
        <w:rPr>
          <w:strike w:val="1"/>
          <w:rtl w:val="0"/>
        </w:rPr>
        <w:t xml:space="preserve">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Not a Melakartha Raaga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13 ———————— Grahabhedam set (13, 69)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9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ab/>
        <w:tab/>
        <w:t xml:space="preserve">      Sa      Ri1     Ga3   Ma1     Pa     Da1    Ni1     Sa+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9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Sa   Ri1    Ga1      Ma1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2 Left shifts </w:t>
      </w:r>
    </w:p>
    <w:tbl>
      <w:tblPr>
        <w:tblStyle w:val="Table9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Sa      Ri1     Ga3    Ma1    </w:t>
      </w:r>
      <w:r w:rsidDel="00000000" w:rsidR="00000000" w:rsidRPr="00000000">
        <w:rPr>
          <w:strike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0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6BE">
      <w:pPr>
        <w:rPr>
          <w:strike w:val="1"/>
        </w:rPr>
      </w:pPr>
      <w:r w:rsidDel="00000000" w:rsidR="00000000" w:rsidRPr="00000000">
        <w:rPr>
          <w:rtl w:val="0"/>
        </w:rPr>
        <w:tab/>
        <w:t xml:space="preserve">       Sa      Ri3     Ga3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Not a Melakartha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Original </w:t>
      </w:r>
    </w:p>
    <w:tbl>
      <w:tblPr>
        <w:tblStyle w:val="Table10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ab/>
        <w:tab/>
        <w:t xml:space="preserve">      Sa     Ri1     Ga3     Ma1    Pa     Da1     Ni1     Sa+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1 Right shift </w:t>
      </w:r>
    </w:p>
    <w:tbl>
      <w:tblPr>
        <w:tblStyle w:val="Table10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ab/>
        <w:tab/>
        <w:tab/>
        <w:t xml:space="preserve">     Sa     Ri3      Ga3   Ma2    Pa      Da1    Ni3     Sa+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This is a Melakartha Raaga = 36 + (6-1)*6 + 3 = 36 + 30 + 3 = 69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10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6F1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    Sa     Ri1     Ga2 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10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 </w:t>
            </w:r>
          </w:p>
        </w:tc>
        <w:tc>
          <w:tcPr/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02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  Sa      Ri2     Ga2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Not a Melakartha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Melakartha raaga 14 ————————— Grahabhedam set (14, 21, 58, 71)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0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15">
      <w:pPr>
        <w:rPr>
          <w:sz w:val="20"/>
          <w:szCs w:val="20"/>
        </w:rPr>
      </w:pPr>
      <w:r w:rsidDel="00000000" w:rsidR="00000000" w:rsidRPr="00000000">
        <w:rPr>
          <w:rtl w:val="0"/>
        </w:rPr>
        <w:tab/>
        <w:tab/>
        <w:t xml:space="preserve">      Sa     Ri1     Ga3     Ma1   Pa     Da1     Ni2     Sa</w:t>
      </w:r>
      <w:r w:rsidDel="00000000" w:rsidR="00000000" w:rsidRPr="00000000">
        <w:rPr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7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10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Ri1      Ga2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Raaga</w:t>
      </w:r>
    </w:p>
    <w:p w:rsidR="00000000" w:rsidDel="00000000" w:rsidP="00000000" w:rsidRDefault="00000000" w:rsidRPr="00000000" w14:paraId="000007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2 Left shifts </w:t>
      </w:r>
    </w:p>
    <w:tbl>
      <w:tblPr>
        <w:tblStyle w:val="Table10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Ri2     Ga3     Ma1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7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0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Sa       Ri2     Ga2      Ma2      Pa      Da2     Ni2      Sa+</w:t>
      </w:r>
    </w:p>
    <w:p w:rsidR="00000000" w:rsidDel="00000000" w:rsidP="00000000" w:rsidRDefault="00000000" w:rsidRPr="00000000" w14:paraId="000007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(4-1)*6 + 4 = 36 + 18 + 4 = 58</w:t>
      </w:r>
    </w:p>
    <w:p w:rsidR="00000000" w:rsidDel="00000000" w:rsidP="00000000" w:rsidRDefault="00000000" w:rsidRPr="00000000" w14:paraId="000007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0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 Ri1      Ga3     Ma1     Pa      Da1      Ni3    Sa+</w:t>
      </w:r>
    </w:p>
    <w:p w:rsidR="00000000" w:rsidDel="00000000" w:rsidP="00000000" w:rsidRDefault="00000000" w:rsidRPr="00000000" w14:paraId="000007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1 Right shift </w:t>
      </w:r>
    </w:p>
    <w:tbl>
      <w:tblPr>
        <w:tblStyle w:val="Table11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 Sa       Ri3     Ga3     Ma2     Pa      Da2     Ni3       Sa+</w:t>
      </w:r>
    </w:p>
    <w:p w:rsidR="00000000" w:rsidDel="00000000" w:rsidP="00000000" w:rsidRDefault="00000000" w:rsidRPr="00000000" w14:paraId="000007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(6-1)*6 + 5 = 36 + 30 + 5 = 71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11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Sa       Ri1 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Raaga </w:t>
      </w:r>
    </w:p>
    <w:p w:rsidR="00000000" w:rsidDel="00000000" w:rsidP="00000000" w:rsidRDefault="00000000" w:rsidRPr="00000000" w14:paraId="000007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3 Right shifts </w:t>
      </w:r>
    </w:p>
    <w:tbl>
      <w:tblPr>
        <w:tblStyle w:val="Table11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 </w:t>
            </w:r>
          </w:p>
        </w:tc>
        <w:tc>
          <w:tcPr/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Ri2      Ga2     Ma1     Pa       Da1     Ni3       Sa+</w:t>
      </w:r>
    </w:p>
    <w:p w:rsidR="00000000" w:rsidDel="00000000" w:rsidP="00000000" w:rsidRDefault="00000000" w:rsidRPr="00000000" w14:paraId="000007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0 + (4-1)*6 + 3 = 0 + 18 + 3 = 21</w:t>
      </w:r>
    </w:p>
    <w:p w:rsidR="00000000" w:rsidDel="00000000" w:rsidP="00000000" w:rsidRDefault="00000000" w:rsidRPr="00000000" w14:paraId="000007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15 ———————————— Grahabhedam set (15, 57, 72)</w:t>
      </w:r>
    </w:p>
    <w:p w:rsidR="00000000" w:rsidDel="00000000" w:rsidP="00000000" w:rsidRDefault="00000000" w:rsidRPr="00000000" w14:paraId="00000792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1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 Ri1      Ga3    Ma1     Pa        Da1     Ni3      Sa+ </w:t>
      </w:r>
    </w:p>
    <w:p w:rsidR="00000000" w:rsidDel="00000000" w:rsidP="00000000" w:rsidRDefault="00000000" w:rsidRPr="00000000" w14:paraId="000007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11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B1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 Ri1     Ga3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7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7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1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C2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Sa      Ri3     Ga3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7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7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1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D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 Ri1      Ga1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7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7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1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Sa        Ri1       Ga3     Ma1     Pa      Da1    Ni3        Sa+</w:t>
      </w:r>
    </w:p>
    <w:p w:rsidR="00000000" w:rsidDel="00000000" w:rsidP="00000000" w:rsidRDefault="00000000" w:rsidRPr="00000000" w14:paraId="000007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11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7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Sa        Ri3      Ga3      Ma2     Pa     Da3     Ni3       Sa+</w:t>
      </w:r>
    </w:p>
    <w:p w:rsidR="00000000" w:rsidDel="00000000" w:rsidP="00000000" w:rsidRDefault="00000000" w:rsidRPr="00000000" w14:paraId="000007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(6-1)*6 + 6 = 36 + 30 + 6 = 72</w:t>
      </w:r>
    </w:p>
    <w:p w:rsidR="00000000" w:rsidDel="00000000" w:rsidP="00000000" w:rsidRDefault="00000000" w:rsidRPr="00000000" w14:paraId="000007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11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05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Sa        Ri1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8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12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 </w:t>
            </w:r>
          </w:p>
        </w:tc>
        <w:tc>
          <w:tcPr/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Sa      Ri2       Ga2     Ma2     Pa      Da1      Ni3      Sa+</w:t>
      </w:r>
    </w:p>
    <w:p w:rsidR="00000000" w:rsidDel="00000000" w:rsidP="00000000" w:rsidRDefault="00000000" w:rsidRPr="00000000" w14:paraId="000008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(4-1)*6 + 3 = 36 + 18 + 3 = 57</w:t>
      </w:r>
    </w:p>
    <w:p w:rsidR="00000000" w:rsidDel="00000000" w:rsidP="00000000" w:rsidRDefault="00000000" w:rsidRPr="00000000" w14:paraId="000008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16 ——————————————— Grahabhidam set (16, 27, 59)</w:t>
      </w:r>
    </w:p>
    <w:p w:rsidR="00000000" w:rsidDel="00000000" w:rsidP="00000000" w:rsidRDefault="00000000" w:rsidRPr="00000000" w14:paraId="0000081F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sz w:val="20"/>
          <w:szCs w:val="20"/>
          <w:u w:val="single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2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Ri1     Ga3      Ma1      Pa       Da2     Ni2     Sa+</w:t>
      </w:r>
    </w:p>
    <w:p w:rsidR="00000000" w:rsidDel="00000000" w:rsidP="00000000" w:rsidRDefault="00000000" w:rsidRPr="00000000" w14:paraId="000008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12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3E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Ri2     Ga2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8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2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4F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 Ri1     Ga2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8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2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Sa       Ri2       Ga2    Ma2      Pa        Da2    Ni3     Sa+   </w:t>
      </w:r>
    </w:p>
    <w:p w:rsidR="00000000" w:rsidDel="00000000" w:rsidP="00000000" w:rsidRDefault="00000000" w:rsidRPr="00000000" w14:paraId="000008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(4-1)*6 + 5 = 36 + 18 + 5 = 59</w:t>
      </w:r>
    </w:p>
    <w:p w:rsidR="00000000" w:rsidDel="00000000" w:rsidP="00000000" w:rsidRDefault="00000000" w:rsidRPr="00000000" w14:paraId="000008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2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 Ri1     Ga3     Ma1      Pa       Da2     Ni2     Sa+</w:t>
      </w:r>
    </w:p>
    <w:p w:rsidR="00000000" w:rsidDel="00000000" w:rsidP="00000000" w:rsidRDefault="00000000" w:rsidRPr="00000000" w14:paraId="000008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12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81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Ri3      Ga3      Ma2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8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12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92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 Ri1     Ga2     Ma1      Pa       Da2      Ni2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Sa+</w:t>
      </w:r>
    </w:p>
    <w:p w:rsidR="00000000" w:rsidDel="00000000" w:rsidP="00000000" w:rsidRDefault="00000000" w:rsidRPr="00000000" w14:paraId="000008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12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 Ri2     Ga3     Ma1     Pa      Da1      Ni3      Sa+</w:t>
      </w:r>
    </w:p>
    <w:p w:rsidR="00000000" w:rsidDel="00000000" w:rsidP="00000000" w:rsidRDefault="00000000" w:rsidRPr="00000000" w14:paraId="000008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0 + (5-1)*6 + 3 = 0 + 24 + 3 = 27</w:t>
      </w:r>
    </w:p>
    <w:p w:rsidR="00000000" w:rsidDel="00000000" w:rsidP="00000000" w:rsidRDefault="00000000" w:rsidRPr="00000000" w14:paraId="000008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18 ————————————— Grahabhedam set (18, 43)</w:t>
      </w:r>
    </w:p>
    <w:p w:rsidR="00000000" w:rsidDel="00000000" w:rsidP="00000000" w:rsidRDefault="00000000" w:rsidRPr="00000000" w14:paraId="000008AC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sz w:val="20"/>
          <w:szCs w:val="20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2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Ri1        Ga1    Ma1     Pa        Da3     Ni3      Sa+</w:t>
      </w:r>
    </w:p>
    <w:p w:rsidR="00000000" w:rsidDel="00000000" w:rsidP="00000000" w:rsidRDefault="00000000" w:rsidRPr="00000000" w14:paraId="000008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13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CB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Ri3     Ga3    Ma1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8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3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DC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Ri1     Ga1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8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3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ED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Ri1      Ga1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8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8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3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8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Sa       Ri1       Ga3     Ma1     Pa        Da3     Ni3      Sa+</w:t>
      </w:r>
    </w:p>
    <w:p w:rsidR="00000000" w:rsidDel="00000000" w:rsidP="00000000" w:rsidRDefault="00000000" w:rsidRPr="00000000" w14:paraId="000008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1 Right shifts</w:t>
      </w:r>
    </w:p>
    <w:tbl>
      <w:tblPr>
        <w:tblStyle w:val="Table13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90E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Ri3      Ga3     Ma2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9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9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2  Right shifts</w:t>
      </w:r>
    </w:p>
    <w:tbl>
      <w:tblPr>
        <w:tblStyle w:val="Table13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9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 Sa      Ri1     Ga2     Ma2      Pa      Da1     Ni1      Sa+</w:t>
      </w:r>
    </w:p>
    <w:p w:rsidR="00000000" w:rsidDel="00000000" w:rsidP="00000000" w:rsidRDefault="00000000" w:rsidRPr="00000000" w14:paraId="000009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(2-1)*6 + 1 = 36 + 6 + 1 = 43</w:t>
      </w:r>
    </w:p>
    <w:p w:rsidR="00000000" w:rsidDel="00000000" w:rsidP="00000000" w:rsidRDefault="00000000" w:rsidRPr="00000000" w14:paraId="000009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13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9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 Ri2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9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24 ———————————————— Grahabhedam set (24, 32)</w:t>
      </w:r>
    </w:p>
    <w:p w:rsidR="00000000" w:rsidDel="00000000" w:rsidP="00000000" w:rsidRDefault="00000000" w:rsidRPr="00000000" w14:paraId="000009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sz w:val="20"/>
          <w:szCs w:val="20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3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 Sa      Ri2     Ga2   Ma1        Pa      Da3     Ni3      Sa+</w:t>
      </w:r>
    </w:p>
    <w:p w:rsidR="00000000" w:rsidDel="00000000" w:rsidP="00000000" w:rsidRDefault="00000000" w:rsidRPr="00000000" w14:paraId="000009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3 Left shifts </w:t>
      </w:r>
    </w:p>
    <w:tbl>
      <w:tblPr>
        <w:tblStyle w:val="Table13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Ri3       Ga3     Ma1     Pa       Da1      Ni2     Sa+</w:t>
      </w:r>
    </w:p>
    <w:p w:rsidR="00000000" w:rsidDel="00000000" w:rsidP="00000000" w:rsidRDefault="00000000" w:rsidRPr="00000000" w14:paraId="000009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0 + (6-1)*6 + 2 = 0 + 30 + 2 = 32</w:t>
      </w:r>
    </w:p>
    <w:p w:rsidR="00000000" w:rsidDel="00000000" w:rsidP="00000000" w:rsidRDefault="00000000" w:rsidRPr="00000000" w14:paraId="000009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3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Ri1      Ga1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9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1 Left shift </w:t>
      </w:r>
    </w:p>
    <w:tbl>
      <w:tblPr>
        <w:tblStyle w:val="Table14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Sa        Ri1     Ga2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9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4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Ri2       Ga2     Ma1    Pa       Da3      Ni3      Sa+</w:t>
      </w:r>
    </w:p>
    <w:p w:rsidR="00000000" w:rsidDel="00000000" w:rsidP="00000000" w:rsidRDefault="00000000" w:rsidRPr="00000000" w14:paraId="000009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 </w:t>
      </w:r>
    </w:p>
    <w:tbl>
      <w:tblPr>
        <w:tblStyle w:val="Table14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</w:t>
        <w:tab/>
        <w:t xml:space="preserve">     Sa      Ri1       Ga2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9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2 Right shifts </w:t>
      </w:r>
    </w:p>
    <w:tbl>
      <w:tblPr>
        <w:tblStyle w:val="Table14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 Ri2     Ga3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9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3 Right shifts </w:t>
      </w:r>
    </w:p>
    <w:tbl>
      <w:tblPr>
        <w:tblStyle w:val="Table14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9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Ri2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9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30 ————————————————— Grahabhedam set (30, 34, 44)</w:t>
      </w:r>
    </w:p>
    <w:p w:rsidR="00000000" w:rsidDel="00000000" w:rsidP="00000000" w:rsidRDefault="00000000" w:rsidRPr="00000000" w14:paraId="000009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sz w:val="20"/>
          <w:szCs w:val="20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4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9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Ri2      Ga3     Ma1     Pa       Da3     Ni3       Sa+</w:t>
      </w:r>
    </w:p>
    <w:p w:rsidR="00000000" w:rsidDel="00000000" w:rsidP="00000000" w:rsidRDefault="00000000" w:rsidRPr="00000000" w14:paraId="000009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3 Left shifts </w:t>
      </w:r>
    </w:p>
    <w:tbl>
      <w:tblPr>
        <w:tblStyle w:val="Table14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9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Ri3      Ga3     Ma1     Pa       Da2      Ni2      Sa+</w:t>
      </w:r>
    </w:p>
    <w:p w:rsidR="00000000" w:rsidDel="00000000" w:rsidP="00000000" w:rsidRDefault="00000000" w:rsidRPr="00000000" w14:paraId="000009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0 + (6-1)*6 + 4 = 0 + 30 + 4 = 34</w:t>
      </w:r>
    </w:p>
    <w:p w:rsidR="00000000" w:rsidDel="00000000" w:rsidP="00000000" w:rsidRDefault="00000000" w:rsidRPr="00000000" w14:paraId="000009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4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9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Ri1     Ga1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9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4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9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9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 Ri1     Ga2     Ma1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A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4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Ri2     Ga3      Ma1     Pa       Da3     Ni3      Sa+</w:t>
      </w:r>
    </w:p>
    <w:p w:rsidR="00000000" w:rsidDel="00000000" w:rsidP="00000000" w:rsidRDefault="00000000" w:rsidRPr="00000000" w14:paraId="00000A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1 Right shift </w:t>
      </w:r>
    </w:p>
    <w:tbl>
      <w:tblPr>
        <w:tblStyle w:val="Table15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Ri2     Ga2     Ma1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A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2 Right shifts </w:t>
      </w:r>
    </w:p>
    <w:tbl>
      <w:tblPr>
        <w:tblStyle w:val="Table15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Ri1       Ga2     Ma2     Pa      Da1     Ni2      Sa+</w:t>
      </w:r>
    </w:p>
    <w:p w:rsidR="00000000" w:rsidDel="00000000" w:rsidP="00000000" w:rsidRDefault="00000000" w:rsidRPr="00000000" w14:paraId="00000A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(2-1)*6 + 2 = 36 + 6 + 2 = 44</w:t>
      </w:r>
    </w:p>
    <w:p w:rsidR="00000000" w:rsidDel="00000000" w:rsidP="00000000" w:rsidRDefault="00000000" w:rsidRPr="00000000" w14:paraId="00000A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3 Right shifts </w:t>
      </w:r>
    </w:p>
    <w:tbl>
      <w:tblPr>
        <w:tblStyle w:val="Table15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4A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 Ri2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</w:p>
    <w:p w:rsidR="00000000" w:rsidDel="00000000" w:rsidP="00000000" w:rsidRDefault="00000000" w:rsidRPr="00000000" w14:paraId="00000A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A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31 ——————————————————— Grahabhedam set (31)</w:t>
      </w:r>
    </w:p>
    <w:p w:rsidR="00000000" w:rsidDel="00000000" w:rsidP="00000000" w:rsidRDefault="00000000" w:rsidRPr="00000000" w14:paraId="00000A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5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Ri3      Ga3     Ma1     Pa       Da1     Ni1      Sa+</w:t>
      </w:r>
    </w:p>
    <w:p w:rsidR="00000000" w:rsidDel="00000000" w:rsidP="00000000" w:rsidRDefault="00000000" w:rsidRPr="00000000" w14:paraId="00000A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3 Left shifts </w:t>
      </w:r>
    </w:p>
    <w:tbl>
      <w:tblPr>
        <w:tblStyle w:val="Table15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Ri1      Ga1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A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5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8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Ri1      Ga3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A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A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1 Left shift </w:t>
      </w:r>
    </w:p>
    <w:tbl>
      <w:tblPr>
        <w:tblStyle w:val="Table15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94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Sa        Ri3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Ga3</w:t>
      </w:r>
    </w:p>
    <w:p w:rsidR="00000000" w:rsidDel="00000000" w:rsidP="00000000" w:rsidRDefault="00000000" w:rsidRPr="00000000" w14:paraId="00000A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A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Original </w:t>
      </w:r>
    </w:p>
    <w:tbl>
      <w:tblPr>
        <w:tblStyle w:val="Table15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Ri3      Ga3     Ma1     Pa      Da1      Ni1      Sa+</w:t>
      </w:r>
    </w:p>
    <w:p w:rsidR="00000000" w:rsidDel="00000000" w:rsidP="00000000" w:rsidRDefault="00000000" w:rsidRPr="00000000" w14:paraId="00000A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15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Ri1     Ga1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A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2 Right shifts </w:t>
      </w:r>
    </w:p>
    <w:tbl>
      <w:tblPr>
        <w:tblStyle w:val="Table15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C6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Ri1      Ga2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A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A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3 Right shifts </w:t>
      </w:r>
    </w:p>
    <w:tbl>
      <w:tblPr>
        <w:tblStyle w:val="Table16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Ri2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 </w:t>
      </w:r>
    </w:p>
    <w:p w:rsidR="00000000" w:rsidDel="00000000" w:rsidP="00000000" w:rsidRDefault="00000000" w:rsidRPr="00000000" w14:paraId="00000A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33 ————————————— Grahabhedamn set (33, 60)</w:t>
      </w:r>
    </w:p>
    <w:p w:rsidR="00000000" w:rsidDel="00000000" w:rsidP="00000000" w:rsidRDefault="00000000" w:rsidRPr="00000000" w14:paraId="00000A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6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Ri3      Ga3     Ma1     Pa      Da1      Ni3      Sa+</w:t>
      </w:r>
    </w:p>
    <w:p w:rsidR="00000000" w:rsidDel="00000000" w:rsidP="00000000" w:rsidRDefault="00000000" w:rsidRPr="00000000" w14:paraId="00000A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16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A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A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A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A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AFF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Ri1      Ga3     Ma1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B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 Melakartha</w:t>
      </w:r>
    </w:p>
    <w:p w:rsidR="00000000" w:rsidDel="00000000" w:rsidP="00000000" w:rsidRDefault="00000000" w:rsidRPr="00000000" w14:paraId="00000B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6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10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 Ri3      Ga3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B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6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21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 Ri1     Ga3      Ma1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B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6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  Ri3    Ga3     Ma1      Pa       Da1    Ni3      Sa+</w:t>
      </w:r>
    </w:p>
    <w:p w:rsidR="00000000" w:rsidDel="00000000" w:rsidP="00000000" w:rsidRDefault="00000000" w:rsidRPr="00000000" w14:paraId="00000B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16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42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Ri1       Ga1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B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2 Right shifts</w:t>
      </w:r>
    </w:p>
    <w:tbl>
      <w:tblPr>
        <w:tblStyle w:val="Table16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5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Ri1      Ga2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B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16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Sa      Ri2      Ga2     Ma2     Pa        Da3     Ni3     Sa+</w:t>
      </w:r>
    </w:p>
    <w:p w:rsidR="00000000" w:rsidDel="00000000" w:rsidP="00000000" w:rsidRDefault="00000000" w:rsidRPr="00000000" w14:paraId="00000B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(4-1)*6 + 6 = 36 + 18 + 6 = 60</w:t>
      </w:r>
    </w:p>
    <w:p w:rsidR="00000000" w:rsidDel="00000000" w:rsidP="00000000" w:rsidRDefault="00000000" w:rsidRPr="00000000" w14:paraId="00000B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36 —————————— Grahabhedam set (36, 45)</w:t>
      </w:r>
    </w:p>
    <w:p w:rsidR="00000000" w:rsidDel="00000000" w:rsidP="00000000" w:rsidRDefault="00000000" w:rsidRPr="00000000" w14:paraId="00000B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sz w:val="20"/>
          <w:szCs w:val="20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6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Ri3      Ga3     Ma1      Pa       Da3     Ni3     Sa+</w:t>
      </w:r>
    </w:p>
    <w:p w:rsidR="00000000" w:rsidDel="00000000" w:rsidP="00000000" w:rsidRDefault="00000000" w:rsidRPr="00000000" w14:paraId="00000B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17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8C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Ri3      Ga3 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B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7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9D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Sa      Ri1       Ga1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B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7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AE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 Ri1     Ga3 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B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sz w:val="20"/>
          <w:szCs w:val="20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7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  <w:tab/>
        <w:t xml:space="preserve">       Sa     Ri3       Ga3    Ma1       Pa       Da3      Ni3    Sa+</w:t>
      </w:r>
    </w:p>
    <w:p w:rsidR="00000000" w:rsidDel="00000000" w:rsidP="00000000" w:rsidRDefault="00000000" w:rsidRPr="00000000" w14:paraId="00000B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17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CF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 Sa      Ri1     Ga1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B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2 Right shift</w:t>
      </w:r>
    </w:p>
    <w:tbl>
      <w:tblPr>
        <w:tblStyle w:val="Table17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Sa        Ri1       Ga2    Ma2    Pa       Da1     Ni3       Sa+</w:t>
      </w:r>
    </w:p>
    <w:p w:rsidR="00000000" w:rsidDel="00000000" w:rsidP="00000000" w:rsidRDefault="00000000" w:rsidRPr="00000000" w14:paraId="00000B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(2-1)*6 + 3 = 36 + 6 + 3 = 45</w:t>
      </w:r>
    </w:p>
    <w:p w:rsidR="00000000" w:rsidDel="00000000" w:rsidP="00000000" w:rsidRDefault="00000000" w:rsidRPr="00000000" w14:paraId="00000BE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3 Right shifts</w:t>
      </w:r>
    </w:p>
    <w:tbl>
      <w:tblPr>
        <w:tblStyle w:val="Table17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BF1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Sa        Ri2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</w:p>
    <w:p w:rsidR="00000000" w:rsidDel="00000000" w:rsidP="00000000" w:rsidRDefault="00000000" w:rsidRPr="00000000" w14:paraId="00000B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B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37 ————————————— Grahabhedam set (no Grahabhedams - Melakartha Raagas 37, 38, 39, 40, 41, 42 don't have any Grahabhedams as Ga1 to Ma2 is WW)</w:t>
      </w:r>
    </w:p>
    <w:p w:rsidR="00000000" w:rsidDel="00000000" w:rsidP="00000000" w:rsidRDefault="00000000" w:rsidRPr="00000000" w14:paraId="00000B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sz w:val="20"/>
          <w:szCs w:val="20"/>
          <w:rtl w:val="0"/>
        </w:rPr>
        <w:t xml:space="preserve">Original</w:t>
      </w:r>
      <w:r w:rsidDel="00000000" w:rsidR="00000000" w:rsidRPr="00000000">
        <w:rPr>
          <w:rtl w:val="0"/>
        </w:rPr>
      </w:r>
    </w:p>
    <w:tbl>
      <w:tblPr>
        <w:tblStyle w:val="Table17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 Ri1     Ga1      Ma2    Pa       Da1      Ni1     Sa+</w:t>
      </w:r>
    </w:p>
    <w:p w:rsidR="00000000" w:rsidDel="00000000" w:rsidP="00000000" w:rsidRDefault="00000000" w:rsidRPr="00000000" w14:paraId="00000C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3 Left shifts</w:t>
      </w:r>
    </w:p>
    <w:tbl>
      <w:tblPr>
        <w:tblStyle w:val="Table17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Ri1     Ga1     Ma1     Pa</w:t>
      </w:r>
    </w:p>
    <w:p w:rsidR="00000000" w:rsidDel="00000000" w:rsidP="00000000" w:rsidRDefault="00000000" w:rsidRPr="00000000" w14:paraId="00000C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2 Left shifts</w:t>
      </w:r>
    </w:p>
    <w:tbl>
      <w:tblPr>
        <w:tblStyle w:val="Table17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Ri1     Ga3      Ma1</w:t>
      </w:r>
    </w:p>
    <w:p w:rsidR="00000000" w:rsidDel="00000000" w:rsidP="00000000" w:rsidRDefault="00000000" w:rsidRPr="00000000" w14:paraId="00000C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1 Left shift</w:t>
      </w:r>
    </w:p>
    <w:tbl>
      <w:tblPr>
        <w:tblStyle w:val="Table18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3B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Ri3       Ga3     Ma1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C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Original</w:t>
      </w:r>
    </w:p>
    <w:tbl>
      <w:tblPr>
        <w:tblStyle w:val="Table18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 Ri1      Ga1    Ma2      Pa      Da1      Ni1     Sa+</w:t>
      </w:r>
    </w:p>
    <w:p w:rsidR="00000000" w:rsidDel="00000000" w:rsidP="00000000" w:rsidRDefault="00000000" w:rsidRPr="00000000" w14:paraId="00000C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1 Right shift</w:t>
      </w:r>
    </w:p>
    <w:tbl>
      <w:tblPr>
        <w:tblStyle w:val="Table18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5C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</w:p>
    <w:p w:rsidR="00000000" w:rsidDel="00000000" w:rsidP="00000000" w:rsidRDefault="00000000" w:rsidRPr="00000000" w14:paraId="00000C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</w:t>
      </w:r>
    </w:p>
    <w:tbl>
      <w:tblPr>
        <w:tblStyle w:val="Table18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6D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Ri</w:t>
      </w:r>
    </w:p>
    <w:p w:rsidR="00000000" w:rsidDel="00000000" w:rsidP="00000000" w:rsidRDefault="00000000" w:rsidRPr="00000000" w14:paraId="00000C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18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  <w:tc>
          <w:tcPr/>
          <w:p w:rsidR="00000000" w:rsidDel="00000000" w:rsidP="00000000" w:rsidRDefault="00000000" w:rsidRPr="00000000" w14:paraId="00000C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</w:t>
            </w:r>
          </w:p>
        </w:tc>
      </w:tr>
    </w:tbl>
    <w:p w:rsidR="00000000" w:rsidDel="00000000" w:rsidP="00000000" w:rsidRDefault="00000000" w:rsidRPr="00000000" w14:paraId="00000C7E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Sa      Ri1       Ga1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C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46 —————————————————— Grahabhedam set (46, 70)</w:t>
      </w:r>
    </w:p>
    <w:p w:rsidR="00000000" w:rsidDel="00000000" w:rsidP="00000000" w:rsidRDefault="00000000" w:rsidRPr="00000000" w14:paraId="00000C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18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C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Ri1      Ga2     Ma2     Pa       Da2      Ni2    Sa+</w:t>
      </w:r>
    </w:p>
    <w:p w:rsidR="00000000" w:rsidDel="00000000" w:rsidP="00000000" w:rsidRDefault="00000000" w:rsidRPr="00000000" w14:paraId="00000C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18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CA6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Ri2      Ga2     Ma1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C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</w:t>
      </w:r>
    </w:p>
    <w:tbl>
      <w:tblPr>
        <w:tblStyle w:val="Table18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CB7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Ri1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C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shift</w:t>
      </w:r>
    </w:p>
    <w:tbl>
      <w:tblPr>
        <w:tblStyle w:val="Table18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CC8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 Sa    Ri2     Ga2  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C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18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C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Ri1      Ga2     Ma2     Pa       Da2      Ni2    Sa+</w:t>
      </w:r>
    </w:p>
    <w:p w:rsidR="00000000" w:rsidDel="00000000" w:rsidP="00000000" w:rsidRDefault="00000000" w:rsidRPr="00000000" w14:paraId="00000C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19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CE9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Ri2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</w:p>
    <w:p w:rsidR="00000000" w:rsidDel="00000000" w:rsidP="00000000" w:rsidRDefault="00000000" w:rsidRPr="00000000" w14:paraId="00000C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C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</w:t>
      </w:r>
    </w:p>
    <w:tbl>
      <w:tblPr>
        <w:tblStyle w:val="Table19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C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C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C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Ri3       Ga3     Ma2     Pa      Da2     Ni2      Sa+ </w:t>
      </w:r>
    </w:p>
    <w:p w:rsidR="00000000" w:rsidDel="00000000" w:rsidP="00000000" w:rsidRDefault="00000000" w:rsidRPr="00000000" w14:paraId="00000C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Melakartha Raaga = 36 + (6-1)*6 + 4 = 36 + 30 + 4 = 70</w:t>
      </w:r>
    </w:p>
    <w:p w:rsidR="00000000" w:rsidDel="00000000" w:rsidP="00000000" w:rsidRDefault="00000000" w:rsidRPr="00000000" w14:paraId="00000C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19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C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C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0B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Sa      Ri1     Ga2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D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Melakartha Raaga 47 ——————————————————— Grahabhedam set (47)</w:t>
      </w:r>
    </w:p>
    <w:p w:rsidR="00000000" w:rsidDel="00000000" w:rsidP="00000000" w:rsidRDefault="00000000" w:rsidRPr="00000000" w14:paraId="00000D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19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Ri1      Ga2     Ma2     Pa       Da2      Ni3      Sa+</w:t>
      </w:r>
    </w:p>
    <w:p w:rsidR="00000000" w:rsidDel="00000000" w:rsidP="00000000" w:rsidRDefault="00000000" w:rsidRPr="00000000" w14:paraId="00000D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19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3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Ri2     Ga3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D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</w:t>
      </w:r>
    </w:p>
    <w:tbl>
      <w:tblPr>
        <w:tblStyle w:val="Table19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44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Ri2      Ga2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D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shft</w:t>
      </w:r>
    </w:p>
    <w:tbl>
      <w:tblPr>
        <w:tblStyle w:val="Table19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55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Ri1      Ga1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D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19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 Ri1     Ga2   </w:t>
        <w:tab/>
        <w:t xml:space="preserve">   Ma2     Pa        Da2     Ni3     Sa+</w:t>
      </w:r>
    </w:p>
    <w:p w:rsidR="00000000" w:rsidDel="00000000" w:rsidP="00000000" w:rsidRDefault="00000000" w:rsidRPr="00000000" w14:paraId="00000D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19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76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</w:p>
    <w:p w:rsidR="00000000" w:rsidDel="00000000" w:rsidP="00000000" w:rsidRDefault="00000000" w:rsidRPr="00000000" w14:paraId="00000D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</w:t>
      </w:r>
    </w:p>
    <w:tbl>
      <w:tblPr>
        <w:tblStyle w:val="Table19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87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RI3      Ga3     Ma2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D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20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98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Ri1     Ga2 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D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Melakartha Raaga 48 ————————————————— Grahabhedam set (48)</w:t>
      </w:r>
    </w:p>
    <w:p w:rsidR="00000000" w:rsidDel="00000000" w:rsidP="00000000" w:rsidRDefault="00000000" w:rsidRPr="00000000" w14:paraId="00000D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0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Ri1       Ga2    Ma2     Pa       Da3      Ni3     Sa+</w:t>
      </w:r>
    </w:p>
    <w:p w:rsidR="00000000" w:rsidDel="00000000" w:rsidP="00000000" w:rsidRDefault="00000000" w:rsidRPr="00000000" w14:paraId="00000D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20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C1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Ri3       Ga3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D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</w:t>
      </w:r>
    </w:p>
    <w:tbl>
      <w:tblPr>
        <w:tblStyle w:val="Table20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D2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 Ri1     Ga1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D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shift</w:t>
      </w:r>
    </w:p>
    <w:tbl>
      <w:tblPr>
        <w:tblStyle w:val="Table20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E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 Sa      RI1       Ga1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D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D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0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D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Ri1         Ga2   Ma2      Pa    Da3       Ni3      Sa+</w:t>
      </w:r>
    </w:p>
    <w:p w:rsidR="00000000" w:rsidDel="00000000" w:rsidP="00000000" w:rsidRDefault="00000000" w:rsidRPr="00000000" w14:paraId="00000D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20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D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D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D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D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E04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Ri2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</w:p>
    <w:p w:rsidR="00000000" w:rsidDel="00000000" w:rsidP="00000000" w:rsidRDefault="00000000" w:rsidRPr="00000000" w14:paraId="00000E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</w:t>
      </w:r>
    </w:p>
    <w:tbl>
      <w:tblPr>
        <w:tblStyle w:val="Table20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E15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 Sa      Ri3      Ga3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E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20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</w:tr>
    </w:tbl>
    <w:p w:rsidR="00000000" w:rsidDel="00000000" w:rsidP="00000000" w:rsidRDefault="00000000" w:rsidRPr="00000000" w14:paraId="00000E26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Sa     Ri1       Ga3      Ma1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E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49 —————————————— Grahabhedam set (49)</w:t>
      </w:r>
    </w:p>
    <w:p w:rsidR="00000000" w:rsidDel="00000000" w:rsidP="00000000" w:rsidRDefault="00000000" w:rsidRPr="00000000" w14:paraId="00000E30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Original</w:t>
      </w:r>
    </w:p>
    <w:tbl>
      <w:tblPr>
        <w:tblStyle w:val="Table20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Ri1      Ga3     Ma2     Pa       Da1     Ni1       Sa+</w:t>
      </w:r>
    </w:p>
    <w:p w:rsidR="00000000" w:rsidDel="00000000" w:rsidP="00000000" w:rsidRDefault="00000000" w:rsidRPr="00000000" w14:paraId="00000E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21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4F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 RI1     Ga1     Ma1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E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 </w:t>
      </w:r>
    </w:p>
    <w:tbl>
      <w:tblPr>
        <w:tblStyle w:val="Table21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60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Sa       Ri1       Ga3   Ma1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E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shift</w:t>
      </w:r>
    </w:p>
    <w:tbl>
      <w:tblPr>
        <w:tblStyle w:val="Table21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71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 Sa     Ri3     Ga3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E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1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Ri1         Ga3     Ma2    Pa      Da1       Ni1     Sa+</w:t>
      </w:r>
    </w:p>
    <w:p w:rsidR="00000000" w:rsidDel="00000000" w:rsidP="00000000" w:rsidRDefault="00000000" w:rsidRPr="00000000" w14:paraId="00000E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21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92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Ri3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Ga3</w:t>
      </w:r>
    </w:p>
    <w:p w:rsidR="00000000" w:rsidDel="00000000" w:rsidP="00000000" w:rsidRDefault="00000000" w:rsidRPr="00000000" w14:paraId="00000E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</w:t>
      </w:r>
    </w:p>
    <w:tbl>
      <w:tblPr>
        <w:tblStyle w:val="Table21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A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 Ri2 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E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21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B4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 Ri1      Ga1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E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Melakatha</w:t>
      </w:r>
    </w:p>
    <w:p w:rsidR="00000000" w:rsidDel="00000000" w:rsidP="00000000" w:rsidRDefault="00000000" w:rsidRPr="00000000" w14:paraId="00000E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50 ———————————————— Grahabhedam set (50)</w:t>
      </w:r>
    </w:p>
    <w:p w:rsidR="00000000" w:rsidDel="00000000" w:rsidP="00000000" w:rsidRDefault="00000000" w:rsidRPr="00000000" w14:paraId="00000E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1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 Ri1      Ga3   Ma2     Pa        Da1     Ni2       Sa+</w:t>
      </w:r>
    </w:p>
    <w:p w:rsidR="00000000" w:rsidDel="00000000" w:rsidP="00000000" w:rsidRDefault="00000000" w:rsidRPr="00000000" w14:paraId="00000E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21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DD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Ri1    Ga2 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E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</w:t>
      </w:r>
    </w:p>
    <w:tbl>
      <w:tblPr>
        <w:tblStyle w:val="Table21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EE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Ri2       Ga3    Ma1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E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E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shift</w:t>
      </w:r>
    </w:p>
    <w:tbl>
      <w:tblPr>
        <w:tblStyle w:val="Table22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E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E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E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E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EFF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Ri2       Ga2     Ma2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F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F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2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Ri1      Ga3      Ma2       Pa      Da1      Ni2      Sa+</w:t>
      </w:r>
    </w:p>
    <w:p w:rsidR="00000000" w:rsidDel="00000000" w:rsidP="00000000" w:rsidRDefault="00000000" w:rsidRPr="00000000" w14:paraId="00000F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22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20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Ri3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Ga3</w:t>
      </w:r>
    </w:p>
    <w:p w:rsidR="00000000" w:rsidDel="00000000" w:rsidP="00000000" w:rsidRDefault="00000000" w:rsidRPr="00000000" w14:paraId="00000F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F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</w:t>
      </w:r>
    </w:p>
    <w:tbl>
      <w:tblPr>
        <w:tblStyle w:val="Table22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31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Sa       Ri2     Ga2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F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F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22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42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Ri1        Ga1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0F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F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52 ———————————————— Grahabhedam set (52)</w:t>
      </w:r>
    </w:p>
    <w:p w:rsidR="00000000" w:rsidDel="00000000" w:rsidP="00000000" w:rsidRDefault="00000000" w:rsidRPr="00000000" w14:paraId="00000F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2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Ri1       Ga3     Ma2    Pa       Da2      Ni2      Sa+</w:t>
      </w:r>
    </w:p>
    <w:p w:rsidR="00000000" w:rsidDel="00000000" w:rsidP="00000000" w:rsidRDefault="00000000" w:rsidRPr="00000000" w14:paraId="00000F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22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66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Ri2     Ga2      Ma1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</w:t>
      </w:r>
    </w:p>
    <w:tbl>
      <w:tblPr>
        <w:tblStyle w:val="Table22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77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Sa       Ri1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shift</w:t>
      </w:r>
    </w:p>
    <w:tbl>
      <w:tblPr>
        <w:tblStyle w:val="Table22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88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Sa        Ri2     Ga2     Ma2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2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Ri1      Ga3      Ma2    Pa       Da2     Ni2      Sa+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23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A9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 Ri3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</w:t>
      </w:r>
      <w:r w:rsidDel="00000000" w:rsidR="00000000" w:rsidRPr="00000000">
        <w:rPr>
          <w:sz w:val="20"/>
          <w:szCs w:val="20"/>
          <w:rtl w:val="0"/>
        </w:rPr>
        <w:t xml:space="preserve">shifts</w:t>
      </w:r>
      <w:r w:rsidDel="00000000" w:rsidR="00000000" w:rsidRPr="00000000">
        <w:rPr>
          <w:rtl w:val="0"/>
        </w:rPr>
      </w:r>
    </w:p>
    <w:tbl>
      <w:tblPr>
        <w:tblStyle w:val="Table23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BA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 Ri2      Ga2     Ma1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23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CB">
      <w:pPr>
        <w:rPr>
          <w:strike w:val="1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  Sa      Ri1     Ga2    </w:t>
      </w:r>
      <w:r w:rsidDel="00000000" w:rsidR="00000000" w:rsidRPr="00000000">
        <w:rPr>
          <w:strike w:val="1"/>
          <w:rtl w:val="0"/>
        </w:rPr>
        <w:t xml:space="preserve">Ma</w:t>
      </w:r>
    </w:p>
    <w:p w:rsidR="00000000" w:rsidDel="00000000" w:rsidP="00000000" w:rsidRDefault="00000000" w:rsidRPr="00000000" w14:paraId="00000FCC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Not a Melakartha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67 ———————————————— Grahabhedam set (67)</w:t>
      </w:r>
    </w:p>
    <w:p w:rsidR="00000000" w:rsidDel="00000000" w:rsidP="00000000" w:rsidRDefault="00000000" w:rsidRPr="00000000" w14:paraId="00000F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3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Sa       Ri3      Ga3     Ma2     Pa        Da1    Ni1      Sa+</w:t>
      </w:r>
    </w:p>
    <w:p w:rsidR="00000000" w:rsidDel="00000000" w:rsidP="00000000" w:rsidRDefault="00000000" w:rsidRPr="00000000" w14:paraId="00000F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23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FF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Ri1       Ma1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</w:t>
      </w:r>
    </w:p>
    <w:p w:rsidR="00000000" w:rsidDel="00000000" w:rsidP="00000000" w:rsidRDefault="00000000" w:rsidRPr="00000000" w14:paraId="00000F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0F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</w:t>
      </w:r>
    </w:p>
    <w:tbl>
      <w:tblPr>
        <w:tblStyle w:val="Table23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0F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F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F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F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Sa         Ri1     Ga3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1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shift</w:t>
      </w:r>
    </w:p>
    <w:tbl>
      <w:tblPr>
        <w:tblStyle w:val="Table23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15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Ri3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Ga3</w:t>
      </w:r>
    </w:p>
    <w:p w:rsidR="00000000" w:rsidDel="00000000" w:rsidP="00000000" w:rsidRDefault="00000000" w:rsidRPr="00000000" w14:paraId="00001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3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26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Sa        Ri3      Ga3     Ma2    Pa      Da1     Ni1      Sa+       </w:t>
      </w:r>
    </w:p>
    <w:p w:rsidR="00000000" w:rsidDel="00000000" w:rsidP="00000000" w:rsidRDefault="00000000" w:rsidRPr="00000000" w14:paraId="00001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 </w:t>
      </w:r>
    </w:p>
    <w:tbl>
      <w:tblPr>
        <w:tblStyle w:val="Table23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36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Sa        Ri1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1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</w:t>
      </w:r>
    </w:p>
    <w:tbl>
      <w:tblPr>
        <w:tblStyle w:val="Table239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47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Ri2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1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</w:t>
      </w:r>
    </w:p>
    <w:tbl>
      <w:tblPr>
        <w:tblStyle w:val="Table24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58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Sa      Ri1      Ga1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1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Melakartha Raaga 68 ———————————————— Grahabhedam set (68)</w:t>
      </w:r>
    </w:p>
    <w:p w:rsidR="00000000" w:rsidDel="00000000" w:rsidP="00000000" w:rsidRDefault="00000000" w:rsidRPr="00000000" w14:paraId="00001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41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 Ri3      Ga3    Ma2     Pa        Da1    Ni2       Sa+</w:t>
      </w:r>
    </w:p>
    <w:p w:rsidR="00000000" w:rsidDel="00000000" w:rsidP="00000000" w:rsidRDefault="00000000" w:rsidRPr="00000000" w14:paraId="00001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Left shifts</w:t>
      </w:r>
    </w:p>
    <w:tbl>
      <w:tblPr>
        <w:tblStyle w:val="Table242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     Ri1     Ga2      Ma1     Pa</w:t>
      </w:r>
    </w:p>
    <w:p w:rsidR="00000000" w:rsidDel="00000000" w:rsidP="00000000" w:rsidRDefault="00000000" w:rsidRPr="00000000" w14:paraId="00001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Left shifts</w:t>
      </w:r>
    </w:p>
    <w:tbl>
      <w:tblPr>
        <w:tblStyle w:val="Table24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92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Sa      Ri2      Ga3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1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Left shift</w:t>
      </w:r>
    </w:p>
    <w:tbl>
      <w:tblPr>
        <w:tblStyle w:val="Table244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A3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Sa       Ri2  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Ga</w:t>
      </w:r>
    </w:p>
    <w:p w:rsidR="00000000" w:rsidDel="00000000" w:rsidP="00000000" w:rsidRDefault="00000000" w:rsidRPr="00000000" w14:paraId="00001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Original</w:t>
      </w:r>
    </w:p>
    <w:tbl>
      <w:tblPr>
        <w:tblStyle w:val="Table245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Sa      Ri3      Ga3      Ma2     Pa       Da1      Ni2    Sa+</w:t>
      </w:r>
    </w:p>
    <w:p w:rsidR="00000000" w:rsidDel="00000000" w:rsidP="00000000" w:rsidRDefault="00000000" w:rsidRPr="00000000" w14:paraId="00001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Right shift</w:t>
      </w:r>
    </w:p>
    <w:tbl>
      <w:tblPr>
        <w:tblStyle w:val="Table246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 Sa      Ri1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Right shifts </w:t>
      </w:r>
    </w:p>
    <w:tbl>
      <w:tblPr>
        <w:tblStyle w:val="Table247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D5">
      <w:pPr>
        <w:rPr>
          <w:strike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Sa       Ri2      Ga2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</w:p>
    <w:p w:rsidR="00000000" w:rsidDel="00000000" w:rsidP="00000000" w:rsidRDefault="00000000" w:rsidRPr="00000000" w14:paraId="00001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Right shifts </w:t>
      </w:r>
    </w:p>
    <w:tbl>
      <w:tblPr>
        <w:tblStyle w:val="Table248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rHeight w:val="447.978515625" w:hRule="atLeast"/>
          <w:tblHeader w:val="1"/>
        </w:trPr>
        <w:tc>
          <w:tcPr/>
          <w:p w:rsidR="00000000" w:rsidDel="00000000" w:rsidP="00000000" w:rsidRDefault="00000000" w:rsidRPr="00000000" w14:paraId="00001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1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1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1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1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Sa       Ri1       Ga1    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Melakartha</w:t>
      </w:r>
    </w:p>
    <w:p w:rsidR="00000000" w:rsidDel="00000000" w:rsidP="00000000" w:rsidRDefault="00000000" w:rsidRPr="00000000" w14:paraId="00001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>
          <w:b w:val="1"/>
          <w:bCs w:val="1"/>
          <w:color w:val="980000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u w:val="single"/>
          <w:rtl w:val="0"/>
        </w:rPr>
        <w:t xml:space="preserve">Since there are 31 pages in total + 5 more (for raagas 38 to 42) = 36, there are 36 different types of </w:t>
      </w:r>
      <w:ins w:author="Virata Pusuluri" w:id="6" w:date="2025-06-25T13:12:08Z">
        <w:r w:rsidDel="00000000" w:rsidR="00000000" w:rsidRPr="00000000">
          <w:rPr>
            <w:b w:val="1"/>
            <w:bCs w:val="1"/>
            <w:color w:val="980000"/>
            <w:sz w:val="20"/>
            <w:szCs w:val="20"/>
            <w:u w:val="single"/>
            <w:rtl w:val="0"/>
          </w:rPr>
          <w:t xml:space="preserve">R</w:t>
        </w:r>
      </w:ins>
      <w:del w:author="Virata Pusuluri" w:id="6" w:date="2025-06-25T13:12:08Z">
        <w:r w:rsidDel="00000000" w:rsidR="00000000" w:rsidRPr="00000000">
          <w:rPr>
            <w:b w:val="1"/>
            <w:bCs w:val="1"/>
            <w:color w:val="980000"/>
            <w:sz w:val="20"/>
            <w:szCs w:val="20"/>
            <w:u w:val="single"/>
            <w:rtl w:val="0"/>
          </w:rPr>
          <w:delText xml:space="preserve">r</w:delText>
        </w:r>
      </w:del>
      <w:r w:rsidDel="00000000" w:rsidR="00000000" w:rsidRPr="00000000">
        <w:rPr>
          <w:b w:val="1"/>
          <w:bCs w:val="1"/>
          <w:color w:val="980000"/>
          <w:sz w:val="20"/>
          <w:szCs w:val="20"/>
          <w:u w:val="single"/>
          <w:rtl w:val="0"/>
        </w:rPr>
        <w:t xml:space="preserve">aaga sets we can use for making songs, tunes.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  <w:sectPrChange w:author="Virata Pusuluri" w:id="0" w:date="2025-06-25T13:02:48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EC">
    <w:pPr>
      <w:rPr>
        <w:ins w:author="Virata Pusuluri" w:id="7" w:date="2025-06-25T13:02:48Z"/>
        <w:rPrChange w:author="Virata Pusuluri" w:id="0" w:date="2025-06-25T13:02:48Z">
          <w:rPr>
            <w:b w:val="1"/>
            <w:bCs w:val="1"/>
            <w:color w:val="980000"/>
            <w:sz w:val="20"/>
            <w:szCs w:val="20"/>
            <w:u w:val="single"/>
          </w:rPr>
        </w:rPrChange>
      </w:rPr>
    </w:pPr>
    <w:ins w:author="Virata Pusuluri" w:id="7" w:date="2025-06-25T13:02:48Z">
      <w:r w:rsidDel="00000000" w:rsidR="00000000" w:rsidRPr="00000000">
        <w:rPr>
          <w:rtl w:val="0"/>
        </w:rPr>
      </w:r>
    </w:ins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EB">
    <w:pPr>
      <w:rPr>
        <w:ins w:author="Virata Pusuluri" w:id="7" w:date="2025-06-25T13:02:48Z"/>
        <w:rPrChange w:author="Virata Pusuluri" w:id="0" w:date="2025-06-25T13:02:48Z">
          <w:rPr>
            <w:b w:val="1"/>
            <w:bCs w:val="1"/>
            <w:color w:val="980000"/>
            <w:sz w:val="20"/>
            <w:szCs w:val="20"/>
            <w:u w:val="single"/>
          </w:rPr>
        </w:rPrChange>
      </w:rPr>
    </w:pPr>
    <w:ins w:author="Virata Pusuluri" w:id="7" w:date="2025-06-25T13:02:48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  <w:style w:type="table" w:styleId="Table159">
    <w:basedOn w:val="TableNormal"/>
    <w:tblPr>
      <w:tblStyleRowBandSize w:val="1"/>
      <w:tblStyleColBandSize w:val="1"/>
    </w:tblPr>
  </w:style>
  <w:style w:type="table" w:styleId="Table160">
    <w:basedOn w:val="TableNormal"/>
    <w:tblPr>
      <w:tblStyleRowBandSize w:val="1"/>
      <w:tblStyleColBandSize w:val="1"/>
    </w:tblPr>
  </w:style>
  <w:style w:type="table" w:styleId="Table161">
    <w:basedOn w:val="TableNormal"/>
    <w:tblPr>
      <w:tblStyleRowBandSize w:val="1"/>
      <w:tblStyleColBandSize w:val="1"/>
    </w:tblPr>
  </w:style>
  <w:style w:type="table" w:styleId="Table162">
    <w:basedOn w:val="TableNormal"/>
    <w:tblPr>
      <w:tblStyleRowBandSize w:val="1"/>
      <w:tblStyleColBandSize w:val="1"/>
    </w:tblPr>
  </w:style>
  <w:style w:type="table" w:styleId="Table163">
    <w:basedOn w:val="TableNormal"/>
    <w:tblPr>
      <w:tblStyleRowBandSize w:val="1"/>
      <w:tblStyleColBandSize w:val="1"/>
    </w:tblPr>
  </w:style>
  <w:style w:type="table" w:styleId="Table164">
    <w:basedOn w:val="TableNormal"/>
    <w:tblPr>
      <w:tblStyleRowBandSize w:val="1"/>
      <w:tblStyleColBandSize w:val="1"/>
    </w:tblPr>
  </w:style>
  <w:style w:type="table" w:styleId="Table165">
    <w:basedOn w:val="TableNormal"/>
    <w:tblPr>
      <w:tblStyleRowBandSize w:val="1"/>
      <w:tblStyleColBandSize w:val="1"/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</w:tblPr>
  </w:style>
  <w:style w:type="table" w:styleId="Table182">
    <w:basedOn w:val="TableNormal"/>
    <w:tblPr>
      <w:tblStyleRowBandSize w:val="1"/>
      <w:tblStyleColBandSize w:val="1"/>
    </w:tblPr>
  </w:style>
  <w:style w:type="table" w:styleId="Table183">
    <w:basedOn w:val="TableNormal"/>
    <w:tblPr>
      <w:tblStyleRowBandSize w:val="1"/>
      <w:tblStyleColBandSize w:val="1"/>
    </w:tblPr>
  </w:style>
  <w:style w:type="table" w:styleId="Table184">
    <w:basedOn w:val="TableNormal"/>
    <w:tblPr>
      <w:tblStyleRowBandSize w:val="1"/>
      <w:tblStyleColBandSize w:val="1"/>
    </w:tblPr>
  </w:style>
  <w:style w:type="table" w:styleId="Table185">
    <w:basedOn w:val="TableNormal"/>
    <w:tblPr>
      <w:tblStyleRowBandSize w:val="1"/>
      <w:tblStyleColBandSize w:val="1"/>
    </w:tblPr>
  </w:style>
  <w:style w:type="table" w:styleId="Table186">
    <w:basedOn w:val="TableNormal"/>
    <w:tblPr>
      <w:tblStyleRowBandSize w:val="1"/>
      <w:tblStyleColBandSize w:val="1"/>
    </w:tblPr>
  </w:style>
  <w:style w:type="table" w:styleId="Table187">
    <w:basedOn w:val="TableNormal"/>
    <w:tblPr>
      <w:tblStyleRowBandSize w:val="1"/>
      <w:tblStyleColBandSize w:val="1"/>
    </w:tblPr>
  </w:style>
  <w:style w:type="table" w:styleId="Table188">
    <w:basedOn w:val="TableNormal"/>
    <w:tblPr>
      <w:tblStyleRowBandSize w:val="1"/>
      <w:tblStyleColBandSize w:val="1"/>
    </w:tblPr>
  </w:style>
  <w:style w:type="table" w:styleId="Table189">
    <w:basedOn w:val="TableNormal"/>
    <w:tblPr>
      <w:tblStyleRowBandSize w:val="1"/>
      <w:tblStyleColBandSize w:val="1"/>
    </w:tblPr>
  </w:style>
  <w:style w:type="table" w:styleId="Table190">
    <w:basedOn w:val="TableNormal"/>
    <w:tblPr>
      <w:tblStyleRowBandSize w:val="1"/>
      <w:tblStyleColBandSize w:val="1"/>
    </w:tblPr>
  </w:style>
  <w:style w:type="table" w:styleId="Table191">
    <w:basedOn w:val="TableNormal"/>
    <w:tblPr>
      <w:tblStyleRowBandSize w:val="1"/>
      <w:tblStyleColBandSize w:val="1"/>
    </w:tblPr>
  </w:style>
  <w:style w:type="table" w:styleId="Table192">
    <w:basedOn w:val="TableNormal"/>
    <w:tblPr>
      <w:tblStyleRowBandSize w:val="1"/>
      <w:tblStyleColBandSize w:val="1"/>
    </w:tblPr>
  </w:style>
  <w:style w:type="table" w:styleId="Table193">
    <w:basedOn w:val="TableNormal"/>
    <w:tblPr>
      <w:tblStyleRowBandSize w:val="1"/>
      <w:tblStyleColBandSize w:val="1"/>
    </w:tblPr>
  </w:style>
  <w:style w:type="table" w:styleId="Table194">
    <w:basedOn w:val="TableNormal"/>
    <w:tblPr>
      <w:tblStyleRowBandSize w:val="1"/>
      <w:tblStyleColBandSize w:val="1"/>
    </w:tblPr>
  </w:style>
  <w:style w:type="table" w:styleId="Table195">
    <w:basedOn w:val="TableNormal"/>
    <w:tblPr>
      <w:tblStyleRowBandSize w:val="1"/>
      <w:tblStyleColBandSize w:val="1"/>
    </w:tblPr>
  </w:style>
  <w:style w:type="table" w:styleId="Table196">
    <w:basedOn w:val="TableNormal"/>
    <w:tblPr>
      <w:tblStyleRowBandSize w:val="1"/>
      <w:tblStyleColBandSize w:val="1"/>
    </w:tblPr>
  </w:style>
  <w:style w:type="table" w:styleId="Table197">
    <w:basedOn w:val="TableNormal"/>
    <w:tblPr>
      <w:tblStyleRowBandSize w:val="1"/>
      <w:tblStyleColBandSize w:val="1"/>
    </w:tblPr>
  </w:style>
  <w:style w:type="table" w:styleId="Table198">
    <w:basedOn w:val="TableNormal"/>
    <w:tblPr>
      <w:tblStyleRowBandSize w:val="1"/>
      <w:tblStyleColBandSize w:val="1"/>
    </w:tblPr>
  </w:style>
  <w:style w:type="table" w:styleId="Table199">
    <w:basedOn w:val="TableNormal"/>
    <w:tblPr>
      <w:tblStyleRowBandSize w:val="1"/>
      <w:tblStyleColBandSize w:val="1"/>
    </w:tblPr>
  </w:style>
  <w:style w:type="table" w:styleId="Table200">
    <w:basedOn w:val="TableNormal"/>
    <w:tblPr>
      <w:tblStyleRowBandSize w:val="1"/>
      <w:tblStyleColBandSize w:val="1"/>
    </w:tblPr>
  </w:style>
  <w:style w:type="table" w:styleId="Table201">
    <w:basedOn w:val="TableNormal"/>
    <w:tblPr>
      <w:tblStyleRowBandSize w:val="1"/>
      <w:tblStyleColBandSize w:val="1"/>
    </w:tblPr>
  </w:style>
  <w:style w:type="table" w:styleId="Table202">
    <w:basedOn w:val="TableNormal"/>
    <w:tblPr>
      <w:tblStyleRowBandSize w:val="1"/>
      <w:tblStyleColBandSize w:val="1"/>
    </w:tblPr>
  </w:style>
  <w:style w:type="table" w:styleId="Table203">
    <w:basedOn w:val="TableNormal"/>
    <w:tblPr>
      <w:tblStyleRowBandSize w:val="1"/>
      <w:tblStyleColBandSize w:val="1"/>
    </w:tblPr>
  </w:style>
  <w:style w:type="table" w:styleId="Table204">
    <w:basedOn w:val="TableNormal"/>
    <w:tblPr>
      <w:tblStyleRowBandSize w:val="1"/>
      <w:tblStyleColBandSize w:val="1"/>
    </w:tblPr>
  </w:style>
  <w:style w:type="table" w:styleId="Table205">
    <w:basedOn w:val="TableNormal"/>
    <w:tblPr>
      <w:tblStyleRowBandSize w:val="1"/>
      <w:tblStyleColBandSize w:val="1"/>
    </w:tblPr>
  </w:style>
  <w:style w:type="table" w:styleId="Table206">
    <w:basedOn w:val="TableNormal"/>
    <w:tblPr>
      <w:tblStyleRowBandSize w:val="1"/>
      <w:tblStyleColBandSize w:val="1"/>
    </w:tblPr>
  </w:style>
  <w:style w:type="table" w:styleId="Table207">
    <w:basedOn w:val="TableNormal"/>
    <w:tblPr>
      <w:tblStyleRowBandSize w:val="1"/>
      <w:tblStyleColBandSize w:val="1"/>
    </w:tblPr>
  </w:style>
  <w:style w:type="table" w:styleId="Table208">
    <w:basedOn w:val="TableNormal"/>
    <w:tblPr>
      <w:tblStyleRowBandSize w:val="1"/>
      <w:tblStyleColBandSize w:val="1"/>
    </w:tblPr>
  </w:style>
  <w:style w:type="table" w:styleId="Table209">
    <w:basedOn w:val="TableNormal"/>
    <w:tblPr>
      <w:tblStyleRowBandSize w:val="1"/>
      <w:tblStyleColBandSize w:val="1"/>
    </w:tblPr>
  </w:style>
  <w:style w:type="table" w:styleId="Table210">
    <w:basedOn w:val="TableNormal"/>
    <w:tblPr>
      <w:tblStyleRowBandSize w:val="1"/>
      <w:tblStyleColBandSize w:val="1"/>
    </w:tblPr>
  </w:style>
  <w:style w:type="table" w:styleId="Table211">
    <w:basedOn w:val="TableNormal"/>
    <w:tblPr>
      <w:tblStyleRowBandSize w:val="1"/>
      <w:tblStyleColBandSize w:val="1"/>
    </w:tblPr>
  </w:style>
  <w:style w:type="table" w:styleId="Table212">
    <w:basedOn w:val="TableNormal"/>
    <w:tblPr>
      <w:tblStyleRowBandSize w:val="1"/>
      <w:tblStyleColBandSize w:val="1"/>
    </w:tblPr>
  </w:style>
  <w:style w:type="table" w:styleId="Table213">
    <w:basedOn w:val="TableNormal"/>
    <w:tblPr>
      <w:tblStyleRowBandSize w:val="1"/>
      <w:tblStyleColBandSize w:val="1"/>
    </w:tblPr>
  </w:style>
  <w:style w:type="table" w:styleId="Table214">
    <w:basedOn w:val="TableNormal"/>
    <w:tblPr>
      <w:tblStyleRowBandSize w:val="1"/>
      <w:tblStyleColBandSize w:val="1"/>
    </w:tblPr>
  </w:style>
  <w:style w:type="table" w:styleId="Table215">
    <w:basedOn w:val="TableNormal"/>
    <w:tblPr>
      <w:tblStyleRowBandSize w:val="1"/>
      <w:tblStyleColBandSize w:val="1"/>
    </w:tblPr>
  </w:style>
  <w:style w:type="table" w:styleId="Table216">
    <w:basedOn w:val="TableNormal"/>
    <w:tblPr>
      <w:tblStyleRowBandSize w:val="1"/>
      <w:tblStyleColBandSize w:val="1"/>
    </w:tblPr>
  </w:style>
  <w:style w:type="table" w:styleId="Table217">
    <w:basedOn w:val="TableNormal"/>
    <w:tblPr>
      <w:tblStyleRowBandSize w:val="1"/>
      <w:tblStyleColBandSize w:val="1"/>
    </w:tblPr>
  </w:style>
  <w:style w:type="table" w:styleId="Table218">
    <w:basedOn w:val="TableNormal"/>
    <w:tblPr>
      <w:tblStyleRowBandSize w:val="1"/>
      <w:tblStyleColBandSize w:val="1"/>
    </w:tblPr>
  </w:style>
  <w:style w:type="table" w:styleId="Table219">
    <w:basedOn w:val="TableNormal"/>
    <w:tblPr>
      <w:tblStyleRowBandSize w:val="1"/>
      <w:tblStyleColBandSize w:val="1"/>
    </w:tblPr>
  </w:style>
  <w:style w:type="table" w:styleId="Table220">
    <w:basedOn w:val="TableNormal"/>
    <w:tblPr>
      <w:tblStyleRowBandSize w:val="1"/>
      <w:tblStyleColBandSize w:val="1"/>
    </w:tblPr>
  </w:style>
  <w:style w:type="table" w:styleId="Table221">
    <w:basedOn w:val="TableNormal"/>
    <w:tblPr>
      <w:tblStyleRowBandSize w:val="1"/>
      <w:tblStyleColBandSize w:val="1"/>
    </w:tblPr>
  </w:style>
  <w:style w:type="table" w:styleId="Table222">
    <w:basedOn w:val="TableNormal"/>
    <w:tblPr>
      <w:tblStyleRowBandSize w:val="1"/>
      <w:tblStyleColBandSize w:val="1"/>
    </w:tblPr>
  </w:style>
  <w:style w:type="table" w:styleId="Table223">
    <w:basedOn w:val="TableNormal"/>
    <w:tblPr>
      <w:tblStyleRowBandSize w:val="1"/>
      <w:tblStyleColBandSize w:val="1"/>
    </w:tblPr>
  </w:style>
  <w:style w:type="table" w:styleId="Table224">
    <w:basedOn w:val="TableNormal"/>
    <w:tblPr>
      <w:tblStyleRowBandSize w:val="1"/>
      <w:tblStyleColBandSize w:val="1"/>
    </w:tblPr>
  </w:style>
  <w:style w:type="table" w:styleId="Table225">
    <w:basedOn w:val="TableNormal"/>
    <w:tblPr>
      <w:tblStyleRowBandSize w:val="1"/>
      <w:tblStyleColBandSize w:val="1"/>
    </w:tblPr>
  </w:style>
  <w:style w:type="table" w:styleId="Table226">
    <w:basedOn w:val="TableNormal"/>
    <w:tblPr>
      <w:tblStyleRowBandSize w:val="1"/>
      <w:tblStyleColBandSize w:val="1"/>
    </w:tblPr>
  </w:style>
  <w:style w:type="table" w:styleId="Table227">
    <w:basedOn w:val="TableNormal"/>
    <w:tblPr>
      <w:tblStyleRowBandSize w:val="1"/>
      <w:tblStyleColBandSize w:val="1"/>
    </w:tblPr>
  </w:style>
  <w:style w:type="table" w:styleId="Table228">
    <w:basedOn w:val="TableNormal"/>
    <w:tblPr>
      <w:tblStyleRowBandSize w:val="1"/>
      <w:tblStyleColBandSize w:val="1"/>
    </w:tblPr>
  </w:style>
  <w:style w:type="table" w:styleId="Table229">
    <w:basedOn w:val="TableNormal"/>
    <w:tblPr>
      <w:tblStyleRowBandSize w:val="1"/>
      <w:tblStyleColBandSize w:val="1"/>
    </w:tblPr>
  </w:style>
  <w:style w:type="table" w:styleId="Table230">
    <w:basedOn w:val="TableNormal"/>
    <w:tblPr>
      <w:tblStyleRowBandSize w:val="1"/>
      <w:tblStyleColBandSize w:val="1"/>
    </w:tblPr>
  </w:style>
  <w:style w:type="table" w:styleId="Table231">
    <w:basedOn w:val="TableNormal"/>
    <w:tblPr>
      <w:tblStyleRowBandSize w:val="1"/>
      <w:tblStyleColBandSize w:val="1"/>
    </w:tblPr>
  </w:style>
  <w:style w:type="table" w:styleId="Table232">
    <w:basedOn w:val="TableNormal"/>
    <w:tblPr>
      <w:tblStyleRowBandSize w:val="1"/>
      <w:tblStyleColBandSize w:val="1"/>
    </w:tblPr>
  </w:style>
  <w:style w:type="table" w:styleId="Table233">
    <w:basedOn w:val="TableNormal"/>
    <w:tblPr>
      <w:tblStyleRowBandSize w:val="1"/>
      <w:tblStyleColBandSize w:val="1"/>
    </w:tblPr>
  </w:style>
  <w:style w:type="table" w:styleId="Table234">
    <w:basedOn w:val="TableNormal"/>
    <w:tblPr>
      <w:tblStyleRowBandSize w:val="1"/>
      <w:tblStyleColBandSize w:val="1"/>
    </w:tblPr>
  </w:style>
  <w:style w:type="table" w:styleId="Table235">
    <w:basedOn w:val="TableNormal"/>
    <w:tblPr>
      <w:tblStyleRowBandSize w:val="1"/>
      <w:tblStyleColBandSize w:val="1"/>
    </w:tblPr>
  </w:style>
  <w:style w:type="table" w:styleId="Table236">
    <w:basedOn w:val="TableNormal"/>
    <w:tblPr>
      <w:tblStyleRowBandSize w:val="1"/>
      <w:tblStyleColBandSize w:val="1"/>
    </w:tblPr>
  </w:style>
  <w:style w:type="table" w:styleId="Table237">
    <w:basedOn w:val="TableNormal"/>
    <w:tblPr>
      <w:tblStyleRowBandSize w:val="1"/>
      <w:tblStyleColBandSize w:val="1"/>
    </w:tblPr>
  </w:style>
  <w:style w:type="table" w:styleId="Table238">
    <w:basedOn w:val="TableNormal"/>
    <w:tblPr>
      <w:tblStyleRowBandSize w:val="1"/>
      <w:tblStyleColBandSize w:val="1"/>
    </w:tblPr>
  </w:style>
  <w:style w:type="table" w:styleId="Table239">
    <w:basedOn w:val="TableNormal"/>
    <w:tblPr>
      <w:tblStyleRowBandSize w:val="1"/>
      <w:tblStyleColBandSize w:val="1"/>
    </w:tblPr>
  </w:style>
  <w:style w:type="table" w:styleId="Table240">
    <w:basedOn w:val="TableNormal"/>
    <w:tblPr>
      <w:tblStyleRowBandSize w:val="1"/>
      <w:tblStyleColBandSize w:val="1"/>
    </w:tblPr>
  </w:style>
  <w:style w:type="table" w:styleId="Table241">
    <w:basedOn w:val="TableNormal"/>
    <w:tblPr>
      <w:tblStyleRowBandSize w:val="1"/>
      <w:tblStyleColBandSize w:val="1"/>
    </w:tblPr>
  </w:style>
  <w:style w:type="table" w:styleId="Table242">
    <w:basedOn w:val="TableNormal"/>
    <w:tblPr>
      <w:tblStyleRowBandSize w:val="1"/>
      <w:tblStyleColBandSize w:val="1"/>
    </w:tblPr>
  </w:style>
  <w:style w:type="table" w:styleId="Table243">
    <w:basedOn w:val="TableNormal"/>
    <w:tblPr>
      <w:tblStyleRowBandSize w:val="1"/>
      <w:tblStyleColBandSize w:val="1"/>
    </w:tblPr>
  </w:style>
  <w:style w:type="table" w:styleId="Table244">
    <w:basedOn w:val="TableNormal"/>
    <w:tblPr>
      <w:tblStyleRowBandSize w:val="1"/>
      <w:tblStyleColBandSize w:val="1"/>
    </w:tblPr>
  </w:style>
  <w:style w:type="table" w:styleId="Table245">
    <w:basedOn w:val="TableNormal"/>
    <w:tblPr>
      <w:tblStyleRowBandSize w:val="1"/>
      <w:tblStyleColBandSize w:val="1"/>
    </w:tblPr>
  </w:style>
  <w:style w:type="table" w:styleId="Table246">
    <w:basedOn w:val="TableNormal"/>
    <w:tblPr>
      <w:tblStyleRowBandSize w:val="1"/>
      <w:tblStyleColBandSize w:val="1"/>
    </w:tblPr>
  </w:style>
  <w:style w:type="table" w:styleId="Table247">
    <w:basedOn w:val="TableNormal"/>
    <w:tblPr>
      <w:tblStyleRowBandSize w:val="1"/>
      <w:tblStyleColBandSize w:val="1"/>
    </w:tblPr>
  </w:style>
  <w:style w:type="table" w:styleId="Table24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