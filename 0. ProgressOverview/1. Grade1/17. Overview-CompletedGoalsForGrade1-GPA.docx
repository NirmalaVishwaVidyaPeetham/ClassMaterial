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1f1f1f"/>
          <w:sz w:val="21"/>
          <w:szCs w:val="21"/>
        </w:rPr>
      </w:pPr>
      <w:r w:rsidDel="00000000" w:rsidR="00000000" w:rsidRPr="00000000">
        <w:rPr>
          <w:b w:val="1"/>
          <w:bCs w:val="1"/>
          <w:color w:val="1f1f1f"/>
          <w:sz w:val="21"/>
          <w:szCs w:val="21"/>
          <w:rtl w:val="0"/>
        </w:rPr>
        <w:t xml:space="preserve">Goals for Grade 1 (Based on 13.GoalsForGrade1)</w:t>
      </w:r>
    </w:p>
    <w:p w:rsidR="00000000" w:rsidDel="00000000" w:rsidP="00000000" w:rsidRDefault="00000000" w:rsidRPr="00000000" w14:paraId="00000002">
      <w:pPr>
        <w:shd w:fill="ffffff" w:val="clear"/>
        <w:rPr>
          <w:color w:val="1f1f1f"/>
          <w:sz w:val="21"/>
          <w:szCs w:val="21"/>
        </w:rPr>
      </w:pPr>
      <w:r w:rsidDel="00000000" w:rsidR="00000000" w:rsidRPr="00000000">
        <w:rPr>
          <w:rtl w:val="0"/>
        </w:rPr>
      </w:r>
    </w:p>
    <w:p w:rsidR="00000000" w:rsidDel="00000000" w:rsidP="00000000" w:rsidRDefault="00000000" w:rsidRPr="00000000" w14:paraId="00000003">
      <w:pPr>
        <w:shd w:fill="ffffff" w:val="clear"/>
        <w:rPr>
          <w:b w:val="1"/>
          <w:bCs w:val="1"/>
          <w:color w:val="1f1f1f"/>
          <w:sz w:val="21"/>
          <w:szCs w:val="21"/>
        </w:rPr>
      </w:pPr>
      <w:r w:rsidDel="00000000" w:rsidR="00000000" w:rsidRPr="00000000">
        <w:rPr>
          <w:b w:val="1"/>
          <w:bCs w:val="1"/>
          <w:color w:val="1f1f1f"/>
          <w:sz w:val="21"/>
          <w:szCs w:val="21"/>
          <w:rtl w:val="0"/>
        </w:rPr>
        <w:t xml:space="preserve">Academic and Language Goals:  Completed</w:t>
      </w:r>
    </w:p>
    <w:p w:rsidR="00000000" w:rsidDel="00000000" w:rsidP="00000000" w:rsidRDefault="00000000" w:rsidRPr="00000000" w14:paraId="00000004">
      <w:pPr>
        <w:numPr>
          <w:ilvl w:val="0"/>
          <w:numId w:val="6"/>
        </w:numPr>
        <w:shd w:fill="ffffff" w:val="clear"/>
        <w:ind w:left="720" w:hanging="360"/>
        <w:rPr>
          <w:color w:val="1f1f1f"/>
          <w:sz w:val="21"/>
          <w:szCs w:val="21"/>
          <w:u w:val="none"/>
        </w:rPr>
      </w:pPr>
      <w:r w:rsidDel="00000000" w:rsidR="00000000" w:rsidRPr="00000000">
        <w:rPr>
          <w:color w:val="1f1f1f"/>
          <w:sz w:val="21"/>
          <w:szCs w:val="21"/>
          <w:rtl w:val="0"/>
        </w:rPr>
        <w:t xml:space="preserve">For each subject, revise all the class notes and explain it to your parents. Then start answering the quiz.</w:t>
      </w:r>
    </w:p>
    <w:p w:rsidR="00000000" w:rsidDel="00000000" w:rsidP="00000000" w:rsidRDefault="00000000" w:rsidRPr="00000000" w14:paraId="00000005">
      <w:pPr>
        <w:numPr>
          <w:ilvl w:val="0"/>
          <w:numId w:val="6"/>
        </w:numPr>
        <w:shd w:fill="ffffff" w:val="clear"/>
        <w:ind w:left="720" w:hanging="360"/>
        <w:rPr>
          <w:color w:val="1f1f1f"/>
          <w:sz w:val="21"/>
          <w:szCs w:val="21"/>
          <w:u w:val="none"/>
        </w:rPr>
      </w:pPr>
      <w:r w:rsidDel="00000000" w:rsidR="00000000" w:rsidRPr="00000000">
        <w:rPr>
          <w:color w:val="1f1f1f"/>
          <w:sz w:val="21"/>
          <w:szCs w:val="21"/>
          <w:rtl w:val="0"/>
        </w:rPr>
        <w:t xml:space="preserve">All the quizzes are created using AI. So, if there are any mistakes in the quiz, explain what is wrong. You are free to look at the textbook to answer the questions. </w:t>
      </w:r>
    </w:p>
    <w:p w:rsidR="00000000" w:rsidDel="00000000" w:rsidP="00000000" w:rsidRDefault="00000000" w:rsidRPr="00000000" w14:paraId="00000006">
      <w:pPr>
        <w:numPr>
          <w:ilvl w:val="0"/>
          <w:numId w:val="6"/>
        </w:numPr>
        <w:shd w:fill="ffffff" w:val="clear"/>
        <w:ind w:left="720" w:hanging="360"/>
        <w:rPr>
          <w:color w:val="1f1f1f"/>
          <w:sz w:val="21"/>
          <w:szCs w:val="21"/>
          <w:u w:val="none"/>
        </w:rPr>
      </w:pPr>
      <w:r w:rsidDel="00000000" w:rsidR="00000000" w:rsidRPr="00000000">
        <w:rPr>
          <w:color w:val="1f1f1f"/>
          <w:sz w:val="21"/>
          <w:szCs w:val="21"/>
          <w:rtl w:val="0"/>
        </w:rPr>
        <w:t xml:space="preserve">Update your timings for answering quizzes in homeworks diary. Once you answer all the questions, go back and check all your answers again. Update the timings for this also.</w:t>
      </w:r>
    </w:p>
    <w:p w:rsidR="00000000" w:rsidDel="00000000" w:rsidP="00000000" w:rsidRDefault="00000000" w:rsidRPr="00000000" w14:paraId="00000007">
      <w:pPr>
        <w:shd w:fill="ffffff" w:val="clear"/>
        <w:ind w:left="0" w:firstLine="0"/>
        <w:rPr>
          <w:color w:val="1f1f1f"/>
          <w:sz w:val="21"/>
          <w:szCs w:val="21"/>
        </w:rPr>
      </w:pPr>
      <w:r w:rsidDel="00000000" w:rsidR="00000000" w:rsidRPr="00000000">
        <w:rPr>
          <w:rtl w:val="0"/>
        </w:rPr>
      </w:r>
    </w:p>
    <w:p w:rsidR="00000000" w:rsidDel="00000000" w:rsidP="00000000" w:rsidRDefault="00000000" w:rsidRPr="00000000" w14:paraId="00000008">
      <w:pPr>
        <w:shd w:fill="ffffff" w:val="clear"/>
        <w:rPr>
          <w:color w:val="1f1f1f"/>
          <w:sz w:val="21"/>
          <w:szCs w:val="21"/>
        </w:rPr>
      </w:pPr>
      <w:r w:rsidDel="00000000" w:rsidR="00000000" w:rsidRPr="00000000">
        <w:rPr>
          <w:color w:val="1f1f1f"/>
          <w:sz w:val="21"/>
          <w:szCs w:val="21"/>
          <w:rtl w:val="0"/>
        </w:rPr>
        <w:t xml:space="preserve">——————————————————————————————————————————</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color w:val="1f1f1f"/>
          <w:sz w:val="21"/>
          <w:szCs w:val="21"/>
          <w:rtl w:val="0"/>
        </w:rPr>
        <w:t xml:space="preserve">Telugu:</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Write a short Telugu song using all the new words that you learnt. Use chandassu. Add music to the song, following a raaga you pick. </w:t>
      </w:r>
    </w:p>
    <w:p w:rsidR="00000000" w:rsidDel="00000000" w:rsidP="00000000" w:rsidRDefault="00000000" w:rsidRPr="00000000" w14:paraId="0000000B">
      <w:pPr>
        <w:numPr>
          <w:ilvl w:val="1"/>
          <w:numId w:val="4"/>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Write a 1 page Telugu story (use the new words that you learnt).</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Answer a 100-question quiz based on all the Telugu texts we read. (3 hours allocated)</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color w:val="1f1f1f"/>
          <w:sz w:val="21"/>
          <w:szCs w:val="21"/>
          <w:rtl w:val="0"/>
        </w:rPr>
        <w:t xml:space="preserve">English:</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Write two papers: one on science AI and one on Music.</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Prepare one presentation on Sahaja Yoga.</w:t>
      </w:r>
    </w:p>
    <w:p w:rsidR="00000000" w:rsidDel="00000000" w:rsidP="00000000" w:rsidRDefault="00000000" w:rsidRPr="00000000" w14:paraId="00000010">
      <w:pPr>
        <w:numPr>
          <w:ilvl w:val="2"/>
          <w:numId w:val="4"/>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Write a song and make music for it. </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Answer a 100-question quiz based on all the English texts we read so far (3 hours allocated)</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color w:val="1f1f1f"/>
          <w:sz w:val="21"/>
          <w:szCs w:val="21"/>
          <w:rtl w:val="0"/>
        </w:rPr>
        <w:t xml:space="preserve">Devanagari:</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Copy a text without any mistakes. (3 hours allocated)</w:t>
      </w:r>
    </w:p>
    <w:p w:rsidR="00000000" w:rsidDel="00000000" w:rsidP="00000000" w:rsidRDefault="00000000" w:rsidRPr="00000000" w14:paraId="00000014">
      <w:pPr>
        <w:numPr>
          <w:ilvl w:val="2"/>
          <w:numId w:val="4"/>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Hasat Ali song</w:t>
      </w:r>
    </w:p>
    <w:p w:rsidR="00000000" w:rsidDel="00000000" w:rsidP="00000000" w:rsidRDefault="00000000" w:rsidRPr="00000000" w14:paraId="00000015">
      <w:pPr>
        <w:numPr>
          <w:ilvl w:val="2"/>
          <w:numId w:val="4"/>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Aigiri nandini song</w:t>
      </w:r>
    </w:p>
    <w:p w:rsidR="00000000" w:rsidDel="00000000" w:rsidP="00000000" w:rsidRDefault="00000000" w:rsidRPr="00000000" w14:paraId="00000016">
      <w:pPr>
        <w:numPr>
          <w:ilvl w:val="2"/>
          <w:numId w:val="4"/>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Shri Ganesha Adharva Seersham</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color w:val="1f1f1f"/>
          <w:sz w:val="21"/>
          <w:szCs w:val="21"/>
          <w:rtl w:val="0"/>
        </w:rPr>
        <w:t xml:space="preserve">Maths:</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Answer a quiz (3 hours) and verify answers. </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color w:val="1f1f1f"/>
          <w:sz w:val="21"/>
          <w:szCs w:val="21"/>
          <w:rtl w:val="0"/>
        </w:rPr>
        <w:t xml:space="preserve">Programming:</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Solve a quiz and answer simple coding problems. (3 hours)</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Understand Brainvita python game code, the algorithm to create/run the game, and debugging.</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color w:val="1f1f1f"/>
          <w:sz w:val="21"/>
          <w:szCs w:val="21"/>
          <w:rtl w:val="0"/>
        </w:rPr>
        <w:t xml:space="preserve">Science:</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Solve a 100-question quiz. (3 hours allocated)</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Write two papers on Chandassu for carnatic music and AI in the classroom</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color w:val="1f1f1f"/>
          <w:sz w:val="21"/>
          <w:szCs w:val="21"/>
          <w:rtl w:val="0"/>
        </w:rPr>
        <w:t xml:space="preserve">Social:</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Solve a 100-question quiz. (3 hours allocated)</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color w:val="1f1f1f"/>
          <w:sz w:val="21"/>
          <w:szCs w:val="21"/>
          <w:rtl w:val="0"/>
        </w:rPr>
        <w:t xml:space="preserve">Make a presentation+poster+notes+recording on "Introduction to Sahajayoga."</w:t>
      </w:r>
    </w:p>
    <w:p w:rsidR="00000000" w:rsidDel="00000000" w:rsidP="00000000" w:rsidRDefault="00000000" w:rsidRPr="00000000" w14:paraId="00000022">
      <w:pPr>
        <w:numPr>
          <w:ilvl w:val="0"/>
          <w:numId w:val="4"/>
        </w:numPr>
        <w:spacing w:after="0" w:afterAutospacing="0" w:before="0" w:beforeAutospacing="0" w:lineRule="auto"/>
        <w:ind w:left="720" w:hanging="360"/>
        <w:rPr>
          <w:b w:val="1"/>
          <w:bCs w:val="1"/>
          <w:color w:val="1f1f1f"/>
          <w:sz w:val="21"/>
          <w:szCs w:val="21"/>
        </w:rPr>
      </w:pPr>
      <w:r w:rsidDel="00000000" w:rsidR="00000000" w:rsidRPr="00000000">
        <w:rPr>
          <w:b w:val="1"/>
          <w:bCs w:val="1"/>
          <w:color w:val="1f1f1f"/>
          <w:sz w:val="21"/>
          <w:szCs w:val="21"/>
          <w:rtl w:val="0"/>
        </w:rPr>
        <w:t xml:space="preserve">Languages </w:t>
      </w:r>
    </w:p>
    <w:p w:rsidR="00000000" w:rsidDel="00000000" w:rsidP="00000000" w:rsidRDefault="00000000" w:rsidRPr="00000000" w14:paraId="00000023">
      <w:pPr>
        <w:numPr>
          <w:ilvl w:val="1"/>
          <w:numId w:val="4"/>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Solve a 50 question quiz (1 hour)</w:t>
      </w:r>
    </w:p>
    <w:p w:rsidR="00000000" w:rsidDel="00000000" w:rsidP="00000000" w:rsidRDefault="00000000" w:rsidRPr="00000000" w14:paraId="00000024">
      <w:pPr>
        <w:numPr>
          <w:ilvl w:val="0"/>
          <w:numId w:val="4"/>
        </w:numPr>
        <w:spacing w:after="0" w:afterAutospacing="0" w:before="0" w:beforeAutospacing="0" w:lineRule="auto"/>
        <w:ind w:left="720" w:hanging="360"/>
        <w:rPr>
          <w:b w:val="1"/>
          <w:bCs w:val="1"/>
          <w:color w:val="1f1f1f"/>
          <w:sz w:val="21"/>
          <w:szCs w:val="21"/>
        </w:rPr>
      </w:pPr>
      <w:r w:rsidDel="00000000" w:rsidR="00000000" w:rsidRPr="00000000">
        <w:rPr>
          <w:b w:val="1"/>
          <w:bCs w:val="1"/>
          <w:color w:val="1f1f1f"/>
          <w:sz w:val="21"/>
          <w:szCs w:val="21"/>
          <w:rtl w:val="0"/>
        </w:rPr>
        <w:t xml:space="preserve">Technology</w:t>
      </w:r>
    </w:p>
    <w:p w:rsidR="00000000" w:rsidDel="00000000" w:rsidP="00000000" w:rsidRDefault="00000000" w:rsidRPr="00000000" w14:paraId="00000025">
      <w:pPr>
        <w:numPr>
          <w:ilvl w:val="1"/>
          <w:numId w:val="4"/>
        </w:numPr>
        <w:spacing w:after="360" w:before="0" w:beforeAutospacing="0" w:lineRule="auto"/>
        <w:ind w:left="1440" w:hanging="360"/>
        <w:rPr>
          <w:color w:val="1f1f1f"/>
          <w:sz w:val="21"/>
          <w:szCs w:val="21"/>
        </w:rPr>
      </w:pPr>
      <w:r w:rsidDel="00000000" w:rsidR="00000000" w:rsidRPr="00000000">
        <w:rPr>
          <w:color w:val="1f1f1f"/>
          <w:sz w:val="21"/>
          <w:szCs w:val="21"/>
          <w:rtl w:val="0"/>
        </w:rPr>
        <w:t xml:space="preserve">Solve a 50 question quiz (1 hour) </w:t>
      </w:r>
    </w:p>
    <w:p w:rsidR="00000000" w:rsidDel="00000000" w:rsidP="00000000" w:rsidRDefault="00000000" w:rsidRPr="00000000" w14:paraId="00000026">
      <w:pPr>
        <w:spacing w:after="360" w:before="360" w:lineRule="auto"/>
        <w:rPr>
          <w:color w:val="1f1f1f"/>
          <w:sz w:val="21"/>
          <w:szCs w:val="21"/>
        </w:rPr>
      </w:pPr>
      <w:r w:rsidDel="00000000" w:rsidR="00000000" w:rsidRPr="00000000">
        <w:rPr>
          <w:color w:val="1f1f1f"/>
          <w:sz w:val="21"/>
          <w:szCs w:val="21"/>
          <w:rtl w:val="0"/>
        </w:rPr>
        <w:tab/>
      </w:r>
    </w:p>
    <w:p w:rsidR="00000000" w:rsidDel="00000000" w:rsidP="00000000" w:rsidRDefault="00000000" w:rsidRPr="00000000" w14:paraId="00000027">
      <w:pPr>
        <w:shd w:fill="ffffff" w:val="clear"/>
        <w:rPr>
          <w:b w:val="1"/>
          <w:bCs w:val="1"/>
          <w:color w:val="1f1f1f"/>
          <w:sz w:val="21"/>
          <w:szCs w:val="21"/>
        </w:rPr>
      </w:pPr>
      <w:r w:rsidDel="00000000" w:rsidR="00000000" w:rsidRPr="00000000">
        <w:rPr>
          <w:b w:val="1"/>
          <w:bCs w:val="1"/>
          <w:color w:val="1f1f1f"/>
          <w:sz w:val="21"/>
          <w:szCs w:val="21"/>
          <w:rtl w:val="0"/>
        </w:rPr>
        <w:t xml:space="preserve">Arts and Activities: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color w:val="1f1f1f"/>
          <w:sz w:val="21"/>
          <w:szCs w:val="21"/>
          <w:rtl w:val="0"/>
        </w:rPr>
        <w:t xml:space="preserve">Music:</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color w:val="1f1f1f"/>
          <w:sz w:val="21"/>
          <w:szCs w:val="21"/>
          <w:rtl w:val="0"/>
        </w:rPr>
        <w:t xml:space="preserve">Write a paper on the Chandassu of Carnatic music songs.</w:t>
      </w:r>
    </w:p>
    <w:p w:rsidR="00000000" w:rsidDel="00000000" w:rsidP="00000000" w:rsidRDefault="00000000" w:rsidRPr="00000000" w14:paraId="0000002A">
      <w:pPr>
        <w:numPr>
          <w:ilvl w:val="1"/>
          <w:numId w:val="1"/>
        </w:numPr>
        <w:spacing w:after="360" w:before="0" w:beforeAutospacing="0" w:lineRule="auto"/>
        <w:ind w:left="1440" w:hanging="360"/>
      </w:pPr>
      <w:r w:rsidDel="00000000" w:rsidR="00000000" w:rsidRPr="00000000">
        <w:rPr>
          <w:color w:val="1f1f1f"/>
          <w:sz w:val="21"/>
          <w:szCs w:val="21"/>
          <w:rtl w:val="0"/>
        </w:rPr>
        <w:t xml:space="preserve">Solve a 100-question quiz. (3 hours allocated)</w:t>
      </w:r>
    </w:p>
    <w:p w:rsidR="00000000" w:rsidDel="00000000" w:rsidP="00000000" w:rsidRDefault="00000000" w:rsidRPr="00000000" w14:paraId="0000002B">
      <w:pPr>
        <w:shd w:fill="ffffff" w:val="clear"/>
        <w:rPr>
          <w:b w:val="1"/>
          <w:bCs w:val="1"/>
          <w:color w:val="1f1f1f"/>
          <w:sz w:val="21"/>
          <w:szCs w:val="21"/>
        </w:rPr>
      </w:pPr>
      <w:r w:rsidDel="00000000" w:rsidR="00000000" w:rsidRPr="00000000">
        <w:rPr>
          <w:b w:val="1"/>
          <w:bCs w:val="1"/>
          <w:color w:val="1f1f1f"/>
          <w:sz w:val="21"/>
          <w:szCs w:val="21"/>
          <w:rtl w:val="0"/>
        </w:rPr>
        <w:t xml:space="preserve">Sports and Games: </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color w:val="1f1f1f"/>
          <w:sz w:val="21"/>
          <w:szCs w:val="21"/>
          <w:rtl w:val="0"/>
        </w:rPr>
        <w:t xml:space="preserve">Soccer:</w:t>
      </w:r>
      <w:r w:rsidDel="00000000" w:rsidR="00000000" w:rsidRPr="00000000">
        <w:rPr>
          <w:color w:val="1f1f1f"/>
          <w:sz w:val="21"/>
          <w:szCs w:val="21"/>
          <w:rtl w:val="0"/>
        </w:rPr>
        <w:t xml:space="preserve"> Participated in Fall 24, Spring 25, Fall 25 season leagues. </w:t>
      </w:r>
    </w:p>
    <w:p w:rsidR="00000000" w:rsidDel="00000000" w:rsidP="00000000" w:rsidRDefault="00000000" w:rsidRPr="00000000" w14:paraId="0000002D">
      <w:pPr>
        <w:numPr>
          <w:ilvl w:val="1"/>
          <w:numId w:val="5"/>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Need to improve more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color w:val="1f1f1f"/>
          <w:sz w:val="21"/>
          <w:szCs w:val="21"/>
          <w:rtl w:val="0"/>
        </w:rPr>
        <w:t xml:space="preserve">Baseball:</w:t>
      </w:r>
      <w:r w:rsidDel="00000000" w:rsidR="00000000" w:rsidRPr="00000000">
        <w:rPr>
          <w:color w:val="1f1f1f"/>
          <w:sz w:val="21"/>
          <w:szCs w:val="21"/>
          <w:rtl w:val="0"/>
        </w:rPr>
        <w:t xml:space="preserve"> Fall 24, Spring 25, Fall 25 - Batting cage practice; Spring 25, Fall 25 League practice (Team won the championship in Spring 25);</w:t>
      </w:r>
    </w:p>
    <w:p w:rsidR="00000000" w:rsidDel="00000000" w:rsidP="00000000" w:rsidRDefault="00000000" w:rsidRPr="00000000" w14:paraId="0000002F">
      <w:pPr>
        <w:numPr>
          <w:ilvl w:val="1"/>
          <w:numId w:val="5"/>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Good batting</w:t>
      </w:r>
    </w:p>
    <w:p w:rsidR="00000000" w:rsidDel="00000000" w:rsidP="00000000" w:rsidRDefault="00000000" w:rsidRPr="00000000" w14:paraId="00000030">
      <w:pPr>
        <w:numPr>
          <w:ilvl w:val="1"/>
          <w:numId w:val="5"/>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Need to improve more in fielding</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color w:val="1f1f1f"/>
          <w:sz w:val="21"/>
          <w:szCs w:val="21"/>
          <w:rtl w:val="0"/>
        </w:rPr>
        <w:t xml:space="preserve">Cricket:</w:t>
      </w:r>
      <w:r w:rsidDel="00000000" w:rsidR="00000000" w:rsidRPr="00000000">
        <w:rPr>
          <w:color w:val="1f1f1f"/>
          <w:sz w:val="21"/>
          <w:szCs w:val="21"/>
          <w:rtl w:val="0"/>
        </w:rPr>
        <w:t xml:space="preserve"> Joined a summer league.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color w:val="1f1f1f"/>
          <w:sz w:val="21"/>
          <w:szCs w:val="21"/>
          <w:rtl w:val="0"/>
        </w:rPr>
        <w:t xml:space="preserve">Basketball:</w:t>
      </w:r>
      <w:r w:rsidDel="00000000" w:rsidR="00000000" w:rsidRPr="00000000">
        <w:rPr>
          <w:color w:val="1f1f1f"/>
          <w:sz w:val="21"/>
          <w:szCs w:val="21"/>
          <w:rtl w:val="0"/>
        </w:rPr>
        <w:t xml:space="preserve"> Can rejoin if desired (played last year).; Playing at home in a mini door basketball; </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color w:val="1f1f1f"/>
          <w:sz w:val="21"/>
          <w:szCs w:val="21"/>
          <w:rtl w:val="0"/>
        </w:rPr>
        <w:t xml:space="preserve">Badminton:</w:t>
      </w:r>
      <w:r w:rsidDel="00000000" w:rsidR="00000000" w:rsidRPr="00000000">
        <w:rPr>
          <w:color w:val="1f1f1f"/>
          <w:sz w:val="21"/>
          <w:szCs w:val="21"/>
          <w:rtl w:val="0"/>
        </w:rPr>
        <w:t xml:space="preserve"> Plan to play.</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color w:val="1f1f1f"/>
          <w:sz w:val="21"/>
          <w:szCs w:val="21"/>
          <w:rtl w:val="0"/>
        </w:rPr>
        <w:t xml:space="preserve">Tennis:</w:t>
      </w:r>
      <w:r w:rsidDel="00000000" w:rsidR="00000000" w:rsidRPr="00000000">
        <w:rPr>
          <w:color w:val="1f1f1f"/>
          <w:sz w:val="21"/>
          <w:szCs w:val="21"/>
          <w:rtl w:val="0"/>
        </w:rPr>
        <w:t xml:space="preserve"> Plan to play. Started playing nerf foam tennis set. </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color w:val="1f1f1f"/>
          <w:sz w:val="21"/>
          <w:szCs w:val="21"/>
          <w:rtl w:val="0"/>
        </w:rPr>
        <w:t xml:space="preserve">Games:</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color w:val="1f1f1f"/>
          <w:sz w:val="21"/>
          <w:szCs w:val="21"/>
          <w:rtl w:val="0"/>
        </w:rPr>
        <w:t xml:space="preserve">Brainvita: Good at it. </w:t>
      </w:r>
      <w:r w:rsidDel="00000000" w:rsidR="00000000" w:rsidRPr="00000000">
        <w:rPr>
          <w:b w:val="1"/>
          <w:bCs w:val="1"/>
          <w:color w:val="1f1f1f"/>
          <w:sz w:val="21"/>
          <w:szCs w:val="21"/>
          <w:rtl w:val="0"/>
        </w:rPr>
        <w:t xml:space="preserve">Complete again.</w:t>
      </w:r>
      <w:r w:rsidDel="00000000" w:rsidR="00000000" w:rsidRPr="00000000">
        <w:rPr>
          <w:color w:val="1f1f1f"/>
          <w:sz w:val="21"/>
          <w:szCs w:val="21"/>
          <w:rtl w:val="0"/>
        </w:rPr>
        <w:t xml:space="preserve"> </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color w:val="1f1f1f"/>
          <w:sz w:val="21"/>
          <w:szCs w:val="21"/>
          <w:rtl w:val="0"/>
        </w:rPr>
        <w:t xml:space="preserve">Chess: Learnt the basics and how to complete the game. Mostly practiced using Chess Android app. And</w:t>
      </w:r>
      <w:ins w:author="Virata Pusuluri" w:id="1" w:date="2025-11-03T18:33:45Z">
        <w:r w:rsidDel="00000000" w:rsidR="00000000" w:rsidRPr="00000000">
          <w:rPr>
            <w:color w:val="1f1f1f"/>
            <w:sz w:val="21"/>
            <w:szCs w:val="21"/>
            <w:rtl w:val="0"/>
          </w:rPr>
          <w:t xml:space="preserve"> the</w:t>
        </w:r>
      </w:ins>
      <w:r w:rsidDel="00000000" w:rsidR="00000000" w:rsidRPr="00000000">
        <w:rPr>
          <w:color w:val="1f1f1f"/>
          <w:sz w:val="21"/>
          <w:szCs w:val="21"/>
          <w:rtl w:val="0"/>
        </w:rPr>
        <w:t xml:space="preserve"> Lichess app. </w:t>
      </w:r>
      <w:hyperlink r:id="rId6">
        <w:r w:rsidDel="00000000" w:rsidR="00000000" w:rsidRPr="00000000">
          <w:rPr>
            <w:color w:val="1155cc"/>
            <w:sz w:val="21"/>
            <w:szCs w:val="21"/>
            <w:u w:val="single"/>
            <w:rtl w:val="0"/>
          </w:rPr>
          <w:t xml:space="preserve">Chess.com</w:t>
        </w:r>
      </w:hyperlink>
      <w:r w:rsidDel="00000000" w:rsidR="00000000" w:rsidRPr="00000000">
        <w:rPr>
          <w:color w:val="1f1f1f"/>
          <w:sz w:val="21"/>
          <w:szCs w:val="21"/>
          <w:rtl w:val="0"/>
        </w:rPr>
        <w:t xml:space="preserve"> app. </w:t>
      </w:r>
    </w:p>
    <w:p w:rsidR="00000000" w:rsidDel="00000000" w:rsidP="00000000" w:rsidRDefault="00000000" w:rsidRPr="00000000" w14:paraId="00000038">
      <w:pPr>
        <w:numPr>
          <w:ilvl w:val="2"/>
          <w:numId w:val="5"/>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Find and answer chess puzzles for beginners. </w:t>
      </w:r>
    </w:p>
    <w:p w:rsidR="00000000" w:rsidDel="00000000" w:rsidP="00000000" w:rsidRDefault="00000000" w:rsidRPr="00000000" w14:paraId="00000039">
      <w:pPr>
        <w:numPr>
          <w:ilvl w:val="2"/>
          <w:numId w:val="5"/>
        </w:numPr>
        <w:spacing w:after="360" w:before="0" w:beforeAutospacing="0" w:lineRule="auto"/>
        <w:ind w:left="2160" w:hanging="360"/>
        <w:rPr>
          <w:color w:val="1f1f1f"/>
          <w:sz w:val="21"/>
          <w:szCs w:val="21"/>
          <w:u w:val="none"/>
        </w:rPr>
      </w:pPr>
      <w:r w:rsidDel="00000000" w:rsidR="00000000" w:rsidRPr="00000000">
        <w:rPr>
          <w:color w:val="1f1f1f"/>
          <w:sz w:val="21"/>
          <w:szCs w:val="21"/>
          <w:rtl w:val="0"/>
        </w:rPr>
        <w:t xml:space="preserve">Attended a Chess competition - won two games that you played and had to skip the remaining two games to attend baseball. </w:t>
      </w:r>
    </w:p>
    <w:p w:rsidR="00000000" w:rsidDel="00000000" w:rsidP="00000000" w:rsidRDefault="00000000" w:rsidRPr="00000000" w14:paraId="0000003A">
      <w:pPr>
        <w:spacing w:after="360" w:before="360" w:lineRule="auto"/>
        <w:rPr>
          <w:b w:val="1"/>
          <w:bCs w:val="1"/>
          <w:color w:val="1f1f1f"/>
          <w:sz w:val="21"/>
          <w:szCs w:val="21"/>
        </w:rPr>
      </w:pPr>
      <w:r w:rsidDel="00000000" w:rsidR="00000000" w:rsidRPr="00000000">
        <w:rPr>
          <w:b w:val="1"/>
          <w:bCs w:val="1"/>
          <w:color w:val="1f1f1f"/>
          <w:sz w:val="21"/>
          <w:szCs w:val="21"/>
          <w:rtl w:val="0"/>
        </w:rPr>
        <w:t xml:space="preserve">Educational Events:</w:t>
      </w:r>
    </w:p>
    <w:p w:rsidR="00000000" w:rsidDel="00000000" w:rsidP="00000000" w:rsidRDefault="00000000" w:rsidRPr="00000000" w14:paraId="0000003B">
      <w:pPr>
        <w:numPr>
          <w:ilvl w:val="0"/>
          <w:numId w:val="2"/>
        </w:numPr>
        <w:spacing w:after="0" w:afterAutospacing="0" w:before="360" w:lineRule="auto"/>
        <w:ind w:left="720" w:hanging="360"/>
        <w:rPr>
          <w:color w:val="1f1f1f"/>
          <w:sz w:val="21"/>
          <w:szCs w:val="21"/>
          <w:u w:val="none"/>
        </w:rPr>
      </w:pPr>
      <w:r w:rsidDel="00000000" w:rsidR="00000000" w:rsidRPr="00000000">
        <w:rPr>
          <w:b w:val="1"/>
          <w:bCs w:val="1"/>
          <w:color w:val="1f1f1f"/>
          <w:sz w:val="21"/>
          <w:szCs w:val="21"/>
          <w:rtl w:val="0"/>
        </w:rPr>
        <w:t xml:space="preserve">Attending Math</w:t>
      </w:r>
      <w:ins w:author="Virata Pusuluri" w:id="2" w:date="2026-01-20T00:17:09Z">
        <w:r w:rsidDel="00000000" w:rsidR="00000000" w:rsidRPr="00000000">
          <w:rPr>
            <w:b w:val="1"/>
            <w:bCs w:val="1"/>
            <w:color w:val="1f1f1f"/>
            <w:sz w:val="21"/>
            <w:szCs w:val="21"/>
            <w:rtl w:val="0"/>
          </w:rPr>
          <w:t xml:space="preserve">s</w:t>
        </w:r>
      </w:ins>
      <w:r w:rsidDel="00000000" w:rsidR="00000000" w:rsidRPr="00000000">
        <w:rPr>
          <w:b w:val="1"/>
          <w:bCs w:val="1"/>
          <w:color w:val="1f1f1f"/>
          <w:sz w:val="21"/>
          <w:szCs w:val="21"/>
          <w:rtl w:val="0"/>
        </w:rPr>
        <w:t xml:space="preserve"> league elementary level competition</w:t>
      </w:r>
      <w:r w:rsidDel="00000000" w:rsidR="00000000" w:rsidRPr="00000000">
        <w:rPr>
          <w:color w:val="1f1f1f"/>
          <w:sz w:val="21"/>
          <w:szCs w:val="21"/>
          <w:rtl w:val="0"/>
        </w:rPr>
        <w:t xml:space="preserve"> - for 3rd grade and beyond</w:t>
      </w:r>
    </w:p>
    <w:p w:rsidR="00000000" w:rsidDel="00000000" w:rsidP="00000000" w:rsidRDefault="00000000" w:rsidRPr="00000000" w14:paraId="0000003C">
      <w:pPr>
        <w:numPr>
          <w:ilvl w:val="1"/>
          <w:numId w:val="2"/>
        </w:numPr>
        <w:spacing w:after="360" w:before="0" w:beforeAutospacing="0" w:lineRule="auto"/>
        <w:ind w:left="1440" w:hanging="360"/>
        <w:rPr>
          <w:color w:val="1f1f1f"/>
          <w:sz w:val="21"/>
          <w:szCs w:val="21"/>
          <w:u w:val="none"/>
        </w:rPr>
      </w:pPr>
      <w:r w:rsidDel="00000000" w:rsidR="00000000" w:rsidRPr="00000000">
        <w:rPr>
          <w:color w:val="1f1f1f"/>
          <w:sz w:val="21"/>
          <w:szCs w:val="21"/>
          <w:rtl w:val="0"/>
        </w:rPr>
        <w:t xml:space="preserve">Have to answer questions faster and accurately.</w:t>
      </w:r>
    </w:p>
    <w:p w:rsidR="00000000" w:rsidDel="00000000" w:rsidP="00000000" w:rsidRDefault="00000000" w:rsidRPr="00000000" w14:paraId="0000003D">
      <w:pPr>
        <w:spacing w:after="360" w:before="360" w:lineRule="auto"/>
        <w:rPr>
          <w:color w:val="1f1f1f"/>
          <w:sz w:val="21"/>
          <w:szCs w:val="21"/>
        </w:rPr>
      </w:pPr>
      <w:r w:rsidDel="00000000" w:rsidR="00000000" w:rsidRPr="00000000">
        <w:rPr>
          <w:rtl w:val="0"/>
        </w:rPr>
      </w:r>
    </w:p>
    <w:p w:rsidR="00000000" w:rsidDel="00000000" w:rsidP="00000000" w:rsidRDefault="00000000" w:rsidRPr="00000000" w14:paraId="0000003E">
      <w:pPr>
        <w:spacing w:after="360" w:before="360" w:lineRule="auto"/>
        <w:rPr>
          <w:b w:val="1"/>
          <w:bCs w:val="1"/>
          <w:color w:val="1f1f1f"/>
          <w:sz w:val="21"/>
          <w:szCs w:val="21"/>
          <w:u w:val="single"/>
        </w:rPr>
      </w:pPr>
      <w:r w:rsidDel="00000000" w:rsidR="00000000" w:rsidRPr="00000000">
        <w:rPr>
          <w:b w:val="1"/>
          <w:bCs w:val="1"/>
          <w:color w:val="1f1f1f"/>
          <w:sz w:val="21"/>
          <w:szCs w:val="21"/>
          <w:u w:val="single"/>
          <w:rtl w:val="0"/>
        </w:rPr>
        <w:t xml:space="preserve">Final grades - Teacher/Parent assessment: </w:t>
      </w:r>
    </w:p>
    <w:p w:rsidR="00000000" w:rsidDel="00000000" w:rsidP="00000000" w:rsidRDefault="00000000" w:rsidRPr="00000000" w14:paraId="0000003F">
      <w:pPr>
        <w:numPr>
          <w:ilvl w:val="0"/>
          <w:numId w:val="3"/>
        </w:numPr>
        <w:spacing w:after="0" w:afterAutospacing="0" w:before="360" w:lineRule="auto"/>
        <w:ind w:left="720" w:hanging="360"/>
        <w:rPr>
          <w:color w:val="1f1f1f"/>
          <w:sz w:val="21"/>
          <w:szCs w:val="21"/>
          <w:u w:val="none"/>
        </w:rPr>
      </w:pPr>
      <w:r w:rsidDel="00000000" w:rsidR="00000000" w:rsidRPr="00000000">
        <w:rPr>
          <w:color w:val="1f1f1f"/>
          <w:sz w:val="21"/>
          <w:szCs w:val="21"/>
          <w:rtl w:val="0"/>
        </w:rPr>
        <w:t xml:space="preserve">Telugu</w:t>
      </w:r>
    </w:p>
    <w:p w:rsidR="00000000" w:rsidDel="00000000" w:rsidP="00000000" w:rsidRDefault="00000000" w:rsidRPr="00000000" w14:paraId="00000040">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Strengths: Can read, write, listen, speak, understand well; </w:t>
      </w:r>
    </w:p>
    <w:p w:rsidR="00000000" w:rsidDel="00000000" w:rsidP="00000000" w:rsidRDefault="00000000" w:rsidRPr="00000000" w14:paraId="00000041">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Weakness: Handwriting needs to improve; </w:t>
      </w:r>
    </w:p>
    <w:p w:rsidR="00000000" w:rsidDel="00000000" w:rsidP="00000000" w:rsidRDefault="00000000" w:rsidRPr="00000000" w14:paraId="00000042">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Rating: Student: A-; Teacher: A-; Parent: A</w:t>
      </w:r>
    </w:p>
    <w:p w:rsidR="00000000" w:rsidDel="00000000" w:rsidP="00000000" w:rsidRDefault="00000000" w:rsidRPr="00000000" w14:paraId="00000043">
      <w:pPr>
        <w:numPr>
          <w:ilvl w:val="0"/>
          <w:numId w:val="3"/>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Maths: </w:t>
      </w:r>
    </w:p>
    <w:p w:rsidR="00000000" w:rsidDel="00000000" w:rsidP="00000000" w:rsidRDefault="00000000" w:rsidRPr="00000000" w14:paraId="00000044">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Strengths: Understand advanced topics well. </w:t>
      </w:r>
    </w:p>
    <w:p w:rsidR="00000000" w:rsidDel="00000000" w:rsidP="00000000" w:rsidRDefault="00000000" w:rsidRPr="00000000" w14:paraId="00000045">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Weakness: Need to be more attentive;</w:t>
      </w:r>
    </w:p>
    <w:p w:rsidR="00000000" w:rsidDel="00000000" w:rsidP="00000000" w:rsidRDefault="00000000" w:rsidRPr="00000000" w14:paraId="00000046">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Rating: Student: A; Teacher: A+; Parent: A+</w:t>
      </w:r>
    </w:p>
    <w:p w:rsidR="00000000" w:rsidDel="00000000" w:rsidP="00000000" w:rsidRDefault="00000000" w:rsidRPr="00000000" w14:paraId="00000047">
      <w:pPr>
        <w:numPr>
          <w:ilvl w:val="0"/>
          <w:numId w:val="3"/>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English: </w:t>
      </w:r>
    </w:p>
    <w:p w:rsidR="00000000" w:rsidDel="00000000" w:rsidP="00000000" w:rsidRDefault="00000000" w:rsidRPr="00000000" w14:paraId="00000048">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Strengths: Can read, write, listen, speak, understand well; </w:t>
      </w:r>
    </w:p>
    <w:p w:rsidR="00000000" w:rsidDel="00000000" w:rsidP="00000000" w:rsidRDefault="00000000" w:rsidRPr="00000000" w14:paraId="00000049">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Weakness: Handwriting needs to improve; </w:t>
      </w:r>
    </w:p>
    <w:p w:rsidR="00000000" w:rsidDel="00000000" w:rsidP="00000000" w:rsidRDefault="00000000" w:rsidRPr="00000000" w14:paraId="0000004A">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Rating: Student: A-; Teacher: A-; Parent: A-</w:t>
      </w:r>
    </w:p>
    <w:p w:rsidR="00000000" w:rsidDel="00000000" w:rsidP="00000000" w:rsidRDefault="00000000" w:rsidRPr="00000000" w14:paraId="0000004B">
      <w:pPr>
        <w:numPr>
          <w:ilvl w:val="0"/>
          <w:numId w:val="3"/>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Programming: </w:t>
      </w:r>
    </w:p>
    <w:p w:rsidR="00000000" w:rsidDel="00000000" w:rsidP="00000000" w:rsidRDefault="00000000" w:rsidRPr="00000000" w14:paraId="0000004C">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Strengths: Understand basic concepts well, as well as some advanced topics. </w:t>
      </w:r>
    </w:p>
    <w:p w:rsidR="00000000" w:rsidDel="00000000" w:rsidP="00000000" w:rsidRDefault="00000000" w:rsidRPr="00000000" w14:paraId="0000004D">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Weakness: Need more practice</w:t>
      </w:r>
    </w:p>
    <w:p w:rsidR="00000000" w:rsidDel="00000000" w:rsidP="00000000" w:rsidRDefault="00000000" w:rsidRPr="00000000" w14:paraId="0000004E">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Rating: Student: A; Teacher:A+ ; Parent: A</w:t>
      </w:r>
    </w:p>
    <w:p w:rsidR="00000000" w:rsidDel="00000000" w:rsidP="00000000" w:rsidRDefault="00000000" w:rsidRPr="00000000" w14:paraId="0000004F">
      <w:pPr>
        <w:numPr>
          <w:ilvl w:val="0"/>
          <w:numId w:val="3"/>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Technology:</w:t>
      </w:r>
    </w:p>
    <w:p w:rsidR="00000000" w:rsidDel="00000000" w:rsidP="00000000" w:rsidRDefault="00000000" w:rsidRPr="00000000" w14:paraId="00000050">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Strengths: Can use several software and hardware well</w:t>
      </w:r>
    </w:p>
    <w:p w:rsidR="00000000" w:rsidDel="00000000" w:rsidP="00000000" w:rsidRDefault="00000000" w:rsidRPr="00000000" w14:paraId="00000051">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Weakness: Don’t waste time in doing distracting things </w:t>
      </w:r>
    </w:p>
    <w:p w:rsidR="00000000" w:rsidDel="00000000" w:rsidP="00000000" w:rsidRDefault="00000000" w:rsidRPr="00000000" w14:paraId="00000052">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Rating: Student: A+; Teacher: A- ; Parent: A</w:t>
      </w:r>
    </w:p>
    <w:p w:rsidR="00000000" w:rsidDel="00000000" w:rsidP="00000000" w:rsidRDefault="00000000" w:rsidRPr="00000000" w14:paraId="00000053">
      <w:pPr>
        <w:numPr>
          <w:ilvl w:val="0"/>
          <w:numId w:val="3"/>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All Languages:</w:t>
      </w:r>
    </w:p>
    <w:p w:rsidR="00000000" w:rsidDel="00000000" w:rsidP="00000000" w:rsidRDefault="00000000" w:rsidRPr="00000000" w14:paraId="00000054">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Strengths: Understand phonetics, poetic metre, some grammar (sandhis) well</w:t>
      </w:r>
    </w:p>
    <w:p w:rsidR="00000000" w:rsidDel="00000000" w:rsidP="00000000" w:rsidRDefault="00000000" w:rsidRPr="00000000" w14:paraId="00000055">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Weakness: -</w:t>
      </w:r>
    </w:p>
    <w:p w:rsidR="00000000" w:rsidDel="00000000" w:rsidP="00000000" w:rsidRDefault="00000000" w:rsidRPr="00000000" w14:paraId="00000056">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Rating: Student: A+; Teacher: A+; Parent: A+</w:t>
      </w:r>
    </w:p>
    <w:p w:rsidR="00000000" w:rsidDel="00000000" w:rsidP="00000000" w:rsidRDefault="00000000" w:rsidRPr="00000000" w14:paraId="00000057">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Science:</w:t>
      </w:r>
    </w:p>
    <w:p w:rsidR="00000000" w:rsidDel="00000000" w:rsidP="00000000" w:rsidRDefault="00000000" w:rsidRPr="00000000" w14:paraId="00000058">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Strengths: Understand basic concepts well, as well as some advanced topics. </w:t>
      </w:r>
    </w:p>
    <w:p w:rsidR="00000000" w:rsidDel="00000000" w:rsidP="00000000" w:rsidRDefault="00000000" w:rsidRPr="00000000" w14:paraId="00000059">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Weakness: -</w:t>
      </w:r>
    </w:p>
    <w:p w:rsidR="00000000" w:rsidDel="00000000" w:rsidP="00000000" w:rsidRDefault="00000000" w:rsidRPr="00000000" w14:paraId="0000005A">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Rating: Student: A; Teacher:A ; Parent: A</w:t>
      </w:r>
    </w:p>
    <w:p w:rsidR="00000000" w:rsidDel="00000000" w:rsidP="00000000" w:rsidRDefault="00000000" w:rsidRPr="00000000" w14:paraId="0000005B">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Social:</w:t>
      </w:r>
    </w:p>
    <w:p w:rsidR="00000000" w:rsidDel="00000000" w:rsidP="00000000" w:rsidRDefault="00000000" w:rsidRPr="00000000" w14:paraId="0000005C">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Strengths: Understand basic concepts well, as well as some advanced topics. </w:t>
      </w:r>
    </w:p>
    <w:p w:rsidR="00000000" w:rsidDel="00000000" w:rsidP="00000000" w:rsidRDefault="00000000" w:rsidRPr="00000000" w14:paraId="0000005D">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Weakness: -</w:t>
      </w:r>
    </w:p>
    <w:p w:rsidR="00000000" w:rsidDel="00000000" w:rsidP="00000000" w:rsidRDefault="00000000" w:rsidRPr="00000000" w14:paraId="0000005E">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Rating: Student: A; Teacher:A ; Parent: A</w:t>
      </w:r>
    </w:p>
    <w:p w:rsidR="00000000" w:rsidDel="00000000" w:rsidP="00000000" w:rsidRDefault="00000000" w:rsidRPr="00000000" w14:paraId="0000005F">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Devanagari:</w:t>
      </w:r>
    </w:p>
    <w:p w:rsidR="00000000" w:rsidDel="00000000" w:rsidP="00000000" w:rsidRDefault="00000000" w:rsidRPr="00000000" w14:paraId="00000060">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Strengths: Reading, writing only; </w:t>
      </w:r>
    </w:p>
    <w:p w:rsidR="00000000" w:rsidDel="00000000" w:rsidP="00000000" w:rsidRDefault="00000000" w:rsidRPr="00000000" w14:paraId="00000061">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Weakness: Handwriting needs to improve; </w:t>
      </w:r>
    </w:p>
    <w:p w:rsidR="00000000" w:rsidDel="00000000" w:rsidP="00000000" w:rsidRDefault="00000000" w:rsidRPr="00000000" w14:paraId="00000062">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Rating: Student: A-; Teacher:A- ; Parent: A-</w:t>
      </w:r>
    </w:p>
    <w:p w:rsidR="00000000" w:rsidDel="00000000" w:rsidP="00000000" w:rsidRDefault="00000000" w:rsidRPr="00000000" w14:paraId="00000063">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Music:</w:t>
      </w:r>
    </w:p>
    <w:p w:rsidR="00000000" w:rsidDel="00000000" w:rsidP="00000000" w:rsidRDefault="00000000" w:rsidRPr="00000000" w14:paraId="00000064">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Strengths: Understand basic concepts well, as well as some advanced topics. </w:t>
      </w:r>
    </w:p>
    <w:p w:rsidR="00000000" w:rsidDel="00000000" w:rsidP="00000000" w:rsidRDefault="00000000" w:rsidRPr="00000000" w14:paraId="00000065">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Weakness: Need more practice singing; </w:t>
      </w:r>
    </w:p>
    <w:p w:rsidR="00000000" w:rsidDel="00000000" w:rsidP="00000000" w:rsidRDefault="00000000" w:rsidRPr="00000000" w14:paraId="00000066">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Rating: Student: A; Teacher:A; Parent: A+</w:t>
      </w:r>
    </w:p>
    <w:p w:rsidR="00000000" w:rsidDel="00000000" w:rsidP="00000000" w:rsidRDefault="00000000" w:rsidRPr="00000000" w14:paraId="00000067">
      <w:pPr>
        <w:numPr>
          <w:ilvl w:val="1"/>
          <w:numId w:val="3"/>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Teacher Rating: Student:A; Teacher: A+ (Theory) B- (Singing);Parent: A+;  </w:t>
      </w:r>
    </w:p>
    <w:p w:rsidR="00000000" w:rsidDel="00000000" w:rsidP="00000000" w:rsidRDefault="00000000" w:rsidRPr="00000000" w14:paraId="00000068">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Overall:</w:t>
      </w:r>
    </w:p>
    <w:p w:rsidR="00000000" w:rsidDel="00000000" w:rsidP="00000000" w:rsidRDefault="00000000" w:rsidRPr="00000000" w14:paraId="00000069">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Strengths: Does all tasks really well; Works as much as needed; Understand advanced topics really well; </w:t>
      </w:r>
    </w:p>
    <w:p w:rsidR="00000000" w:rsidDel="00000000" w:rsidP="00000000" w:rsidRDefault="00000000" w:rsidRPr="00000000" w14:paraId="0000006A">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Weakness: Need to focus and finish things faster. Don’t get distracted by anything, especially technology, while you are studying!</w:t>
      </w:r>
    </w:p>
    <w:p w:rsidR="00000000" w:rsidDel="00000000" w:rsidP="00000000" w:rsidRDefault="00000000" w:rsidRPr="00000000" w14:paraId="0000006B">
      <w:pPr>
        <w:numPr>
          <w:ilvl w:val="1"/>
          <w:numId w:val="3"/>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Rating/GPA: Student: A+; Teacher:A+ ; Parent: A+</w:t>
      </w:r>
    </w:p>
    <w:p w:rsidR="00000000" w:rsidDel="00000000" w:rsidP="00000000" w:rsidRDefault="00000000" w:rsidRPr="00000000" w14:paraId="0000006C">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u w:val="single"/>
          <w:rtl w:val="0"/>
        </w:rPr>
        <w:t xml:space="preserve">AI Notes on GPA: </w:t>
      </w:r>
      <w:r w:rsidDel="00000000" w:rsidR="00000000" w:rsidRPr="00000000">
        <w:rPr>
          <w:rFonts w:ascii="Roboto" w:cs="Roboto" w:eastAsia="Roboto" w:hAnsi="Roboto"/>
          <w:b w:val="1"/>
          <w:bCs w:val="1"/>
          <w:color w:val="1f1f1f"/>
          <w:sz w:val="21"/>
          <w:szCs w:val="21"/>
          <w:highlight w:val="white"/>
          <w:u w:val="single"/>
          <w:rtl w:val="0"/>
        </w:rPr>
        <w:t xml:space="preserve">Overall GPA Calculation: </w:t>
      </w:r>
      <w:r w:rsidDel="00000000" w:rsidR="00000000" w:rsidRPr="00000000">
        <w:rPr>
          <w:rFonts w:ascii="Roboto" w:cs="Roboto" w:eastAsia="Roboto" w:hAnsi="Roboto"/>
          <w:color w:val="1f1f1f"/>
          <w:sz w:val="21"/>
          <w:szCs w:val="21"/>
          <w:highlight w:val="white"/>
          <w:rtl w:val="0"/>
        </w:rPr>
        <w:t xml:space="preserve">To calculate a GPA, convert the percentage scores to a 4.0 GPA scale. A common conversion is:</w:t>
      </w:r>
    </w:p>
    <w:p w:rsidR="00000000" w:rsidDel="00000000" w:rsidP="00000000" w:rsidRDefault="00000000" w:rsidRPr="00000000" w14:paraId="0000006D">
      <w:pPr>
        <w:numPr>
          <w:ilvl w:val="2"/>
          <w:numId w:val="3"/>
        </w:numPr>
        <w:spacing w:after="0" w:afterAutospacing="0" w:before="0" w:beforeAutospacing="0" w:lineRule="auto"/>
        <w:ind w:left="2160" w:hanging="360"/>
        <w:rPr>
          <w:color w:val="1f1f1f"/>
          <w:sz w:val="21"/>
          <w:szCs w:val="21"/>
        </w:rPr>
      </w:pPr>
      <w:r w:rsidDel="00000000" w:rsidR="00000000" w:rsidRPr="00000000">
        <w:rPr>
          <w:rFonts w:ascii="Roboto" w:cs="Roboto" w:eastAsia="Roboto" w:hAnsi="Roboto"/>
          <w:color w:val="1f1f1f"/>
          <w:sz w:val="21"/>
          <w:szCs w:val="21"/>
          <w:rtl w:val="0"/>
        </w:rPr>
        <w:t xml:space="preserve">90-100% = A (4.0)</w:t>
      </w:r>
    </w:p>
    <w:p w:rsidR="00000000" w:rsidDel="00000000" w:rsidP="00000000" w:rsidRDefault="00000000" w:rsidRPr="00000000" w14:paraId="0000006E">
      <w:pPr>
        <w:numPr>
          <w:ilvl w:val="2"/>
          <w:numId w:val="3"/>
        </w:numPr>
        <w:spacing w:after="0" w:afterAutospacing="0" w:before="0" w:beforeAutospacing="0" w:lineRule="auto"/>
        <w:ind w:left="2160" w:hanging="360"/>
        <w:rPr>
          <w:color w:val="1f1f1f"/>
          <w:sz w:val="21"/>
          <w:szCs w:val="21"/>
        </w:rPr>
      </w:pPr>
      <w:r w:rsidDel="00000000" w:rsidR="00000000" w:rsidRPr="00000000">
        <w:rPr>
          <w:rFonts w:ascii="Roboto" w:cs="Roboto" w:eastAsia="Roboto" w:hAnsi="Roboto"/>
          <w:color w:val="1f1f1f"/>
          <w:sz w:val="21"/>
          <w:szCs w:val="21"/>
          <w:rtl w:val="0"/>
        </w:rPr>
        <w:t xml:space="preserve">80-89% = B (3.0)</w:t>
      </w:r>
    </w:p>
    <w:p w:rsidR="00000000" w:rsidDel="00000000" w:rsidP="00000000" w:rsidRDefault="00000000" w:rsidRPr="00000000" w14:paraId="0000006F">
      <w:pPr>
        <w:numPr>
          <w:ilvl w:val="2"/>
          <w:numId w:val="3"/>
        </w:numPr>
        <w:spacing w:after="0" w:afterAutospacing="0" w:before="0" w:beforeAutospacing="0" w:lineRule="auto"/>
        <w:ind w:left="2160" w:hanging="360"/>
        <w:rPr>
          <w:color w:val="1f1f1f"/>
          <w:sz w:val="21"/>
          <w:szCs w:val="21"/>
        </w:rPr>
      </w:pPr>
      <w:r w:rsidDel="00000000" w:rsidR="00000000" w:rsidRPr="00000000">
        <w:rPr>
          <w:rFonts w:ascii="Roboto" w:cs="Roboto" w:eastAsia="Roboto" w:hAnsi="Roboto"/>
          <w:color w:val="1f1f1f"/>
          <w:sz w:val="21"/>
          <w:szCs w:val="21"/>
          <w:rtl w:val="0"/>
        </w:rPr>
        <w:t xml:space="preserve">70-79% = C (2.0)</w:t>
      </w:r>
    </w:p>
    <w:p w:rsidR="00000000" w:rsidDel="00000000" w:rsidP="00000000" w:rsidRDefault="00000000" w:rsidRPr="00000000" w14:paraId="00000070">
      <w:pPr>
        <w:numPr>
          <w:ilvl w:val="2"/>
          <w:numId w:val="3"/>
        </w:numPr>
        <w:spacing w:after="0" w:afterAutospacing="0" w:before="0" w:beforeAutospacing="0" w:lineRule="auto"/>
        <w:ind w:left="2160" w:hanging="360"/>
        <w:rPr>
          <w:color w:val="1f1f1f"/>
          <w:sz w:val="21"/>
          <w:szCs w:val="21"/>
        </w:rPr>
      </w:pPr>
      <w:r w:rsidDel="00000000" w:rsidR="00000000" w:rsidRPr="00000000">
        <w:rPr>
          <w:rFonts w:ascii="Roboto" w:cs="Roboto" w:eastAsia="Roboto" w:hAnsi="Roboto"/>
          <w:color w:val="1f1f1f"/>
          <w:sz w:val="21"/>
          <w:szCs w:val="21"/>
          <w:rtl w:val="0"/>
        </w:rPr>
        <w:t xml:space="preserve">60-69% = D (1.0)</w:t>
      </w:r>
    </w:p>
    <w:p w:rsidR="00000000" w:rsidDel="00000000" w:rsidP="00000000" w:rsidRDefault="00000000" w:rsidRPr="00000000" w14:paraId="00000071">
      <w:pPr>
        <w:numPr>
          <w:ilvl w:val="2"/>
          <w:numId w:val="3"/>
        </w:numPr>
        <w:spacing w:after="0" w:afterAutospacing="0" w:before="0" w:beforeAutospacing="0" w:lineRule="auto"/>
        <w:ind w:left="2160" w:hanging="360"/>
        <w:rPr>
          <w:color w:val="1f1f1f"/>
          <w:sz w:val="21"/>
          <w:szCs w:val="21"/>
        </w:rPr>
      </w:pPr>
      <w:r w:rsidDel="00000000" w:rsidR="00000000" w:rsidRPr="00000000">
        <w:rPr>
          <w:rFonts w:ascii="Roboto" w:cs="Roboto" w:eastAsia="Roboto" w:hAnsi="Roboto"/>
          <w:color w:val="1f1f1f"/>
          <w:sz w:val="21"/>
          <w:szCs w:val="21"/>
          <w:rtl w:val="0"/>
        </w:rPr>
        <w:t xml:space="preserve">Below 60% = F (0.0)</w:t>
      </w:r>
    </w:p>
    <w:p w:rsidR="00000000" w:rsidDel="00000000" w:rsidP="00000000" w:rsidRDefault="00000000" w:rsidRPr="00000000" w14:paraId="00000072">
      <w:pPr>
        <w:numPr>
          <w:ilvl w:val="2"/>
          <w:numId w:val="3"/>
        </w:numPr>
        <w:spacing w:after="360" w:before="0" w:beforeAutospacing="0" w:lineRule="auto"/>
        <w:ind w:left="2160" w:hanging="360"/>
        <w:rPr>
          <w:color w:val="1f1f1f"/>
          <w:sz w:val="21"/>
          <w:szCs w:val="21"/>
        </w:rPr>
      </w:pPr>
      <w:r w:rsidDel="00000000" w:rsidR="00000000" w:rsidRPr="00000000">
        <w:rPr>
          <w:rtl w:val="0"/>
        </w:rPr>
        <w:t xml:space="preserve">Calculate overall GPA as avg. of all the subjects. </w:t>
      </w:r>
      <w:r w:rsidDel="00000000" w:rsidR="00000000" w:rsidRPr="00000000">
        <w:rPr>
          <w:rtl w:val="0"/>
        </w:rPr>
      </w:r>
    </w:p>
    <w:p w:rsidR="00000000" w:rsidDel="00000000" w:rsidP="00000000" w:rsidRDefault="00000000" w:rsidRPr="00000000" w14:paraId="00000073">
      <w:pPr>
        <w:spacing w:after="360" w:before="360" w:lineRule="auto"/>
        <w:rPr>
          <w:color w:val="1f1f1f"/>
          <w:sz w:val="21"/>
          <w:szCs w:val="21"/>
        </w:rPr>
      </w:pPr>
      <w:r w:rsidDel="00000000" w:rsidR="00000000" w:rsidRPr="00000000">
        <w:rPr>
          <w:rtl w:val="0"/>
        </w:rPr>
      </w:r>
    </w:p>
    <w:p w:rsidR="00000000" w:rsidDel="00000000" w:rsidP="00000000" w:rsidRDefault="00000000" w:rsidRPr="00000000" w14:paraId="00000074">
      <w:pPr>
        <w:spacing w:after="360" w:before="360" w:lineRule="auto"/>
        <w:rPr>
          <w:b w:val="1"/>
          <w:bCs w:val="1"/>
          <w:color w:val="1f1f1f"/>
          <w:sz w:val="21"/>
          <w:szCs w:val="21"/>
          <w:u w:val="single"/>
        </w:rPr>
      </w:pPr>
      <w:r w:rsidDel="00000000" w:rsidR="00000000" w:rsidRPr="00000000">
        <w:rPr>
          <w:b w:val="1"/>
          <w:bCs w:val="1"/>
          <w:color w:val="1f1f1f"/>
          <w:sz w:val="21"/>
          <w:szCs w:val="21"/>
          <w:u w:val="single"/>
          <w:rtl w:val="0"/>
        </w:rPr>
        <w:t xml:space="preserve">Sadashiva’s (Will turn 4 shortly) progress: </w:t>
      </w:r>
    </w:p>
    <w:p w:rsidR="00000000" w:rsidDel="00000000" w:rsidP="00000000" w:rsidRDefault="00000000" w:rsidRPr="00000000" w14:paraId="00000075">
      <w:pPr>
        <w:numPr>
          <w:ilvl w:val="0"/>
          <w:numId w:val="7"/>
        </w:numPr>
        <w:spacing w:after="0" w:afterAutospacing="0" w:before="360" w:lineRule="auto"/>
        <w:ind w:left="720" w:hanging="360"/>
        <w:rPr>
          <w:color w:val="1f1f1f"/>
          <w:sz w:val="21"/>
          <w:szCs w:val="21"/>
          <w:u w:val="none"/>
        </w:rPr>
      </w:pPr>
      <w:r w:rsidDel="00000000" w:rsidR="00000000" w:rsidRPr="00000000">
        <w:rPr>
          <w:color w:val="1f1f1f"/>
          <w:sz w:val="21"/>
          <w:szCs w:val="21"/>
          <w:rtl w:val="0"/>
        </w:rPr>
        <w:t xml:space="preserve">Maths: Numbers; Simple additions; </w:t>
      </w:r>
    </w:p>
    <w:p w:rsidR="00000000" w:rsidDel="00000000" w:rsidP="00000000" w:rsidRDefault="00000000" w:rsidRPr="00000000" w14:paraId="00000076">
      <w:pPr>
        <w:numPr>
          <w:ilvl w:val="1"/>
          <w:numId w:val="7"/>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Starting to learn: Subtractions, Multiplication </w:t>
      </w:r>
    </w:p>
    <w:p w:rsidR="00000000" w:rsidDel="00000000" w:rsidP="00000000" w:rsidRDefault="00000000" w:rsidRPr="00000000" w14:paraId="00000077">
      <w:pPr>
        <w:numPr>
          <w:ilvl w:val="0"/>
          <w:numId w:val="7"/>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English: Can understand and speak simple English; Writing; Simple spellings</w:t>
      </w:r>
    </w:p>
    <w:p w:rsidR="00000000" w:rsidDel="00000000" w:rsidP="00000000" w:rsidRDefault="00000000" w:rsidRPr="00000000" w14:paraId="00000078">
      <w:pPr>
        <w:numPr>
          <w:ilvl w:val="1"/>
          <w:numId w:val="7"/>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TODO: Start reading and writing simple stories</w:t>
      </w:r>
    </w:p>
    <w:p w:rsidR="00000000" w:rsidDel="00000000" w:rsidP="00000000" w:rsidRDefault="00000000" w:rsidRPr="00000000" w14:paraId="00000079">
      <w:pPr>
        <w:numPr>
          <w:ilvl w:val="0"/>
          <w:numId w:val="7"/>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Telugu: Can understand and speak well; Can write achulu, Hallulu, Guninthaalu</w:t>
      </w:r>
    </w:p>
    <w:p w:rsidR="00000000" w:rsidDel="00000000" w:rsidP="00000000" w:rsidRDefault="00000000" w:rsidRPr="00000000" w14:paraId="0000007A">
      <w:pPr>
        <w:numPr>
          <w:ilvl w:val="1"/>
          <w:numId w:val="7"/>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Started: Vothulu</w:t>
      </w:r>
    </w:p>
    <w:p w:rsidR="00000000" w:rsidDel="00000000" w:rsidP="00000000" w:rsidRDefault="00000000" w:rsidRPr="00000000" w14:paraId="0000007B">
      <w:pPr>
        <w:numPr>
          <w:ilvl w:val="1"/>
          <w:numId w:val="7"/>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TODO: Start reading and writing simple words, stories.</w:t>
      </w:r>
    </w:p>
    <w:p w:rsidR="00000000" w:rsidDel="00000000" w:rsidP="00000000" w:rsidRDefault="00000000" w:rsidRPr="00000000" w14:paraId="0000007C">
      <w:pPr>
        <w:numPr>
          <w:ilvl w:val="0"/>
          <w:numId w:val="7"/>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Music: Arohana, avarohana, some songs, simple patterns</w:t>
      </w:r>
    </w:p>
    <w:p w:rsidR="00000000" w:rsidDel="00000000" w:rsidP="00000000" w:rsidRDefault="00000000" w:rsidRPr="00000000" w14:paraId="0000007D">
      <w:pPr>
        <w:numPr>
          <w:ilvl w:val="1"/>
          <w:numId w:val="7"/>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TODO: Practice more patterns of swaras</w:t>
      </w:r>
    </w:p>
    <w:p w:rsidR="00000000" w:rsidDel="00000000" w:rsidP="00000000" w:rsidRDefault="00000000" w:rsidRPr="00000000" w14:paraId="0000007E">
      <w:pPr>
        <w:numPr>
          <w:ilvl w:val="0"/>
          <w:numId w:val="7"/>
        </w:numPr>
        <w:spacing w:after="0" w:afterAutospacing="0" w:before="0" w:beforeAutospacing="0" w:lineRule="auto"/>
        <w:ind w:left="720" w:hanging="360"/>
        <w:rPr>
          <w:color w:val="1f1f1f"/>
          <w:sz w:val="21"/>
          <w:szCs w:val="21"/>
          <w:u w:val="none"/>
        </w:rPr>
      </w:pPr>
      <w:r w:rsidDel="00000000" w:rsidR="00000000" w:rsidRPr="00000000">
        <w:rPr>
          <w:color w:val="1f1f1f"/>
          <w:sz w:val="21"/>
          <w:szCs w:val="21"/>
          <w:rtl w:val="0"/>
        </w:rPr>
        <w:t xml:space="preserve">Hindi:</w:t>
      </w:r>
    </w:p>
    <w:p w:rsidR="00000000" w:rsidDel="00000000" w:rsidP="00000000" w:rsidRDefault="00000000" w:rsidRPr="00000000" w14:paraId="0000007F">
      <w:pPr>
        <w:numPr>
          <w:ilvl w:val="1"/>
          <w:numId w:val="7"/>
        </w:numPr>
        <w:spacing w:after="360" w:before="0" w:beforeAutospacing="0" w:lineRule="auto"/>
        <w:ind w:left="1440" w:hanging="360"/>
        <w:rPr>
          <w:color w:val="1f1f1f"/>
          <w:sz w:val="21"/>
          <w:szCs w:val="21"/>
          <w:u w:val="none"/>
        </w:rPr>
      </w:pPr>
      <w:r w:rsidDel="00000000" w:rsidR="00000000" w:rsidRPr="00000000">
        <w:rPr>
          <w:color w:val="1f1f1f"/>
          <w:sz w:val="21"/>
          <w:szCs w:val="21"/>
          <w:rtl w:val="0"/>
        </w:rPr>
        <w:t xml:space="preserve">TODO: Start reading/writing hindi alphabet</w:t>
      </w:r>
      <w:r w:rsidDel="00000000" w:rsidR="00000000" w:rsidRPr="00000000">
        <w:rPr>
          <w:rtl w:val="0"/>
        </w:rPr>
      </w:r>
    </w:p>
    <w:sectPr>
      <w:footerReference r:id="rId7" w:type="default"/>
      <w:pgSz w:h="16834" w:w="11909" w:orient="portrait"/>
      <w:pgMar w:bottom="1440" w:top="1440" w:left="1440" w:right="1440" w:header="720" w:footer="720"/>
      <w:pgNumType w:start="1"/>
      <w:sectPrChange w:author="Virata Pusuluri" w:id="0" w:date="2026-01-21T18:43:59Z">
        <w:sectPr w:rsidR="000000" w:rsidDel="000000" w:rsidRPr="000000" w:rsidSect="000000">
          <w:pgMar w:bottom="1440" w:top="1440" w:left="1440" w:right="1440" w:header="720" w:footer="720"/>
          <w:pgNumType w:start="1"/>
          <w:pgSz w:h="16834" w:w="11909"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ins w:author="Virata Pusuluri" w:id="3" w:date="2026-01-21T18:43:59Z"/>
        <w:rPrChange w:author="Virata Pusuluri" w:id="0" w:date="2026-01-21T18:43:59Z">
          <w:rPr/>
        </w:rPrChange>
      </w:rPr>
    </w:pPr>
    <w:ins w:author="Virata Pusuluri" w:id="3" w:date="2026-01-21T18:43:59Z">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hess.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